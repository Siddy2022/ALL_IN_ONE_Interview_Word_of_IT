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58C3" w:rsidRPr="00C258C3" w:rsidRDefault="00C258C3" w:rsidP="00C258C3">
      <w:pPr>
        <w:shd w:val="clear" w:color="auto" w:fill="FFFFFF"/>
        <w:spacing w:before="100" w:beforeAutospacing="1" w:after="100" w:afterAutospacing="1" w:line="240" w:lineRule="auto"/>
        <w:outlineLvl w:val="3"/>
        <w:rPr>
          <w:rFonts w:ascii="Arial" w:eastAsia="Times New Roman" w:hAnsi="Arial" w:cs="Arial"/>
          <w:b/>
          <w:bCs/>
          <w:color w:val="000000"/>
          <w:sz w:val="24"/>
          <w:szCs w:val="24"/>
        </w:rPr>
      </w:pPr>
      <w:r w:rsidRPr="00C258C3">
        <w:rPr>
          <w:rFonts w:ascii="Arial" w:eastAsia="Times New Roman" w:hAnsi="Arial" w:cs="Arial"/>
          <w:b/>
          <w:bCs/>
          <w:color w:val="000000"/>
          <w:sz w:val="24"/>
          <w:szCs w:val="24"/>
        </w:rPr>
        <w:t>What is an error-first callback?</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Error-first callbacks are used to pass errors and data as well. You have to pass the error as the first parameter, and it has to be checked to see if something went wrong. Additional arguments are used to pass data.</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fs.readFile(filePath, </w:t>
      </w:r>
      <w:r w:rsidRPr="00C258C3">
        <w:rPr>
          <w:rFonts w:ascii="Courier New" w:eastAsia="Times New Roman" w:hAnsi="Courier New" w:cs="Courier New"/>
          <w:b/>
          <w:bCs/>
          <w:color w:val="C678DD"/>
          <w:sz w:val="20"/>
          <w:szCs w:val="20"/>
          <w:bdr w:val="none" w:sz="0" w:space="0" w:color="auto" w:frame="1"/>
          <w:shd w:val="clear" w:color="auto" w:fill="282C34"/>
        </w:rPr>
        <w:t>function</w:t>
      </w:r>
      <w:r w:rsidRPr="00C258C3">
        <w:rPr>
          <w:rFonts w:ascii="Courier New" w:eastAsia="Times New Roman" w:hAnsi="Courier New" w:cs="Courier New"/>
          <w:color w:val="ABB2BF"/>
          <w:sz w:val="20"/>
          <w:szCs w:val="20"/>
          <w:bdr w:val="none" w:sz="0" w:space="0" w:color="auto" w:frame="1"/>
          <w:shd w:val="clear" w:color="auto" w:fill="282C34"/>
        </w:rPr>
        <w:t xml:space="preserve">(err, data) {  </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b/>
          <w:bCs/>
          <w:color w:val="C678DD"/>
          <w:sz w:val="20"/>
          <w:szCs w:val="20"/>
          <w:bdr w:val="none" w:sz="0" w:space="0" w:color="auto" w:frame="1"/>
          <w:shd w:val="clear" w:color="auto" w:fill="282C34"/>
        </w:rPr>
        <w:t>if</w:t>
      </w:r>
      <w:r w:rsidRPr="00C258C3">
        <w:rPr>
          <w:rFonts w:ascii="Courier New" w:eastAsia="Times New Roman" w:hAnsi="Courier New" w:cs="Courier New"/>
          <w:color w:val="ABB2BF"/>
          <w:sz w:val="20"/>
          <w:szCs w:val="20"/>
          <w:bdr w:val="none" w:sz="0" w:space="0" w:color="auto" w:frame="1"/>
          <w:shd w:val="clear" w:color="auto" w:fill="282C34"/>
        </w:rPr>
        <w:t xml:space="preserve"> (err) {</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i/>
          <w:iCs/>
          <w:color w:val="5C6370"/>
          <w:sz w:val="20"/>
          <w:szCs w:val="20"/>
          <w:bdr w:val="none" w:sz="0" w:space="0" w:color="auto" w:frame="1"/>
          <w:shd w:val="clear" w:color="auto" w:fill="282C34"/>
        </w:rPr>
        <w:t>// handle the error, the return is important here</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i/>
          <w:iCs/>
          <w:color w:val="5C6370"/>
          <w:sz w:val="20"/>
          <w:szCs w:val="20"/>
          <w:bdr w:val="none" w:sz="0" w:space="0" w:color="auto" w:frame="1"/>
          <w:shd w:val="clear" w:color="auto" w:fill="282C34"/>
        </w:rPr>
        <w:t>// so execution stops here</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b/>
          <w:bCs/>
          <w:color w:val="C678DD"/>
          <w:sz w:val="20"/>
          <w:szCs w:val="20"/>
          <w:bdr w:val="none" w:sz="0" w:space="0" w:color="auto" w:frame="1"/>
          <w:shd w:val="clear" w:color="auto" w:fill="282C34"/>
        </w:rPr>
        <w:t>return</w:t>
      </w: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color w:val="E6C07B"/>
          <w:sz w:val="20"/>
          <w:szCs w:val="20"/>
          <w:bdr w:val="none" w:sz="0" w:space="0" w:color="auto" w:frame="1"/>
          <w:shd w:val="clear" w:color="auto" w:fill="282C34"/>
        </w:rPr>
        <w:t>console</w:t>
      </w:r>
      <w:r w:rsidRPr="00C258C3">
        <w:rPr>
          <w:rFonts w:ascii="Courier New" w:eastAsia="Times New Roman" w:hAnsi="Courier New" w:cs="Courier New"/>
          <w:color w:val="ABB2BF"/>
          <w:sz w:val="20"/>
          <w:szCs w:val="20"/>
          <w:bdr w:val="none" w:sz="0" w:space="0" w:color="auto" w:frame="1"/>
          <w:shd w:val="clear" w:color="auto" w:fill="282C34"/>
        </w:rPr>
        <w:t>.log(err)</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i/>
          <w:iCs/>
          <w:color w:val="5C6370"/>
          <w:sz w:val="20"/>
          <w:szCs w:val="20"/>
          <w:bdr w:val="none" w:sz="0" w:space="0" w:color="auto" w:frame="1"/>
          <w:shd w:val="clear" w:color="auto" w:fill="282C34"/>
        </w:rPr>
        <w:t>// use the data object</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color w:val="E6C07B"/>
          <w:sz w:val="20"/>
          <w:szCs w:val="20"/>
          <w:bdr w:val="none" w:sz="0" w:space="0" w:color="auto" w:frame="1"/>
          <w:shd w:val="clear" w:color="auto" w:fill="282C34"/>
        </w:rPr>
        <w:t>console</w:t>
      </w:r>
      <w:r w:rsidRPr="00C258C3">
        <w:rPr>
          <w:rFonts w:ascii="Courier New" w:eastAsia="Times New Roman" w:hAnsi="Courier New" w:cs="Courier New"/>
          <w:color w:val="ABB2BF"/>
          <w:sz w:val="20"/>
          <w:szCs w:val="20"/>
          <w:bdr w:val="none" w:sz="0" w:space="0" w:color="auto" w:frame="1"/>
          <w:shd w:val="clear" w:color="auto" w:fill="282C34"/>
        </w:rPr>
        <w:t>.log(data)</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w:t>
      </w:r>
    </w:p>
    <w:p w:rsidR="00C258C3" w:rsidRPr="00C258C3" w:rsidRDefault="00C258C3" w:rsidP="00C258C3">
      <w:pPr>
        <w:shd w:val="clear" w:color="auto" w:fill="FFFFFF"/>
        <w:spacing w:before="100" w:beforeAutospacing="1" w:after="100" w:afterAutospacing="1" w:line="240" w:lineRule="auto"/>
        <w:outlineLvl w:val="3"/>
        <w:rPr>
          <w:rFonts w:ascii="Arial" w:eastAsia="Times New Roman" w:hAnsi="Arial" w:cs="Arial"/>
          <w:b/>
          <w:bCs/>
          <w:color w:val="000000"/>
          <w:sz w:val="24"/>
          <w:szCs w:val="24"/>
        </w:rPr>
      </w:pPr>
      <w:r w:rsidRPr="00C258C3">
        <w:rPr>
          <w:rFonts w:ascii="Arial" w:eastAsia="Times New Roman" w:hAnsi="Arial" w:cs="Arial"/>
          <w:b/>
          <w:bCs/>
          <w:color w:val="000000"/>
          <w:sz w:val="24"/>
          <w:szCs w:val="24"/>
        </w:rPr>
        <w:t>How can you avoid callback hells?</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There are lots of ways to solve the issue of callback hells:</w:t>
      </w:r>
    </w:p>
    <w:p w:rsidR="00C258C3" w:rsidRPr="00C258C3" w:rsidRDefault="00C258C3" w:rsidP="00C258C3">
      <w:pPr>
        <w:numPr>
          <w:ilvl w:val="0"/>
          <w:numId w:val="1"/>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C258C3">
        <w:rPr>
          <w:rFonts w:ascii="Arial" w:eastAsia="Times New Roman" w:hAnsi="Arial" w:cs="Arial"/>
          <w:b/>
          <w:bCs/>
          <w:color w:val="000000"/>
          <w:sz w:val="24"/>
          <w:szCs w:val="24"/>
        </w:rPr>
        <w:t>modularization</w:t>
      </w:r>
      <w:r w:rsidRPr="00C258C3">
        <w:rPr>
          <w:rFonts w:ascii="Arial" w:eastAsia="Times New Roman" w:hAnsi="Arial" w:cs="Arial"/>
          <w:color w:val="000000"/>
          <w:sz w:val="24"/>
          <w:szCs w:val="24"/>
        </w:rPr>
        <w:t>: break callbacks into independent functions</w:t>
      </w:r>
    </w:p>
    <w:p w:rsidR="00C258C3" w:rsidRPr="00C258C3" w:rsidRDefault="00C258C3" w:rsidP="00C258C3">
      <w:pPr>
        <w:numPr>
          <w:ilvl w:val="0"/>
          <w:numId w:val="1"/>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C258C3">
        <w:rPr>
          <w:rFonts w:ascii="Arial" w:eastAsia="Times New Roman" w:hAnsi="Arial" w:cs="Arial"/>
          <w:color w:val="000000"/>
          <w:sz w:val="24"/>
          <w:szCs w:val="24"/>
        </w:rPr>
        <w:t>use a </w:t>
      </w:r>
      <w:r w:rsidRPr="00C258C3">
        <w:rPr>
          <w:rFonts w:ascii="Arial" w:eastAsia="Times New Roman" w:hAnsi="Arial" w:cs="Arial"/>
          <w:b/>
          <w:bCs/>
          <w:color w:val="000000"/>
          <w:sz w:val="24"/>
          <w:szCs w:val="24"/>
        </w:rPr>
        <w:t>control flow library</w:t>
      </w:r>
      <w:r w:rsidRPr="00C258C3">
        <w:rPr>
          <w:rFonts w:ascii="Arial" w:eastAsia="Times New Roman" w:hAnsi="Arial" w:cs="Arial"/>
          <w:color w:val="000000"/>
          <w:sz w:val="24"/>
          <w:szCs w:val="24"/>
        </w:rPr>
        <w:t>, like </w:t>
      </w:r>
      <w:hyperlink r:id="rId6" w:history="1">
        <w:r w:rsidRPr="00C258C3">
          <w:rPr>
            <w:rFonts w:ascii="Arial" w:eastAsia="Times New Roman" w:hAnsi="Arial" w:cs="Arial"/>
            <w:color w:val="40AA94"/>
            <w:sz w:val="24"/>
            <w:szCs w:val="24"/>
            <w:u w:val="single"/>
          </w:rPr>
          <w:t>async</w:t>
        </w:r>
      </w:hyperlink>
    </w:p>
    <w:p w:rsidR="00C258C3" w:rsidRPr="00C258C3" w:rsidRDefault="00C258C3" w:rsidP="00C258C3">
      <w:pPr>
        <w:numPr>
          <w:ilvl w:val="0"/>
          <w:numId w:val="1"/>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C258C3">
        <w:rPr>
          <w:rFonts w:ascii="Arial" w:eastAsia="Times New Roman" w:hAnsi="Arial" w:cs="Arial"/>
          <w:color w:val="000000"/>
          <w:sz w:val="24"/>
          <w:szCs w:val="24"/>
        </w:rPr>
        <w:t>use </w:t>
      </w:r>
      <w:r w:rsidRPr="00C258C3">
        <w:rPr>
          <w:rFonts w:ascii="Arial" w:eastAsia="Times New Roman" w:hAnsi="Arial" w:cs="Arial"/>
          <w:b/>
          <w:bCs/>
          <w:color w:val="000000"/>
          <w:sz w:val="24"/>
          <w:szCs w:val="24"/>
        </w:rPr>
        <w:t>generators with Promises</w:t>
      </w:r>
    </w:p>
    <w:p w:rsidR="00C258C3" w:rsidRPr="00C258C3" w:rsidRDefault="00C258C3" w:rsidP="00C258C3">
      <w:pPr>
        <w:numPr>
          <w:ilvl w:val="0"/>
          <w:numId w:val="1"/>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C258C3">
        <w:rPr>
          <w:rFonts w:ascii="Arial" w:eastAsia="Times New Roman" w:hAnsi="Arial" w:cs="Arial"/>
          <w:color w:val="000000"/>
          <w:sz w:val="24"/>
          <w:szCs w:val="24"/>
        </w:rPr>
        <w:t>use </w:t>
      </w:r>
      <w:r w:rsidRPr="00C258C3">
        <w:rPr>
          <w:rFonts w:ascii="Arial" w:eastAsia="Times New Roman" w:hAnsi="Arial" w:cs="Arial"/>
          <w:b/>
          <w:bCs/>
          <w:color w:val="000000"/>
          <w:sz w:val="24"/>
          <w:szCs w:val="24"/>
        </w:rPr>
        <w:t>async/await</w:t>
      </w:r>
      <w:r w:rsidRPr="00C258C3">
        <w:rPr>
          <w:rFonts w:ascii="Arial" w:eastAsia="Times New Roman" w:hAnsi="Arial" w:cs="Arial"/>
          <w:color w:val="000000"/>
          <w:sz w:val="24"/>
          <w:szCs w:val="24"/>
        </w:rPr>
        <w:t> </w:t>
      </w:r>
      <w:r w:rsidRPr="00C258C3">
        <w:rPr>
          <w:rFonts w:ascii="Arial" w:eastAsia="Times New Roman" w:hAnsi="Arial" w:cs="Arial"/>
          <w:i/>
          <w:iCs/>
          <w:color w:val="000000"/>
          <w:sz w:val="24"/>
          <w:szCs w:val="24"/>
        </w:rPr>
        <w:t>(note that it is only available in the latest v7 release and not in the LTS version - </w:t>
      </w:r>
      <w:hyperlink r:id="rId7" w:history="1">
        <w:r w:rsidRPr="00C258C3">
          <w:rPr>
            <w:rFonts w:ascii="Arial" w:eastAsia="Times New Roman" w:hAnsi="Arial" w:cs="Arial"/>
            <w:i/>
            <w:iCs/>
            <w:color w:val="40AA94"/>
            <w:sz w:val="24"/>
            <w:szCs w:val="24"/>
            <w:u w:val="single"/>
          </w:rPr>
          <w:t>you can read our experimental async/await how-to here</w:t>
        </w:r>
      </w:hyperlink>
      <w:r w:rsidRPr="00C258C3">
        <w:rPr>
          <w:rFonts w:ascii="Arial" w:eastAsia="Times New Roman" w:hAnsi="Arial" w:cs="Arial"/>
          <w:i/>
          <w:iCs/>
          <w:color w:val="000000"/>
          <w:sz w:val="24"/>
          <w:szCs w:val="24"/>
        </w:rPr>
        <w:t>)</w:t>
      </w:r>
    </w:p>
    <w:p w:rsidR="00C258C3" w:rsidRPr="00C258C3" w:rsidRDefault="00C258C3" w:rsidP="00C258C3">
      <w:pPr>
        <w:shd w:val="clear" w:color="auto" w:fill="FFFFFF"/>
        <w:spacing w:after="150" w:line="240" w:lineRule="auto"/>
        <w:rPr>
          <w:rFonts w:ascii="Arial" w:eastAsia="Times New Roman" w:hAnsi="Arial" w:cs="Arial"/>
          <w:color w:val="000000"/>
          <w:sz w:val="24"/>
          <w:szCs w:val="24"/>
        </w:rPr>
      </w:pPr>
      <w:hyperlink r:id="rId8" w:tgtFrame="_blank" w:history="1">
        <w:r w:rsidRPr="00C258C3">
          <w:rPr>
            <w:rFonts w:ascii="Arial" w:eastAsia="Times New Roman" w:hAnsi="Arial" w:cs="Arial"/>
            <w:b/>
            <w:bCs/>
            <w:color w:val="FFFFFF"/>
            <w:sz w:val="29"/>
            <w:szCs w:val="29"/>
            <w:u w:val="single"/>
            <w:shd w:val="clear" w:color="auto" w:fill="40AA94"/>
          </w:rPr>
          <w:t>Q: How to avoid callback hells? A: modularization, control flow libraries, generators with promises, async/await</w:t>
        </w:r>
      </w:hyperlink>
    </w:p>
    <w:p w:rsidR="00C258C3" w:rsidRPr="00C258C3" w:rsidRDefault="00C258C3" w:rsidP="00C258C3">
      <w:pPr>
        <w:shd w:val="clear" w:color="auto" w:fill="FFFFFF"/>
        <w:spacing w:before="120" w:after="120" w:line="240" w:lineRule="auto"/>
        <w:ind w:left="120" w:right="120"/>
        <w:jc w:val="right"/>
        <w:rPr>
          <w:rFonts w:ascii="Arial" w:eastAsia="Times New Roman" w:hAnsi="Arial" w:cs="Arial"/>
          <w:caps/>
          <w:color w:val="6E7B8D"/>
          <w:sz w:val="17"/>
          <w:szCs w:val="17"/>
        </w:rPr>
      </w:pPr>
      <w:hyperlink r:id="rId9" w:tgtFrame="_blank" w:history="1">
        <w:r w:rsidRPr="00C258C3">
          <w:rPr>
            <w:rFonts w:ascii="Arial" w:eastAsia="Times New Roman" w:hAnsi="Arial" w:cs="Arial"/>
            <w:caps/>
            <w:color w:val="999999"/>
            <w:sz w:val="20"/>
            <w:szCs w:val="20"/>
            <w:u w:val="single"/>
          </w:rPr>
          <w:t>CLICK TO TWEET</w:t>
        </w:r>
      </w:hyperlink>
    </w:p>
    <w:p w:rsidR="00C258C3" w:rsidRPr="00C258C3" w:rsidRDefault="00C258C3" w:rsidP="00C258C3">
      <w:pPr>
        <w:shd w:val="clear" w:color="auto" w:fill="FFFFFF"/>
        <w:spacing w:before="100" w:beforeAutospacing="1" w:after="100" w:afterAutospacing="1" w:line="240" w:lineRule="auto"/>
        <w:outlineLvl w:val="3"/>
        <w:rPr>
          <w:rFonts w:ascii="Arial" w:eastAsia="Times New Roman" w:hAnsi="Arial" w:cs="Arial"/>
          <w:b/>
          <w:bCs/>
          <w:color w:val="000000"/>
          <w:sz w:val="24"/>
          <w:szCs w:val="24"/>
        </w:rPr>
      </w:pPr>
      <w:r w:rsidRPr="00C258C3">
        <w:rPr>
          <w:rFonts w:ascii="Arial" w:eastAsia="Times New Roman" w:hAnsi="Arial" w:cs="Arial"/>
          <w:b/>
          <w:bCs/>
          <w:color w:val="000000"/>
          <w:sz w:val="24"/>
          <w:szCs w:val="24"/>
        </w:rPr>
        <w:t>What are Promises?</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Promises are a concurrency primitive, first described in the 80s. Now they are part of most modern programming languages to make your life easier. Promises can help you better handle async operations.</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lastRenderedPageBreak/>
        <w:t>An example can be the following snippet, which after 100ms prints out the </w:t>
      </w:r>
      <w:r w:rsidRPr="00C258C3">
        <w:rPr>
          <w:rFonts w:ascii="Courier New" w:eastAsia="Times New Roman" w:hAnsi="Courier New" w:cs="Courier New"/>
          <w:color w:val="1E1E1E"/>
          <w:sz w:val="20"/>
          <w:szCs w:val="20"/>
          <w:shd w:val="clear" w:color="auto" w:fill="F0F0F0"/>
        </w:rPr>
        <w:t>result</w:t>
      </w:r>
      <w:r w:rsidRPr="00C258C3">
        <w:rPr>
          <w:rFonts w:ascii="Arial" w:eastAsia="Times New Roman" w:hAnsi="Arial" w:cs="Arial"/>
          <w:color w:val="000000"/>
          <w:sz w:val="24"/>
          <w:szCs w:val="24"/>
        </w:rPr>
        <w:t>string to the standard output. Also, note the </w:t>
      </w:r>
      <w:r w:rsidRPr="00C258C3">
        <w:rPr>
          <w:rFonts w:ascii="Courier New" w:eastAsia="Times New Roman" w:hAnsi="Courier New" w:cs="Courier New"/>
          <w:color w:val="1E1E1E"/>
          <w:sz w:val="20"/>
          <w:szCs w:val="20"/>
          <w:shd w:val="clear" w:color="auto" w:fill="F0F0F0"/>
        </w:rPr>
        <w:t>catch</w:t>
      </w:r>
      <w:r w:rsidRPr="00C258C3">
        <w:rPr>
          <w:rFonts w:ascii="Arial" w:eastAsia="Times New Roman" w:hAnsi="Arial" w:cs="Arial"/>
          <w:color w:val="000000"/>
          <w:sz w:val="24"/>
          <w:szCs w:val="24"/>
        </w:rPr>
        <w:t>, which can be used for error handling. Promises are chainable.</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b/>
          <w:bCs/>
          <w:color w:val="C678DD"/>
          <w:sz w:val="20"/>
          <w:szCs w:val="20"/>
          <w:bdr w:val="none" w:sz="0" w:space="0" w:color="auto" w:frame="1"/>
          <w:shd w:val="clear" w:color="auto" w:fill="282C34"/>
        </w:rPr>
        <w:t>new</w:t>
      </w: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color w:val="E6C07B"/>
          <w:sz w:val="20"/>
          <w:szCs w:val="20"/>
          <w:bdr w:val="none" w:sz="0" w:space="0" w:color="auto" w:frame="1"/>
          <w:shd w:val="clear" w:color="auto" w:fill="282C34"/>
        </w:rPr>
        <w:t>Promise</w:t>
      </w:r>
      <w:r w:rsidRPr="00C258C3">
        <w:rPr>
          <w:rFonts w:ascii="Courier New" w:eastAsia="Times New Roman" w:hAnsi="Courier New" w:cs="Courier New"/>
          <w:color w:val="ABB2BF"/>
          <w:sz w:val="20"/>
          <w:szCs w:val="20"/>
          <w:bdr w:val="none" w:sz="0" w:space="0" w:color="auto" w:frame="1"/>
          <w:shd w:val="clear" w:color="auto" w:fill="282C34"/>
        </w:rPr>
        <w:t>((resolve, reject) =&gt; {</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setTimeout(() =&gt; {</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resolve(</w:t>
      </w:r>
      <w:r w:rsidRPr="00C258C3">
        <w:rPr>
          <w:rFonts w:ascii="Courier New" w:eastAsia="Times New Roman" w:hAnsi="Courier New" w:cs="Courier New"/>
          <w:color w:val="98C379"/>
          <w:sz w:val="20"/>
          <w:szCs w:val="20"/>
          <w:bdr w:val="none" w:sz="0" w:space="0" w:color="auto" w:frame="1"/>
          <w:shd w:val="clear" w:color="auto" w:fill="282C34"/>
        </w:rPr>
        <w:t>'result'</w:t>
      </w:r>
      <w:r w:rsidRPr="00C258C3">
        <w:rPr>
          <w:rFonts w:ascii="Courier New" w:eastAsia="Times New Roman" w:hAnsi="Courier New" w:cs="Courier New"/>
          <w:color w:val="ABB2BF"/>
          <w:sz w:val="20"/>
          <w:szCs w:val="20"/>
          <w:bdr w:val="none" w:sz="0" w:space="0" w:color="auto" w:frame="1"/>
          <w:shd w:val="clear" w:color="auto" w:fill="282C34"/>
        </w:rPr>
        <w:t>)</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 </w:t>
      </w:r>
      <w:r w:rsidRPr="00C258C3">
        <w:rPr>
          <w:rFonts w:ascii="Courier New" w:eastAsia="Times New Roman" w:hAnsi="Courier New" w:cs="Courier New"/>
          <w:color w:val="D19A66"/>
          <w:sz w:val="20"/>
          <w:szCs w:val="20"/>
          <w:bdr w:val="none" w:sz="0" w:space="0" w:color="auto" w:frame="1"/>
          <w:shd w:val="clear" w:color="auto" w:fill="282C34"/>
        </w:rPr>
        <w:t>100</w:t>
      </w:r>
      <w:r w:rsidRPr="00C258C3">
        <w:rPr>
          <w:rFonts w:ascii="Courier New" w:eastAsia="Times New Roman" w:hAnsi="Courier New" w:cs="Courier New"/>
          <w:color w:val="ABB2BF"/>
          <w:sz w:val="20"/>
          <w:szCs w:val="20"/>
          <w:bdr w:val="none" w:sz="0" w:space="0" w:color="auto" w:frame="1"/>
          <w:shd w:val="clear" w:color="auto" w:fill="282C34"/>
        </w:rPr>
        <w:t>)</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.then(</w:t>
      </w:r>
      <w:r w:rsidRPr="00C258C3">
        <w:rPr>
          <w:rFonts w:ascii="Courier New" w:eastAsia="Times New Roman" w:hAnsi="Courier New" w:cs="Courier New"/>
          <w:color w:val="E6C07B"/>
          <w:sz w:val="20"/>
          <w:szCs w:val="20"/>
          <w:bdr w:val="none" w:sz="0" w:space="0" w:color="auto" w:frame="1"/>
          <w:shd w:val="clear" w:color="auto" w:fill="282C34"/>
        </w:rPr>
        <w:t>console</w:t>
      </w:r>
      <w:r w:rsidRPr="00C258C3">
        <w:rPr>
          <w:rFonts w:ascii="Courier New" w:eastAsia="Times New Roman" w:hAnsi="Courier New" w:cs="Courier New"/>
          <w:color w:val="ABB2BF"/>
          <w:sz w:val="20"/>
          <w:szCs w:val="20"/>
          <w:bdr w:val="none" w:sz="0" w:space="0" w:color="auto" w:frame="1"/>
          <w:shd w:val="clear" w:color="auto" w:fill="282C34"/>
        </w:rPr>
        <w:t>.log)</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.catch(</w:t>
      </w:r>
      <w:r w:rsidRPr="00C258C3">
        <w:rPr>
          <w:rFonts w:ascii="Courier New" w:eastAsia="Times New Roman" w:hAnsi="Courier New" w:cs="Courier New"/>
          <w:color w:val="E6C07B"/>
          <w:sz w:val="20"/>
          <w:szCs w:val="20"/>
          <w:bdr w:val="none" w:sz="0" w:space="0" w:color="auto" w:frame="1"/>
          <w:shd w:val="clear" w:color="auto" w:fill="282C34"/>
        </w:rPr>
        <w:t>console</w:t>
      </w:r>
      <w:r w:rsidRPr="00C258C3">
        <w:rPr>
          <w:rFonts w:ascii="Courier New" w:eastAsia="Times New Roman" w:hAnsi="Courier New" w:cs="Courier New"/>
          <w:color w:val="ABB2BF"/>
          <w:sz w:val="20"/>
          <w:szCs w:val="20"/>
          <w:bdr w:val="none" w:sz="0" w:space="0" w:color="auto" w:frame="1"/>
          <w:shd w:val="clear" w:color="auto" w:fill="282C34"/>
        </w:rPr>
        <w:t>.error)</w:t>
      </w:r>
    </w:p>
    <w:p w:rsidR="00C258C3" w:rsidRPr="00C258C3" w:rsidRDefault="00C258C3" w:rsidP="00C258C3">
      <w:pPr>
        <w:shd w:val="clear" w:color="auto" w:fill="FFFFFF"/>
        <w:spacing w:before="100" w:beforeAutospacing="1" w:after="100" w:afterAutospacing="1" w:line="240" w:lineRule="auto"/>
        <w:outlineLvl w:val="3"/>
        <w:rPr>
          <w:rFonts w:ascii="Arial" w:eastAsia="Times New Roman" w:hAnsi="Arial" w:cs="Arial"/>
          <w:b/>
          <w:bCs/>
          <w:color w:val="000000"/>
          <w:sz w:val="24"/>
          <w:szCs w:val="24"/>
        </w:rPr>
      </w:pPr>
      <w:r w:rsidRPr="00C258C3">
        <w:rPr>
          <w:rFonts w:ascii="Arial" w:eastAsia="Times New Roman" w:hAnsi="Arial" w:cs="Arial"/>
          <w:b/>
          <w:bCs/>
          <w:color w:val="000000"/>
          <w:sz w:val="24"/>
          <w:szCs w:val="24"/>
        </w:rPr>
        <w:t>What tools can be used to assure consistent style? Why is it important?</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When working in a team, consistent style is important, so team members can modify more projects easily, without having to get used to a new style each time.</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Also, it can help eliminate programming issues using static analysis.</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Tools that can help:</w:t>
      </w:r>
    </w:p>
    <w:p w:rsidR="00C258C3" w:rsidRPr="00C258C3" w:rsidRDefault="00C258C3" w:rsidP="00C258C3">
      <w:pPr>
        <w:numPr>
          <w:ilvl w:val="0"/>
          <w:numId w:val="2"/>
        </w:numPr>
        <w:shd w:val="clear" w:color="auto" w:fill="FFFFFF"/>
        <w:spacing w:before="100" w:beforeAutospacing="1" w:after="100" w:afterAutospacing="1" w:line="240" w:lineRule="auto"/>
        <w:ind w:left="0"/>
        <w:rPr>
          <w:rFonts w:ascii="Arial" w:eastAsia="Times New Roman" w:hAnsi="Arial" w:cs="Arial"/>
          <w:color w:val="000000"/>
          <w:sz w:val="24"/>
          <w:szCs w:val="24"/>
        </w:rPr>
      </w:pPr>
      <w:hyperlink r:id="rId10" w:history="1">
        <w:r w:rsidRPr="00C258C3">
          <w:rPr>
            <w:rFonts w:ascii="Arial" w:eastAsia="Times New Roman" w:hAnsi="Arial" w:cs="Arial"/>
            <w:color w:val="40AA94"/>
            <w:sz w:val="24"/>
            <w:szCs w:val="24"/>
            <w:u w:val="single"/>
          </w:rPr>
          <w:t>ESLint</w:t>
        </w:r>
      </w:hyperlink>
    </w:p>
    <w:p w:rsidR="00C258C3" w:rsidRPr="00C258C3" w:rsidRDefault="00C258C3" w:rsidP="00C258C3">
      <w:pPr>
        <w:numPr>
          <w:ilvl w:val="0"/>
          <w:numId w:val="2"/>
        </w:numPr>
        <w:shd w:val="clear" w:color="auto" w:fill="FFFFFF"/>
        <w:spacing w:before="100" w:beforeAutospacing="1" w:after="100" w:afterAutospacing="1" w:line="240" w:lineRule="auto"/>
        <w:ind w:left="0"/>
        <w:rPr>
          <w:rFonts w:ascii="Arial" w:eastAsia="Times New Roman" w:hAnsi="Arial" w:cs="Arial"/>
          <w:color w:val="000000"/>
          <w:sz w:val="24"/>
          <w:szCs w:val="24"/>
        </w:rPr>
      </w:pPr>
      <w:hyperlink r:id="rId11" w:history="1">
        <w:r w:rsidRPr="00C258C3">
          <w:rPr>
            <w:rFonts w:ascii="Arial" w:eastAsia="Times New Roman" w:hAnsi="Arial" w:cs="Arial"/>
            <w:color w:val="40AA94"/>
            <w:sz w:val="24"/>
            <w:szCs w:val="24"/>
            <w:u w:val="single"/>
          </w:rPr>
          <w:t>Standard</w:t>
        </w:r>
      </w:hyperlink>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If you’d like to be even more confident, I suggest you to learn and embrace the </w:t>
      </w:r>
      <w:hyperlink r:id="rId12" w:history="1">
        <w:r w:rsidRPr="00C258C3">
          <w:rPr>
            <w:rFonts w:ascii="Arial" w:eastAsia="Times New Roman" w:hAnsi="Arial" w:cs="Arial"/>
            <w:color w:val="40AA94"/>
            <w:sz w:val="24"/>
            <w:szCs w:val="24"/>
            <w:u w:val="single"/>
          </w:rPr>
          <w:t>JavaScript Clean Coding</w:t>
        </w:r>
      </w:hyperlink>
      <w:r w:rsidRPr="00C258C3">
        <w:rPr>
          <w:rFonts w:ascii="Arial" w:eastAsia="Times New Roman" w:hAnsi="Arial" w:cs="Arial"/>
          <w:color w:val="000000"/>
          <w:sz w:val="24"/>
          <w:szCs w:val="24"/>
        </w:rPr>
        <w:t> principles as well!</w:t>
      </w:r>
    </w:p>
    <w:p w:rsidR="00C258C3" w:rsidRPr="00C258C3" w:rsidRDefault="00C258C3" w:rsidP="00C258C3">
      <w:pPr>
        <w:shd w:val="clear" w:color="auto" w:fill="FFFFFF"/>
        <w:spacing w:before="100" w:beforeAutospacing="1" w:after="100" w:afterAutospacing="1" w:line="240" w:lineRule="auto"/>
        <w:outlineLvl w:val="3"/>
        <w:rPr>
          <w:rFonts w:ascii="Arial" w:eastAsia="Times New Roman" w:hAnsi="Arial" w:cs="Arial"/>
          <w:b/>
          <w:bCs/>
          <w:color w:val="000000"/>
          <w:sz w:val="24"/>
          <w:szCs w:val="24"/>
        </w:rPr>
      </w:pPr>
      <w:r w:rsidRPr="00C258C3">
        <w:rPr>
          <w:rFonts w:ascii="Arial" w:eastAsia="Times New Roman" w:hAnsi="Arial" w:cs="Arial"/>
          <w:b/>
          <w:bCs/>
          <w:color w:val="000000"/>
          <w:sz w:val="24"/>
          <w:szCs w:val="24"/>
        </w:rPr>
        <w:t>What's a stub? Name a use case!</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Stubs are functions/programs that simulate the behaviors of components/modules. Stubs provide canned answers to function calls made during test cases.</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An example can be writing a file, without actually doing so.</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b/>
          <w:bCs/>
          <w:color w:val="C678DD"/>
          <w:sz w:val="20"/>
          <w:szCs w:val="20"/>
          <w:bdr w:val="none" w:sz="0" w:space="0" w:color="auto" w:frame="1"/>
          <w:shd w:val="clear" w:color="auto" w:fill="282C34"/>
        </w:rPr>
        <w:t>var</w:t>
      </w:r>
      <w:r w:rsidRPr="00C258C3">
        <w:rPr>
          <w:rFonts w:ascii="Courier New" w:eastAsia="Times New Roman" w:hAnsi="Courier New" w:cs="Courier New"/>
          <w:color w:val="ABB2BF"/>
          <w:sz w:val="20"/>
          <w:szCs w:val="20"/>
          <w:bdr w:val="none" w:sz="0" w:space="0" w:color="auto" w:frame="1"/>
          <w:shd w:val="clear" w:color="auto" w:fill="282C34"/>
        </w:rPr>
        <w:t xml:space="preserve"> fs = </w:t>
      </w:r>
      <w:r w:rsidRPr="00C258C3">
        <w:rPr>
          <w:rFonts w:ascii="Courier New" w:eastAsia="Times New Roman" w:hAnsi="Courier New" w:cs="Courier New"/>
          <w:color w:val="E6C07B"/>
          <w:sz w:val="20"/>
          <w:szCs w:val="20"/>
          <w:bdr w:val="none" w:sz="0" w:space="0" w:color="auto" w:frame="1"/>
          <w:shd w:val="clear" w:color="auto" w:fill="282C34"/>
        </w:rPr>
        <w:t>require</w:t>
      </w:r>
      <w:r w:rsidRPr="00C258C3">
        <w:rPr>
          <w:rFonts w:ascii="Courier New" w:eastAsia="Times New Roman" w:hAnsi="Courier New" w:cs="Courier New"/>
          <w:color w:val="ABB2BF"/>
          <w:sz w:val="20"/>
          <w:szCs w:val="20"/>
          <w:bdr w:val="none" w:sz="0" w:space="0" w:color="auto" w:frame="1"/>
          <w:shd w:val="clear" w:color="auto" w:fill="282C34"/>
        </w:rPr>
        <w:t>(</w:t>
      </w:r>
      <w:r w:rsidRPr="00C258C3">
        <w:rPr>
          <w:rFonts w:ascii="Courier New" w:eastAsia="Times New Roman" w:hAnsi="Courier New" w:cs="Courier New"/>
          <w:color w:val="98C379"/>
          <w:sz w:val="20"/>
          <w:szCs w:val="20"/>
          <w:bdr w:val="none" w:sz="0" w:space="0" w:color="auto" w:frame="1"/>
          <w:shd w:val="clear" w:color="auto" w:fill="282C34"/>
        </w:rPr>
        <w:t>'fs'</w:t>
      </w:r>
      <w:r w:rsidRPr="00C258C3">
        <w:rPr>
          <w:rFonts w:ascii="Courier New" w:eastAsia="Times New Roman" w:hAnsi="Courier New" w:cs="Courier New"/>
          <w:color w:val="ABB2BF"/>
          <w:sz w:val="20"/>
          <w:szCs w:val="20"/>
          <w:bdr w:val="none" w:sz="0" w:space="0" w:color="auto" w:frame="1"/>
          <w:shd w:val="clear" w:color="auto" w:fill="282C34"/>
        </w:rPr>
        <w:t>)</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b/>
          <w:bCs/>
          <w:color w:val="C678DD"/>
          <w:sz w:val="20"/>
          <w:szCs w:val="20"/>
          <w:bdr w:val="none" w:sz="0" w:space="0" w:color="auto" w:frame="1"/>
          <w:shd w:val="clear" w:color="auto" w:fill="282C34"/>
        </w:rPr>
        <w:lastRenderedPageBreak/>
        <w:t>var</w:t>
      </w:r>
      <w:r w:rsidRPr="00C258C3">
        <w:rPr>
          <w:rFonts w:ascii="Courier New" w:eastAsia="Times New Roman" w:hAnsi="Courier New" w:cs="Courier New"/>
          <w:color w:val="ABB2BF"/>
          <w:sz w:val="20"/>
          <w:szCs w:val="20"/>
          <w:bdr w:val="none" w:sz="0" w:space="0" w:color="auto" w:frame="1"/>
          <w:shd w:val="clear" w:color="auto" w:fill="282C34"/>
        </w:rPr>
        <w:t xml:space="preserve"> writeFileStub = sinon.stub(fs, </w:t>
      </w:r>
      <w:r w:rsidRPr="00C258C3">
        <w:rPr>
          <w:rFonts w:ascii="Courier New" w:eastAsia="Times New Roman" w:hAnsi="Courier New" w:cs="Courier New"/>
          <w:color w:val="98C379"/>
          <w:sz w:val="20"/>
          <w:szCs w:val="20"/>
          <w:bdr w:val="none" w:sz="0" w:space="0" w:color="auto" w:frame="1"/>
          <w:shd w:val="clear" w:color="auto" w:fill="282C34"/>
        </w:rPr>
        <w:t>'writeFile'</w:t>
      </w: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b/>
          <w:bCs/>
          <w:color w:val="C678DD"/>
          <w:sz w:val="20"/>
          <w:szCs w:val="20"/>
          <w:bdr w:val="none" w:sz="0" w:space="0" w:color="auto" w:frame="1"/>
          <w:shd w:val="clear" w:color="auto" w:fill="282C34"/>
        </w:rPr>
        <w:t>function</w:t>
      </w:r>
      <w:r w:rsidRPr="00C258C3">
        <w:rPr>
          <w:rFonts w:ascii="Courier New" w:eastAsia="Times New Roman" w:hAnsi="Courier New" w:cs="Courier New"/>
          <w:color w:val="ABB2BF"/>
          <w:sz w:val="20"/>
          <w:szCs w:val="20"/>
          <w:bdr w:val="none" w:sz="0" w:space="0" w:color="auto" w:frame="1"/>
          <w:shd w:val="clear" w:color="auto" w:fill="282C34"/>
        </w:rPr>
        <w:t xml:space="preserve"> (path, data, cb) {  </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b/>
          <w:bCs/>
          <w:color w:val="C678DD"/>
          <w:sz w:val="20"/>
          <w:szCs w:val="20"/>
          <w:bdr w:val="none" w:sz="0" w:space="0" w:color="auto" w:frame="1"/>
          <w:shd w:val="clear" w:color="auto" w:fill="282C34"/>
        </w:rPr>
        <w:t>return</w:t>
      </w:r>
      <w:r w:rsidRPr="00C258C3">
        <w:rPr>
          <w:rFonts w:ascii="Courier New" w:eastAsia="Times New Roman" w:hAnsi="Courier New" w:cs="Courier New"/>
          <w:color w:val="ABB2BF"/>
          <w:sz w:val="20"/>
          <w:szCs w:val="20"/>
          <w:bdr w:val="none" w:sz="0" w:space="0" w:color="auto" w:frame="1"/>
          <w:shd w:val="clear" w:color="auto" w:fill="282C34"/>
        </w:rPr>
        <w:t xml:space="preserve"> cb(</w:t>
      </w:r>
      <w:r w:rsidRPr="00C258C3">
        <w:rPr>
          <w:rFonts w:ascii="Courier New" w:eastAsia="Times New Roman" w:hAnsi="Courier New" w:cs="Courier New"/>
          <w:color w:val="56B6C2"/>
          <w:sz w:val="20"/>
          <w:szCs w:val="20"/>
          <w:bdr w:val="none" w:sz="0" w:space="0" w:color="auto" w:frame="1"/>
          <w:shd w:val="clear" w:color="auto" w:fill="282C34"/>
        </w:rPr>
        <w:t>null</w:t>
      </w:r>
      <w:r w:rsidRPr="00C258C3">
        <w:rPr>
          <w:rFonts w:ascii="Courier New" w:eastAsia="Times New Roman" w:hAnsi="Courier New" w:cs="Courier New"/>
          <w:color w:val="ABB2BF"/>
          <w:sz w:val="20"/>
          <w:szCs w:val="20"/>
          <w:bdr w:val="none" w:sz="0" w:space="0" w:color="auto" w:frame="1"/>
          <w:shd w:val="clear" w:color="auto" w:fill="282C34"/>
        </w:rPr>
        <w:t>)</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expect(writeFileStub).to.be.called</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writeFileStub.restore()</w:t>
      </w:r>
    </w:p>
    <w:p w:rsidR="00C258C3" w:rsidRPr="00C258C3" w:rsidRDefault="00C258C3" w:rsidP="00C258C3">
      <w:pPr>
        <w:shd w:val="clear" w:color="auto" w:fill="FFFFFF"/>
        <w:spacing w:before="100" w:beforeAutospacing="1" w:after="100" w:afterAutospacing="1" w:line="240" w:lineRule="auto"/>
        <w:outlineLvl w:val="3"/>
        <w:rPr>
          <w:rFonts w:ascii="Arial" w:eastAsia="Times New Roman" w:hAnsi="Arial" w:cs="Arial"/>
          <w:b/>
          <w:bCs/>
          <w:color w:val="000000"/>
          <w:sz w:val="24"/>
          <w:szCs w:val="24"/>
        </w:rPr>
      </w:pPr>
      <w:r w:rsidRPr="00C258C3">
        <w:rPr>
          <w:rFonts w:ascii="Arial" w:eastAsia="Times New Roman" w:hAnsi="Arial" w:cs="Arial"/>
          <w:b/>
          <w:bCs/>
          <w:color w:val="000000"/>
          <w:sz w:val="24"/>
          <w:szCs w:val="24"/>
        </w:rPr>
        <w:t>What's a test pyramid? Give an example!</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A test pyramid describes the ratio of how many unit tests, integration tests and end-to-end test you should write.</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noProof/>
          <w:sz w:val="24"/>
          <w:szCs w:val="24"/>
        </w:rPr>
        <w:drawing>
          <wp:inline distT="0" distB="0" distL="0" distR="0" wp14:anchorId="74EE224B" wp14:editId="6EA68158">
            <wp:extent cx="5133975" cy="3867150"/>
            <wp:effectExtent l="0" t="0" r="9525" b="0"/>
            <wp:docPr id="1" name="Picture 1" descr="https://blog-assets.risingstack.com/2016/Jun/test_pyramid_for_node_js_unit_testing-1465216863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log-assets.risingstack.com/2016/Jun/test_pyramid_for_node_js_unit_testing-146521686345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3975" cy="3867150"/>
                    </a:xfrm>
                    <a:prstGeom prst="rect">
                      <a:avLst/>
                    </a:prstGeom>
                    <a:noFill/>
                    <a:ln>
                      <a:noFill/>
                    </a:ln>
                  </pic:spPr>
                </pic:pic>
              </a:graphicData>
            </a:graphic>
          </wp:inline>
        </w:drawing>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An example for an HTTP API may look like this:</w:t>
      </w:r>
    </w:p>
    <w:p w:rsidR="00C258C3" w:rsidRPr="00C258C3" w:rsidRDefault="00C258C3" w:rsidP="00C258C3">
      <w:pPr>
        <w:numPr>
          <w:ilvl w:val="0"/>
          <w:numId w:val="3"/>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C258C3">
        <w:rPr>
          <w:rFonts w:ascii="Arial" w:eastAsia="Times New Roman" w:hAnsi="Arial" w:cs="Arial"/>
          <w:color w:val="000000"/>
          <w:sz w:val="24"/>
          <w:szCs w:val="24"/>
        </w:rPr>
        <w:t>lots of low-level unit tests for models </w:t>
      </w:r>
      <w:r w:rsidRPr="00C258C3">
        <w:rPr>
          <w:rFonts w:ascii="Arial" w:eastAsia="Times New Roman" w:hAnsi="Arial" w:cs="Arial"/>
          <w:i/>
          <w:iCs/>
          <w:color w:val="000000"/>
          <w:sz w:val="24"/>
          <w:szCs w:val="24"/>
        </w:rPr>
        <w:t>(dependencies </w:t>
      </w:r>
      <w:r w:rsidRPr="00C258C3">
        <w:rPr>
          <w:rFonts w:ascii="Arial" w:eastAsia="Times New Roman" w:hAnsi="Arial" w:cs="Arial"/>
          <w:b/>
          <w:bCs/>
          <w:i/>
          <w:iCs/>
          <w:color w:val="000000"/>
          <w:sz w:val="24"/>
          <w:szCs w:val="24"/>
        </w:rPr>
        <w:t>are stubbed</w:t>
      </w:r>
      <w:r w:rsidRPr="00C258C3">
        <w:rPr>
          <w:rFonts w:ascii="Arial" w:eastAsia="Times New Roman" w:hAnsi="Arial" w:cs="Arial"/>
          <w:i/>
          <w:iCs/>
          <w:color w:val="000000"/>
          <w:sz w:val="24"/>
          <w:szCs w:val="24"/>
        </w:rPr>
        <w:t>)</w:t>
      </w:r>
      <w:r w:rsidRPr="00C258C3">
        <w:rPr>
          <w:rFonts w:ascii="Arial" w:eastAsia="Times New Roman" w:hAnsi="Arial" w:cs="Arial"/>
          <w:color w:val="000000"/>
          <w:sz w:val="24"/>
          <w:szCs w:val="24"/>
        </w:rPr>
        <w:t>,</w:t>
      </w:r>
    </w:p>
    <w:p w:rsidR="00C258C3" w:rsidRPr="00C258C3" w:rsidRDefault="00C258C3" w:rsidP="00C258C3">
      <w:pPr>
        <w:numPr>
          <w:ilvl w:val="0"/>
          <w:numId w:val="3"/>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C258C3">
        <w:rPr>
          <w:rFonts w:ascii="Arial" w:eastAsia="Times New Roman" w:hAnsi="Arial" w:cs="Arial"/>
          <w:color w:val="000000"/>
          <w:sz w:val="24"/>
          <w:szCs w:val="24"/>
        </w:rPr>
        <w:t>fewer integration tests, where you check how your models interact with each other </w:t>
      </w:r>
      <w:r w:rsidRPr="00C258C3">
        <w:rPr>
          <w:rFonts w:ascii="Arial" w:eastAsia="Times New Roman" w:hAnsi="Arial" w:cs="Arial"/>
          <w:i/>
          <w:iCs/>
          <w:color w:val="000000"/>
          <w:sz w:val="24"/>
          <w:szCs w:val="24"/>
        </w:rPr>
        <w:t>(dependencies </w:t>
      </w:r>
      <w:r w:rsidRPr="00C258C3">
        <w:rPr>
          <w:rFonts w:ascii="Arial" w:eastAsia="Times New Roman" w:hAnsi="Arial" w:cs="Arial"/>
          <w:b/>
          <w:bCs/>
          <w:i/>
          <w:iCs/>
          <w:color w:val="000000"/>
          <w:sz w:val="24"/>
          <w:szCs w:val="24"/>
        </w:rPr>
        <w:t>are not stubbed</w:t>
      </w:r>
      <w:r w:rsidRPr="00C258C3">
        <w:rPr>
          <w:rFonts w:ascii="Arial" w:eastAsia="Times New Roman" w:hAnsi="Arial" w:cs="Arial"/>
          <w:i/>
          <w:iCs/>
          <w:color w:val="000000"/>
          <w:sz w:val="24"/>
          <w:szCs w:val="24"/>
        </w:rPr>
        <w:t>)</w:t>
      </w:r>
      <w:r w:rsidRPr="00C258C3">
        <w:rPr>
          <w:rFonts w:ascii="Arial" w:eastAsia="Times New Roman" w:hAnsi="Arial" w:cs="Arial"/>
          <w:color w:val="000000"/>
          <w:sz w:val="24"/>
          <w:szCs w:val="24"/>
        </w:rPr>
        <w:t>,</w:t>
      </w:r>
    </w:p>
    <w:p w:rsidR="00C258C3" w:rsidRPr="00C258C3" w:rsidRDefault="00C258C3" w:rsidP="00C258C3">
      <w:pPr>
        <w:numPr>
          <w:ilvl w:val="0"/>
          <w:numId w:val="3"/>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C258C3">
        <w:rPr>
          <w:rFonts w:ascii="Arial" w:eastAsia="Times New Roman" w:hAnsi="Arial" w:cs="Arial"/>
          <w:color w:val="000000"/>
          <w:sz w:val="24"/>
          <w:szCs w:val="24"/>
        </w:rPr>
        <w:lastRenderedPageBreak/>
        <w:t>less end-to-end tests, where you call your actual endpoints </w:t>
      </w:r>
      <w:r w:rsidRPr="00C258C3">
        <w:rPr>
          <w:rFonts w:ascii="Arial" w:eastAsia="Times New Roman" w:hAnsi="Arial" w:cs="Arial"/>
          <w:i/>
          <w:iCs/>
          <w:color w:val="000000"/>
          <w:sz w:val="24"/>
          <w:szCs w:val="24"/>
        </w:rPr>
        <w:t>(dependencies </w:t>
      </w:r>
      <w:r w:rsidRPr="00C258C3">
        <w:rPr>
          <w:rFonts w:ascii="Arial" w:eastAsia="Times New Roman" w:hAnsi="Arial" w:cs="Arial"/>
          <w:b/>
          <w:bCs/>
          <w:i/>
          <w:iCs/>
          <w:color w:val="000000"/>
          <w:sz w:val="24"/>
          <w:szCs w:val="24"/>
        </w:rPr>
        <w:t>are not stubbed</w:t>
      </w:r>
      <w:r w:rsidRPr="00C258C3">
        <w:rPr>
          <w:rFonts w:ascii="Arial" w:eastAsia="Times New Roman" w:hAnsi="Arial" w:cs="Arial"/>
          <w:i/>
          <w:iCs/>
          <w:color w:val="000000"/>
          <w:sz w:val="24"/>
          <w:szCs w:val="24"/>
        </w:rPr>
        <w:t>)</w:t>
      </w:r>
      <w:r w:rsidRPr="00C258C3">
        <w:rPr>
          <w:rFonts w:ascii="Arial" w:eastAsia="Times New Roman" w:hAnsi="Arial" w:cs="Arial"/>
          <w:color w:val="000000"/>
          <w:sz w:val="24"/>
          <w:szCs w:val="24"/>
        </w:rPr>
        <w:t>.</w:t>
      </w:r>
    </w:p>
    <w:p w:rsidR="00C258C3" w:rsidRPr="00C258C3" w:rsidRDefault="00C258C3" w:rsidP="00C258C3">
      <w:pPr>
        <w:shd w:val="clear" w:color="auto" w:fill="FFFFFF"/>
        <w:spacing w:before="100" w:beforeAutospacing="1" w:after="100" w:afterAutospacing="1" w:line="240" w:lineRule="auto"/>
        <w:outlineLvl w:val="3"/>
        <w:rPr>
          <w:rFonts w:ascii="Arial" w:eastAsia="Times New Roman" w:hAnsi="Arial" w:cs="Arial"/>
          <w:b/>
          <w:bCs/>
          <w:color w:val="000000"/>
          <w:sz w:val="24"/>
          <w:szCs w:val="24"/>
        </w:rPr>
      </w:pPr>
      <w:r w:rsidRPr="00C258C3">
        <w:rPr>
          <w:rFonts w:ascii="Arial" w:eastAsia="Times New Roman" w:hAnsi="Arial" w:cs="Arial"/>
          <w:b/>
          <w:bCs/>
          <w:color w:val="000000"/>
          <w:sz w:val="24"/>
          <w:szCs w:val="24"/>
        </w:rPr>
        <w:t>What's your favorite HTTP framework and why?</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There is no right answer for this. The goal here is to understand how deeply one knows the framework she/he uses. Tell what are the pros and cons of picking that framework.</w:t>
      </w:r>
    </w:p>
    <w:p w:rsidR="00C258C3" w:rsidRPr="00C258C3" w:rsidRDefault="00C258C3" w:rsidP="00C258C3">
      <w:pPr>
        <w:shd w:val="clear" w:color="auto" w:fill="FFFFFF"/>
        <w:spacing w:before="100" w:beforeAutospacing="1" w:after="100" w:afterAutospacing="1" w:line="240" w:lineRule="auto"/>
        <w:outlineLvl w:val="3"/>
        <w:rPr>
          <w:rFonts w:ascii="Arial" w:eastAsia="Times New Roman" w:hAnsi="Arial" w:cs="Arial"/>
          <w:b/>
          <w:bCs/>
          <w:color w:val="000000"/>
          <w:sz w:val="24"/>
          <w:szCs w:val="24"/>
        </w:rPr>
      </w:pPr>
      <w:r w:rsidRPr="00C258C3">
        <w:rPr>
          <w:rFonts w:ascii="Arial" w:eastAsia="Times New Roman" w:hAnsi="Arial" w:cs="Arial"/>
          <w:b/>
          <w:bCs/>
          <w:color w:val="000000"/>
          <w:sz w:val="24"/>
          <w:szCs w:val="24"/>
        </w:rPr>
        <w:t>When are background/worker processes useful? How can you handle worker tasks?</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Worker processes are extremely useful if you'd like to do data processing in the background, like sending out emails or processing images.</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There are lots of options for this like </w:t>
      </w:r>
      <w:hyperlink r:id="rId14" w:history="1">
        <w:r w:rsidRPr="00C258C3">
          <w:rPr>
            <w:rFonts w:ascii="Arial" w:eastAsia="Times New Roman" w:hAnsi="Arial" w:cs="Arial"/>
            <w:color w:val="40AA94"/>
            <w:sz w:val="24"/>
            <w:szCs w:val="24"/>
            <w:u w:val="single"/>
          </w:rPr>
          <w:t>RabbitMQ</w:t>
        </w:r>
      </w:hyperlink>
      <w:r w:rsidRPr="00C258C3">
        <w:rPr>
          <w:rFonts w:ascii="Arial" w:eastAsia="Times New Roman" w:hAnsi="Arial" w:cs="Arial"/>
          <w:color w:val="000000"/>
          <w:sz w:val="24"/>
          <w:szCs w:val="24"/>
        </w:rPr>
        <w:t> or </w:t>
      </w:r>
      <w:hyperlink r:id="rId15" w:history="1">
        <w:r w:rsidRPr="00C258C3">
          <w:rPr>
            <w:rFonts w:ascii="Arial" w:eastAsia="Times New Roman" w:hAnsi="Arial" w:cs="Arial"/>
            <w:color w:val="40AA94"/>
            <w:sz w:val="24"/>
            <w:szCs w:val="24"/>
            <w:u w:val="single"/>
          </w:rPr>
          <w:t>Kafka</w:t>
        </w:r>
      </w:hyperlink>
      <w:r w:rsidRPr="00C258C3">
        <w:rPr>
          <w:rFonts w:ascii="Arial" w:eastAsia="Times New Roman" w:hAnsi="Arial" w:cs="Arial"/>
          <w:color w:val="000000"/>
          <w:sz w:val="24"/>
          <w:szCs w:val="24"/>
        </w:rPr>
        <w:t>.</w:t>
      </w:r>
    </w:p>
    <w:p w:rsidR="00C258C3" w:rsidRPr="00C258C3" w:rsidRDefault="00C258C3" w:rsidP="00C258C3">
      <w:pPr>
        <w:shd w:val="clear" w:color="auto" w:fill="FFFFFF"/>
        <w:spacing w:before="100" w:beforeAutospacing="1" w:after="100" w:afterAutospacing="1" w:line="240" w:lineRule="auto"/>
        <w:outlineLvl w:val="3"/>
        <w:rPr>
          <w:rFonts w:ascii="Arial" w:eastAsia="Times New Roman" w:hAnsi="Arial" w:cs="Arial"/>
          <w:b/>
          <w:bCs/>
          <w:color w:val="000000"/>
          <w:sz w:val="24"/>
          <w:szCs w:val="24"/>
        </w:rPr>
      </w:pPr>
      <w:r w:rsidRPr="00C258C3">
        <w:rPr>
          <w:rFonts w:ascii="Arial" w:eastAsia="Times New Roman" w:hAnsi="Arial" w:cs="Arial"/>
          <w:b/>
          <w:bCs/>
          <w:color w:val="000000"/>
          <w:sz w:val="24"/>
          <w:szCs w:val="24"/>
        </w:rPr>
        <w:t>How can you secure your HTTP cookies against XSS attacks?</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XSS occurs when the attacker injects executable JavaScript code into the HTML response.</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To mitigate these attacks, you have to set flags on the </w:t>
      </w:r>
      <w:r w:rsidRPr="00C258C3">
        <w:rPr>
          <w:rFonts w:ascii="Courier New" w:eastAsia="Times New Roman" w:hAnsi="Courier New" w:cs="Courier New"/>
          <w:color w:val="1E1E1E"/>
          <w:sz w:val="20"/>
          <w:szCs w:val="20"/>
          <w:shd w:val="clear" w:color="auto" w:fill="F0F0F0"/>
        </w:rPr>
        <w:t>set-cookie</w:t>
      </w:r>
      <w:r w:rsidRPr="00C258C3">
        <w:rPr>
          <w:rFonts w:ascii="Arial" w:eastAsia="Times New Roman" w:hAnsi="Arial" w:cs="Arial"/>
          <w:color w:val="000000"/>
          <w:sz w:val="24"/>
          <w:szCs w:val="24"/>
        </w:rPr>
        <w:t> HTTP header:</w:t>
      </w:r>
    </w:p>
    <w:p w:rsidR="00C258C3" w:rsidRPr="00C258C3" w:rsidRDefault="00C258C3" w:rsidP="00C258C3">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C258C3">
        <w:rPr>
          <w:rFonts w:ascii="Arial" w:eastAsia="Times New Roman" w:hAnsi="Arial" w:cs="Arial"/>
          <w:b/>
          <w:bCs/>
          <w:color w:val="000000"/>
          <w:sz w:val="24"/>
          <w:szCs w:val="24"/>
        </w:rPr>
        <w:t>HttpOnly</w:t>
      </w:r>
      <w:r w:rsidRPr="00C258C3">
        <w:rPr>
          <w:rFonts w:ascii="Arial" w:eastAsia="Times New Roman" w:hAnsi="Arial" w:cs="Arial"/>
          <w:color w:val="000000"/>
          <w:sz w:val="24"/>
          <w:szCs w:val="24"/>
        </w:rPr>
        <w:t> - this attribute is used to help prevent attacks such as cross-site scripting since it does not allow the cookie to be accessed via JavaScript.</w:t>
      </w:r>
    </w:p>
    <w:p w:rsidR="00C258C3" w:rsidRPr="00C258C3" w:rsidRDefault="00C258C3" w:rsidP="00C258C3">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C258C3">
        <w:rPr>
          <w:rFonts w:ascii="Arial" w:eastAsia="Times New Roman" w:hAnsi="Arial" w:cs="Arial"/>
          <w:b/>
          <w:bCs/>
          <w:color w:val="000000"/>
          <w:sz w:val="24"/>
          <w:szCs w:val="24"/>
        </w:rPr>
        <w:t>secure</w:t>
      </w:r>
      <w:r w:rsidRPr="00C258C3">
        <w:rPr>
          <w:rFonts w:ascii="Arial" w:eastAsia="Times New Roman" w:hAnsi="Arial" w:cs="Arial"/>
          <w:color w:val="000000"/>
          <w:sz w:val="24"/>
          <w:szCs w:val="24"/>
        </w:rPr>
        <w:t> - this attribute tells the browser to only send the cookie if the request is being sent over HTTPS.</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So it would look something like this: </w:t>
      </w:r>
      <w:r w:rsidRPr="00C258C3">
        <w:rPr>
          <w:rFonts w:ascii="Courier New" w:eastAsia="Times New Roman" w:hAnsi="Courier New" w:cs="Courier New"/>
          <w:color w:val="1E1E1E"/>
          <w:sz w:val="20"/>
          <w:szCs w:val="20"/>
          <w:shd w:val="clear" w:color="auto" w:fill="F0F0F0"/>
        </w:rPr>
        <w:t>Set-Cookie: sid=&lt;cookie-value&gt;; HttpOnly</w:t>
      </w:r>
      <w:r w:rsidRPr="00C258C3">
        <w:rPr>
          <w:rFonts w:ascii="Arial" w:eastAsia="Times New Roman" w:hAnsi="Arial" w:cs="Arial"/>
          <w:color w:val="000000"/>
          <w:sz w:val="24"/>
          <w:szCs w:val="24"/>
        </w:rPr>
        <w:t>. If you are using Express, with </w:t>
      </w:r>
      <w:hyperlink r:id="rId16" w:anchor="cookie-options" w:history="1">
        <w:r w:rsidRPr="00C258C3">
          <w:rPr>
            <w:rFonts w:ascii="Arial" w:eastAsia="Times New Roman" w:hAnsi="Arial" w:cs="Arial"/>
            <w:color w:val="40AA94"/>
            <w:sz w:val="24"/>
            <w:szCs w:val="24"/>
            <w:u w:val="single"/>
          </w:rPr>
          <w:t>express-cookie session</w:t>
        </w:r>
      </w:hyperlink>
      <w:r w:rsidRPr="00C258C3">
        <w:rPr>
          <w:rFonts w:ascii="Arial" w:eastAsia="Times New Roman" w:hAnsi="Arial" w:cs="Arial"/>
          <w:color w:val="000000"/>
          <w:sz w:val="24"/>
          <w:szCs w:val="24"/>
        </w:rPr>
        <w:t>, it is working by default.</w:t>
      </w:r>
    </w:p>
    <w:p w:rsidR="00C258C3" w:rsidRPr="00C258C3" w:rsidRDefault="00C258C3" w:rsidP="00C258C3">
      <w:pPr>
        <w:shd w:val="clear" w:color="auto" w:fill="FFFFFF"/>
        <w:spacing w:before="100" w:beforeAutospacing="1" w:after="100" w:afterAutospacing="1" w:line="240" w:lineRule="auto"/>
        <w:outlineLvl w:val="3"/>
        <w:rPr>
          <w:rFonts w:ascii="Arial" w:eastAsia="Times New Roman" w:hAnsi="Arial" w:cs="Arial"/>
          <w:b/>
          <w:bCs/>
          <w:color w:val="000000"/>
          <w:sz w:val="24"/>
          <w:szCs w:val="24"/>
        </w:rPr>
      </w:pPr>
      <w:r w:rsidRPr="00C258C3">
        <w:rPr>
          <w:rFonts w:ascii="Arial" w:eastAsia="Times New Roman" w:hAnsi="Arial" w:cs="Arial"/>
          <w:b/>
          <w:bCs/>
          <w:color w:val="000000"/>
          <w:sz w:val="24"/>
          <w:szCs w:val="24"/>
        </w:rPr>
        <w:t>How can you make sure your dependencies are safe?</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When writing Node.js applications, </w:t>
      </w:r>
      <w:r w:rsidRPr="00C258C3">
        <w:rPr>
          <w:rFonts w:ascii="Arial" w:eastAsia="Times New Roman" w:hAnsi="Arial" w:cs="Arial"/>
          <w:b/>
          <w:bCs/>
          <w:color w:val="000000"/>
          <w:sz w:val="24"/>
          <w:szCs w:val="24"/>
        </w:rPr>
        <w:t>ending up with hundreds or even thousands of dependencies can easily happen</w:t>
      </w:r>
      <w:r w:rsidRPr="00C258C3">
        <w:rPr>
          <w:rFonts w:ascii="Arial" w:eastAsia="Times New Roman" w:hAnsi="Arial" w:cs="Arial"/>
          <w:color w:val="000000"/>
          <w:sz w:val="24"/>
          <w:szCs w:val="24"/>
        </w:rPr>
        <w:t>.</w:t>
      </w:r>
      <w:r w:rsidRPr="00C258C3">
        <w:rPr>
          <w:rFonts w:ascii="Arial" w:eastAsia="Times New Roman" w:hAnsi="Arial" w:cs="Arial"/>
          <w:color w:val="000000"/>
          <w:sz w:val="24"/>
          <w:szCs w:val="24"/>
        </w:rPr>
        <w:br/>
        <w:t>For example, if you depend on Express, you depend on </w:t>
      </w:r>
      <w:hyperlink r:id="rId17" w:anchor="L29" w:history="1">
        <w:r w:rsidRPr="00C258C3">
          <w:rPr>
            <w:rFonts w:ascii="Arial" w:eastAsia="Times New Roman" w:hAnsi="Arial" w:cs="Arial"/>
            <w:color w:val="40AA94"/>
            <w:sz w:val="24"/>
            <w:szCs w:val="24"/>
            <w:u w:val="single"/>
          </w:rPr>
          <w:t>27 other modules</w:t>
        </w:r>
      </w:hyperlink>
      <w:r w:rsidRPr="00C258C3">
        <w:rPr>
          <w:rFonts w:ascii="Arial" w:eastAsia="Times New Roman" w:hAnsi="Arial" w:cs="Arial"/>
          <w:color w:val="000000"/>
          <w:sz w:val="24"/>
          <w:szCs w:val="24"/>
        </w:rPr>
        <w:t> directly, and of course on those dependencies' as well, so manually checking all of them is not an option!</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The only option is to automate the update / security audit of your dependencies. For that there are free and paid options:</w:t>
      </w:r>
    </w:p>
    <w:p w:rsidR="00C258C3" w:rsidRPr="00C258C3" w:rsidRDefault="00C258C3" w:rsidP="00C258C3">
      <w:pPr>
        <w:numPr>
          <w:ilvl w:val="0"/>
          <w:numId w:val="5"/>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C258C3">
        <w:rPr>
          <w:rFonts w:ascii="Courier New" w:eastAsia="Times New Roman" w:hAnsi="Courier New" w:cs="Courier New"/>
          <w:color w:val="1E1E1E"/>
          <w:sz w:val="20"/>
          <w:szCs w:val="20"/>
          <w:shd w:val="clear" w:color="auto" w:fill="F0F0F0"/>
        </w:rPr>
        <w:lastRenderedPageBreak/>
        <w:t>npm outdated</w:t>
      </w:r>
    </w:p>
    <w:p w:rsidR="00C258C3" w:rsidRPr="00C258C3" w:rsidRDefault="00C258C3" w:rsidP="00C258C3">
      <w:pPr>
        <w:numPr>
          <w:ilvl w:val="0"/>
          <w:numId w:val="5"/>
        </w:numPr>
        <w:shd w:val="clear" w:color="auto" w:fill="FFFFFF"/>
        <w:spacing w:before="100" w:beforeAutospacing="1" w:after="100" w:afterAutospacing="1" w:line="240" w:lineRule="auto"/>
        <w:ind w:left="0"/>
        <w:rPr>
          <w:rFonts w:ascii="Arial" w:eastAsia="Times New Roman" w:hAnsi="Arial" w:cs="Arial"/>
          <w:color w:val="000000"/>
          <w:sz w:val="24"/>
          <w:szCs w:val="24"/>
        </w:rPr>
      </w:pPr>
      <w:hyperlink r:id="rId18" w:history="1">
        <w:r w:rsidRPr="00C258C3">
          <w:rPr>
            <w:rFonts w:ascii="Arial" w:eastAsia="Times New Roman" w:hAnsi="Arial" w:cs="Arial"/>
            <w:color w:val="40AA94"/>
            <w:sz w:val="24"/>
            <w:szCs w:val="24"/>
            <w:u w:val="single"/>
          </w:rPr>
          <w:t>Trace by RisingStack</w:t>
        </w:r>
      </w:hyperlink>
    </w:p>
    <w:p w:rsidR="00C258C3" w:rsidRPr="00C258C3" w:rsidRDefault="00C258C3" w:rsidP="00C258C3">
      <w:pPr>
        <w:numPr>
          <w:ilvl w:val="0"/>
          <w:numId w:val="5"/>
        </w:numPr>
        <w:shd w:val="clear" w:color="auto" w:fill="FFFFFF"/>
        <w:spacing w:before="100" w:beforeAutospacing="1" w:after="100" w:afterAutospacing="1" w:line="240" w:lineRule="auto"/>
        <w:ind w:left="0"/>
        <w:rPr>
          <w:rFonts w:ascii="Arial" w:eastAsia="Times New Roman" w:hAnsi="Arial" w:cs="Arial"/>
          <w:color w:val="000000"/>
          <w:sz w:val="24"/>
          <w:szCs w:val="24"/>
        </w:rPr>
      </w:pPr>
      <w:hyperlink r:id="rId19" w:history="1">
        <w:r w:rsidRPr="00C258C3">
          <w:rPr>
            <w:rFonts w:ascii="Arial" w:eastAsia="Times New Roman" w:hAnsi="Arial" w:cs="Arial"/>
            <w:color w:val="40AA94"/>
            <w:sz w:val="24"/>
            <w:szCs w:val="24"/>
            <w:u w:val="single"/>
          </w:rPr>
          <w:t>NSP</w:t>
        </w:r>
      </w:hyperlink>
    </w:p>
    <w:p w:rsidR="00C258C3" w:rsidRPr="00C258C3" w:rsidRDefault="00C258C3" w:rsidP="00C258C3">
      <w:pPr>
        <w:numPr>
          <w:ilvl w:val="0"/>
          <w:numId w:val="5"/>
        </w:numPr>
        <w:shd w:val="clear" w:color="auto" w:fill="FFFFFF"/>
        <w:spacing w:before="100" w:beforeAutospacing="1" w:after="100" w:afterAutospacing="1" w:line="240" w:lineRule="auto"/>
        <w:ind w:left="0"/>
        <w:rPr>
          <w:rFonts w:ascii="Arial" w:eastAsia="Times New Roman" w:hAnsi="Arial" w:cs="Arial"/>
          <w:color w:val="000000"/>
          <w:sz w:val="24"/>
          <w:szCs w:val="24"/>
        </w:rPr>
      </w:pPr>
      <w:hyperlink r:id="rId20" w:history="1">
        <w:r w:rsidRPr="00C258C3">
          <w:rPr>
            <w:rFonts w:ascii="Arial" w:eastAsia="Times New Roman" w:hAnsi="Arial" w:cs="Arial"/>
            <w:color w:val="40AA94"/>
            <w:sz w:val="24"/>
            <w:szCs w:val="24"/>
            <w:u w:val="single"/>
          </w:rPr>
          <w:t>GreenKeeper</w:t>
        </w:r>
      </w:hyperlink>
    </w:p>
    <w:p w:rsidR="00C258C3" w:rsidRPr="00C258C3" w:rsidRDefault="00C258C3" w:rsidP="00C258C3">
      <w:pPr>
        <w:numPr>
          <w:ilvl w:val="0"/>
          <w:numId w:val="5"/>
        </w:numPr>
        <w:shd w:val="clear" w:color="auto" w:fill="FFFFFF"/>
        <w:spacing w:before="100" w:beforeAutospacing="1" w:after="100" w:afterAutospacing="1" w:line="240" w:lineRule="auto"/>
        <w:ind w:left="0"/>
        <w:rPr>
          <w:rFonts w:ascii="Arial" w:eastAsia="Times New Roman" w:hAnsi="Arial" w:cs="Arial"/>
          <w:color w:val="000000"/>
          <w:sz w:val="24"/>
          <w:szCs w:val="24"/>
        </w:rPr>
      </w:pPr>
      <w:hyperlink r:id="rId21" w:history="1">
        <w:r w:rsidRPr="00C258C3">
          <w:rPr>
            <w:rFonts w:ascii="Arial" w:eastAsia="Times New Roman" w:hAnsi="Arial" w:cs="Arial"/>
            <w:color w:val="40AA94"/>
            <w:sz w:val="24"/>
            <w:szCs w:val="24"/>
            <w:u w:val="single"/>
          </w:rPr>
          <w:t>Snyk</w:t>
        </w:r>
      </w:hyperlink>
    </w:p>
    <w:p w:rsidR="00C258C3" w:rsidRPr="00C258C3" w:rsidRDefault="00C258C3" w:rsidP="00C258C3">
      <w:pPr>
        <w:shd w:val="clear" w:color="auto" w:fill="FFFFFF"/>
        <w:spacing w:before="100" w:beforeAutospacing="1" w:after="100" w:afterAutospacing="1" w:line="288" w:lineRule="atLeast"/>
        <w:ind w:hanging="30"/>
        <w:outlineLvl w:val="1"/>
        <w:rPr>
          <w:rFonts w:ascii="Arial" w:eastAsia="Times New Roman" w:hAnsi="Arial" w:cs="Arial"/>
          <w:b/>
          <w:bCs/>
          <w:color w:val="000000"/>
          <w:sz w:val="36"/>
          <w:szCs w:val="36"/>
        </w:rPr>
      </w:pPr>
      <w:r w:rsidRPr="00C258C3">
        <w:rPr>
          <w:rFonts w:ascii="Arial" w:eastAsia="Times New Roman" w:hAnsi="Arial" w:cs="Arial"/>
          <w:b/>
          <w:bCs/>
          <w:color w:val="000000"/>
          <w:sz w:val="36"/>
          <w:szCs w:val="36"/>
        </w:rPr>
        <w:t>Node.js Interview Puzzles</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The following part of the article is useful if you’d like to prepare for an interview that involves puzzles, or tricky questions.</w:t>
      </w:r>
    </w:p>
    <w:p w:rsidR="00C258C3" w:rsidRPr="00C258C3" w:rsidRDefault="00C258C3" w:rsidP="00C258C3">
      <w:pPr>
        <w:shd w:val="clear" w:color="auto" w:fill="FFFFFF"/>
        <w:spacing w:before="100" w:beforeAutospacing="1" w:after="100" w:afterAutospacing="1" w:line="240" w:lineRule="auto"/>
        <w:outlineLvl w:val="2"/>
        <w:rPr>
          <w:rFonts w:ascii="Arial" w:eastAsia="Times New Roman" w:hAnsi="Arial" w:cs="Arial"/>
          <w:b/>
          <w:bCs/>
          <w:color w:val="000000"/>
          <w:sz w:val="27"/>
          <w:szCs w:val="27"/>
        </w:rPr>
      </w:pPr>
      <w:r w:rsidRPr="00C258C3">
        <w:rPr>
          <w:rFonts w:ascii="Arial" w:eastAsia="Times New Roman" w:hAnsi="Arial" w:cs="Arial"/>
          <w:b/>
          <w:bCs/>
          <w:color w:val="000000"/>
          <w:sz w:val="27"/>
          <w:szCs w:val="27"/>
        </w:rPr>
        <w:t>What's wrong with the code snippet?</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b/>
          <w:bCs/>
          <w:color w:val="C678DD"/>
          <w:sz w:val="20"/>
          <w:szCs w:val="20"/>
          <w:bdr w:val="none" w:sz="0" w:space="0" w:color="auto" w:frame="1"/>
          <w:shd w:val="clear" w:color="auto" w:fill="282C34"/>
        </w:rPr>
        <w:t>new</w:t>
      </w: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color w:val="E6C07B"/>
          <w:sz w:val="20"/>
          <w:szCs w:val="20"/>
          <w:bdr w:val="none" w:sz="0" w:space="0" w:color="auto" w:frame="1"/>
          <w:shd w:val="clear" w:color="auto" w:fill="282C34"/>
        </w:rPr>
        <w:t>Promise</w:t>
      </w:r>
      <w:r w:rsidRPr="00C258C3">
        <w:rPr>
          <w:rFonts w:ascii="Courier New" w:eastAsia="Times New Roman" w:hAnsi="Courier New" w:cs="Courier New"/>
          <w:color w:val="ABB2BF"/>
          <w:sz w:val="20"/>
          <w:szCs w:val="20"/>
          <w:bdr w:val="none" w:sz="0" w:space="0" w:color="auto" w:frame="1"/>
          <w:shd w:val="clear" w:color="auto" w:fill="282C34"/>
        </w:rPr>
        <w:t>((resolve, reject) =&gt; {</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b/>
          <w:bCs/>
          <w:color w:val="C678DD"/>
          <w:sz w:val="20"/>
          <w:szCs w:val="20"/>
          <w:bdr w:val="none" w:sz="0" w:space="0" w:color="auto" w:frame="1"/>
          <w:shd w:val="clear" w:color="auto" w:fill="282C34"/>
        </w:rPr>
        <w:t>throw</w:t>
      </w: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b/>
          <w:bCs/>
          <w:color w:val="C678DD"/>
          <w:sz w:val="20"/>
          <w:szCs w:val="20"/>
          <w:bdr w:val="none" w:sz="0" w:space="0" w:color="auto" w:frame="1"/>
          <w:shd w:val="clear" w:color="auto" w:fill="282C34"/>
        </w:rPr>
        <w:t>new</w:t>
      </w: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color w:val="E6C07B"/>
          <w:sz w:val="20"/>
          <w:szCs w:val="20"/>
          <w:bdr w:val="none" w:sz="0" w:space="0" w:color="auto" w:frame="1"/>
          <w:shd w:val="clear" w:color="auto" w:fill="282C34"/>
        </w:rPr>
        <w:t>Error</w:t>
      </w:r>
      <w:r w:rsidRPr="00C258C3">
        <w:rPr>
          <w:rFonts w:ascii="Courier New" w:eastAsia="Times New Roman" w:hAnsi="Courier New" w:cs="Courier New"/>
          <w:color w:val="ABB2BF"/>
          <w:sz w:val="20"/>
          <w:szCs w:val="20"/>
          <w:bdr w:val="none" w:sz="0" w:space="0" w:color="auto" w:frame="1"/>
          <w:shd w:val="clear" w:color="auto" w:fill="282C34"/>
        </w:rPr>
        <w:t>(</w:t>
      </w:r>
      <w:r w:rsidRPr="00C258C3">
        <w:rPr>
          <w:rFonts w:ascii="Courier New" w:eastAsia="Times New Roman" w:hAnsi="Courier New" w:cs="Courier New"/>
          <w:color w:val="98C379"/>
          <w:sz w:val="20"/>
          <w:szCs w:val="20"/>
          <w:bdr w:val="none" w:sz="0" w:space="0" w:color="auto" w:frame="1"/>
          <w:shd w:val="clear" w:color="auto" w:fill="282C34"/>
        </w:rPr>
        <w:t>'error'</w:t>
      </w:r>
      <w:r w:rsidRPr="00C258C3">
        <w:rPr>
          <w:rFonts w:ascii="Courier New" w:eastAsia="Times New Roman" w:hAnsi="Courier New" w:cs="Courier New"/>
          <w:color w:val="ABB2BF"/>
          <w:sz w:val="20"/>
          <w:szCs w:val="20"/>
          <w:bdr w:val="none" w:sz="0" w:space="0" w:color="auto" w:frame="1"/>
          <w:shd w:val="clear" w:color="auto" w:fill="282C34"/>
        </w:rPr>
        <w:t>)</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}).then(</w:t>
      </w:r>
      <w:r w:rsidRPr="00C258C3">
        <w:rPr>
          <w:rFonts w:ascii="Courier New" w:eastAsia="Times New Roman" w:hAnsi="Courier New" w:cs="Courier New"/>
          <w:color w:val="E6C07B"/>
          <w:sz w:val="20"/>
          <w:szCs w:val="20"/>
          <w:bdr w:val="none" w:sz="0" w:space="0" w:color="auto" w:frame="1"/>
          <w:shd w:val="clear" w:color="auto" w:fill="282C34"/>
        </w:rPr>
        <w:t>console</w:t>
      </w:r>
      <w:r w:rsidRPr="00C258C3">
        <w:rPr>
          <w:rFonts w:ascii="Courier New" w:eastAsia="Times New Roman" w:hAnsi="Courier New" w:cs="Courier New"/>
          <w:color w:val="ABB2BF"/>
          <w:sz w:val="20"/>
          <w:szCs w:val="20"/>
          <w:bdr w:val="none" w:sz="0" w:space="0" w:color="auto" w:frame="1"/>
          <w:shd w:val="clear" w:color="auto" w:fill="282C34"/>
        </w:rPr>
        <w:t>.log)</w:t>
      </w:r>
    </w:p>
    <w:p w:rsidR="00C258C3" w:rsidRPr="00C258C3" w:rsidRDefault="00C258C3" w:rsidP="00C258C3">
      <w:pPr>
        <w:shd w:val="clear" w:color="auto" w:fill="FFFFFF"/>
        <w:spacing w:before="100" w:beforeAutospacing="1" w:after="100" w:afterAutospacing="1" w:line="240" w:lineRule="auto"/>
        <w:outlineLvl w:val="3"/>
        <w:rPr>
          <w:rFonts w:ascii="Arial" w:eastAsia="Times New Roman" w:hAnsi="Arial" w:cs="Arial"/>
          <w:b/>
          <w:bCs/>
          <w:color w:val="000000"/>
          <w:sz w:val="24"/>
          <w:szCs w:val="24"/>
        </w:rPr>
      </w:pPr>
      <w:r w:rsidRPr="00C258C3">
        <w:rPr>
          <w:rFonts w:ascii="Arial" w:eastAsia="Times New Roman" w:hAnsi="Arial" w:cs="Arial"/>
          <w:b/>
          <w:bCs/>
          <w:color w:val="000000"/>
          <w:sz w:val="24"/>
          <w:szCs w:val="24"/>
        </w:rPr>
        <w:t>The Solution</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As there is no </w:t>
      </w:r>
      <w:r w:rsidRPr="00C258C3">
        <w:rPr>
          <w:rFonts w:ascii="Courier New" w:eastAsia="Times New Roman" w:hAnsi="Courier New" w:cs="Courier New"/>
          <w:color w:val="1E1E1E"/>
          <w:sz w:val="20"/>
          <w:szCs w:val="20"/>
          <w:shd w:val="clear" w:color="auto" w:fill="F0F0F0"/>
        </w:rPr>
        <w:t>catch</w:t>
      </w:r>
      <w:r w:rsidRPr="00C258C3">
        <w:rPr>
          <w:rFonts w:ascii="Arial" w:eastAsia="Times New Roman" w:hAnsi="Arial" w:cs="Arial"/>
          <w:color w:val="000000"/>
          <w:sz w:val="24"/>
          <w:szCs w:val="24"/>
        </w:rPr>
        <w:t> after the </w:t>
      </w:r>
      <w:r w:rsidRPr="00C258C3">
        <w:rPr>
          <w:rFonts w:ascii="Courier New" w:eastAsia="Times New Roman" w:hAnsi="Courier New" w:cs="Courier New"/>
          <w:color w:val="1E1E1E"/>
          <w:sz w:val="20"/>
          <w:szCs w:val="20"/>
          <w:shd w:val="clear" w:color="auto" w:fill="F0F0F0"/>
        </w:rPr>
        <w:t>then</w:t>
      </w:r>
      <w:r w:rsidRPr="00C258C3">
        <w:rPr>
          <w:rFonts w:ascii="Arial" w:eastAsia="Times New Roman" w:hAnsi="Arial" w:cs="Arial"/>
          <w:color w:val="000000"/>
          <w:sz w:val="24"/>
          <w:szCs w:val="24"/>
        </w:rPr>
        <w:t>. This way the error will be a silent one, there will be no indication of an error thrown.</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To fix it, you can do the following:</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b/>
          <w:bCs/>
          <w:color w:val="C678DD"/>
          <w:sz w:val="20"/>
          <w:szCs w:val="20"/>
          <w:bdr w:val="none" w:sz="0" w:space="0" w:color="auto" w:frame="1"/>
          <w:shd w:val="clear" w:color="auto" w:fill="282C34"/>
        </w:rPr>
        <w:t>new</w:t>
      </w: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color w:val="E6C07B"/>
          <w:sz w:val="20"/>
          <w:szCs w:val="20"/>
          <w:bdr w:val="none" w:sz="0" w:space="0" w:color="auto" w:frame="1"/>
          <w:shd w:val="clear" w:color="auto" w:fill="282C34"/>
        </w:rPr>
        <w:t>Promise</w:t>
      </w:r>
      <w:r w:rsidRPr="00C258C3">
        <w:rPr>
          <w:rFonts w:ascii="Courier New" w:eastAsia="Times New Roman" w:hAnsi="Courier New" w:cs="Courier New"/>
          <w:color w:val="ABB2BF"/>
          <w:sz w:val="20"/>
          <w:szCs w:val="20"/>
          <w:bdr w:val="none" w:sz="0" w:space="0" w:color="auto" w:frame="1"/>
          <w:shd w:val="clear" w:color="auto" w:fill="282C34"/>
        </w:rPr>
        <w:t>((resolve, reject) =&gt; {</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b/>
          <w:bCs/>
          <w:color w:val="C678DD"/>
          <w:sz w:val="20"/>
          <w:szCs w:val="20"/>
          <w:bdr w:val="none" w:sz="0" w:space="0" w:color="auto" w:frame="1"/>
          <w:shd w:val="clear" w:color="auto" w:fill="282C34"/>
        </w:rPr>
        <w:t>throw</w:t>
      </w: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b/>
          <w:bCs/>
          <w:color w:val="C678DD"/>
          <w:sz w:val="20"/>
          <w:szCs w:val="20"/>
          <w:bdr w:val="none" w:sz="0" w:space="0" w:color="auto" w:frame="1"/>
          <w:shd w:val="clear" w:color="auto" w:fill="282C34"/>
        </w:rPr>
        <w:t>new</w:t>
      </w: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color w:val="E6C07B"/>
          <w:sz w:val="20"/>
          <w:szCs w:val="20"/>
          <w:bdr w:val="none" w:sz="0" w:space="0" w:color="auto" w:frame="1"/>
          <w:shd w:val="clear" w:color="auto" w:fill="282C34"/>
        </w:rPr>
        <w:t>Error</w:t>
      </w:r>
      <w:r w:rsidRPr="00C258C3">
        <w:rPr>
          <w:rFonts w:ascii="Courier New" w:eastAsia="Times New Roman" w:hAnsi="Courier New" w:cs="Courier New"/>
          <w:color w:val="ABB2BF"/>
          <w:sz w:val="20"/>
          <w:szCs w:val="20"/>
          <w:bdr w:val="none" w:sz="0" w:space="0" w:color="auto" w:frame="1"/>
          <w:shd w:val="clear" w:color="auto" w:fill="282C34"/>
        </w:rPr>
        <w:t>(</w:t>
      </w:r>
      <w:r w:rsidRPr="00C258C3">
        <w:rPr>
          <w:rFonts w:ascii="Courier New" w:eastAsia="Times New Roman" w:hAnsi="Courier New" w:cs="Courier New"/>
          <w:color w:val="98C379"/>
          <w:sz w:val="20"/>
          <w:szCs w:val="20"/>
          <w:bdr w:val="none" w:sz="0" w:space="0" w:color="auto" w:frame="1"/>
          <w:shd w:val="clear" w:color="auto" w:fill="282C34"/>
        </w:rPr>
        <w:t>'error'</w:t>
      </w:r>
      <w:r w:rsidRPr="00C258C3">
        <w:rPr>
          <w:rFonts w:ascii="Courier New" w:eastAsia="Times New Roman" w:hAnsi="Courier New" w:cs="Courier New"/>
          <w:color w:val="ABB2BF"/>
          <w:sz w:val="20"/>
          <w:szCs w:val="20"/>
          <w:bdr w:val="none" w:sz="0" w:space="0" w:color="auto" w:frame="1"/>
          <w:shd w:val="clear" w:color="auto" w:fill="282C34"/>
        </w:rPr>
        <w:t>)</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}).then(</w:t>
      </w:r>
      <w:r w:rsidRPr="00C258C3">
        <w:rPr>
          <w:rFonts w:ascii="Courier New" w:eastAsia="Times New Roman" w:hAnsi="Courier New" w:cs="Courier New"/>
          <w:color w:val="E6C07B"/>
          <w:sz w:val="20"/>
          <w:szCs w:val="20"/>
          <w:bdr w:val="none" w:sz="0" w:space="0" w:color="auto" w:frame="1"/>
          <w:shd w:val="clear" w:color="auto" w:fill="282C34"/>
        </w:rPr>
        <w:t>console</w:t>
      </w:r>
      <w:r w:rsidRPr="00C258C3">
        <w:rPr>
          <w:rFonts w:ascii="Courier New" w:eastAsia="Times New Roman" w:hAnsi="Courier New" w:cs="Courier New"/>
          <w:color w:val="ABB2BF"/>
          <w:sz w:val="20"/>
          <w:szCs w:val="20"/>
          <w:bdr w:val="none" w:sz="0" w:space="0" w:color="auto" w:frame="1"/>
          <w:shd w:val="clear" w:color="auto" w:fill="282C34"/>
        </w:rPr>
        <w:t>.log).catch(</w:t>
      </w:r>
      <w:r w:rsidRPr="00C258C3">
        <w:rPr>
          <w:rFonts w:ascii="Courier New" w:eastAsia="Times New Roman" w:hAnsi="Courier New" w:cs="Courier New"/>
          <w:color w:val="E6C07B"/>
          <w:sz w:val="20"/>
          <w:szCs w:val="20"/>
          <w:bdr w:val="none" w:sz="0" w:space="0" w:color="auto" w:frame="1"/>
          <w:shd w:val="clear" w:color="auto" w:fill="282C34"/>
        </w:rPr>
        <w:t>console</w:t>
      </w:r>
      <w:r w:rsidRPr="00C258C3">
        <w:rPr>
          <w:rFonts w:ascii="Courier New" w:eastAsia="Times New Roman" w:hAnsi="Courier New" w:cs="Courier New"/>
          <w:color w:val="ABB2BF"/>
          <w:sz w:val="20"/>
          <w:szCs w:val="20"/>
          <w:bdr w:val="none" w:sz="0" w:space="0" w:color="auto" w:frame="1"/>
          <w:shd w:val="clear" w:color="auto" w:fill="282C34"/>
        </w:rPr>
        <w:t>.error)</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If you have to debug a huge codebase, and you don't know which Promise can potentially hide an issue, you can use the </w:t>
      </w:r>
      <w:r w:rsidRPr="00C258C3">
        <w:rPr>
          <w:rFonts w:ascii="Courier New" w:eastAsia="Times New Roman" w:hAnsi="Courier New" w:cs="Courier New"/>
          <w:color w:val="1E1E1E"/>
          <w:sz w:val="20"/>
          <w:szCs w:val="20"/>
          <w:shd w:val="clear" w:color="auto" w:fill="F0F0F0"/>
        </w:rPr>
        <w:t>unhandledRejection</w:t>
      </w:r>
      <w:r w:rsidRPr="00C258C3">
        <w:rPr>
          <w:rFonts w:ascii="Arial" w:eastAsia="Times New Roman" w:hAnsi="Arial" w:cs="Arial"/>
          <w:color w:val="000000"/>
          <w:sz w:val="24"/>
          <w:szCs w:val="24"/>
        </w:rPr>
        <w:t> hook. It will print out all unhandled Promise rejections.</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process.on(</w:t>
      </w:r>
      <w:r w:rsidRPr="00C258C3">
        <w:rPr>
          <w:rFonts w:ascii="Courier New" w:eastAsia="Times New Roman" w:hAnsi="Courier New" w:cs="Courier New"/>
          <w:color w:val="98C379"/>
          <w:sz w:val="20"/>
          <w:szCs w:val="20"/>
          <w:bdr w:val="none" w:sz="0" w:space="0" w:color="auto" w:frame="1"/>
          <w:shd w:val="clear" w:color="auto" w:fill="282C34"/>
        </w:rPr>
        <w:t>'unhandledRejection'</w:t>
      </w:r>
      <w:r w:rsidRPr="00C258C3">
        <w:rPr>
          <w:rFonts w:ascii="Courier New" w:eastAsia="Times New Roman" w:hAnsi="Courier New" w:cs="Courier New"/>
          <w:color w:val="ABB2BF"/>
          <w:sz w:val="20"/>
          <w:szCs w:val="20"/>
          <w:bdr w:val="none" w:sz="0" w:space="0" w:color="auto" w:frame="1"/>
          <w:shd w:val="clear" w:color="auto" w:fill="282C34"/>
        </w:rPr>
        <w:t>, (err) =&gt; {</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color w:val="E6C07B"/>
          <w:sz w:val="20"/>
          <w:szCs w:val="20"/>
          <w:bdr w:val="none" w:sz="0" w:space="0" w:color="auto" w:frame="1"/>
          <w:shd w:val="clear" w:color="auto" w:fill="282C34"/>
        </w:rPr>
        <w:t>console</w:t>
      </w:r>
      <w:r w:rsidRPr="00C258C3">
        <w:rPr>
          <w:rFonts w:ascii="Courier New" w:eastAsia="Times New Roman" w:hAnsi="Courier New" w:cs="Courier New"/>
          <w:color w:val="ABB2BF"/>
          <w:sz w:val="20"/>
          <w:szCs w:val="20"/>
          <w:bdr w:val="none" w:sz="0" w:space="0" w:color="auto" w:frame="1"/>
          <w:shd w:val="clear" w:color="auto" w:fill="282C34"/>
        </w:rPr>
        <w:t>.log(err)</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w:t>
      </w:r>
    </w:p>
    <w:p w:rsidR="00C258C3" w:rsidRPr="00C258C3" w:rsidRDefault="00C258C3" w:rsidP="00C258C3">
      <w:pPr>
        <w:spacing w:before="288" w:after="288"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pict>
          <v:rect id="_x0000_i1025" style="width:0;height:.75pt" o:hralign="center" o:hrstd="t" o:hrnoshade="t" o:hr="t" fillcolor="black" stroked="f"/>
        </w:pict>
      </w:r>
    </w:p>
    <w:p w:rsidR="00C258C3" w:rsidRPr="00C258C3" w:rsidRDefault="00C258C3" w:rsidP="00C258C3">
      <w:pPr>
        <w:shd w:val="clear" w:color="auto" w:fill="FFFFFF"/>
        <w:spacing w:before="100" w:beforeAutospacing="1" w:after="100" w:afterAutospacing="1" w:line="240" w:lineRule="auto"/>
        <w:outlineLvl w:val="2"/>
        <w:rPr>
          <w:rFonts w:ascii="Arial" w:eastAsia="Times New Roman" w:hAnsi="Arial" w:cs="Arial"/>
          <w:b/>
          <w:bCs/>
          <w:color w:val="000000"/>
          <w:sz w:val="27"/>
          <w:szCs w:val="27"/>
        </w:rPr>
      </w:pPr>
      <w:r w:rsidRPr="00C258C3">
        <w:rPr>
          <w:rFonts w:ascii="Arial" w:eastAsia="Times New Roman" w:hAnsi="Arial" w:cs="Arial"/>
          <w:b/>
          <w:bCs/>
          <w:color w:val="000000"/>
          <w:sz w:val="27"/>
          <w:szCs w:val="27"/>
        </w:rPr>
        <w:lastRenderedPageBreak/>
        <w:t>What's wrong with the following code snippet?</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b/>
          <w:bCs/>
          <w:color w:val="C678DD"/>
          <w:sz w:val="20"/>
          <w:szCs w:val="20"/>
          <w:bdr w:val="none" w:sz="0" w:space="0" w:color="auto" w:frame="1"/>
          <w:shd w:val="clear" w:color="auto" w:fill="282C34"/>
        </w:rPr>
        <w:t>function</w:t>
      </w: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b/>
          <w:bCs/>
          <w:color w:val="61AEEE"/>
          <w:sz w:val="20"/>
          <w:szCs w:val="20"/>
          <w:bdr w:val="none" w:sz="0" w:space="0" w:color="auto" w:frame="1"/>
          <w:shd w:val="clear" w:color="auto" w:fill="282C34"/>
        </w:rPr>
        <w:t>checkApiKey</w:t>
      </w:r>
      <w:r w:rsidRPr="00C258C3">
        <w:rPr>
          <w:rFonts w:ascii="Courier New" w:eastAsia="Times New Roman" w:hAnsi="Courier New" w:cs="Courier New"/>
          <w:color w:val="ABB2BF"/>
          <w:sz w:val="20"/>
          <w:szCs w:val="20"/>
          <w:bdr w:val="none" w:sz="0" w:space="0" w:color="auto" w:frame="1"/>
          <w:shd w:val="clear" w:color="auto" w:fill="282C34"/>
        </w:rPr>
        <w:t xml:space="preserve"> (apiKeyFromDb, apiKeyReceived) {</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b/>
          <w:bCs/>
          <w:color w:val="C678DD"/>
          <w:sz w:val="20"/>
          <w:szCs w:val="20"/>
          <w:bdr w:val="none" w:sz="0" w:space="0" w:color="auto" w:frame="1"/>
          <w:shd w:val="clear" w:color="auto" w:fill="282C34"/>
        </w:rPr>
        <w:t>if</w:t>
      </w:r>
      <w:r w:rsidRPr="00C258C3">
        <w:rPr>
          <w:rFonts w:ascii="Courier New" w:eastAsia="Times New Roman" w:hAnsi="Courier New" w:cs="Courier New"/>
          <w:color w:val="ABB2BF"/>
          <w:sz w:val="20"/>
          <w:szCs w:val="20"/>
          <w:bdr w:val="none" w:sz="0" w:space="0" w:color="auto" w:frame="1"/>
          <w:shd w:val="clear" w:color="auto" w:fill="282C34"/>
        </w:rPr>
        <w:t xml:space="preserve"> (apiKeyFromDb === apiKeyReceived) {</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b/>
          <w:bCs/>
          <w:color w:val="C678DD"/>
          <w:sz w:val="20"/>
          <w:szCs w:val="20"/>
          <w:bdr w:val="none" w:sz="0" w:space="0" w:color="auto" w:frame="1"/>
          <w:shd w:val="clear" w:color="auto" w:fill="282C34"/>
        </w:rPr>
        <w:t>return</w:t>
      </w: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color w:val="56B6C2"/>
          <w:sz w:val="20"/>
          <w:szCs w:val="20"/>
          <w:bdr w:val="none" w:sz="0" w:space="0" w:color="auto" w:frame="1"/>
          <w:shd w:val="clear" w:color="auto" w:fill="282C34"/>
        </w:rPr>
        <w:t>true</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b/>
          <w:bCs/>
          <w:color w:val="C678DD"/>
          <w:sz w:val="20"/>
          <w:szCs w:val="20"/>
          <w:bdr w:val="none" w:sz="0" w:space="0" w:color="auto" w:frame="1"/>
          <w:shd w:val="clear" w:color="auto" w:fill="282C34"/>
        </w:rPr>
        <w:t>return</w:t>
      </w: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color w:val="56B6C2"/>
          <w:sz w:val="20"/>
          <w:szCs w:val="20"/>
          <w:bdr w:val="none" w:sz="0" w:space="0" w:color="auto" w:frame="1"/>
          <w:shd w:val="clear" w:color="auto" w:fill="282C34"/>
        </w:rPr>
        <w:t>false</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w:t>
      </w:r>
    </w:p>
    <w:p w:rsidR="00C258C3" w:rsidRPr="00C258C3" w:rsidRDefault="00C258C3" w:rsidP="00C258C3">
      <w:pPr>
        <w:shd w:val="clear" w:color="auto" w:fill="FFFFFF"/>
        <w:spacing w:before="100" w:beforeAutospacing="1" w:after="100" w:afterAutospacing="1" w:line="240" w:lineRule="auto"/>
        <w:outlineLvl w:val="3"/>
        <w:rPr>
          <w:rFonts w:ascii="Arial" w:eastAsia="Times New Roman" w:hAnsi="Arial" w:cs="Arial"/>
          <w:b/>
          <w:bCs/>
          <w:color w:val="000000"/>
          <w:sz w:val="24"/>
          <w:szCs w:val="24"/>
        </w:rPr>
      </w:pPr>
      <w:r w:rsidRPr="00C258C3">
        <w:rPr>
          <w:rFonts w:ascii="Arial" w:eastAsia="Times New Roman" w:hAnsi="Arial" w:cs="Arial"/>
          <w:b/>
          <w:bCs/>
          <w:color w:val="000000"/>
          <w:sz w:val="24"/>
          <w:szCs w:val="24"/>
        </w:rPr>
        <w:t>The Solution</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When you compare security credentials it is crucial that you don't leak any information, so you have to make sure that you compare them in fixed time. If you fail to do so, your application will be vulnerable to </w:t>
      </w:r>
      <w:hyperlink r:id="rId22" w:history="1">
        <w:r w:rsidRPr="00C258C3">
          <w:rPr>
            <w:rFonts w:ascii="Arial" w:eastAsia="Times New Roman" w:hAnsi="Arial" w:cs="Arial"/>
            <w:color w:val="40AA94"/>
            <w:sz w:val="24"/>
            <w:szCs w:val="24"/>
            <w:u w:val="single"/>
          </w:rPr>
          <w:t>timing attacks</w:t>
        </w:r>
      </w:hyperlink>
      <w:r w:rsidRPr="00C258C3">
        <w:rPr>
          <w:rFonts w:ascii="Arial" w:eastAsia="Times New Roman" w:hAnsi="Arial" w:cs="Arial"/>
          <w:color w:val="000000"/>
          <w:sz w:val="24"/>
          <w:szCs w:val="24"/>
        </w:rPr>
        <w:t>.</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But why does it work like that?</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b/>
          <w:bCs/>
          <w:color w:val="000000"/>
          <w:sz w:val="24"/>
          <w:szCs w:val="24"/>
        </w:rPr>
        <w:t>V8, the JavaScript engine used by Node.js, tries to optimize the code you run from a performance point of view.</w:t>
      </w:r>
      <w:r w:rsidRPr="00C258C3">
        <w:rPr>
          <w:rFonts w:ascii="Arial" w:eastAsia="Times New Roman" w:hAnsi="Arial" w:cs="Arial"/>
          <w:color w:val="000000"/>
          <w:sz w:val="24"/>
          <w:szCs w:val="24"/>
        </w:rPr>
        <w:t> It starts comparing the strings character by character, and once a mismatch is found, it stops the comparison operation. </w:t>
      </w:r>
      <w:r w:rsidRPr="00C258C3">
        <w:rPr>
          <w:rFonts w:ascii="Arial" w:eastAsia="Times New Roman" w:hAnsi="Arial" w:cs="Arial"/>
          <w:b/>
          <w:bCs/>
          <w:color w:val="000000"/>
          <w:sz w:val="24"/>
          <w:szCs w:val="24"/>
        </w:rPr>
        <w:t>So the longer the attacker has right from the password, the more time it takes.</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To solve this issue, you can use the npm module called </w:t>
      </w:r>
      <w:hyperlink r:id="rId23" w:history="1">
        <w:r w:rsidRPr="00C258C3">
          <w:rPr>
            <w:rFonts w:ascii="Arial" w:eastAsia="Times New Roman" w:hAnsi="Arial" w:cs="Arial"/>
            <w:color w:val="40AA94"/>
            <w:sz w:val="24"/>
            <w:szCs w:val="24"/>
            <w:u w:val="single"/>
          </w:rPr>
          <w:t>cryptiles</w:t>
        </w:r>
      </w:hyperlink>
      <w:r w:rsidRPr="00C258C3">
        <w:rPr>
          <w:rFonts w:ascii="Arial" w:eastAsia="Times New Roman" w:hAnsi="Arial" w:cs="Arial"/>
          <w:color w:val="000000"/>
          <w:sz w:val="24"/>
          <w:szCs w:val="24"/>
        </w:rPr>
        <w:t>.</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b/>
          <w:bCs/>
          <w:color w:val="C678DD"/>
          <w:sz w:val="20"/>
          <w:szCs w:val="20"/>
          <w:bdr w:val="none" w:sz="0" w:space="0" w:color="auto" w:frame="1"/>
          <w:shd w:val="clear" w:color="auto" w:fill="282C34"/>
        </w:rPr>
        <w:t>function</w:t>
      </w: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b/>
          <w:bCs/>
          <w:color w:val="61AEEE"/>
          <w:sz w:val="20"/>
          <w:szCs w:val="20"/>
          <w:bdr w:val="none" w:sz="0" w:space="0" w:color="auto" w:frame="1"/>
          <w:shd w:val="clear" w:color="auto" w:fill="282C34"/>
        </w:rPr>
        <w:t>checkApiKey</w:t>
      </w:r>
      <w:r w:rsidRPr="00C258C3">
        <w:rPr>
          <w:rFonts w:ascii="Courier New" w:eastAsia="Times New Roman" w:hAnsi="Courier New" w:cs="Courier New"/>
          <w:color w:val="ABB2BF"/>
          <w:sz w:val="20"/>
          <w:szCs w:val="20"/>
          <w:bdr w:val="none" w:sz="0" w:space="0" w:color="auto" w:frame="1"/>
          <w:shd w:val="clear" w:color="auto" w:fill="282C34"/>
        </w:rPr>
        <w:t xml:space="preserve"> (apiKeyFromDb, apiKeyReceived) {</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b/>
          <w:bCs/>
          <w:color w:val="C678DD"/>
          <w:sz w:val="20"/>
          <w:szCs w:val="20"/>
          <w:bdr w:val="none" w:sz="0" w:space="0" w:color="auto" w:frame="1"/>
          <w:shd w:val="clear" w:color="auto" w:fill="282C34"/>
        </w:rPr>
        <w:t>return</w:t>
      </w:r>
      <w:r w:rsidRPr="00C258C3">
        <w:rPr>
          <w:rFonts w:ascii="Courier New" w:eastAsia="Times New Roman" w:hAnsi="Courier New" w:cs="Courier New"/>
          <w:color w:val="ABB2BF"/>
          <w:sz w:val="20"/>
          <w:szCs w:val="20"/>
          <w:bdr w:val="none" w:sz="0" w:space="0" w:color="auto" w:frame="1"/>
          <w:shd w:val="clear" w:color="auto" w:fill="282C34"/>
        </w:rPr>
        <w:t xml:space="preserve"> cryptiles.fixedTimeComparison(apiKeyFromDb, apiKeyReceived)</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w:t>
      </w:r>
    </w:p>
    <w:p w:rsidR="00C258C3" w:rsidRPr="00C258C3" w:rsidRDefault="00C258C3" w:rsidP="00C258C3">
      <w:pPr>
        <w:spacing w:before="288" w:after="288"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pict>
          <v:rect id="_x0000_i1026" style="width:0;height:.75pt" o:hralign="center" o:hrstd="t" o:hrnoshade="t" o:hr="t" fillcolor="black" stroked="f"/>
        </w:pict>
      </w:r>
    </w:p>
    <w:p w:rsidR="00C258C3" w:rsidRPr="00C258C3" w:rsidRDefault="00C258C3" w:rsidP="00C258C3">
      <w:pPr>
        <w:shd w:val="clear" w:color="auto" w:fill="FFFFFF"/>
        <w:spacing w:before="100" w:beforeAutospacing="1" w:after="100" w:afterAutospacing="1" w:line="240" w:lineRule="auto"/>
        <w:outlineLvl w:val="2"/>
        <w:rPr>
          <w:rFonts w:ascii="Arial" w:eastAsia="Times New Roman" w:hAnsi="Arial" w:cs="Arial"/>
          <w:b/>
          <w:bCs/>
          <w:color w:val="000000"/>
          <w:sz w:val="27"/>
          <w:szCs w:val="27"/>
        </w:rPr>
      </w:pPr>
      <w:r w:rsidRPr="00C258C3">
        <w:rPr>
          <w:rFonts w:ascii="Arial" w:eastAsia="Times New Roman" w:hAnsi="Arial" w:cs="Arial"/>
          <w:b/>
          <w:bCs/>
          <w:color w:val="000000"/>
          <w:sz w:val="27"/>
          <w:szCs w:val="27"/>
        </w:rPr>
        <w:t>What's the output of following code snippet?</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E6C07B"/>
          <w:sz w:val="20"/>
          <w:szCs w:val="20"/>
          <w:bdr w:val="none" w:sz="0" w:space="0" w:color="auto" w:frame="1"/>
          <w:shd w:val="clear" w:color="auto" w:fill="282C34"/>
        </w:rPr>
        <w:t>Promise</w:t>
      </w:r>
      <w:r w:rsidRPr="00C258C3">
        <w:rPr>
          <w:rFonts w:ascii="Courier New" w:eastAsia="Times New Roman" w:hAnsi="Courier New" w:cs="Courier New"/>
          <w:color w:val="ABB2BF"/>
          <w:sz w:val="20"/>
          <w:szCs w:val="20"/>
          <w:bdr w:val="none" w:sz="0" w:space="0" w:color="auto" w:frame="1"/>
          <w:shd w:val="clear" w:color="auto" w:fill="282C34"/>
        </w:rPr>
        <w:t>.resolve(</w:t>
      </w:r>
      <w:r w:rsidRPr="00C258C3">
        <w:rPr>
          <w:rFonts w:ascii="Courier New" w:eastAsia="Times New Roman" w:hAnsi="Courier New" w:cs="Courier New"/>
          <w:color w:val="D19A66"/>
          <w:sz w:val="20"/>
          <w:szCs w:val="20"/>
          <w:bdr w:val="none" w:sz="0" w:space="0" w:color="auto" w:frame="1"/>
          <w:shd w:val="clear" w:color="auto" w:fill="282C34"/>
        </w:rPr>
        <w:t>1</w:t>
      </w:r>
      <w:r w:rsidRPr="00C258C3">
        <w:rPr>
          <w:rFonts w:ascii="Courier New" w:eastAsia="Times New Roman" w:hAnsi="Courier New" w:cs="Courier New"/>
          <w:color w:val="ABB2BF"/>
          <w:sz w:val="20"/>
          <w:szCs w:val="20"/>
          <w:bdr w:val="none" w:sz="0" w:space="0" w:color="auto" w:frame="1"/>
          <w:shd w:val="clear" w:color="auto" w:fill="282C34"/>
        </w:rPr>
        <w:t>)</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.then((x) =&gt; x + </w:t>
      </w:r>
      <w:r w:rsidRPr="00C258C3">
        <w:rPr>
          <w:rFonts w:ascii="Courier New" w:eastAsia="Times New Roman" w:hAnsi="Courier New" w:cs="Courier New"/>
          <w:color w:val="D19A66"/>
          <w:sz w:val="20"/>
          <w:szCs w:val="20"/>
          <w:bdr w:val="none" w:sz="0" w:space="0" w:color="auto" w:frame="1"/>
          <w:shd w:val="clear" w:color="auto" w:fill="282C34"/>
        </w:rPr>
        <w:t>1</w:t>
      </w:r>
      <w:r w:rsidRPr="00C258C3">
        <w:rPr>
          <w:rFonts w:ascii="Courier New" w:eastAsia="Times New Roman" w:hAnsi="Courier New" w:cs="Courier New"/>
          <w:color w:val="ABB2BF"/>
          <w:sz w:val="20"/>
          <w:szCs w:val="20"/>
          <w:bdr w:val="none" w:sz="0" w:space="0" w:color="auto" w:frame="1"/>
          <w:shd w:val="clear" w:color="auto" w:fill="282C34"/>
        </w:rPr>
        <w:t>)</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.then((x) =&gt; { </w:t>
      </w:r>
      <w:r w:rsidRPr="00C258C3">
        <w:rPr>
          <w:rFonts w:ascii="Courier New" w:eastAsia="Times New Roman" w:hAnsi="Courier New" w:cs="Courier New"/>
          <w:b/>
          <w:bCs/>
          <w:color w:val="C678DD"/>
          <w:sz w:val="20"/>
          <w:szCs w:val="20"/>
          <w:bdr w:val="none" w:sz="0" w:space="0" w:color="auto" w:frame="1"/>
          <w:shd w:val="clear" w:color="auto" w:fill="282C34"/>
        </w:rPr>
        <w:t>throw</w:t>
      </w: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b/>
          <w:bCs/>
          <w:color w:val="C678DD"/>
          <w:sz w:val="20"/>
          <w:szCs w:val="20"/>
          <w:bdr w:val="none" w:sz="0" w:space="0" w:color="auto" w:frame="1"/>
          <w:shd w:val="clear" w:color="auto" w:fill="282C34"/>
        </w:rPr>
        <w:t>new</w:t>
      </w:r>
      <w:r w:rsidRPr="00C258C3">
        <w:rPr>
          <w:rFonts w:ascii="Courier New" w:eastAsia="Times New Roman" w:hAnsi="Courier New" w:cs="Courier New"/>
          <w:color w:val="ABB2BF"/>
          <w:sz w:val="20"/>
          <w:szCs w:val="20"/>
          <w:bdr w:val="none" w:sz="0" w:space="0" w:color="auto" w:frame="1"/>
          <w:shd w:val="clear" w:color="auto" w:fill="282C34"/>
        </w:rPr>
        <w:t xml:space="preserve"> </w:t>
      </w:r>
      <w:r w:rsidRPr="00C258C3">
        <w:rPr>
          <w:rFonts w:ascii="Courier New" w:eastAsia="Times New Roman" w:hAnsi="Courier New" w:cs="Courier New"/>
          <w:color w:val="E6C07B"/>
          <w:sz w:val="20"/>
          <w:szCs w:val="20"/>
          <w:bdr w:val="none" w:sz="0" w:space="0" w:color="auto" w:frame="1"/>
          <w:shd w:val="clear" w:color="auto" w:fill="282C34"/>
        </w:rPr>
        <w:t>Error</w:t>
      </w:r>
      <w:r w:rsidRPr="00C258C3">
        <w:rPr>
          <w:rFonts w:ascii="Courier New" w:eastAsia="Times New Roman" w:hAnsi="Courier New" w:cs="Courier New"/>
          <w:color w:val="ABB2BF"/>
          <w:sz w:val="20"/>
          <w:szCs w:val="20"/>
          <w:bdr w:val="none" w:sz="0" w:space="0" w:color="auto" w:frame="1"/>
          <w:shd w:val="clear" w:color="auto" w:fill="282C34"/>
        </w:rPr>
        <w:t>(</w:t>
      </w:r>
      <w:r w:rsidRPr="00C258C3">
        <w:rPr>
          <w:rFonts w:ascii="Courier New" w:eastAsia="Times New Roman" w:hAnsi="Courier New" w:cs="Courier New"/>
          <w:color w:val="98C379"/>
          <w:sz w:val="20"/>
          <w:szCs w:val="20"/>
          <w:bdr w:val="none" w:sz="0" w:space="0" w:color="auto" w:frame="1"/>
          <w:shd w:val="clear" w:color="auto" w:fill="282C34"/>
        </w:rPr>
        <w:t>'My Error'</w:t>
      </w:r>
      <w:r w:rsidRPr="00C258C3">
        <w:rPr>
          <w:rFonts w:ascii="Courier New" w:eastAsia="Times New Roman" w:hAnsi="Courier New" w:cs="Courier New"/>
          <w:color w:val="ABB2BF"/>
          <w:sz w:val="20"/>
          <w:szCs w:val="20"/>
          <w:bdr w:val="none" w:sz="0" w:space="0" w:color="auto" w:frame="1"/>
          <w:shd w:val="clear" w:color="auto" w:fill="282C34"/>
        </w:rPr>
        <w:t>) })</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lastRenderedPageBreak/>
        <w:t xml:space="preserve">  .catch(() =&gt; </w:t>
      </w:r>
      <w:r w:rsidRPr="00C258C3">
        <w:rPr>
          <w:rFonts w:ascii="Courier New" w:eastAsia="Times New Roman" w:hAnsi="Courier New" w:cs="Courier New"/>
          <w:color w:val="D19A66"/>
          <w:sz w:val="20"/>
          <w:szCs w:val="20"/>
          <w:bdr w:val="none" w:sz="0" w:space="0" w:color="auto" w:frame="1"/>
          <w:shd w:val="clear" w:color="auto" w:fill="282C34"/>
        </w:rPr>
        <w:t>1</w:t>
      </w:r>
      <w:r w:rsidRPr="00C258C3">
        <w:rPr>
          <w:rFonts w:ascii="Courier New" w:eastAsia="Times New Roman" w:hAnsi="Courier New" w:cs="Courier New"/>
          <w:color w:val="ABB2BF"/>
          <w:sz w:val="20"/>
          <w:szCs w:val="20"/>
          <w:bdr w:val="none" w:sz="0" w:space="0" w:color="auto" w:frame="1"/>
          <w:shd w:val="clear" w:color="auto" w:fill="282C34"/>
        </w:rPr>
        <w:t>)</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.then((x) =&gt; x + </w:t>
      </w:r>
      <w:r w:rsidRPr="00C258C3">
        <w:rPr>
          <w:rFonts w:ascii="Courier New" w:eastAsia="Times New Roman" w:hAnsi="Courier New" w:cs="Courier New"/>
          <w:color w:val="D19A66"/>
          <w:sz w:val="20"/>
          <w:szCs w:val="20"/>
          <w:bdr w:val="none" w:sz="0" w:space="0" w:color="auto" w:frame="1"/>
          <w:shd w:val="clear" w:color="auto" w:fill="282C34"/>
        </w:rPr>
        <w:t>1</w:t>
      </w:r>
      <w:r w:rsidRPr="00C258C3">
        <w:rPr>
          <w:rFonts w:ascii="Courier New" w:eastAsia="Times New Roman" w:hAnsi="Courier New" w:cs="Courier New"/>
          <w:color w:val="ABB2BF"/>
          <w:sz w:val="20"/>
          <w:szCs w:val="20"/>
          <w:bdr w:val="none" w:sz="0" w:space="0" w:color="auto" w:frame="1"/>
          <w:shd w:val="clear" w:color="auto" w:fill="282C34"/>
        </w:rPr>
        <w:t>)</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.then((x) =&gt; </w:t>
      </w:r>
      <w:r w:rsidRPr="00C258C3">
        <w:rPr>
          <w:rFonts w:ascii="Courier New" w:eastAsia="Times New Roman" w:hAnsi="Courier New" w:cs="Courier New"/>
          <w:color w:val="E6C07B"/>
          <w:sz w:val="20"/>
          <w:szCs w:val="20"/>
          <w:bdr w:val="none" w:sz="0" w:space="0" w:color="auto" w:frame="1"/>
          <w:shd w:val="clear" w:color="auto" w:fill="282C34"/>
        </w:rPr>
        <w:t>console</w:t>
      </w:r>
      <w:r w:rsidRPr="00C258C3">
        <w:rPr>
          <w:rFonts w:ascii="Courier New" w:eastAsia="Times New Roman" w:hAnsi="Courier New" w:cs="Courier New"/>
          <w:color w:val="ABB2BF"/>
          <w:sz w:val="20"/>
          <w:szCs w:val="20"/>
          <w:bdr w:val="none" w:sz="0" w:space="0" w:color="auto" w:frame="1"/>
          <w:shd w:val="clear" w:color="auto" w:fill="282C34"/>
        </w:rPr>
        <w:t>.log(x))</w:t>
      </w:r>
    </w:p>
    <w:p w:rsidR="00C258C3" w:rsidRPr="00C258C3" w:rsidRDefault="00C258C3" w:rsidP="00C258C3">
      <w:pPr>
        <w:pBdr>
          <w:left w:val="single" w:sz="24" w:space="0" w:color="40AA94"/>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tLeast"/>
        <w:ind w:left="-450" w:right="-450"/>
        <w:rPr>
          <w:rFonts w:ascii="Courier New" w:eastAsia="Times New Roman" w:hAnsi="Courier New" w:cs="Courier New"/>
          <w:color w:val="ABB2BF"/>
          <w:sz w:val="20"/>
          <w:szCs w:val="20"/>
          <w:bdr w:val="none" w:sz="0" w:space="0" w:color="auto" w:frame="1"/>
          <w:shd w:val="clear" w:color="auto" w:fill="282C34"/>
        </w:rPr>
      </w:pPr>
      <w:r w:rsidRPr="00C258C3">
        <w:rPr>
          <w:rFonts w:ascii="Courier New" w:eastAsia="Times New Roman" w:hAnsi="Courier New" w:cs="Courier New"/>
          <w:color w:val="ABB2BF"/>
          <w:sz w:val="20"/>
          <w:szCs w:val="20"/>
          <w:bdr w:val="none" w:sz="0" w:space="0" w:color="auto" w:frame="1"/>
          <w:shd w:val="clear" w:color="auto" w:fill="282C34"/>
        </w:rPr>
        <w:t xml:space="preserve">  .catch(</w:t>
      </w:r>
      <w:r w:rsidRPr="00C258C3">
        <w:rPr>
          <w:rFonts w:ascii="Courier New" w:eastAsia="Times New Roman" w:hAnsi="Courier New" w:cs="Courier New"/>
          <w:color w:val="E6C07B"/>
          <w:sz w:val="20"/>
          <w:szCs w:val="20"/>
          <w:bdr w:val="none" w:sz="0" w:space="0" w:color="auto" w:frame="1"/>
          <w:shd w:val="clear" w:color="auto" w:fill="282C34"/>
        </w:rPr>
        <w:t>console</w:t>
      </w:r>
      <w:r w:rsidRPr="00C258C3">
        <w:rPr>
          <w:rFonts w:ascii="Courier New" w:eastAsia="Times New Roman" w:hAnsi="Courier New" w:cs="Courier New"/>
          <w:color w:val="ABB2BF"/>
          <w:sz w:val="20"/>
          <w:szCs w:val="20"/>
          <w:bdr w:val="none" w:sz="0" w:space="0" w:color="auto" w:frame="1"/>
          <w:shd w:val="clear" w:color="auto" w:fill="282C34"/>
        </w:rPr>
        <w:t>.error)</w:t>
      </w:r>
    </w:p>
    <w:p w:rsidR="00C258C3" w:rsidRPr="00C258C3" w:rsidRDefault="00C258C3" w:rsidP="00C258C3">
      <w:pPr>
        <w:shd w:val="clear" w:color="auto" w:fill="FFFFFF"/>
        <w:spacing w:before="100" w:beforeAutospacing="1" w:after="100" w:afterAutospacing="1" w:line="240" w:lineRule="auto"/>
        <w:outlineLvl w:val="3"/>
        <w:rPr>
          <w:rFonts w:ascii="Arial" w:eastAsia="Times New Roman" w:hAnsi="Arial" w:cs="Arial"/>
          <w:b/>
          <w:bCs/>
          <w:color w:val="000000"/>
          <w:sz w:val="24"/>
          <w:szCs w:val="24"/>
        </w:rPr>
      </w:pPr>
      <w:r w:rsidRPr="00C258C3">
        <w:rPr>
          <w:rFonts w:ascii="Arial" w:eastAsia="Times New Roman" w:hAnsi="Arial" w:cs="Arial"/>
          <w:b/>
          <w:bCs/>
          <w:color w:val="000000"/>
          <w:sz w:val="24"/>
          <w:szCs w:val="24"/>
        </w:rPr>
        <w:t>The Answer</w:t>
      </w:r>
    </w:p>
    <w:p w:rsidR="00C258C3" w:rsidRPr="00C258C3" w:rsidRDefault="00C258C3" w:rsidP="00C258C3">
      <w:pPr>
        <w:shd w:val="clear" w:color="auto" w:fill="FFFFFF"/>
        <w:spacing w:before="384" w:after="384" w:line="240" w:lineRule="auto"/>
        <w:rPr>
          <w:rFonts w:ascii="Arial" w:eastAsia="Times New Roman" w:hAnsi="Arial" w:cs="Arial"/>
          <w:color w:val="000000"/>
          <w:sz w:val="24"/>
          <w:szCs w:val="24"/>
        </w:rPr>
      </w:pPr>
      <w:r w:rsidRPr="00C258C3">
        <w:rPr>
          <w:rFonts w:ascii="Arial" w:eastAsia="Times New Roman" w:hAnsi="Arial" w:cs="Arial"/>
          <w:color w:val="000000"/>
          <w:sz w:val="24"/>
          <w:szCs w:val="24"/>
        </w:rPr>
        <w:t>The short answer is </w:t>
      </w:r>
      <w:r w:rsidRPr="00C258C3">
        <w:rPr>
          <w:rFonts w:ascii="Courier New" w:eastAsia="Times New Roman" w:hAnsi="Courier New" w:cs="Courier New"/>
          <w:color w:val="1E1E1E"/>
          <w:sz w:val="20"/>
          <w:szCs w:val="20"/>
          <w:shd w:val="clear" w:color="auto" w:fill="F0F0F0"/>
        </w:rPr>
        <w:t>2</w:t>
      </w:r>
      <w:r w:rsidRPr="00C258C3">
        <w:rPr>
          <w:rFonts w:ascii="Arial" w:eastAsia="Times New Roman" w:hAnsi="Arial" w:cs="Arial"/>
          <w:color w:val="000000"/>
          <w:sz w:val="24"/>
          <w:szCs w:val="24"/>
        </w:rPr>
        <w:t> - however with this question </w:t>
      </w:r>
      <w:r w:rsidRPr="00C258C3">
        <w:rPr>
          <w:rFonts w:ascii="Arial" w:eastAsia="Times New Roman" w:hAnsi="Arial" w:cs="Arial"/>
          <w:b/>
          <w:bCs/>
          <w:color w:val="000000"/>
          <w:sz w:val="24"/>
          <w:szCs w:val="24"/>
        </w:rPr>
        <w:t>I'd recommend asking the candidates to explain what will happen line-by-line to understand how they think</w:t>
      </w:r>
      <w:r w:rsidRPr="00C258C3">
        <w:rPr>
          <w:rFonts w:ascii="Arial" w:eastAsia="Times New Roman" w:hAnsi="Arial" w:cs="Arial"/>
          <w:color w:val="000000"/>
          <w:sz w:val="24"/>
          <w:szCs w:val="24"/>
        </w:rPr>
        <w:t>. It should be something like this:</w:t>
      </w:r>
    </w:p>
    <w:p w:rsidR="00C258C3" w:rsidRPr="00C258C3" w:rsidRDefault="00C258C3" w:rsidP="00C258C3">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C258C3">
        <w:rPr>
          <w:rFonts w:ascii="Arial" w:eastAsia="Times New Roman" w:hAnsi="Arial" w:cs="Arial"/>
          <w:color w:val="000000"/>
          <w:sz w:val="24"/>
          <w:szCs w:val="24"/>
        </w:rPr>
        <w:t>A new Promise is created, that will resolve to </w:t>
      </w:r>
      <w:r w:rsidRPr="00C258C3">
        <w:rPr>
          <w:rFonts w:ascii="Courier New" w:eastAsia="Times New Roman" w:hAnsi="Courier New" w:cs="Courier New"/>
          <w:color w:val="1E1E1E"/>
          <w:sz w:val="20"/>
          <w:szCs w:val="20"/>
          <w:shd w:val="clear" w:color="auto" w:fill="F0F0F0"/>
        </w:rPr>
        <w:t>1</w:t>
      </w:r>
      <w:r w:rsidRPr="00C258C3">
        <w:rPr>
          <w:rFonts w:ascii="Arial" w:eastAsia="Times New Roman" w:hAnsi="Arial" w:cs="Arial"/>
          <w:color w:val="000000"/>
          <w:sz w:val="24"/>
          <w:szCs w:val="24"/>
        </w:rPr>
        <w:t>.</w:t>
      </w:r>
    </w:p>
    <w:p w:rsidR="00C258C3" w:rsidRPr="00C258C3" w:rsidRDefault="00C258C3" w:rsidP="00C258C3">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C258C3">
        <w:rPr>
          <w:rFonts w:ascii="Arial" w:eastAsia="Times New Roman" w:hAnsi="Arial" w:cs="Arial"/>
          <w:color w:val="000000"/>
          <w:sz w:val="24"/>
          <w:szCs w:val="24"/>
        </w:rPr>
        <w:t>The resolved value is incremented with 1 (so it is </w:t>
      </w:r>
      <w:r w:rsidRPr="00C258C3">
        <w:rPr>
          <w:rFonts w:ascii="Courier New" w:eastAsia="Times New Roman" w:hAnsi="Courier New" w:cs="Courier New"/>
          <w:color w:val="1E1E1E"/>
          <w:sz w:val="20"/>
          <w:szCs w:val="20"/>
          <w:shd w:val="clear" w:color="auto" w:fill="F0F0F0"/>
        </w:rPr>
        <w:t>2</w:t>
      </w:r>
      <w:r w:rsidRPr="00C258C3">
        <w:rPr>
          <w:rFonts w:ascii="Arial" w:eastAsia="Times New Roman" w:hAnsi="Arial" w:cs="Arial"/>
          <w:color w:val="000000"/>
          <w:sz w:val="24"/>
          <w:szCs w:val="24"/>
        </w:rPr>
        <w:t> now), and returned instantly.</w:t>
      </w:r>
    </w:p>
    <w:p w:rsidR="00C258C3" w:rsidRPr="00C258C3" w:rsidRDefault="00C258C3" w:rsidP="00C258C3">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C258C3">
        <w:rPr>
          <w:rFonts w:ascii="Arial" w:eastAsia="Times New Roman" w:hAnsi="Arial" w:cs="Arial"/>
          <w:color w:val="000000"/>
          <w:sz w:val="24"/>
          <w:szCs w:val="24"/>
        </w:rPr>
        <w:t>The resolved value is discarded, and an error is thrown.</w:t>
      </w:r>
    </w:p>
    <w:p w:rsidR="00C258C3" w:rsidRPr="00C258C3" w:rsidRDefault="00C258C3" w:rsidP="00C258C3">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C258C3">
        <w:rPr>
          <w:rFonts w:ascii="Arial" w:eastAsia="Times New Roman" w:hAnsi="Arial" w:cs="Arial"/>
          <w:color w:val="000000"/>
          <w:sz w:val="24"/>
          <w:szCs w:val="24"/>
        </w:rPr>
        <w:t>The error is discarded, and a new value (</w:t>
      </w:r>
      <w:r w:rsidRPr="00C258C3">
        <w:rPr>
          <w:rFonts w:ascii="Courier New" w:eastAsia="Times New Roman" w:hAnsi="Courier New" w:cs="Courier New"/>
          <w:color w:val="1E1E1E"/>
          <w:sz w:val="20"/>
          <w:szCs w:val="20"/>
          <w:shd w:val="clear" w:color="auto" w:fill="F0F0F0"/>
        </w:rPr>
        <w:t>1</w:t>
      </w:r>
      <w:r w:rsidRPr="00C258C3">
        <w:rPr>
          <w:rFonts w:ascii="Arial" w:eastAsia="Times New Roman" w:hAnsi="Arial" w:cs="Arial"/>
          <w:color w:val="000000"/>
          <w:sz w:val="24"/>
          <w:szCs w:val="24"/>
        </w:rPr>
        <w:t>) is returned.</w:t>
      </w:r>
    </w:p>
    <w:p w:rsidR="00C258C3" w:rsidRPr="00C258C3" w:rsidRDefault="00C258C3" w:rsidP="00C258C3">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C258C3">
        <w:rPr>
          <w:rFonts w:ascii="Arial" w:eastAsia="Times New Roman" w:hAnsi="Arial" w:cs="Arial"/>
          <w:color w:val="000000"/>
          <w:sz w:val="24"/>
          <w:szCs w:val="24"/>
        </w:rPr>
        <w:t>The execution did not stop after the catch, but before the exception was handled, it continued, and a new, incremented value (</w:t>
      </w:r>
      <w:r w:rsidRPr="00C258C3">
        <w:rPr>
          <w:rFonts w:ascii="Courier New" w:eastAsia="Times New Roman" w:hAnsi="Courier New" w:cs="Courier New"/>
          <w:color w:val="1E1E1E"/>
          <w:sz w:val="20"/>
          <w:szCs w:val="20"/>
          <w:shd w:val="clear" w:color="auto" w:fill="F0F0F0"/>
        </w:rPr>
        <w:t>2</w:t>
      </w:r>
      <w:r w:rsidRPr="00C258C3">
        <w:rPr>
          <w:rFonts w:ascii="Arial" w:eastAsia="Times New Roman" w:hAnsi="Arial" w:cs="Arial"/>
          <w:color w:val="000000"/>
          <w:sz w:val="24"/>
          <w:szCs w:val="24"/>
        </w:rPr>
        <w:t>) is returned.</w:t>
      </w:r>
    </w:p>
    <w:p w:rsidR="00C258C3" w:rsidRPr="00C258C3" w:rsidRDefault="00C258C3" w:rsidP="00C258C3">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C258C3">
        <w:rPr>
          <w:rFonts w:ascii="Arial" w:eastAsia="Times New Roman" w:hAnsi="Arial" w:cs="Arial"/>
          <w:color w:val="000000"/>
          <w:sz w:val="24"/>
          <w:szCs w:val="24"/>
        </w:rPr>
        <w:t>The value is printed to the standard output.</w:t>
      </w:r>
    </w:p>
    <w:p w:rsidR="00C258C3" w:rsidRPr="00C258C3" w:rsidRDefault="00C258C3" w:rsidP="00C258C3">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C258C3">
        <w:rPr>
          <w:rFonts w:ascii="Arial" w:eastAsia="Times New Roman" w:hAnsi="Arial" w:cs="Arial"/>
          <w:color w:val="000000"/>
          <w:sz w:val="24"/>
          <w:szCs w:val="24"/>
        </w:rPr>
        <w:t>This line won't run, as there was no exception.</w:t>
      </w:r>
    </w:p>
    <w:p w:rsidR="00C258C3" w:rsidRDefault="00C258C3">
      <w:pPr>
        <w:pBdr>
          <w:bottom w:val="single" w:sz="6" w:space="1" w:color="auto"/>
        </w:pBdr>
      </w:pPr>
    </w:p>
    <w:p w:rsidR="00C258C3" w:rsidRDefault="00C258C3"/>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Q1. What is Node.js? What is it used for?</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Node.js is a run-time JavaScript environment built on top of Chrome’s V8 engine. It uses an event-driven, non-blocking I/O model. It is lightweight and so efficient. Node.js has a package ecosystem called </w:t>
      </w:r>
      <w:r w:rsidRPr="00C258C3">
        <w:rPr>
          <w:rFonts w:ascii="Georgia" w:eastAsia="Times New Roman" w:hAnsi="Georgia" w:cs="Times New Roman"/>
          <w:b/>
          <w:bCs/>
          <w:spacing w:val="-1"/>
          <w:sz w:val="32"/>
          <w:szCs w:val="32"/>
        </w:rPr>
        <w:t>npm</w:t>
      </w:r>
      <w:r w:rsidRPr="00C258C3">
        <w:rPr>
          <w:rFonts w:ascii="Georgia" w:eastAsia="Times New Roman" w:hAnsi="Georgia" w:cs="Times New Roman"/>
          <w:spacing w:val="-1"/>
          <w:sz w:val="32"/>
          <w:szCs w:val="32"/>
        </w:rPr>
        <w:t>.</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Node.js can be used to build different types of applications such as web application, real-time chat application, REST API server etc. However, it is mainly used to build network programs like web servers, similar to PHP, Java, or ASP.NET. Node.js was developed by Ryan Dahl in 2009.</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lastRenderedPageBreak/>
        <w:t>Q2. What is Event-driven programming?</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Event-driven programming is building our application based on and respond to events. When an event occurs, like click or keypress, we are running a callback function which is registered to the element for that event.</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Event driven programming follows mainly a publish-subscribe pattern.</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noProof/>
          <w:sz w:val="24"/>
          <w:szCs w:val="24"/>
        </w:rPr>
        <w:drawing>
          <wp:inline distT="0" distB="0" distL="0" distR="0" wp14:anchorId="27F91643" wp14:editId="19D7C5C9">
            <wp:extent cx="6134100" cy="1914525"/>
            <wp:effectExtent l="0" t="0" r="0" b="9525"/>
            <wp:docPr id="2" name="Picture 2" descr="https://miro.medium.com/max/60/1*CIivQrkknaTktQTTMlK1Nw.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60/1*CIivQrkknaTktQTTMlK1Nw.jpeg?q=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100" cy="1914525"/>
                    </a:xfrm>
                    <a:prstGeom prst="rect">
                      <a:avLst/>
                    </a:prstGeom>
                    <a:noFill/>
                    <a:ln>
                      <a:noFill/>
                    </a:ln>
                  </pic:spPr>
                </pic:pic>
              </a:graphicData>
            </a:graphic>
          </wp:inline>
        </w:drawing>
      </w:r>
    </w:p>
    <w:p w:rsidR="00C258C3" w:rsidRPr="00C258C3" w:rsidRDefault="00C258C3" w:rsidP="00C258C3">
      <w:pPr>
        <w:spacing w:after="10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noProof/>
          <w:sz w:val="24"/>
          <w:szCs w:val="24"/>
        </w:rPr>
        <w:drawing>
          <wp:inline distT="0" distB="0" distL="0" distR="0" wp14:anchorId="05CB6167" wp14:editId="6664546D">
            <wp:extent cx="6134100" cy="1914525"/>
            <wp:effectExtent l="0" t="0" r="0" b="9525"/>
            <wp:docPr id="3" name="Picture 3" descr="https://miro.medium.com/max/644/1*CIivQrkknaTktQTTMlK1N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644/1*CIivQrkknaTktQTTMlK1Nw.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4100" cy="1914525"/>
                    </a:xfrm>
                    <a:prstGeom prst="rect">
                      <a:avLst/>
                    </a:prstGeom>
                    <a:noFill/>
                    <a:ln>
                      <a:noFill/>
                    </a:ln>
                  </pic:spPr>
                </pic:pic>
              </a:graphicData>
            </a:graphic>
          </wp:inline>
        </w:drawing>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Q3. What is </w:t>
      </w:r>
      <w:r w:rsidRPr="00C258C3">
        <w:rPr>
          <w:rFonts w:ascii="Georgia" w:eastAsia="Times New Roman" w:hAnsi="Georgia" w:cs="Times New Roman"/>
          <w:b/>
          <w:bCs/>
          <w:i/>
          <w:iCs/>
          <w:spacing w:val="-1"/>
          <w:sz w:val="32"/>
          <w:szCs w:val="32"/>
        </w:rPr>
        <w:t>Event loop</w:t>
      </w:r>
      <w:r w:rsidRPr="00C258C3">
        <w:rPr>
          <w:rFonts w:ascii="Georgia" w:eastAsia="Times New Roman" w:hAnsi="Georgia" w:cs="Times New Roman"/>
          <w:b/>
          <w:bCs/>
          <w:spacing w:val="-1"/>
          <w:sz w:val="32"/>
          <w:szCs w:val="32"/>
        </w:rPr>
        <w:t> in Node.js work? And How does it work?</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The </w:t>
      </w:r>
      <w:r w:rsidRPr="00C258C3">
        <w:rPr>
          <w:rFonts w:ascii="Georgia" w:eastAsia="Times New Roman" w:hAnsi="Georgia" w:cs="Times New Roman"/>
          <w:i/>
          <w:iCs/>
          <w:spacing w:val="-1"/>
          <w:sz w:val="32"/>
          <w:szCs w:val="32"/>
        </w:rPr>
        <w:t>Event loop</w:t>
      </w:r>
      <w:r w:rsidRPr="00C258C3">
        <w:rPr>
          <w:rFonts w:ascii="Georgia" w:eastAsia="Times New Roman" w:hAnsi="Georgia" w:cs="Times New Roman"/>
          <w:spacing w:val="-1"/>
          <w:sz w:val="32"/>
          <w:szCs w:val="32"/>
        </w:rPr>
        <w:t> handles all async callbacks. Node.js (or JavaScript) is a single-threaded, event-driven language. This means that we can attach listeners to events, and when a said event fires, the listener executes the callback we provided.</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lastRenderedPageBreak/>
        <w:t>Whenever we are call </w:t>
      </w:r>
      <w:r w:rsidRPr="00C258C3">
        <w:rPr>
          <w:rFonts w:ascii="Courier New" w:eastAsia="Times New Roman" w:hAnsi="Courier New" w:cs="Courier New"/>
          <w:spacing w:val="-1"/>
          <w:sz w:val="24"/>
          <w:szCs w:val="24"/>
        </w:rPr>
        <w:t>setTimeout</w:t>
      </w:r>
      <w:r w:rsidRPr="00C258C3">
        <w:rPr>
          <w:rFonts w:ascii="Georgia" w:eastAsia="Times New Roman" w:hAnsi="Georgia" w:cs="Times New Roman"/>
          <w:spacing w:val="-1"/>
          <w:sz w:val="32"/>
          <w:szCs w:val="32"/>
        </w:rPr>
        <w:t>, </w:t>
      </w:r>
      <w:r w:rsidRPr="00C258C3">
        <w:rPr>
          <w:rFonts w:ascii="Courier New" w:eastAsia="Times New Roman" w:hAnsi="Courier New" w:cs="Courier New"/>
          <w:spacing w:val="-1"/>
          <w:sz w:val="24"/>
          <w:szCs w:val="24"/>
        </w:rPr>
        <w:t>http.get</w:t>
      </w:r>
      <w:r w:rsidRPr="00C258C3">
        <w:rPr>
          <w:rFonts w:ascii="Georgia" w:eastAsia="Times New Roman" w:hAnsi="Georgia" w:cs="Times New Roman"/>
          <w:spacing w:val="-1"/>
          <w:sz w:val="32"/>
          <w:szCs w:val="32"/>
        </w:rPr>
        <w:t> and </w:t>
      </w:r>
      <w:r w:rsidRPr="00C258C3">
        <w:rPr>
          <w:rFonts w:ascii="Courier New" w:eastAsia="Times New Roman" w:hAnsi="Courier New" w:cs="Courier New"/>
          <w:spacing w:val="-1"/>
          <w:sz w:val="24"/>
          <w:szCs w:val="24"/>
        </w:rPr>
        <w:t>fs.readFile</w:t>
      </w:r>
      <w:r w:rsidRPr="00C258C3">
        <w:rPr>
          <w:rFonts w:ascii="Georgia" w:eastAsia="Times New Roman" w:hAnsi="Georgia" w:cs="Times New Roman"/>
          <w:spacing w:val="-1"/>
          <w:sz w:val="32"/>
          <w:szCs w:val="32"/>
        </w:rPr>
        <w:t>, Node.js runs this operations and further continue to run other code without waiting for the output. When the operation is finished, it receives the output and runs our callback function.</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So all the callback functio</w:t>
      </w:r>
      <w:bookmarkStart w:id="0" w:name="_GoBack"/>
      <w:bookmarkEnd w:id="0"/>
      <w:r w:rsidRPr="00C258C3">
        <w:rPr>
          <w:rFonts w:ascii="Georgia" w:eastAsia="Times New Roman" w:hAnsi="Georgia" w:cs="Times New Roman"/>
          <w:spacing w:val="-1"/>
          <w:sz w:val="32"/>
          <w:szCs w:val="32"/>
        </w:rPr>
        <w:t>ns are queued in an loop, and will run one-by-one when the response has been received.</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Q4. What is REPL in Node.js?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REPL means Read-Eval-Print-Loop. It is a virtual environment that comes with Node.js. We can quickly test our JavaScript code in the Node.js REPL environment.</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To launch the REPL in Node.js, just open the command prompt and type </w:t>
      </w:r>
      <w:r w:rsidRPr="00C258C3">
        <w:rPr>
          <w:rFonts w:ascii="Courier New" w:eastAsia="Times New Roman" w:hAnsi="Courier New" w:cs="Courier New"/>
          <w:spacing w:val="-1"/>
          <w:sz w:val="24"/>
          <w:szCs w:val="24"/>
        </w:rPr>
        <w:t>node</w:t>
      </w:r>
      <w:r w:rsidRPr="00C258C3">
        <w:rPr>
          <w:rFonts w:ascii="Georgia" w:eastAsia="Times New Roman" w:hAnsi="Georgia" w:cs="Times New Roman"/>
          <w:spacing w:val="-1"/>
          <w:sz w:val="32"/>
          <w:szCs w:val="32"/>
        </w:rPr>
        <w:t>. It will change the prompt to </w:t>
      </w:r>
      <w:r w:rsidRPr="00C258C3">
        <w:rPr>
          <w:rFonts w:ascii="Courier New" w:eastAsia="Times New Roman" w:hAnsi="Courier New" w:cs="Courier New"/>
          <w:spacing w:val="-1"/>
          <w:sz w:val="24"/>
          <w:szCs w:val="24"/>
        </w:rPr>
        <w:t>&gt;</w:t>
      </w:r>
      <w:r w:rsidRPr="00C258C3">
        <w:rPr>
          <w:rFonts w:ascii="Georgia" w:eastAsia="Times New Roman" w:hAnsi="Georgia" w:cs="Times New Roman"/>
          <w:spacing w:val="-1"/>
          <w:sz w:val="32"/>
          <w:szCs w:val="32"/>
        </w:rPr>
        <w:t> in Windows and MAC.</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Now we can type and run our JavaScript easily. For example, if we type </w:t>
      </w:r>
      <w:r w:rsidRPr="00C258C3">
        <w:rPr>
          <w:rFonts w:ascii="Courier New" w:eastAsia="Times New Roman" w:hAnsi="Courier New" w:cs="Courier New"/>
          <w:spacing w:val="-1"/>
          <w:sz w:val="24"/>
          <w:szCs w:val="24"/>
        </w:rPr>
        <w:t>10 + 20</w:t>
      </w:r>
      <w:r w:rsidRPr="00C258C3">
        <w:rPr>
          <w:rFonts w:ascii="Georgia" w:eastAsia="Times New Roman" w:hAnsi="Georgia" w:cs="Times New Roman"/>
          <w:spacing w:val="-1"/>
          <w:sz w:val="32"/>
          <w:szCs w:val="32"/>
        </w:rPr>
        <w:t>, it will print </w:t>
      </w:r>
      <w:r w:rsidRPr="00C258C3">
        <w:rPr>
          <w:rFonts w:ascii="Courier New" w:eastAsia="Times New Roman" w:hAnsi="Courier New" w:cs="Courier New"/>
          <w:spacing w:val="-1"/>
          <w:sz w:val="24"/>
          <w:szCs w:val="24"/>
        </w:rPr>
        <w:t>30</w:t>
      </w:r>
      <w:r w:rsidRPr="00C258C3">
        <w:rPr>
          <w:rFonts w:ascii="Georgia" w:eastAsia="Times New Roman" w:hAnsi="Georgia" w:cs="Times New Roman"/>
          <w:spacing w:val="-1"/>
          <w:sz w:val="32"/>
          <w:szCs w:val="32"/>
        </w:rPr>
        <w:t> in the next line.</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Q5. What is the purpose of </w:t>
      </w:r>
      <w:r w:rsidRPr="00C258C3">
        <w:rPr>
          <w:rFonts w:ascii="Georgia" w:eastAsia="Times New Roman" w:hAnsi="Georgia" w:cs="Courier New"/>
          <w:b/>
          <w:bCs/>
          <w:spacing w:val="-1"/>
          <w:sz w:val="24"/>
          <w:szCs w:val="24"/>
        </w:rPr>
        <w:t>module.exports</w:t>
      </w:r>
      <w:r w:rsidRPr="00C258C3">
        <w:rPr>
          <w:rFonts w:ascii="Georgia" w:eastAsia="Times New Roman" w:hAnsi="Georgia" w:cs="Times New Roman"/>
          <w:b/>
          <w:bCs/>
          <w:spacing w:val="-1"/>
          <w:sz w:val="32"/>
          <w:szCs w:val="32"/>
        </w:rPr>
        <w:t> in Node.js?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A module encapsulates related code into a single unit of code. This can be interpreted as moving all related functions into a file. Imagine that we created a file called </w:t>
      </w:r>
      <w:r w:rsidRPr="00C258C3">
        <w:rPr>
          <w:rFonts w:ascii="Courier New" w:eastAsia="Times New Roman" w:hAnsi="Courier New" w:cs="Courier New"/>
          <w:spacing w:val="-1"/>
          <w:sz w:val="24"/>
          <w:szCs w:val="24"/>
        </w:rPr>
        <w:t>greetings.js</w:t>
      </w:r>
      <w:r w:rsidRPr="00C258C3">
        <w:rPr>
          <w:rFonts w:ascii="Georgia" w:eastAsia="Times New Roman" w:hAnsi="Georgia" w:cs="Times New Roman"/>
          <w:spacing w:val="-1"/>
          <w:sz w:val="32"/>
          <w:szCs w:val="32"/>
        </w:rPr>
        <w:t> and it contains the following two functions:</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noProof/>
          <w:sz w:val="24"/>
          <w:szCs w:val="24"/>
        </w:rPr>
        <w:lastRenderedPageBreak/>
        <w:drawing>
          <wp:inline distT="0" distB="0" distL="0" distR="0" wp14:anchorId="3207D9A7" wp14:editId="72359F67">
            <wp:extent cx="6010275" cy="2466975"/>
            <wp:effectExtent l="0" t="0" r="9525" b="9525"/>
            <wp:docPr id="4" name="Picture 4" descr="https://miro.medium.com/max/60/1*oI0dKGDLPA0yGbg6GIWKsQ.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60/1*oI0dKGDLPA0yGbg6GIWKsQ.jpeg?q=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0275" cy="2466975"/>
                    </a:xfrm>
                    <a:prstGeom prst="rect">
                      <a:avLst/>
                    </a:prstGeom>
                    <a:noFill/>
                    <a:ln>
                      <a:noFill/>
                    </a:ln>
                  </pic:spPr>
                </pic:pic>
              </a:graphicData>
            </a:graphic>
          </wp:inline>
        </w:drawing>
      </w:r>
    </w:p>
    <w:p w:rsidR="00C258C3" w:rsidRPr="00C258C3" w:rsidRDefault="00C258C3" w:rsidP="00C258C3">
      <w:pPr>
        <w:spacing w:after="10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noProof/>
          <w:sz w:val="24"/>
          <w:szCs w:val="24"/>
        </w:rPr>
        <w:drawing>
          <wp:inline distT="0" distB="0" distL="0" distR="0" wp14:anchorId="0E31140E" wp14:editId="0BDB0447">
            <wp:extent cx="6010275" cy="2466975"/>
            <wp:effectExtent l="0" t="0" r="9525" b="9525"/>
            <wp:docPr id="5" name="Picture 5" descr="https://miro.medium.com/max/631/1*oI0dKGDLPA0yGbg6GIWKs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631/1*oI0dKGDLPA0yGbg6GIWKsQ.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0275" cy="2466975"/>
                    </a:xfrm>
                    <a:prstGeom prst="rect">
                      <a:avLst/>
                    </a:prstGeom>
                    <a:noFill/>
                    <a:ln>
                      <a:noFill/>
                    </a:ln>
                  </pic:spPr>
                </pic:pic>
              </a:graphicData>
            </a:graphic>
          </wp:inline>
        </w:drawing>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In the above code, </w:t>
      </w:r>
      <w:r w:rsidRPr="00C258C3">
        <w:rPr>
          <w:rFonts w:ascii="Courier New" w:eastAsia="Times New Roman" w:hAnsi="Courier New" w:cs="Courier New"/>
          <w:spacing w:val="-1"/>
          <w:sz w:val="24"/>
          <w:szCs w:val="24"/>
        </w:rPr>
        <w:t>module.exports</w:t>
      </w:r>
      <w:r w:rsidRPr="00C258C3">
        <w:rPr>
          <w:rFonts w:ascii="Georgia" w:eastAsia="Times New Roman" w:hAnsi="Georgia" w:cs="Times New Roman"/>
          <w:spacing w:val="-1"/>
          <w:sz w:val="32"/>
          <w:szCs w:val="32"/>
        </w:rPr>
        <w:t> exposes two functions to the outer world. We can import them in another file as follow:</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noProof/>
          <w:sz w:val="24"/>
          <w:szCs w:val="24"/>
        </w:rPr>
        <w:drawing>
          <wp:inline distT="0" distB="0" distL="0" distR="0" wp14:anchorId="6C3FCB31" wp14:editId="666307DE">
            <wp:extent cx="5829300" cy="1400175"/>
            <wp:effectExtent l="0" t="0" r="0" b="9525"/>
            <wp:docPr id="6" name="Picture 6" descr="https://miro.medium.com/max/60/1*2UOu3-O4GW3sN-NiJGhz2Q.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60/1*2UOu3-O4GW3sN-NiJGhz2Q.jpeg?q=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1400175"/>
                    </a:xfrm>
                    <a:prstGeom prst="rect">
                      <a:avLst/>
                    </a:prstGeom>
                    <a:noFill/>
                    <a:ln>
                      <a:noFill/>
                    </a:ln>
                  </pic:spPr>
                </pic:pic>
              </a:graphicData>
            </a:graphic>
          </wp:inline>
        </w:drawing>
      </w:r>
    </w:p>
    <w:p w:rsidR="00C258C3" w:rsidRPr="00C258C3" w:rsidRDefault="00C258C3" w:rsidP="00C258C3">
      <w:pPr>
        <w:spacing w:after="10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noProof/>
          <w:sz w:val="24"/>
          <w:szCs w:val="24"/>
        </w:rPr>
        <w:lastRenderedPageBreak/>
        <w:drawing>
          <wp:inline distT="0" distB="0" distL="0" distR="0" wp14:anchorId="0031AD3D" wp14:editId="0CCFAB9F">
            <wp:extent cx="5829300" cy="1400175"/>
            <wp:effectExtent l="0" t="0" r="0" b="9525"/>
            <wp:docPr id="7" name="Picture 7" descr="https://miro.medium.com/max/612/1*2UOu3-O4GW3sN-NiJGhz2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612/1*2UOu3-O4GW3sN-NiJGhz2Q.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9300" cy="1400175"/>
                    </a:xfrm>
                    <a:prstGeom prst="rect">
                      <a:avLst/>
                    </a:prstGeom>
                    <a:noFill/>
                    <a:ln>
                      <a:noFill/>
                    </a:ln>
                  </pic:spPr>
                </pic:pic>
              </a:graphicData>
            </a:graphic>
          </wp:inline>
        </w:drawing>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Q6. What is the difference between Asynchronous and Non-blocking?</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Asynchronous literally means not synchronous. We are making HTTP requests which are asynchronous, means we are not waiting for the server response. We continue with other block and respond to the server response when we received.</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The term Non-Blocking is widely used with IO. For example non-blocking read/write calls return with whatever they can do and expect caller to execute the call again. Read will wait until it has some data and put calling thread to sleep.</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Q7. What is Tracing in Node.js?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Tracing provides a mechanism to collect tracing information generated by V8, Node core and userspace code in a log file. Tracing can be enabled by passing the </w:t>
      </w:r>
      <w:r w:rsidRPr="00C258C3">
        <w:rPr>
          <w:rFonts w:ascii="Courier New" w:eastAsia="Times New Roman" w:hAnsi="Courier New" w:cs="Courier New"/>
          <w:spacing w:val="-1"/>
          <w:sz w:val="24"/>
          <w:szCs w:val="24"/>
        </w:rPr>
        <w:t>--trace-events-enabled</w:t>
      </w:r>
      <w:r w:rsidRPr="00C258C3">
        <w:rPr>
          <w:rFonts w:ascii="Georgia" w:eastAsia="Times New Roman" w:hAnsi="Georgia" w:cs="Times New Roman"/>
          <w:spacing w:val="-1"/>
          <w:sz w:val="32"/>
          <w:szCs w:val="32"/>
        </w:rPr>
        <w:t> flag when starting a Node.js application.</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noProof/>
          <w:sz w:val="24"/>
          <w:szCs w:val="24"/>
        </w:rPr>
        <w:drawing>
          <wp:inline distT="0" distB="0" distL="0" distR="0" wp14:anchorId="15F7978E" wp14:editId="567DEB8E">
            <wp:extent cx="6667500" cy="352425"/>
            <wp:effectExtent l="0" t="0" r="0" b="9525"/>
            <wp:docPr id="8" name="Picture 8" descr="https://miro.medium.com/max/60/1*gaM6bjJjwacw6o861eTKBA.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60/1*gaM6bjJjwacw6o861eTKBA.jpeg?q=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352425"/>
                    </a:xfrm>
                    <a:prstGeom prst="rect">
                      <a:avLst/>
                    </a:prstGeom>
                    <a:noFill/>
                    <a:ln>
                      <a:noFill/>
                    </a:ln>
                  </pic:spPr>
                </pic:pic>
              </a:graphicData>
            </a:graphic>
          </wp:inline>
        </w:drawing>
      </w:r>
    </w:p>
    <w:p w:rsidR="00C258C3" w:rsidRPr="00C258C3" w:rsidRDefault="00C258C3" w:rsidP="00C258C3">
      <w:pPr>
        <w:spacing w:after="10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noProof/>
          <w:sz w:val="24"/>
          <w:szCs w:val="24"/>
        </w:rPr>
        <w:drawing>
          <wp:inline distT="0" distB="0" distL="0" distR="0" wp14:anchorId="37C29465" wp14:editId="3EC3B4D8">
            <wp:extent cx="6667500" cy="352425"/>
            <wp:effectExtent l="0" t="0" r="0" b="9525"/>
            <wp:docPr id="9" name="Picture 9" descr="https://miro.medium.com/max/700/1*gaM6bjJjwacw6o861eTKB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700/1*gaM6bjJjwacw6o861eTKBA.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352425"/>
                    </a:xfrm>
                    <a:prstGeom prst="rect">
                      <a:avLst/>
                    </a:prstGeom>
                    <a:noFill/>
                    <a:ln>
                      <a:noFill/>
                    </a:ln>
                  </pic:spPr>
                </pic:pic>
              </a:graphicData>
            </a:graphic>
          </wp:inline>
        </w:drawing>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The set of categories for which traces are recorded can be specified using the </w:t>
      </w:r>
      <w:r w:rsidRPr="00C258C3">
        <w:rPr>
          <w:rFonts w:ascii="Courier New" w:eastAsia="Times New Roman" w:hAnsi="Courier New" w:cs="Courier New"/>
          <w:spacing w:val="-1"/>
          <w:sz w:val="24"/>
          <w:szCs w:val="24"/>
        </w:rPr>
        <w:t>--trace-event-categories</w:t>
      </w:r>
      <w:r w:rsidRPr="00C258C3">
        <w:rPr>
          <w:rFonts w:ascii="Georgia" w:eastAsia="Times New Roman" w:hAnsi="Georgia" w:cs="Times New Roman"/>
          <w:spacing w:val="-1"/>
          <w:sz w:val="32"/>
          <w:szCs w:val="32"/>
        </w:rPr>
        <w:t xml:space="preserve"> flag followed by a list of comma </w:t>
      </w:r>
      <w:r w:rsidRPr="00C258C3">
        <w:rPr>
          <w:rFonts w:ascii="Georgia" w:eastAsia="Times New Roman" w:hAnsi="Georgia" w:cs="Times New Roman"/>
          <w:spacing w:val="-1"/>
          <w:sz w:val="32"/>
          <w:szCs w:val="32"/>
        </w:rPr>
        <w:lastRenderedPageBreak/>
        <w:t>separated category names. By default the </w:t>
      </w:r>
      <w:r w:rsidRPr="00C258C3">
        <w:rPr>
          <w:rFonts w:ascii="Courier New" w:eastAsia="Times New Roman" w:hAnsi="Courier New" w:cs="Courier New"/>
          <w:spacing w:val="-1"/>
          <w:sz w:val="24"/>
          <w:szCs w:val="24"/>
        </w:rPr>
        <w:t>node</w:t>
      </w:r>
      <w:r w:rsidRPr="00C258C3">
        <w:rPr>
          <w:rFonts w:ascii="Georgia" w:eastAsia="Times New Roman" w:hAnsi="Georgia" w:cs="Times New Roman"/>
          <w:spacing w:val="-1"/>
          <w:sz w:val="32"/>
          <w:szCs w:val="32"/>
        </w:rPr>
        <w:t> and </w:t>
      </w:r>
      <w:r w:rsidRPr="00C258C3">
        <w:rPr>
          <w:rFonts w:ascii="Courier New" w:eastAsia="Times New Roman" w:hAnsi="Courier New" w:cs="Courier New"/>
          <w:spacing w:val="-1"/>
          <w:sz w:val="24"/>
          <w:szCs w:val="24"/>
        </w:rPr>
        <w:t>v8</w:t>
      </w:r>
      <w:r w:rsidRPr="00C258C3">
        <w:rPr>
          <w:rFonts w:ascii="Georgia" w:eastAsia="Times New Roman" w:hAnsi="Georgia" w:cs="Times New Roman"/>
          <w:spacing w:val="-1"/>
          <w:sz w:val="32"/>
          <w:szCs w:val="32"/>
        </w:rPr>
        <w:t> categories are enabled.</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Running Node.js with tracing enabled will produce log files that can be opened in the </w:t>
      </w:r>
      <w:r w:rsidRPr="00C258C3">
        <w:rPr>
          <w:rFonts w:ascii="Courier New" w:eastAsia="Times New Roman" w:hAnsi="Courier New" w:cs="Courier New"/>
          <w:spacing w:val="-1"/>
          <w:sz w:val="24"/>
          <w:szCs w:val="24"/>
        </w:rPr>
        <w:t>chrome://tracing</w:t>
      </w:r>
      <w:r w:rsidRPr="00C258C3">
        <w:rPr>
          <w:rFonts w:ascii="Georgia" w:eastAsia="Times New Roman" w:hAnsi="Georgia" w:cs="Times New Roman"/>
          <w:spacing w:val="-1"/>
          <w:sz w:val="32"/>
          <w:szCs w:val="32"/>
        </w:rPr>
        <w:t> tab of Chrome.</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Q8. How will you debug an application in Node.js?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Node.js includes a debugging utility called </w:t>
      </w:r>
      <w:r w:rsidRPr="00C258C3">
        <w:rPr>
          <w:rFonts w:ascii="Courier New" w:eastAsia="Times New Roman" w:hAnsi="Courier New" w:cs="Courier New"/>
          <w:spacing w:val="-1"/>
          <w:sz w:val="24"/>
          <w:szCs w:val="24"/>
        </w:rPr>
        <w:t>debugger</w:t>
      </w:r>
      <w:r w:rsidRPr="00C258C3">
        <w:rPr>
          <w:rFonts w:ascii="Georgia" w:eastAsia="Times New Roman" w:hAnsi="Georgia" w:cs="Times New Roman"/>
          <w:spacing w:val="-1"/>
          <w:sz w:val="32"/>
          <w:szCs w:val="32"/>
        </w:rPr>
        <w:t>. To enable it start the Node.js with the </w:t>
      </w:r>
      <w:r w:rsidRPr="00C258C3">
        <w:rPr>
          <w:rFonts w:ascii="Courier New" w:eastAsia="Times New Roman" w:hAnsi="Courier New" w:cs="Courier New"/>
          <w:spacing w:val="-1"/>
          <w:sz w:val="24"/>
          <w:szCs w:val="24"/>
        </w:rPr>
        <w:t>debug</w:t>
      </w:r>
      <w:r w:rsidRPr="00C258C3">
        <w:rPr>
          <w:rFonts w:ascii="Georgia" w:eastAsia="Times New Roman" w:hAnsi="Georgia" w:cs="Times New Roman"/>
          <w:spacing w:val="-1"/>
          <w:sz w:val="32"/>
          <w:szCs w:val="32"/>
        </w:rPr>
        <w:t> argument followed by the path to the script to debug.</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Inserting the statement </w:t>
      </w:r>
      <w:r w:rsidRPr="00C258C3">
        <w:rPr>
          <w:rFonts w:ascii="Courier New" w:eastAsia="Times New Roman" w:hAnsi="Courier New" w:cs="Courier New"/>
          <w:spacing w:val="-1"/>
          <w:sz w:val="24"/>
          <w:szCs w:val="24"/>
        </w:rPr>
        <w:t>debugger;</w:t>
      </w:r>
      <w:r w:rsidRPr="00C258C3">
        <w:rPr>
          <w:rFonts w:ascii="Georgia" w:eastAsia="Times New Roman" w:hAnsi="Georgia" w:cs="Times New Roman"/>
          <w:spacing w:val="-1"/>
          <w:sz w:val="32"/>
          <w:szCs w:val="32"/>
        </w:rPr>
        <w:t> into the source code of a script will enable a breakpoint at that position in the code:</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noProof/>
          <w:sz w:val="24"/>
          <w:szCs w:val="24"/>
        </w:rPr>
        <w:drawing>
          <wp:inline distT="0" distB="0" distL="0" distR="0" wp14:anchorId="74FD8740" wp14:editId="3D3A98B6">
            <wp:extent cx="4019550" cy="1371600"/>
            <wp:effectExtent l="0" t="0" r="0" b="0"/>
            <wp:docPr id="10" name="Picture 10" descr="https://miro.medium.com/max/60/1*qy5HcWVLICvVaRLI_-pt9w.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60/1*qy5HcWVLICvVaRLI_-pt9w.jpeg?q=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9550" cy="1371600"/>
                    </a:xfrm>
                    <a:prstGeom prst="rect">
                      <a:avLst/>
                    </a:prstGeom>
                    <a:noFill/>
                    <a:ln>
                      <a:noFill/>
                    </a:ln>
                  </pic:spPr>
                </pic:pic>
              </a:graphicData>
            </a:graphic>
          </wp:inline>
        </w:drawing>
      </w:r>
    </w:p>
    <w:p w:rsidR="00C258C3" w:rsidRPr="00C258C3" w:rsidRDefault="00C258C3" w:rsidP="00C258C3">
      <w:pPr>
        <w:spacing w:after="10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noProof/>
          <w:sz w:val="24"/>
          <w:szCs w:val="24"/>
        </w:rPr>
        <w:drawing>
          <wp:inline distT="0" distB="0" distL="0" distR="0" wp14:anchorId="0C015EB4" wp14:editId="2B9AD80A">
            <wp:extent cx="4019550" cy="1371600"/>
            <wp:effectExtent l="0" t="0" r="0" b="0"/>
            <wp:docPr id="11" name="Picture 11" descr="https://miro.medium.com/max/422/1*qy5HcWVLICvVaRLI_-pt9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422/1*qy5HcWVLICvVaRLI_-pt9w.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9550" cy="1371600"/>
                    </a:xfrm>
                    <a:prstGeom prst="rect">
                      <a:avLst/>
                    </a:prstGeom>
                    <a:noFill/>
                    <a:ln>
                      <a:noFill/>
                    </a:ln>
                  </pic:spPr>
                </pic:pic>
              </a:graphicData>
            </a:graphic>
          </wp:inline>
        </w:drawing>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Q9. Difference between </w:t>
      </w:r>
      <w:r w:rsidRPr="00C258C3">
        <w:rPr>
          <w:rFonts w:ascii="Georgia" w:eastAsia="Times New Roman" w:hAnsi="Georgia" w:cs="Courier New"/>
          <w:b/>
          <w:bCs/>
          <w:spacing w:val="-1"/>
          <w:sz w:val="24"/>
          <w:szCs w:val="24"/>
        </w:rPr>
        <w:t>setImmediate()</w:t>
      </w:r>
      <w:r w:rsidRPr="00C258C3">
        <w:rPr>
          <w:rFonts w:ascii="Georgia" w:eastAsia="Times New Roman" w:hAnsi="Georgia" w:cs="Times New Roman"/>
          <w:b/>
          <w:bCs/>
          <w:spacing w:val="-1"/>
          <w:sz w:val="32"/>
          <w:szCs w:val="32"/>
        </w:rPr>
        <w:t> vs </w:t>
      </w:r>
      <w:r w:rsidRPr="00C258C3">
        <w:rPr>
          <w:rFonts w:ascii="Georgia" w:eastAsia="Times New Roman" w:hAnsi="Georgia" w:cs="Courier New"/>
          <w:b/>
          <w:bCs/>
          <w:spacing w:val="-1"/>
          <w:sz w:val="24"/>
          <w:szCs w:val="24"/>
        </w:rPr>
        <w:t>setTimeout()</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Courier New" w:eastAsia="Times New Roman" w:hAnsi="Courier New" w:cs="Courier New"/>
          <w:spacing w:val="-1"/>
          <w:sz w:val="24"/>
          <w:szCs w:val="24"/>
        </w:rPr>
        <w:t>setImmediate()</w:t>
      </w:r>
      <w:r w:rsidRPr="00C258C3">
        <w:rPr>
          <w:rFonts w:ascii="Georgia" w:eastAsia="Times New Roman" w:hAnsi="Georgia" w:cs="Times New Roman"/>
          <w:spacing w:val="-1"/>
          <w:sz w:val="32"/>
          <w:szCs w:val="32"/>
        </w:rPr>
        <w:t> and </w:t>
      </w:r>
      <w:r w:rsidRPr="00C258C3">
        <w:rPr>
          <w:rFonts w:ascii="Courier New" w:eastAsia="Times New Roman" w:hAnsi="Courier New" w:cs="Courier New"/>
          <w:spacing w:val="-1"/>
          <w:sz w:val="24"/>
          <w:szCs w:val="24"/>
        </w:rPr>
        <w:t>setTimeout()</w:t>
      </w:r>
      <w:r w:rsidRPr="00C258C3">
        <w:rPr>
          <w:rFonts w:ascii="Georgia" w:eastAsia="Times New Roman" w:hAnsi="Georgia" w:cs="Times New Roman"/>
          <w:spacing w:val="-1"/>
          <w:sz w:val="32"/>
          <w:szCs w:val="32"/>
        </w:rPr>
        <w:t> are similar, but behave in different ways depending on when they are called.</w:t>
      </w:r>
    </w:p>
    <w:p w:rsidR="00C258C3" w:rsidRPr="00C258C3" w:rsidRDefault="00C258C3" w:rsidP="00C258C3">
      <w:pPr>
        <w:numPr>
          <w:ilvl w:val="0"/>
          <w:numId w:val="7"/>
        </w:numPr>
        <w:shd w:val="clear" w:color="auto" w:fill="FFFFFF"/>
        <w:spacing w:before="480" w:after="0" w:line="240" w:lineRule="auto"/>
        <w:ind w:left="450"/>
        <w:rPr>
          <w:rFonts w:ascii="Georgia" w:eastAsia="Times New Roman" w:hAnsi="Georgia" w:cs="Segoe UI"/>
          <w:spacing w:val="-1"/>
          <w:sz w:val="32"/>
          <w:szCs w:val="32"/>
        </w:rPr>
      </w:pPr>
      <w:r w:rsidRPr="00C258C3">
        <w:rPr>
          <w:rFonts w:ascii="Courier New" w:eastAsia="Times New Roman" w:hAnsi="Courier New" w:cs="Courier New"/>
          <w:spacing w:val="-1"/>
          <w:sz w:val="24"/>
          <w:szCs w:val="24"/>
        </w:rPr>
        <w:lastRenderedPageBreak/>
        <w:t>setImmediate()</w:t>
      </w:r>
      <w:r w:rsidRPr="00C258C3">
        <w:rPr>
          <w:rFonts w:ascii="Georgia" w:eastAsia="Times New Roman" w:hAnsi="Georgia" w:cs="Segoe UI"/>
          <w:spacing w:val="-1"/>
          <w:sz w:val="32"/>
          <w:szCs w:val="32"/>
        </w:rPr>
        <w:t> is designed to execute a script once the current poll (event loop) phase completes.</w:t>
      </w:r>
    </w:p>
    <w:p w:rsidR="00C258C3" w:rsidRPr="00C258C3" w:rsidRDefault="00C258C3" w:rsidP="00C258C3">
      <w:pPr>
        <w:numPr>
          <w:ilvl w:val="0"/>
          <w:numId w:val="7"/>
        </w:numPr>
        <w:shd w:val="clear" w:color="auto" w:fill="FFFFFF"/>
        <w:spacing w:before="252" w:after="0" w:line="240" w:lineRule="auto"/>
        <w:ind w:left="450"/>
        <w:rPr>
          <w:rFonts w:ascii="Georgia" w:eastAsia="Times New Roman" w:hAnsi="Georgia" w:cs="Segoe UI"/>
          <w:spacing w:val="-1"/>
          <w:sz w:val="32"/>
          <w:szCs w:val="32"/>
        </w:rPr>
      </w:pPr>
      <w:r w:rsidRPr="00C258C3">
        <w:rPr>
          <w:rFonts w:ascii="Courier New" w:eastAsia="Times New Roman" w:hAnsi="Courier New" w:cs="Courier New"/>
          <w:spacing w:val="-1"/>
          <w:sz w:val="24"/>
          <w:szCs w:val="24"/>
        </w:rPr>
        <w:t>setTimeout()</w:t>
      </w:r>
      <w:r w:rsidRPr="00C258C3">
        <w:rPr>
          <w:rFonts w:ascii="Georgia" w:eastAsia="Times New Roman" w:hAnsi="Georgia" w:cs="Segoe UI"/>
          <w:spacing w:val="-1"/>
          <w:sz w:val="32"/>
          <w:szCs w:val="32"/>
        </w:rPr>
        <w:t> schedules a script to be run after a minimum threshold in ms has elapsed.</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The order in which the timers are executed will vary depending on the context in which they are called. If both are called from within the main module, then timing will be bound by the performance of the process.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Q10. What is </w:t>
      </w:r>
      <w:r w:rsidRPr="00C258C3">
        <w:rPr>
          <w:rFonts w:ascii="Georgia" w:eastAsia="Times New Roman" w:hAnsi="Georgia" w:cs="Courier New"/>
          <w:b/>
          <w:bCs/>
          <w:spacing w:val="-1"/>
          <w:sz w:val="24"/>
          <w:szCs w:val="24"/>
        </w:rPr>
        <w:t>process.nextTick()</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Courier New" w:eastAsia="Times New Roman" w:hAnsi="Courier New" w:cs="Courier New"/>
          <w:spacing w:val="-1"/>
          <w:sz w:val="24"/>
          <w:szCs w:val="24"/>
        </w:rPr>
        <w:t>setImmediate()</w:t>
      </w:r>
      <w:r w:rsidRPr="00C258C3">
        <w:rPr>
          <w:rFonts w:ascii="Georgia" w:eastAsia="Times New Roman" w:hAnsi="Georgia" w:cs="Times New Roman"/>
          <w:spacing w:val="-1"/>
          <w:sz w:val="32"/>
          <w:szCs w:val="32"/>
        </w:rPr>
        <w:t> and </w:t>
      </w:r>
      <w:r w:rsidRPr="00C258C3">
        <w:rPr>
          <w:rFonts w:ascii="Courier New" w:eastAsia="Times New Roman" w:hAnsi="Courier New" w:cs="Courier New"/>
          <w:spacing w:val="-1"/>
          <w:sz w:val="24"/>
          <w:szCs w:val="24"/>
        </w:rPr>
        <w:t>setTimeout()</w:t>
      </w:r>
      <w:r w:rsidRPr="00C258C3">
        <w:rPr>
          <w:rFonts w:ascii="Georgia" w:eastAsia="Times New Roman" w:hAnsi="Georgia" w:cs="Times New Roman"/>
          <w:spacing w:val="-1"/>
          <w:sz w:val="32"/>
          <w:szCs w:val="32"/>
        </w:rPr>
        <w:t> are based on the event loop. But </w:t>
      </w:r>
      <w:r w:rsidRPr="00C258C3">
        <w:rPr>
          <w:rFonts w:ascii="Courier New" w:eastAsia="Times New Roman" w:hAnsi="Courier New" w:cs="Courier New"/>
          <w:spacing w:val="-1"/>
          <w:sz w:val="24"/>
          <w:szCs w:val="24"/>
        </w:rPr>
        <w:t>process.nextTick()</w:t>
      </w:r>
      <w:r w:rsidRPr="00C258C3">
        <w:rPr>
          <w:rFonts w:ascii="Georgia" w:eastAsia="Times New Roman" w:hAnsi="Georgia" w:cs="Times New Roman"/>
          <w:spacing w:val="-1"/>
          <w:sz w:val="32"/>
          <w:szCs w:val="32"/>
        </w:rPr>
        <w:t> technically not part of the event loop. Instead, the </w:t>
      </w:r>
      <w:r w:rsidRPr="00C258C3">
        <w:rPr>
          <w:rFonts w:ascii="Courier New" w:eastAsia="Times New Roman" w:hAnsi="Courier New" w:cs="Courier New"/>
          <w:spacing w:val="-1"/>
          <w:sz w:val="24"/>
          <w:szCs w:val="24"/>
        </w:rPr>
        <w:t>nextTickQueue</w:t>
      </w:r>
      <w:r w:rsidRPr="00C258C3">
        <w:rPr>
          <w:rFonts w:ascii="Georgia" w:eastAsia="Times New Roman" w:hAnsi="Georgia" w:cs="Times New Roman"/>
          <w:spacing w:val="-1"/>
          <w:sz w:val="32"/>
          <w:szCs w:val="32"/>
        </w:rPr>
        <w:t> will be processed after the current operation completes, regardless of the current phase of the event loop.</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Thus, any time you call process.nextTick() in a given phase, all callbacks passed to process.nextTick() will be resolved before the event loop continues.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Q11. What is </w:t>
      </w:r>
      <w:r w:rsidRPr="00C258C3">
        <w:rPr>
          <w:rFonts w:ascii="Georgia" w:eastAsia="Times New Roman" w:hAnsi="Georgia" w:cs="Courier New"/>
          <w:b/>
          <w:bCs/>
          <w:spacing w:val="-1"/>
          <w:sz w:val="24"/>
          <w:szCs w:val="24"/>
        </w:rPr>
        <w:t>package.json</w:t>
      </w:r>
      <w:r w:rsidRPr="00C258C3">
        <w:rPr>
          <w:rFonts w:ascii="Georgia" w:eastAsia="Times New Roman" w:hAnsi="Georgia" w:cs="Times New Roman"/>
          <w:b/>
          <w:bCs/>
          <w:spacing w:val="-1"/>
          <w:sz w:val="32"/>
          <w:szCs w:val="32"/>
        </w:rPr>
        <w:t>? What is it used for?</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This file holds various metadata information about the project. This file is used to give information to </w:t>
      </w:r>
      <w:r w:rsidRPr="00C258C3">
        <w:rPr>
          <w:rFonts w:ascii="Courier New" w:eastAsia="Times New Roman" w:hAnsi="Courier New" w:cs="Courier New"/>
          <w:spacing w:val="-1"/>
          <w:sz w:val="24"/>
          <w:szCs w:val="24"/>
        </w:rPr>
        <w:t>npm</w:t>
      </w:r>
      <w:r w:rsidRPr="00C258C3">
        <w:rPr>
          <w:rFonts w:ascii="Georgia" w:eastAsia="Times New Roman" w:hAnsi="Georgia" w:cs="Times New Roman"/>
          <w:spacing w:val="-1"/>
          <w:sz w:val="32"/>
          <w:szCs w:val="32"/>
        </w:rPr>
        <w:t> that allows it to identify the project as well as handle the project's dependencies.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Some of the fields are: </w:t>
      </w:r>
      <w:r w:rsidRPr="00C258C3">
        <w:rPr>
          <w:rFonts w:ascii="Courier New" w:eastAsia="Times New Roman" w:hAnsi="Courier New" w:cs="Courier New"/>
          <w:spacing w:val="-1"/>
          <w:sz w:val="24"/>
          <w:szCs w:val="24"/>
        </w:rPr>
        <w:t>name</w:t>
      </w:r>
      <w:r w:rsidRPr="00C258C3">
        <w:rPr>
          <w:rFonts w:ascii="Georgia" w:eastAsia="Times New Roman" w:hAnsi="Georgia" w:cs="Times New Roman"/>
          <w:spacing w:val="-1"/>
          <w:sz w:val="32"/>
          <w:szCs w:val="32"/>
        </w:rPr>
        <w:t>, </w:t>
      </w:r>
      <w:r w:rsidRPr="00C258C3">
        <w:rPr>
          <w:rFonts w:ascii="Courier New" w:eastAsia="Times New Roman" w:hAnsi="Courier New" w:cs="Courier New"/>
          <w:spacing w:val="-1"/>
          <w:sz w:val="24"/>
          <w:szCs w:val="24"/>
        </w:rPr>
        <w:t>name</w:t>
      </w:r>
      <w:r w:rsidRPr="00C258C3">
        <w:rPr>
          <w:rFonts w:ascii="Georgia" w:eastAsia="Times New Roman" w:hAnsi="Georgia" w:cs="Times New Roman"/>
          <w:spacing w:val="-1"/>
          <w:sz w:val="32"/>
          <w:szCs w:val="32"/>
        </w:rPr>
        <w:t>, </w:t>
      </w:r>
      <w:r w:rsidRPr="00C258C3">
        <w:rPr>
          <w:rFonts w:ascii="Courier New" w:eastAsia="Times New Roman" w:hAnsi="Courier New" w:cs="Courier New"/>
          <w:spacing w:val="-1"/>
          <w:sz w:val="24"/>
          <w:szCs w:val="24"/>
        </w:rPr>
        <w:t>description</w:t>
      </w:r>
      <w:r w:rsidRPr="00C258C3">
        <w:rPr>
          <w:rFonts w:ascii="Georgia" w:eastAsia="Times New Roman" w:hAnsi="Georgia" w:cs="Times New Roman"/>
          <w:spacing w:val="-1"/>
          <w:sz w:val="32"/>
          <w:szCs w:val="32"/>
        </w:rPr>
        <w:t>, </w:t>
      </w:r>
      <w:r w:rsidRPr="00C258C3">
        <w:rPr>
          <w:rFonts w:ascii="Courier New" w:eastAsia="Times New Roman" w:hAnsi="Courier New" w:cs="Courier New"/>
          <w:spacing w:val="-1"/>
          <w:sz w:val="24"/>
          <w:szCs w:val="24"/>
        </w:rPr>
        <w:t>author</w:t>
      </w:r>
      <w:r w:rsidRPr="00C258C3">
        <w:rPr>
          <w:rFonts w:ascii="Georgia" w:eastAsia="Times New Roman" w:hAnsi="Georgia" w:cs="Times New Roman"/>
          <w:spacing w:val="-1"/>
          <w:sz w:val="32"/>
          <w:szCs w:val="32"/>
        </w:rPr>
        <w:t> and </w:t>
      </w:r>
      <w:r w:rsidRPr="00C258C3">
        <w:rPr>
          <w:rFonts w:ascii="Courier New" w:eastAsia="Times New Roman" w:hAnsi="Courier New" w:cs="Courier New"/>
          <w:spacing w:val="-1"/>
          <w:sz w:val="24"/>
          <w:szCs w:val="24"/>
        </w:rPr>
        <w:t>dependencies</w:t>
      </w:r>
      <w:r w:rsidRPr="00C258C3">
        <w:rPr>
          <w:rFonts w:ascii="Georgia" w:eastAsia="Times New Roman" w:hAnsi="Georgia" w:cs="Times New Roman"/>
          <w:spacing w:val="-1"/>
          <w:sz w:val="32"/>
          <w:szCs w:val="32"/>
        </w:rPr>
        <w:t>.</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lastRenderedPageBreak/>
        <w:t>When someone installs our project through </w:t>
      </w:r>
      <w:r w:rsidRPr="00C258C3">
        <w:rPr>
          <w:rFonts w:ascii="Courier New" w:eastAsia="Times New Roman" w:hAnsi="Courier New" w:cs="Courier New"/>
          <w:spacing w:val="-1"/>
          <w:sz w:val="24"/>
          <w:szCs w:val="24"/>
        </w:rPr>
        <w:t>npm</w:t>
      </w:r>
      <w:r w:rsidRPr="00C258C3">
        <w:rPr>
          <w:rFonts w:ascii="Georgia" w:eastAsia="Times New Roman" w:hAnsi="Georgia" w:cs="Times New Roman"/>
          <w:spacing w:val="-1"/>
          <w:sz w:val="32"/>
          <w:szCs w:val="32"/>
        </w:rPr>
        <w:t>, all the dependencies listed will be installed as well. Additionally, if someone runs </w:t>
      </w:r>
      <w:r w:rsidRPr="00C258C3">
        <w:rPr>
          <w:rFonts w:ascii="Courier New" w:eastAsia="Times New Roman" w:hAnsi="Courier New" w:cs="Courier New"/>
          <w:spacing w:val="-1"/>
          <w:sz w:val="24"/>
          <w:szCs w:val="24"/>
        </w:rPr>
        <w:t>npm install</w:t>
      </w:r>
      <w:r w:rsidRPr="00C258C3">
        <w:rPr>
          <w:rFonts w:ascii="Georgia" w:eastAsia="Times New Roman" w:hAnsi="Georgia" w:cs="Times New Roman"/>
          <w:spacing w:val="-1"/>
          <w:sz w:val="32"/>
          <w:szCs w:val="32"/>
        </w:rPr>
        <w:t> in the root directory of our project, it will install all the dependencies to </w:t>
      </w:r>
      <w:r w:rsidRPr="00C258C3">
        <w:rPr>
          <w:rFonts w:ascii="Courier New" w:eastAsia="Times New Roman" w:hAnsi="Courier New" w:cs="Courier New"/>
          <w:spacing w:val="-1"/>
          <w:sz w:val="24"/>
          <w:szCs w:val="24"/>
        </w:rPr>
        <w:t>./node_modules</w:t>
      </w:r>
      <w:r w:rsidRPr="00C258C3">
        <w:rPr>
          <w:rFonts w:ascii="Georgia" w:eastAsia="Times New Roman" w:hAnsi="Georgia" w:cs="Times New Roman"/>
          <w:spacing w:val="-1"/>
          <w:sz w:val="32"/>
          <w:szCs w:val="32"/>
        </w:rPr>
        <w:t> directory.</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Q12. What is </w:t>
      </w:r>
      <w:r w:rsidRPr="00C258C3">
        <w:rPr>
          <w:rFonts w:ascii="Georgia" w:eastAsia="Times New Roman" w:hAnsi="Georgia" w:cs="Courier New"/>
          <w:b/>
          <w:bCs/>
          <w:spacing w:val="-1"/>
          <w:sz w:val="24"/>
          <w:szCs w:val="24"/>
        </w:rPr>
        <w:t>libuv</w:t>
      </w:r>
      <w:r w:rsidRPr="00C258C3">
        <w:rPr>
          <w:rFonts w:ascii="Georgia" w:eastAsia="Times New Roman" w:hAnsi="Georgia" w:cs="Times New Roman"/>
          <w:b/>
          <w:bCs/>
          <w:spacing w:val="-1"/>
          <w:sz w:val="32"/>
          <w:szCs w:val="32"/>
        </w:rPr>
        <w:t>?</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Courier New" w:eastAsia="Times New Roman" w:hAnsi="Courier New" w:cs="Courier New"/>
          <w:spacing w:val="-1"/>
          <w:sz w:val="24"/>
          <w:szCs w:val="24"/>
        </w:rPr>
        <w:t>libuv</w:t>
      </w:r>
      <w:r w:rsidRPr="00C258C3">
        <w:rPr>
          <w:rFonts w:ascii="Georgia" w:eastAsia="Times New Roman" w:hAnsi="Georgia" w:cs="Times New Roman"/>
          <w:spacing w:val="-1"/>
          <w:sz w:val="32"/>
          <w:szCs w:val="32"/>
        </w:rPr>
        <w:t> is a multi-platform support library with a focus on asynchronous I/O.It was primarily developed for use by Node.js, but it’s also used by Luvit, Julia, pyuv, and others.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When the node.js project began in 2009 as a JavaScript environment decoupled from the browser, it is using Google’s V8 and Marc Lehmann’s </w:t>
      </w:r>
      <w:r w:rsidRPr="00C258C3">
        <w:rPr>
          <w:rFonts w:ascii="Courier New" w:eastAsia="Times New Roman" w:hAnsi="Courier New" w:cs="Courier New"/>
          <w:spacing w:val="-1"/>
          <w:sz w:val="24"/>
          <w:szCs w:val="24"/>
        </w:rPr>
        <w:t>libev</w:t>
      </w:r>
      <w:r w:rsidRPr="00C258C3">
        <w:rPr>
          <w:rFonts w:ascii="Georgia" w:eastAsia="Times New Roman" w:hAnsi="Georgia" w:cs="Times New Roman"/>
          <w:spacing w:val="-1"/>
          <w:sz w:val="32"/>
          <w:szCs w:val="32"/>
        </w:rPr>
        <w:t>, node.js combined a model of I/O – evented – with a language that was well suited to the style of programming; due to the way it had been shaped by browsers. As node.js grew in popularity, it was important to make it work on Windows, but libev ran only on Unix. </w:t>
      </w:r>
      <w:r w:rsidRPr="00C258C3">
        <w:rPr>
          <w:rFonts w:ascii="Courier New" w:eastAsia="Times New Roman" w:hAnsi="Courier New" w:cs="Courier New"/>
          <w:spacing w:val="-1"/>
          <w:sz w:val="24"/>
          <w:szCs w:val="24"/>
        </w:rPr>
        <w:t>libuv</w:t>
      </w:r>
      <w:r w:rsidRPr="00C258C3">
        <w:rPr>
          <w:rFonts w:ascii="Georgia" w:eastAsia="Times New Roman" w:hAnsi="Georgia" w:cs="Times New Roman"/>
          <w:spacing w:val="-1"/>
          <w:sz w:val="32"/>
          <w:szCs w:val="32"/>
        </w:rPr>
        <w:t> was an abstraction around libev or IOCP depending on the platform, providing users an API based on libev. In the node-v0.9.0 version of libuv libev was removed.</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Some of the features of </w:t>
      </w:r>
      <w:r w:rsidRPr="00C258C3">
        <w:rPr>
          <w:rFonts w:ascii="Courier New" w:eastAsia="Times New Roman" w:hAnsi="Courier New" w:cs="Courier New"/>
          <w:spacing w:val="-1"/>
          <w:sz w:val="24"/>
          <w:szCs w:val="24"/>
        </w:rPr>
        <w:t>libuv</w:t>
      </w:r>
      <w:r w:rsidRPr="00C258C3">
        <w:rPr>
          <w:rFonts w:ascii="Georgia" w:eastAsia="Times New Roman" w:hAnsi="Georgia" w:cs="Times New Roman"/>
          <w:spacing w:val="-1"/>
          <w:sz w:val="32"/>
          <w:szCs w:val="32"/>
        </w:rPr>
        <w:t> are:</w:t>
      </w:r>
    </w:p>
    <w:p w:rsidR="00C258C3" w:rsidRPr="00C258C3" w:rsidRDefault="00C258C3" w:rsidP="00C258C3">
      <w:pPr>
        <w:numPr>
          <w:ilvl w:val="0"/>
          <w:numId w:val="8"/>
        </w:numPr>
        <w:shd w:val="clear" w:color="auto" w:fill="FFFFFF"/>
        <w:spacing w:before="480" w:after="0" w:line="240" w:lineRule="auto"/>
        <w:ind w:left="450"/>
        <w:rPr>
          <w:rFonts w:ascii="Georgia" w:eastAsia="Times New Roman" w:hAnsi="Georgia" w:cs="Segoe UI"/>
          <w:spacing w:val="-1"/>
          <w:sz w:val="32"/>
          <w:szCs w:val="32"/>
        </w:rPr>
      </w:pPr>
      <w:r w:rsidRPr="00C258C3">
        <w:rPr>
          <w:rFonts w:ascii="Georgia" w:eastAsia="Times New Roman" w:hAnsi="Georgia" w:cs="Segoe UI"/>
          <w:spacing w:val="-1"/>
          <w:sz w:val="32"/>
          <w:szCs w:val="32"/>
        </w:rPr>
        <w:t>Full-featured event loop backed by epoll, kqueue, IOCP, event ports.</w:t>
      </w:r>
    </w:p>
    <w:p w:rsidR="00C258C3" w:rsidRPr="00C258C3" w:rsidRDefault="00C258C3" w:rsidP="00C258C3">
      <w:pPr>
        <w:numPr>
          <w:ilvl w:val="0"/>
          <w:numId w:val="8"/>
        </w:numPr>
        <w:shd w:val="clear" w:color="auto" w:fill="FFFFFF"/>
        <w:spacing w:before="252" w:after="0" w:line="240" w:lineRule="auto"/>
        <w:ind w:left="450"/>
        <w:rPr>
          <w:rFonts w:ascii="Georgia" w:eastAsia="Times New Roman" w:hAnsi="Georgia" w:cs="Segoe UI"/>
          <w:spacing w:val="-1"/>
          <w:sz w:val="32"/>
          <w:szCs w:val="32"/>
        </w:rPr>
      </w:pPr>
      <w:r w:rsidRPr="00C258C3">
        <w:rPr>
          <w:rFonts w:ascii="Georgia" w:eastAsia="Times New Roman" w:hAnsi="Georgia" w:cs="Segoe UI"/>
          <w:spacing w:val="-1"/>
          <w:sz w:val="32"/>
          <w:szCs w:val="32"/>
        </w:rPr>
        <w:t>Asynchronous TCP and UDP sockets</w:t>
      </w:r>
    </w:p>
    <w:p w:rsidR="00C258C3" w:rsidRPr="00C258C3" w:rsidRDefault="00C258C3" w:rsidP="00C258C3">
      <w:pPr>
        <w:numPr>
          <w:ilvl w:val="0"/>
          <w:numId w:val="8"/>
        </w:numPr>
        <w:shd w:val="clear" w:color="auto" w:fill="FFFFFF"/>
        <w:spacing w:before="252" w:after="0" w:line="240" w:lineRule="auto"/>
        <w:ind w:left="450"/>
        <w:rPr>
          <w:rFonts w:ascii="Georgia" w:eastAsia="Times New Roman" w:hAnsi="Georgia" w:cs="Segoe UI"/>
          <w:spacing w:val="-1"/>
          <w:sz w:val="32"/>
          <w:szCs w:val="32"/>
        </w:rPr>
      </w:pPr>
      <w:r w:rsidRPr="00C258C3">
        <w:rPr>
          <w:rFonts w:ascii="Georgia" w:eastAsia="Times New Roman" w:hAnsi="Georgia" w:cs="Segoe UI"/>
          <w:spacing w:val="-1"/>
          <w:sz w:val="32"/>
          <w:szCs w:val="32"/>
        </w:rPr>
        <w:t>Asynchronous file and file system operations</w:t>
      </w:r>
    </w:p>
    <w:p w:rsidR="00C258C3" w:rsidRPr="00C258C3" w:rsidRDefault="00C258C3" w:rsidP="00C258C3">
      <w:pPr>
        <w:numPr>
          <w:ilvl w:val="0"/>
          <w:numId w:val="8"/>
        </w:numPr>
        <w:shd w:val="clear" w:color="auto" w:fill="FFFFFF"/>
        <w:spacing w:before="252" w:after="0" w:line="240" w:lineRule="auto"/>
        <w:ind w:left="450"/>
        <w:rPr>
          <w:rFonts w:ascii="Georgia" w:eastAsia="Times New Roman" w:hAnsi="Georgia" w:cs="Segoe UI"/>
          <w:spacing w:val="-1"/>
          <w:sz w:val="32"/>
          <w:szCs w:val="32"/>
        </w:rPr>
      </w:pPr>
      <w:r w:rsidRPr="00C258C3">
        <w:rPr>
          <w:rFonts w:ascii="Georgia" w:eastAsia="Times New Roman" w:hAnsi="Georgia" w:cs="Segoe UI"/>
          <w:spacing w:val="-1"/>
          <w:sz w:val="32"/>
          <w:szCs w:val="32"/>
        </w:rPr>
        <w:t>Child processes</w:t>
      </w:r>
    </w:p>
    <w:p w:rsidR="00C258C3" w:rsidRPr="00C258C3" w:rsidRDefault="00C258C3" w:rsidP="00C258C3">
      <w:pPr>
        <w:numPr>
          <w:ilvl w:val="0"/>
          <w:numId w:val="8"/>
        </w:numPr>
        <w:shd w:val="clear" w:color="auto" w:fill="FFFFFF"/>
        <w:spacing w:before="252" w:after="0" w:line="240" w:lineRule="auto"/>
        <w:ind w:left="450"/>
        <w:rPr>
          <w:rFonts w:ascii="Georgia" w:eastAsia="Times New Roman" w:hAnsi="Georgia" w:cs="Segoe UI"/>
          <w:spacing w:val="-1"/>
          <w:sz w:val="32"/>
          <w:szCs w:val="32"/>
        </w:rPr>
      </w:pPr>
      <w:r w:rsidRPr="00C258C3">
        <w:rPr>
          <w:rFonts w:ascii="Georgia" w:eastAsia="Times New Roman" w:hAnsi="Georgia" w:cs="Segoe UI"/>
          <w:spacing w:val="-1"/>
          <w:sz w:val="32"/>
          <w:szCs w:val="32"/>
        </w:rPr>
        <w:t>File system events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lastRenderedPageBreak/>
        <w:t>Q13. What are some of the most popular modules of Node.js?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There are many most popular, most starred or most downloaded modules in Node.js. Some of them are:</w:t>
      </w:r>
    </w:p>
    <w:p w:rsidR="00C258C3" w:rsidRPr="00C258C3" w:rsidRDefault="00C258C3" w:rsidP="00C258C3">
      <w:pPr>
        <w:numPr>
          <w:ilvl w:val="0"/>
          <w:numId w:val="9"/>
        </w:numPr>
        <w:shd w:val="clear" w:color="auto" w:fill="FFFFFF"/>
        <w:spacing w:before="480" w:after="0" w:line="240" w:lineRule="auto"/>
        <w:ind w:left="450"/>
        <w:rPr>
          <w:rFonts w:ascii="Georgia" w:eastAsia="Times New Roman" w:hAnsi="Georgia" w:cs="Segoe UI"/>
          <w:spacing w:val="-1"/>
          <w:sz w:val="32"/>
          <w:szCs w:val="32"/>
        </w:rPr>
      </w:pPr>
      <w:r w:rsidRPr="00C258C3">
        <w:rPr>
          <w:rFonts w:ascii="Georgia" w:eastAsia="Times New Roman" w:hAnsi="Georgia" w:cs="Segoe UI"/>
          <w:spacing w:val="-1"/>
          <w:sz w:val="32"/>
          <w:szCs w:val="32"/>
        </w:rPr>
        <w:t>express</w:t>
      </w:r>
    </w:p>
    <w:p w:rsidR="00C258C3" w:rsidRPr="00C258C3" w:rsidRDefault="00C258C3" w:rsidP="00C258C3">
      <w:pPr>
        <w:numPr>
          <w:ilvl w:val="0"/>
          <w:numId w:val="9"/>
        </w:numPr>
        <w:shd w:val="clear" w:color="auto" w:fill="FFFFFF"/>
        <w:spacing w:before="252" w:after="0" w:line="240" w:lineRule="auto"/>
        <w:ind w:left="450"/>
        <w:rPr>
          <w:rFonts w:ascii="Georgia" w:eastAsia="Times New Roman" w:hAnsi="Georgia" w:cs="Segoe UI"/>
          <w:spacing w:val="-1"/>
          <w:sz w:val="32"/>
          <w:szCs w:val="32"/>
        </w:rPr>
      </w:pPr>
      <w:r w:rsidRPr="00C258C3">
        <w:rPr>
          <w:rFonts w:ascii="Georgia" w:eastAsia="Times New Roman" w:hAnsi="Georgia" w:cs="Segoe UI"/>
          <w:spacing w:val="-1"/>
          <w:sz w:val="32"/>
          <w:szCs w:val="32"/>
        </w:rPr>
        <w:t>async</w:t>
      </w:r>
    </w:p>
    <w:p w:rsidR="00C258C3" w:rsidRPr="00C258C3" w:rsidRDefault="00C258C3" w:rsidP="00C258C3">
      <w:pPr>
        <w:numPr>
          <w:ilvl w:val="0"/>
          <w:numId w:val="9"/>
        </w:numPr>
        <w:shd w:val="clear" w:color="auto" w:fill="FFFFFF"/>
        <w:spacing w:before="252" w:after="0" w:line="240" w:lineRule="auto"/>
        <w:ind w:left="450"/>
        <w:rPr>
          <w:rFonts w:ascii="Georgia" w:eastAsia="Times New Roman" w:hAnsi="Georgia" w:cs="Segoe UI"/>
          <w:spacing w:val="-1"/>
          <w:sz w:val="32"/>
          <w:szCs w:val="32"/>
        </w:rPr>
      </w:pPr>
      <w:r w:rsidRPr="00C258C3">
        <w:rPr>
          <w:rFonts w:ascii="Georgia" w:eastAsia="Times New Roman" w:hAnsi="Georgia" w:cs="Segoe UI"/>
          <w:spacing w:val="-1"/>
          <w:sz w:val="32"/>
          <w:szCs w:val="32"/>
        </w:rPr>
        <w:t>browserify</w:t>
      </w:r>
    </w:p>
    <w:p w:rsidR="00C258C3" w:rsidRPr="00C258C3" w:rsidRDefault="00C258C3" w:rsidP="00C258C3">
      <w:pPr>
        <w:numPr>
          <w:ilvl w:val="0"/>
          <w:numId w:val="9"/>
        </w:numPr>
        <w:shd w:val="clear" w:color="auto" w:fill="FFFFFF"/>
        <w:spacing w:before="252" w:after="0" w:line="240" w:lineRule="auto"/>
        <w:ind w:left="450"/>
        <w:rPr>
          <w:rFonts w:ascii="Georgia" w:eastAsia="Times New Roman" w:hAnsi="Georgia" w:cs="Segoe UI"/>
          <w:spacing w:val="-1"/>
          <w:sz w:val="32"/>
          <w:szCs w:val="32"/>
        </w:rPr>
      </w:pPr>
      <w:r w:rsidRPr="00C258C3">
        <w:rPr>
          <w:rFonts w:ascii="Georgia" w:eastAsia="Times New Roman" w:hAnsi="Georgia" w:cs="Segoe UI"/>
          <w:spacing w:val="-1"/>
          <w:sz w:val="32"/>
          <w:szCs w:val="32"/>
        </w:rPr>
        <w:t>socket.io</w:t>
      </w:r>
    </w:p>
    <w:p w:rsidR="00C258C3" w:rsidRPr="00C258C3" w:rsidRDefault="00C258C3" w:rsidP="00C258C3">
      <w:pPr>
        <w:numPr>
          <w:ilvl w:val="0"/>
          <w:numId w:val="9"/>
        </w:numPr>
        <w:shd w:val="clear" w:color="auto" w:fill="FFFFFF"/>
        <w:spacing w:before="252" w:after="0" w:line="240" w:lineRule="auto"/>
        <w:ind w:left="450"/>
        <w:rPr>
          <w:rFonts w:ascii="Georgia" w:eastAsia="Times New Roman" w:hAnsi="Georgia" w:cs="Segoe UI"/>
          <w:spacing w:val="-1"/>
          <w:sz w:val="32"/>
          <w:szCs w:val="32"/>
        </w:rPr>
      </w:pPr>
      <w:r w:rsidRPr="00C258C3">
        <w:rPr>
          <w:rFonts w:ascii="Georgia" w:eastAsia="Times New Roman" w:hAnsi="Georgia" w:cs="Segoe UI"/>
          <w:spacing w:val="-1"/>
          <w:sz w:val="32"/>
          <w:szCs w:val="32"/>
        </w:rPr>
        <w:t>bower</w:t>
      </w:r>
    </w:p>
    <w:p w:rsidR="00C258C3" w:rsidRPr="00C258C3" w:rsidRDefault="00C258C3" w:rsidP="00C258C3">
      <w:pPr>
        <w:numPr>
          <w:ilvl w:val="0"/>
          <w:numId w:val="9"/>
        </w:numPr>
        <w:shd w:val="clear" w:color="auto" w:fill="FFFFFF"/>
        <w:spacing w:before="252" w:after="0" w:line="240" w:lineRule="auto"/>
        <w:ind w:left="450"/>
        <w:rPr>
          <w:rFonts w:ascii="Georgia" w:eastAsia="Times New Roman" w:hAnsi="Georgia" w:cs="Segoe UI"/>
          <w:spacing w:val="-1"/>
          <w:sz w:val="32"/>
          <w:szCs w:val="32"/>
        </w:rPr>
      </w:pPr>
      <w:r w:rsidRPr="00C258C3">
        <w:rPr>
          <w:rFonts w:ascii="Georgia" w:eastAsia="Times New Roman" w:hAnsi="Georgia" w:cs="Segoe UI"/>
          <w:spacing w:val="-1"/>
          <w:sz w:val="32"/>
          <w:szCs w:val="32"/>
        </w:rPr>
        <w:t>gulp</w:t>
      </w:r>
    </w:p>
    <w:p w:rsidR="00C258C3" w:rsidRPr="00C258C3" w:rsidRDefault="00C258C3" w:rsidP="00C258C3">
      <w:pPr>
        <w:numPr>
          <w:ilvl w:val="0"/>
          <w:numId w:val="9"/>
        </w:numPr>
        <w:shd w:val="clear" w:color="auto" w:fill="FFFFFF"/>
        <w:spacing w:before="252" w:after="0" w:line="240" w:lineRule="auto"/>
        <w:ind w:left="450"/>
        <w:rPr>
          <w:rFonts w:ascii="Georgia" w:eastAsia="Times New Roman" w:hAnsi="Georgia" w:cs="Segoe UI"/>
          <w:spacing w:val="-1"/>
          <w:sz w:val="32"/>
          <w:szCs w:val="32"/>
        </w:rPr>
      </w:pPr>
      <w:r w:rsidRPr="00C258C3">
        <w:rPr>
          <w:rFonts w:ascii="Georgia" w:eastAsia="Times New Roman" w:hAnsi="Georgia" w:cs="Segoe UI"/>
          <w:spacing w:val="-1"/>
          <w:sz w:val="32"/>
          <w:szCs w:val="32"/>
        </w:rPr>
        <w:t>grunt</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Q14. What is </w:t>
      </w:r>
      <w:r w:rsidRPr="00C258C3">
        <w:rPr>
          <w:rFonts w:ascii="Georgia" w:eastAsia="Times New Roman" w:hAnsi="Georgia" w:cs="Courier New"/>
          <w:b/>
          <w:bCs/>
          <w:spacing w:val="-1"/>
          <w:sz w:val="24"/>
          <w:szCs w:val="24"/>
        </w:rPr>
        <w:t>EventEmitter</w:t>
      </w:r>
      <w:r w:rsidRPr="00C258C3">
        <w:rPr>
          <w:rFonts w:ascii="Georgia" w:eastAsia="Times New Roman" w:hAnsi="Georgia" w:cs="Times New Roman"/>
          <w:b/>
          <w:bCs/>
          <w:spacing w:val="-1"/>
          <w:sz w:val="32"/>
          <w:szCs w:val="32"/>
        </w:rPr>
        <w:t> in Node.js?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All objects that emit events are instances of the </w:t>
      </w:r>
      <w:r w:rsidRPr="00C258C3">
        <w:rPr>
          <w:rFonts w:ascii="Courier New" w:eastAsia="Times New Roman" w:hAnsi="Courier New" w:cs="Courier New"/>
          <w:spacing w:val="-1"/>
          <w:sz w:val="24"/>
          <w:szCs w:val="24"/>
        </w:rPr>
        <w:t>EventEmitter</w:t>
      </w:r>
      <w:r w:rsidRPr="00C258C3">
        <w:rPr>
          <w:rFonts w:ascii="Georgia" w:eastAsia="Times New Roman" w:hAnsi="Georgia" w:cs="Times New Roman"/>
          <w:spacing w:val="-1"/>
          <w:sz w:val="32"/>
          <w:szCs w:val="32"/>
        </w:rPr>
        <w:t> class. These objects expose an </w:t>
      </w:r>
      <w:r w:rsidRPr="00C258C3">
        <w:rPr>
          <w:rFonts w:ascii="Courier New" w:eastAsia="Times New Roman" w:hAnsi="Courier New" w:cs="Courier New"/>
          <w:spacing w:val="-1"/>
          <w:sz w:val="24"/>
          <w:szCs w:val="24"/>
        </w:rPr>
        <w:t>eventEmitter.on()</w:t>
      </w:r>
      <w:r w:rsidRPr="00C258C3">
        <w:rPr>
          <w:rFonts w:ascii="Georgia" w:eastAsia="Times New Roman" w:hAnsi="Georgia" w:cs="Times New Roman"/>
          <w:spacing w:val="-1"/>
          <w:sz w:val="32"/>
          <w:szCs w:val="32"/>
        </w:rPr>
        <w:t> function that allows one or more functions to be attached to named events emitted by the object.</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When the </w:t>
      </w:r>
      <w:r w:rsidRPr="00C258C3">
        <w:rPr>
          <w:rFonts w:ascii="Courier New" w:eastAsia="Times New Roman" w:hAnsi="Courier New" w:cs="Courier New"/>
          <w:spacing w:val="-1"/>
          <w:sz w:val="24"/>
          <w:szCs w:val="24"/>
        </w:rPr>
        <w:t>EventEmitter</w:t>
      </w:r>
      <w:r w:rsidRPr="00C258C3">
        <w:rPr>
          <w:rFonts w:ascii="Georgia" w:eastAsia="Times New Roman" w:hAnsi="Georgia" w:cs="Times New Roman"/>
          <w:spacing w:val="-1"/>
          <w:sz w:val="32"/>
          <w:szCs w:val="32"/>
        </w:rPr>
        <w:t> object emits an event, all of the functions attached to that specific event are called </w:t>
      </w:r>
      <w:r w:rsidRPr="00C258C3">
        <w:rPr>
          <w:rFonts w:ascii="Georgia" w:eastAsia="Times New Roman" w:hAnsi="Georgia" w:cs="Times New Roman"/>
          <w:i/>
          <w:iCs/>
          <w:spacing w:val="-1"/>
          <w:sz w:val="32"/>
          <w:szCs w:val="32"/>
        </w:rPr>
        <w:t>synchronously</w:t>
      </w:r>
      <w:r w:rsidRPr="00C258C3">
        <w:rPr>
          <w:rFonts w:ascii="Georgia" w:eastAsia="Times New Roman" w:hAnsi="Georgia" w:cs="Times New Roman"/>
          <w:spacing w:val="-1"/>
          <w:sz w:val="32"/>
          <w:szCs w:val="32"/>
        </w:rPr>
        <w:t>.</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noProof/>
          <w:sz w:val="24"/>
          <w:szCs w:val="24"/>
        </w:rPr>
        <w:lastRenderedPageBreak/>
        <w:drawing>
          <wp:inline distT="0" distB="0" distL="0" distR="0" wp14:anchorId="0FB42B2E" wp14:editId="0DE9371D">
            <wp:extent cx="5419725" cy="2686050"/>
            <wp:effectExtent l="0" t="0" r="9525" b="0"/>
            <wp:docPr id="12" name="Picture 12" descr="https://miro.medium.com/max/60/1*Te3ctZkSEqXKFGhj1Tn9MA.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60/1*Te3ctZkSEqXKFGhj1Tn9MA.jpeg?q=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9725" cy="2686050"/>
                    </a:xfrm>
                    <a:prstGeom prst="rect">
                      <a:avLst/>
                    </a:prstGeom>
                    <a:noFill/>
                    <a:ln>
                      <a:noFill/>
                    </a:ln>
                  </pic:spPr>
                </pic:pic>
              </a:graphicData>
            </a:graphic>
          </wp:inline>
        </w:drawing>
      </w:r>
    </w:p>
    <w:p w:rsidR="00C258C3" w:rsidRPr="00C258C3" w:rsidRDefault="00C258C3" w:rsidP="00C258C3">
      <w:pPr>
        <w:spacing w:after="10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noProof/>
          <w:sz w:val="24"/>
          <w:szCs w:val="24"/>
        </w:rPr>
        <w:drawing>
          <wp:inline distT="0" distB="0" distL="0" distR="0" wp14:anchorId="46F41E3D" wp14:editId="1E38E7AC">
            <wp:extent cx="5419725" cy="2686050"/>
            <wp:effectExtent l="0" t="0" r="9525" b="0"/>
            <wp:docPr id="13" name="Picture 13" descr="https://miro.medium.com/max/569/1*Te3ctZkSEqXKFGhj1Tn9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569/1*Te3ctZkSEqXKFGhj1Tn9MA.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9725" cy="2686050"/>
                    </a:xfrm>
                    <a:prstGeom prst="rect">
                      <a:avLst/>
                    </a:prstGeom>
                    <a:noFill/>
                    <a:ln>
                      <a:noFill/>
                    </a:ln>
                  </pic:spPr>
                </pic:pic>
              </a:graphicData>
            </a:graphic>
          </wp:inline>
        </w:drawing>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Q15. What is </w:t>
      </w:r>
      <w:r w:rsidRPr="00C258C3">
        <w:rPr>
          <w:rFonts w:ascii="Georgia" w:eastAsia="Times New Roman" w:hAnsi="Georgia" w:cs="Courier New"/>
          <w:b/>
          <w:bCs/>
          <w:spacing w:val="-1"/>
          <w:sz w:val="24"/>
          <w:szCs w:val="24"/>
        </w:rPr>
        <w:t>Streams</w:t>
      </w:r>
      <w:r w:rsidRPr="00C258C3">
        <w:rPr>
          <w:rFonts w:ascii="Georgia" w:eastAsia="Times New Roman" w:hAnsi="Georgia" w:cs="Times New Roman"/>
          <w:b/>
          <w:bCs/>
          <w:spacing w:val="-1"/>
          <w:sz w:val="32"/>
          <w:szCs w:val="32"/>
        </w:rPr>
        <w:t> in Node.js?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Streams are pipes that let you easily read data from a source and pipe it to a destination. Simply put, a stream is nothing but an </w:t>
      </w:r>
      <w:r w:rsidRPr="00C258C3">
        <w:rPr>
          <w:rFonts w:ascii="Courier New" w:eastAsia="Times New Roman" w:hAnsi="Courier New" w:cs="Courier New"/>
          <w:spacing w:val="-1"/>
          <w:sz w:val="24"/>
          <w:szCs w:val="24"/>
        </w:rPr>
        <w:t>EventEmitter</w:t>
      </w:r>
      <w:r w:rsidRPr="00C258C3">
        <w:rPr>
          <w:rFonts w:ascii="Georgia" w:eastAsia="Times New Roman" w:hAnsi="Georgia" w:cs="Times New Roman"/>
          <w:spacing w:val="-1"/>
          <w:sz w:val="32"/>
          <w:szCs w:val="32"/>
        </w:rPr>
        <w:t> and implements some specials methods. Depending on the methods implemented, a stream becomes Readable, Writable, or Duplex (both readable and writable).</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 xml:space="preserve">For example, if we want to read data from a file, the best way to do it from a stream is to listen to data event and attach a callback. </w:t>
      </w:r>
      <w:r w:rsidRPr="00C258C3">
        <w:rPr>
          <w:rFonts w:ascii="Georgia" w:eastAsia="Times New Roman" w:hAnsi="Georgia" w:cs="Times New Roman"/>
          <w:spacing w:val="-1"/>
          <w:sz w:val="32"/>
          <w:szCs w:val="32"/>
        </w:rPr>
        <w:lastRenderedPageBreak/>
        <w:t>When a chunk of data is available, the readable stream emits a data event and your callback executes. Take a look at the following snippet:</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noProof/>
          <w:sz w:val="24"/>
          <w:szCs w:val="24"/>
        </w:rPr>
        <w:drawing>
          <wp:inline distT="0" distB="0" distL="0" distR="0" wp14:anchorId="081C7F57" wp14:editId="484DD584">
            <wp:extent cx="6667500" cy="2914650"/>
            <wp:effectExtent l="0" t="0" r="0" b="0"/>
            <wp:docPr id="14" name="Picture 14" descr="https://miro.medium.com/max/60/1*CPRmtq0khNvHLcJX7F09iA.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60/1*CPRmtq0khNvHLcJX7F09iA.jpeg?q=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7500" cy="2914650"/>
                    </a:xfrm>
                    <a:prstGeom prst="rect">
                      <a:avLst/>
                    </a:prstGeom>
                    <a:noFill/>
                    <a:ln>
                      <a:noFill/>
                    </a:ln>
                  </pic:spPr>
                </pic:pic>
              </a:graphicData>
            </a:graphic>
          </wp:inline>
        </w:drawing>
      </w:r>
    </w:p>
    <w:p w:rsidR="00C258C3" w:rsidRPr="00C258C3" w:rsidRDefault="00C258C3" w:rsidP="00C258C3">
      <w:pPr>
        <w:spacing w:after="10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noProof/>
          <w:sz w:val="24"/>
          <w:szCs w:val="24"/>
        </w:rPr>
        <w:drawing>
          <wp:inline distT="0" distB="0" distL="0" distR="0" wp14:anchorId="6D050989" wp14:editId="754BABC7">
            <wp:extent cx="6667500" cy="2914650"/>
            <wp:effectExtent l="0" t="0" r="0" b="0"/>
            <wp:docPr id="15" name="Picture 15" descr="https://miro.medium.com/max/700/1*CPRmtq0khNvHLcJX7F09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700/1*CPRmtq0khNvHLcJX7F09iA.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2914650"/>
                    </a:xfrm>
                    <a:prstGeom prst="rect">
                      <a:avLst/>
                    </a:prstGeom>
                    <a:noFill/>
                    <a:ln>
                      <a:noFill/>
                    </a:ln>
                  </pic:spPr>
                </pic:pic>
              </a:graphicData>
            </a:graphic>
          </wp:inline>
        </w:drawing>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Types of streams are: Readable, Writable, Duplex and Transform.</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Q16</w:t>
      </w:r>
      <w:r w:rsidRPr="00C258C3">
        <w:rPr>
          <w:rFonts w:ascii="Georgia" w:eastAsia="Times New Roman" w:hAnsi="Georgia" w:cs="Times New Roman"/>
          <w:spacing w:val="-1"/>
          <w:sz w:val="32"/>
          <w:szCs w:val="32"/>
        </w:rPr>
        <w:t>. </w:t>
      </w:r>
      <w:r w:rsidRPr="00C258C3">
        <w:rPr>
          <w:rFonts w:ascii="Georgia" w:eastAsia="Times New Roman" w:hAnsi="Georgia" w:cs="Times New Roman"/>
          <w:b/>
          <w:bCs/>
          <w:spacing w:val="-1"/>
          <w:sz w:val="32"/>
          <w:szCs w:val="32"/>
        </w:rPr>
        <w:t>What is the difference between </w:t>
      </w:r>
      <w:r w:rsidRPr="00C258C3">
        <w:rPr>
          <w:rFonts w:ascii="Georgia" w:eastAsia="Times New Roman" w:hAnsi="Georgia" w:cs="Courier New"/>
          <w:b/>
          <w:bCs/>
          <w:spacing w:val="-1"/>
          <w:sz w:val="24"/>
          <w:szCs w:val="24"/>
        </w:rPr>
        <w:t>readFile</w:t>
      </w:r>
      <w:r w:rsidRPr="00C258C3">
        <w:rPr>
          <w:rFonts w:ascii="Georgia" w:eastAsia="Times New Roman" w:hAnsi="Georgia" w:cs="Times New Roman"/>
          <w:b/>
          <w:bCs/>
          <w:spacing w:val="-1"/>
          <w:sz w:val="32"/>
          <w:szCs w:val="32"/>
        </w:rPr>
        <w:t> vs </w:t>
      </w:r>
      <w:r w:rsidRPr="00C258C3">
        <w:rPr>
          <w:rFonts w:ascii="Georgia" w:eastAsia="Times New Roman" w:hAnsi="Georgia" w:cs="Courier New"/>
          <w:b/>
          <w:bCs/>
          <w:spacing w:val="-1"/>
          <w:sz w:val="24"/>
          <w:szCs w:val="24"/>
        </w:rPr>
        <w:t>createReadStream</w:t>
      </w:r>
      <w:r w:rsidRPr="00C258C3">
        <w:rPr>
          <w:rFonts w:ascii="Georgia" w:eastAsia="Times New Roman" w:hAnsi="Georgia" w:cs="Times New Roman"/>
          <w:b/>
          <w:bCs/>
          <w:spacing w:val="-1"/>
          <w:sz w:val="32"/>
          <w:szCs w:val="32"/>
        </w:rPr>
        <w:t> in Node.js?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lastRenderedPageBreak/>
        <w:t>readFile</w:t>
      </w:r>
      <w:r w:rsidRPr="00C258C3">
        <w:rPr>
          <w:rFonts w:ascii="Georgia" w:eastAsia="Times New Roman" w:hAnsi="Georgia" w:cs="Times New Roman"/>
          <w:spacing w:val="-1"/>
          <w:sz w:val="32"/>
          <w:szCs w:val="32"/>
        </w:rPr>
        <w:t> — is for asynchronously reads the entire contents of a file. It will read the file completely into memory before making it available to the User. </w:t>
      </w:r>
      <w:r w:rsidRPr="00C258C3">
        <w:rPr>
          <w:rFonts w:ascii="Courier New" w:eastAsia="Times New Roman" w:hAnsi="Courier New" w:cs="Courier New"/>
          <w:spacing w:val="-1"/>
          <w:sz w:val="24"/>
          <w:szCs w:val="24"/>
        </w:rPr>
        <w:t>readFileSync</w:t>
      </w:r>
      <w:r w:rsidRPr="00C258C3">
        <w:rPr>
          <w:rFonts w:ascii="Georgia" w:eastAsia="Times New Roman" w:hAnsi="Georgia" w:cs="Times New Roman"/>
          <w:spacing w:val="-1"/>
          <w:sz w:val="32"/>
          <w:szCs w:val="32"/>
        </w:rPr>
        <w:t> is synchronous version of </w:t>
      </w:r>
      <w:r w:rsidRPr="00C258C3">
        <w:rPr>
          <w:rFonts w:ascii="Courier New" w:eastAsia="Times New Roman" w:hAnsi="Courier New" w:cs="Courier New"/>
          <w:spacing w:val="-1"/>
          <w:sz w:val="24"/>
          <w:szCs w:val="24"/>
        </w:rPr>
        <w:t>readFile</w:t>
      </w:r>
      <w:r w:rsidRPr="00C258C3">
        <w:rPr>
          <w:rFonts w:ascii="Georgia" w:eastAsia="Times New Roman" w:hAnsi="Georgia" w:cs="Times New Roman"/>
          <w:spacing w:val="-1"/>
          <w:sz w:val="32"/>
          <w:szCs w:val="32"/>
        </w:rPr>
        <w:t>.</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createReadStream</w:t>
      </w:r>
      <w:r w:rsidRPr="00C258C3">
        <w:rPr>
          <w:rFonts w:ascii="Georgia" w:eastAsia="Times New Roman" w:hAnsi="Georgia" w:cs="Times New Roman"/>
          <w:spacing w:val="-1"/>
          <w:sz w:val="32"/>
          <w:szCs w:val="32"/>
        </w:rPr>
        <w:t> — It will read the file in chunks of the default size 64 kb which is specified before hand.</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Q17. What is </w:t>
      </w:r>
      <w:r w:rsidRPr="00C258C3">
        <w:rPr>
          <w:rFonts w:ascii="Georgia" w:eastAsia="Times New Roman" w:hAnsi="Georgia" w:cs="Courier New"/>
          <w:b/>
          <w:bCs/>
          <w:spacing w:val="-1"/>
          <w:sz w:val="24"/>
          <w:szCs w:val="24"/>
        </w:rPr>
        <w:t>crypto</w:t>
      </w:r>
      <w:r w:rsidRPr="00C258C3">
        <w:rPr>
          <w:rFonts w:ascii="Georgia" w:eastAsia="Times New Roman" w:hAnsi="Georgia" w:cs="Times New Roman"/>
          <w:b/>
          <w:bCs/>
          <w:spacing w:val="-1"/>
          <w:sz w:val="32"/>
          <w:szCs w:val="32"/>
        </w:rPr>
        <w:t> in Node.js? How do you cipher the secured information in Node.js?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The </w:t>
      </w:r>
      <w:r w:rsidRPr="00C258C3">
        <w:rPr>
          <w:rFonts w:ascii="Courier New" w:eastAsia="Times New Roman" w:hAnsi="Courier New" w:cs="Courier New"/>
          <w:spacing w:val="-1"/>
          <w:sz w:val="24"/>
          <w:szCs w:val="24"/>
        </w:rPr>
        <w:t>crypto</w:t>
      </w:r>
      <w:r w:rsidRPr="00C258C3">
        <w:rPr>
          <w:rFonts w:ascii="Georgia" w:eastAsia="Times New Roman" w:hAnsi="Georgia" w:cs="Times New Roman"/>
          <w:spacing w:val="-1"/>
          <w:sz w:val="32"/>
          <w:szCs w:val="32"/>
        </w:rPr>
        <w:t> module in Node.js provides cryptographic functionality that includes a set of wrappers for OpenSSL's hash, HMAC, cipher, decipher, sign and verify functions.</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noProof/>
          <w:sz w:val="24"/>
          <w:szCs w:val="24"/>
        </w:rPr>
        <w:drawing>
          <wp:inline distT="0" distB="0" distL="0" distR="0" wp14:anchorId="7309D76B" wp14:editId="5B9A13E3">
            <wp:extent cx="5562600" cy="2066925"/>
            <wp:effectExtent l="0" t="0" r="0" b="9525"/>
            <wp:docPr id="16" name="Picture 16" descr="https://miro.medium.com/max/60/1*usB3iZ9uwyP3uMnyb8GY4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60/1*usB3iZ9uwyP3uMnyb8GY4w.png?q=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2600" cy="2066925"/>
                    </a:xfrm>
                    <a:prstGeom prst="rect">
                      <a:avLst/>
                    </a:prstGeom>
                    <a:noFill/>
                    <a:ln>
                      <a:noFill/>
                    </a:ln>
                  </pic:spPr>
                </pic:pic>
              </a:graphicData>
            </a:graphic>
          </wp:inline>
        </w:drawing>
      </w:r>
    </w:p>
    <w:p w:rsidR="00C258C3" w:rsidRPr="00C258C3" w:rsidRDefault="00C258C3" w:rsidP="00C258C3">
      <w:pPr>
        <w:spacing w:after="10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noProof/>
          <w:sz w:val="24"/>
          <w:szCs w:val="24"/>
        </w:rPr>
        <w:drawing>
          <wp:inline distT="0" distB="0" distL="0" distR="0" wp14:anchorId="40F9DA95" wp14:editId="4C436E47">
            <wp:extent cx="5562600" cy="2066925"/>
            <wp:effectExtent l="0" t="0" r="0" b="9525"/>
            <wp:docPr id="17" name="Picture 17" descr="https://miro.medium.com/max/584/1*usB3iZ9uwyP3uMnyb8GY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584/1*usB3iZ9uwyP3uMnyb8GY4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2600" cy="2066925"/>
                    </a:xfrm>
                    <a:prstGeom prst="rect">
                      <a:avLst/>
                    </a:prstGeom>
                    <a:noFill/>
                    <a:ln>
                      <a:noFill/>
                    </a:ln>
                  </pic:spPr>
                </pic:pic>
              </a:graphicData>
            </a:graphic>
          </wp:inline>
        </w:drawing>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Q18. What is the use of Timers is Node.js?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lastRenderedPageBreak/>
        <w:t>The Timers module in Node.js contains functions that execute code after a set period of time. Timers do not need to be imported via </w:t>
      </w:r>
      <w:r w:rsidRPr="00C258C3">
        <w:rPr>
          <w:rFonts w:ascii="Courier New" w:eastAsia="Times New Roman" w:hAnsi="Courier New" w:cs="Courier New"/>
          <w:spacing w:val="-1"/>
          <w:sz w:val="24"/>
          <w:szCs w:val="24"/>
        </w:rPr>
        <w:t>require()</w:t>
      </w:r>
      <w:r w:rsidRPr="00C258C3">
        <w:rPr>
          <w:rFonts w:ascii="Georgia" w:eastAsia="Times New Roman" w:hAnsi="Georgia" w:cs="Times New Roman"/>
          <w:spacing w:val="-1"/>
          <w:sz w:val="32"/>
          <w:szCs w:val="32"/>
        </w:rPr>
        <w:t>, since all the methods are available globally to emulate the browser JavaScript API.</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The Node.js API provides several ways of scheduling code to execute at some point after the present moment. The functions below may seem familiar, since they are available in most browsers, but Node.js actually provides its own implementation of these methods.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Node.js Timer provides </w:t>
      </w:r>
      <w:r w:rsidRPr="00C258C3">
        <w:rPr>
          <w:rFonts w:ascii="Courier New" w:eastAsia="Times New Roman" w:hAnsi="Courier New" w:cs="Courier New"/>
          <w:spacing w:val="-1"/>
          <w:sz w:val="24"/>
          <w:szCs w:val="24"/>
        </w:rPr>
        <w:t>setTimeout()</w:t>
      </w:r>
      <w:r w:rsidRPr="00C258C3">
        <w:rPr>
          <w:rFonts w:ascii="Georgia" w:eastAsia="Times New Roman" w:hAnsi="Georgia" w:cs="Times New Roman"/>
          <w:spacing w:val="-1"/>
          <w:sz w:val="32"/>
          <w:szCs w:val="32"/>
        </w:rPr>
        <w:t>, </w:t>
      </w:r>
      <w:r w:rsidRPr="00C258C3">
        <w:rPr>
          <w:rFonts w:ascii="Courier New" w:eastAsia="Times New Roman" w:hAnsi="Courier New" w:cs="Courier New"/>
          <w:spacing w:val="-1"/>
          <w:sz w:val="24"/>
          <w:szCs w:val="24"/>
        </w:rPr>
        <w:t>setImmediate()</w:t>
      </w:r>
      <w:r w:rsidRPr="00C258C3">
        <w:rPr>
          <w:rFonts w:ascii="Georgia" w:eastAsia="Times New Roman" w:hAnsi="Georgia" w:cs="Times New Roman"/>
          <w:spacing w:val="-1"/>
          <w:sz w:val="32"/>
          <w:szCs w:val="32"/>
        </w:rPr>
        <w:t> and </w:t>
      </w:r>
      <w:r w:rsidRPr="00C258C3">
        <w:rPr>
          <w:rFonts w:ascii="Courier New" w:eastAsia="Times New Roman" w:hAnsi="Courier New" w:cs="Courier New"/>
          <w:spacing w:val="-1"/>
          <w:sz w:val="24"/>
          <w:szCs w:val="24"/>
        </w:rPr>
        <w:t>setInterval</w:t>
      </w:r>
      <w:r w:rsidRPr="00C258C3">
        <w:rPr>
          <w:rFonts w:ascii="Georgia" w:eastAsia="Times New Roman" w:hAnsi="Georgia" w:cs="Times New Roman"/>
          <w:spacing w:val="-1"/>
          <w:sz w:val="32"/>
          <w:szCs w:val="32"/>
        </w:rPr>
        <w:t>.</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Q19. What is the use of DNS module in Node.js?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Courier New" w:eastAsia="Times New Roman" w:hAnsi="Courier New" w:cs="Courier New"/>
          <w:spacing w:val="-1"/>
          <w:sz w:val="24"/>
          <w:szCs w:val="24"/>
        </w:rPr>
        <w:t>dns</w:t>
      </w:r>
      <w:r w:rsidRPr="00C258C3">
        <w:rPr>
          <w:rFonts w:ascii="Georgia" w:eastAsia="Times New Roman" w:hAnsi="Georgia" w:cs="Times New Roman"/>
          <w:spacing w:val="-1"/>
          <w:sz w:val="32"/>
          <w:szCs w:val="32"/>
        </w:rPr>
        <w:t> module which provide underlying system's name resolution and DNS look up facilities. DNS module consists of an asynchronous network wrapper.</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The most commonly used functions in DNS module are:</w:t>
      </w:r>
    </w:p>
    <w:p w:rsidR="00C258C3" w:rsidRPr="00C258C3" w:rsidRDefault="00C258C3" w:rsidP="00C258C3">
      <w:pPr>
        <w:numPr>
          <w:ilvl w:val="0"/>
          <w:numId w:val="10"/>
        </w:numPr>
        <w:shd w:val="clear" w:color="auto" w:fill="FFFFFF"/>
        <w:spacing w:before="480" w:after="0" w:line="240" w:lineRule="auto"/>
        <w:ind w:left="450"/>
        <w:rPr>
          <w:rFonts w:ascii="Georgia" w:eastAsia="Times New Roman" w:hAnsi="Georgia" w:cs="Segoe UI"/>
          <w:spacing w:val="-1"/>
          <w:sz w:val="32"/>
          <w:szCs w:val="32"/>
        </w:rPr>
      </w:pPr>
      <w:r w:rsidRPr="00C258C3">
        <w:rPr>
          <w:rFonts w:ascii="Georgia" w:eastAsia="Times New Roman" w:hAnsi="Georgia" w:cs="Courier New"/>
          <w:b/>
          <w:bCs/>
          <w:spacing w:val="-1"/>
          <w:sz w:val="24"/>
          <w:szCs w:val="24"/>
        </w:rPr>
        <w:t>dns.lookup(adress, options, callback)</w:t>
      </w:r>
      <w:r w:rsidRPr="00C258C3">
        <w:rPr>
          <w:rFonts w:ascii="Georgia" w:eastAsia="Times New Roman" w:hAnsi="Georgia" w:cs="Segoe UI"/>
          <w:spacing w:val="-1"/>
          <w:sz w:val="32"/>
          <w:szCs w:val="32"/>
        </w:rPr>
        <w:t> - The dns lookup method takes any website address as its first parameter and returns the corresponding first IPV4 or IPV6 record. The options parameter can be an integer or object. If no options are provided both IPV4 and IPV6 are valid inputs. The third parameter is the callback functions.</w:t>
      </w:r>
    </w:p>
    <w:p w:rsidR="00C258C3" w:rsidRPr="00C258C3" w:rsidRDefault="00C258C3" w:rsidP="00C258C3">
      <w:pPr>
        <w:numPr>
          <w:ilvl w:val="0"/>
          <w:numId w:val="10"/>
        </w:numPr>
        <w:shd w:val="clear" w:color="auto" w:fill="FFFFFF"/>
        <w:spacing w:before="252" w:after="0" w:line="240" w:lineRule="auto"/>
        <w:ind w:left="450"/>
        <w:rPr>
          <w:rFonts w:ascii="Georgia" w:eastAsia="Times New Roman" w:hAnsi="Georgia" w:cs="Segoe UI"/>
          <w:spacing w:val="-1"/>
          <w:sz w:val="32"/>
          <w:szCs w:val="32"/>
        </w:rPr>
      </w:pPr>
      <w:r w:rsidRPr="00C258C3">
        <w:rPr>
          <w:rFonts w:ascii="Georgia" w:eastAsia="Times New Roman" w:hAnsi="Georgia" w:cs="Courier New"/>
          <w:b/>
          <w:bCs/>
          <w:spacing w:val="-1"/>
          <w:sz w:val="24"/>
          <w:szCs w:val="24"/>
        </w:rPr>
        <w:t>dns.lookupservice(address, port, callback)</w:t>
      </w:r>
      <w:r w:rsidRPr="00C258C3">
        <w:rPr>
          <w:rFonts w:ascii="Georgia" w:eastAsia="Times New Roman" w:hAnsi="Georgia" w:cs="Segoe UI"/>
          <w:spacing w:val="-1"/>
          <w:sz w:val="32"/>
          <w:szCs w:val="32"/>
        </w:rPr>
        <w:t> - This function converts any physical address such as “www.knowledgehills.com” to array of record types. The record types are specified by the second parameter “rrbyte”. Finally the third method is the callback function.</w:t>
      </w:r>
    </w:p>
    <w:p w:rsidR="00C258C3" w:rsidRPr="00C258C3" w:rsidRDefault="00C258C3" w:rsidP="00C258C3">
      <w:pPr>
        <w:numPr>
          <w:ilvl w:val="0"/>
          <w:numId w:val="10"/>
        </w:numPr>
        <w:shd w:val="clear" w:color="auto" w:fill="FFFFFF"/>
        <w:spacing w:before="252" w:after="0" w:line="240" w:lineRule="auto"/>
        <w:ind w:left="450"/>
        <w:rPr>
          <w:rFonts w:ascii="Georgia" w:eastAsia="Times New Roman" w:hAnsi="Georgia" w:cs="Segoe UI"/>
          <w:spacing w:val="-1"/>
          <w:sz w:val="32"/>
          <w:szCs w:val="32"/>
        </w:rPr>
      </w:pPr>
      <w:r w:rsidRPr="00C258C3">
        <w:rPr>
          <w:rFonts w:ascii="Georgia" w:eastAsia="Times New Roman" w:hAnsi="Georgia" w:cs="Courier New"/>
          <w:b/>
          <w:bCs/>
          <w:spacing w:val="-1"/>
          <w:sz w:val="24"/>
          <w:szCs w:val="24"/>
        </w:rPr>
        <w:lastRenderedPageBreak/>
        <w:t>dns.getServers()</w:t>
      </w:r>
      <w:r w:rsidRPr="00C258C3">
        <w:rPr>
          <w:rFonts w:ascii="Georgia" w:eastAsia="Times New Roman" w:hAnsi="Georgia" w:cs="Segoe UI"/>
          <w:spacing w:val="-1"/>
          <w:sz w:val="32"/>
          <w:szCs w:val="32"/>
        </w:rPr>
        <w:t> - This function returns an array of IP address strings, formatted according to rfc5952, that are currently configured for DNS resolution. A string will include a port section if a custom port is used.</w:t>
      </w:r>
    </w:p>
    <w:p w:rsidR="00C258C3" w:rsidRPr="00C258C3" w:rsidRDefault="00C258C3" w:rsidP="00C258C3">
      <w:pPr>
        <w:numPr>
          <w:ilvl w:val="0"/>
          <w:numId w:val="10"/>
        </w:numPr>
        <w:shd w:val="clear" w:color="auto" w:fill="FFFFFF"/>
        <w:spacing w:before="252" w:after="0" w:line="240" w:lineRule="auto"/>
        <w:ind w:left="450"/>
        <w:rPr>
          <w:rFonts w:ascii="Georgia" w:eastAsia="Times New Roman" w:hAnsi="Georgia" w:cs="Segoe UI"/>
          <w:spacing w:val="-1"/>
          <w:sz w:val="32"/>
          <w:szCs w:val="32"/>
        </w:rPr>
      </w:pPr>
      <w:r w:rsidRPr="00C258C3">
        <w:rPr>
          <w:rFonts w:ascii="Georgia" w:eastAsia="Times New Roman" w:hAnsi="Georgia" w:cs="Courier New"/>
          <w:b/>
          <w:bCs/>
          <w:spacing w:val="-1"/>
          <w:sz w:val="24"/>
          <w:szCs w:val="24"/>
        </w:rPr>
        <w:t>dns.setServers()</w:t>
      </w:r>
      <w:r w:rsidRPr="00C258C3">
        <w:rPr>
          <w:rFonts w:ascii="Georgia" w:eastAsia="Times New Roman" w:hAnsi="Georgia" w:cs="Segoe UI"/>
          <w:spacing w:val="-1"/>
          <w:sz w:val="32"/>
          <w:szCs w:val="32"/>
        </w:rPr>
        <w:t> - This function sets the IP address and port of servers to be used when performing DNS resolution. The </w:t>
      </w:r>
      <w:r w:rsidRPr="00C258C3">
        <w:rPr>
          <w:rFonts w:ascii="Courier New" w:eastAsia="Times New Roman" w:hAnsi="Courier New" w:cs="Courier New"/>
          <w:spacing w:val="-1"/>
          <w:sz w:val="24"/>
          <w:szCs w:val="24"/>
        </w:rPr>
        <w:t>dns.setServers()</w:t>
      </w:r>
      <w:r w:rsidRPr="00C258C3">
        <w:rPr>
          <w:rFonts w:ascii="Georgia" w:eastAsia="Times New Roman" w:hAnsi="Georgia" w:cs="Segoe UI"/>
          <w:spacing w:val="-1"/>
          <w:sz w:val="32"/>
          <w:szCs w:val="32"/>
        </w:rPr>
        <w:t> method must not be called while a DNS query is in progress.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Q20. What is a Callback function in Node.js?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Node.js, being an asynchronous platform, doesn’t wait around for things like file I/O to finish — Node.js uses callbacks. A callback is a function called at the completion of a given task; this prevents any blocking, and allows other code to be run in the meantime.</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noProof/>
          <w:sz w:val="24"/>
          <w:szCs w:val="24"/>
        </w:rPr>
        <w:drawing>
          <wp:inline distT="0" distB="0" distL="0" distR="0" wp14:anchorId="23003D13" wp14:editId="5B33CA95">
            <wp:extent cx="4657725" cy="2143125"/>
            <wp:effectExtent l="0" t="0" r="9525" b="9525"/>
            <wp:docPr id="18" name="Picture 18" descr="https://miro.medium.com/max/60/1*-cFWHUCI634Aln30S4MaR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60/1*-cFWHUCI634Aln30S4MaRA.png?q=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7725" cy="2143125"/>
                    </a:xfrm>
                    <a:prstGeom prst="rect">
                      <a:avLst/>
                    </a:prstGeom>
                    <a:noFill/>
                    <a:ln>
                      <a:noFill/>
                    </a:ln>
                  </pic:spPr>
                </pic:pic>
              </a:graphicData>
            </a:graphic>
          </wp:inline>
        </w:drawing>
      </w:r>
    </w:p>
    <w:p w:rsidR="00C258C3" w:rsidRPr="00C258C3" w:rsidRDefault="00C258C3" w:rsidP="00C258C3">
      <w:pPr>
        <w:spacing w:after="10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noProof/>
          <w:sz w:val="24"/>
          <w:szCs w:val="24"/>
        </w:rPr>
        <w:drawing>
          <wp:inline distT="0" distB="0" distL="0" distR="0" wp14:anchorId="3E8CA218" wp14:editId="343337E1">
            <wp:extent cx="4657725" cy="2143125"/>
            <wp:effectExtent l="0" t="0" r="9525" b="9525"/>
            <wp:docPr id="19" name="Picture 19" descr="https://miro.medium.com/max/489/1*-cFWHUCI634Aln30S4M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489/1*-cFWHUCI634Aln30S4MaR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7725" cy="2143125"/>
                    </a:xfrm>
                    <a:prstGeom prst="rect">
                      <a:avLst/>
                    </a:prstGeom>
                    <a:noFill/>
                    <a:ln>
                      <a:noFill/>
                    </a:ln>
                  </pic:spPr>
                </pic:pic>
              </a:graphicData>
            </a:graphic>
          </wp:inline>
        </w:drawing>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lastRenderedPageBreak/>
        <w:t>Callbacks are the foundation of Node.js. Callbacks give us an interface with which to say, “and when you’re done doing that, do all this.” This allows us to have as many IO operations as our OS can handle happening at the same time. For example, in a web server with hundreds or thousands of pending requests with multiple blocking queries, performing the blocking queries asynchronously gives you the ability to be able to continue working and not just sit still and wait until the blocking operations come back.</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Q21. What are the security mechanisms available in Node.js?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We can secure our Node.js application in the following ways: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Authentication</w:t>
      </w:r>
      <w:r w:rsidRPr="00C258C3">
        <w:rPr>
          <w:rFonts w:ascii="Georgia" w:eastAsia="Times New Roman" w:hAnsi="Georgia" w:cs="Times New Roman"/>
          <w:spacing w:val="-1"/>
          <w:sz w:val="32"/>
          <w:szCs w:val="32"/>
        </w:rPr>
        <w:t> — Authentication is one of the primary security stages at which user is identified as permitted to access the application at all. Authentication verifies the user’s identity through one or several checks. In Node.js, authentication can be either session-based or token-based. In session-based authentication, the user’s credentials are compared to the user account stored on the server and, in the event of successful validation, a session is started for the user. Whenever the session expires, the user needs to log in again. In token-based authentication, the user’s credentials are applied to generate a string called a token which is then associated with the user’s requests to the server.</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Error Handling</w:t>
      </w:r>
      <w:r w:rsidRPr="00C258C3">
        <w:rPr>
          <w:rFonts w:ascii="Georgia" w:eastAsia="Times New Roman" w:hAnsi="Georgia" w:cs="Times New Roman"/>
          <w:spacing w:val="-1"/>
          <w:sz w:val="32"/>
          <w:szCs w:val="32"/>
        </w:rPr>
        <w:t xml:space="preserve"> — Usually, the error message contains the explanation of what’s actually gone wrong for the user to understand the reason. At the same time, when the error is related to the application code syntax, it can be set to display the entire log content on the frontend. For an experienced hacker, the log </w:t>
      </w:r>
      <w:r w:rsidRPr="00C258C3">
        <w:rPr>
          <w:rFonts w:ascii="Georgia" w:eastAsia="Times New Roman" w:hAnsi="Georgia" w:cs="Times New Roman"/>
          <w:spacing w:val="-1"/>
          <w:sz w:val="32"/>
          <w:szCs w:val="32"/>
        </w:rPr>
        <w:lastRenderedPageBreak/>
        <w:t>content can reveal a lot of sensitive internal information about the application code structure and tools used within the software.</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Request Validation</w:t>
      </w:r>
      <w:r w:rsidRPr="00C258C3">
        <w:rPr>
          <w:rFonts w:ascii="Georgia" w:eastAsia="Times New Roman" w:hAnsi="Georgia" w:cs="Times New Roman"/>
          <w:spacing w:val="-1"/>
          <w:sz w:val="32"/>
          <w:szCs w:val="32"/>
        </w:rPr>
        <w:t> — Another aspect which has to be considered, while building a secure Node.js application, is a validation of requests or, in other words, a check of the incoming data for possible inconsistencies. It may seem that invalid requests do not directly affect the security of a Node.js application, however, they may influence its performance and robustness. Validating the incoming data types and formats and rejecting requests not conforming to the set rules can be an additional measure of securing your Node.js application.</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Node.js Security Tools and Best Practices</w:t>
      </w:r>
      <w:r w:rsidRPr="00C258C3">
        <w:rPr>
          <w:rFonts w:ascii="Georgia" w:eastAsia="Times New Roman" w:hAnsi="Georgia" w:cs="Times New Roman"/>
          <w:spacing w:val="-1"/>
          <w:sz w:val="32"/>
          <w:szCs w:val="32"/>
        </w:rPr>
        <w:t> — We can use tools like </w:t>
      </w:r>
      <w:r w:rsidRPr="00C258C3">
        <w:rPr>
          <w:rFonts w:ascii="Georgia" w:eastAsia="Times New Roman" w:hAnsi="Georgia" w:cs="Times New Roman"/>
          <w:b/>
          <w:bCs/>
          <w:spacing w:val="-1"/>
          <w:sz w:val="32"/>
          <w:szCs w:val="32"/>
        </w:rPr>
        <w:t>helmet</w:t>
      </w:r>
      <w:r w:rsidRPr="00C258C3">
        <w:rPr>
          <w:rFonts w:ascii="Georgia" w:eastAsia="Times New Roman" w:hAnsi="Georgia" w:cs="Times New Roman"/>
          <w:spacing w:val="-1"/>
          <w:sz w:val="32"/>
          <w:szCs w:val="32"/>
        </w:rPr>
        <w:t>(protects our application by setting HTTP headers), </w:t>
      </w:r>
      <w:r w:rsidRPr="00C258C3">
        <w:rPr>
          <w:rFonts w:ascii="Georgia" w:eastAsia="Times New Roman" w:hAnsi="Georgia" w:cs="Times New Roman"/>
          <w:b/>
          <w:bCs/>
          <w:spacing w:val="-1"/>
          <w:sz w:val="32"/>
          <w:szCs w:val="32"/>
        </w:rPr>
        <w:t>csurf</w:t>
      </w:r>
      <w:r w:rsidRPr="00C258C3">
        <w:rPr>
          <w:rFonts w:ascii="Georgia" w:eastAsia="Times New Roman" w:hAnsi="Georgia" w:cs="Times New Roman"/>
          <w:spacing w:val="-1"/>
          <w:sz w:val="32"/>
          <w:szCs w:val="32"/>
        </w:rPr>
        <w:t> (validates tokens in incoming requests and rejects the invalid ones), </w:t>
      </w:r>
      <w:r w:rsidRPr="00C258C3">
        <w:rPr>
          <w:rFonts w:ascii="Georgia" w:eastAsia="Times New Roman" w:hAnsi="Georgia" w:cs="Times New Roman"/>
          <w:b/>
          <w:bCs/>
          <w:spacing w:val="-1"/>
          <w:sz w:val="32"/>
          <w:szCs w:val="32"/>
        </w:rPr>
        <w:t>node rate limiter</w:t>
      </w:r>
      <w:r w:rsidRPr="00C258C3">
        <w:rPr>
          <w:rFonts w:ascii="Georgia" w:eastAsia="Times New Roman" w:hAnsi="Georgia" w:cs="Times New Roman"/>
          <w:spacing w:val="-1"/>
          <w:sz w:val="32"/>
          <w:szCs w:val="32"/>
        </w:rPr>
        <w:t>(controls the rate of repeated requests. This function can protect you from brute force attacks) and </w:t>
      </w:r>
      <w:r w:rsidRPr="00C258C3">
        <w:rPr>
          <w:rFonts w:ascii="Georgia" w:eastAsia="Times New Roman" w:hAnsi="Georgia" w:cs="Times New Roman"/>
          <w:b/>
          <w:bCs/>
          <w:spacing w:val="-1"/>
          <w:sz w:val="32"/>
          <w:szCs w:val="32"/>
        </w:rPr>
        <w:t>cors</w:t>
      </w:r>
      <w:r w:rsidRPr="00C258C3">
        <w:rPr>
          <w:rFonts w:ascii="Georgia" w:eastAsia="Times New Roman" w:hAnsi="Georgia" w:cs="Times New Roman"/>
          <w:spacing w:val="-1"/>
          <w:sz w:val="32"/>
          <w:szCs w:val="32"/>
        </w:rPr>
        <w:t> (enables cross-origin resource sharing).</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b/>
          <w:bCs/>
          <w:spacing w:val="-1"/>
          <w:sz w:val="32"/>
          <w:szCs w:val="32"/>
        </w:rPr>
        <w:t>Q22. What is the passport in Node.js?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Passport.js is a simple, unobtrusive Node.js authentication middleware for Node.js. Passport.js can be dropped into any Express.js-based web application.</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t>Passport recognizes that each application has unique authentication requirements. Authentication mechanisms, known as strategies, are packaged as individual modules. Applications can choose which strategies to employ, without creating unnecessary dependencies.</w:t>
      </w:r>
    </w:p>
    <w:p w:rsidR="00C258C3" w:rsidRPr="00C258C3" w:rsidRDefault="00C258C3" w:rsidP="00C258C3">
      <w:pPr>
        <w:shd w:val="clear" w:color="auto" w:fill="FFFFFF"/>
        <w:spacing w:before="480" w:after="0" w:line="240" w:lineRule="auto"/>
        <w:rPr>
          <w:rFonts w:ascii="Georgia" w:eastAsia="Times New Roman" w:hAnsi="Georgia" w:cs="Times New Roman"/>
          <w:spacing w:val="-1"/>
          <w:sz w:val="32"/>
          <w:szCs w:val="32"/>
        </w:rPr>
      </w:pPr>
      <w:r w:rsidRPr="00C258C3">
        <w:rPr>
          <w:rFonts w:ascii="Georgia" w:eastAsia="Times New Roman" w:hAnsi="Georgia" w:cs="Times New Roman"/>
          <w:spacing w:val="-1"/>
          <w:sz w:val="32"/>
          <w:szCs w:val="32"/>
        </w:rPr>
        <w:lastRenderedPageBreak/>
        <w:t>By default, if authentication fails, Passport will respond with a </w:t>
      </w:r>
      <w:r w:rsidRPr="00C258C3">
        <w:rPr>
          <w:rFonts w:ascii="Courier New" w:eastAsia="Times New Roman" w:hAnsi="Courier New" w:cs="Courier New"/>
          <w:spacing w:val="-1"/>
          <w:sz w:val="24"/>
          <w:szCs w:val="24"/>
        </w:rPr>
        <w:t>401 Unauthorized</w:t>
      </w:r>
      <w:r w:rsidRPr="00C258C3">
        <w:rPr>
          <w:rFonts w:ascii="Georgia" w:eastAsia="Times New Roman" w:hAnsi="Georgia" w:cs="Times New Roman"/>
          <w:spacing w:val="-1"/>
          <w:sz w:val="32"/>
          <w:szCs w:val="32"/>
        </w:rPr>
        <w:t> status, and any additional route handlers will not be invoked. If authentication succeeds, the </w:t>
      </w:r>
      <w:r w:rsidRPr="00C258C3">
        <w:rPr>
          <w:rFonts w:ascii="Courier New" w:eastAsia="Times New Roman" w:hAnsi="Courier New" w:cs="Courier New"/>
          <w:spacing w:val="-1"/>
          <w:sz w:val="24"/>
          <w:szCs w:val="24"/>
        </w:rPr>
        <w:t>next</w:t>
      </w:r>
      <w:r w:rsidRPr="00C258C3">
        <w:rPr>
          <w:rFonts w:ascii="Georgia" w:eastAsia="Times New Roman" w:hAnsi="Georgia" w:cs="Times New Roman"/>
          <w:spacing w:val="-1"/>
          <w:sz w:val="32"/>
          <w:szCs w:val="32"/>
        </w:rPr>
        <w:t> handler will be invoked and the req.user property will be set to the authenticated user.</w:t>
      </w:r>
    </w:p>
    <w:p w:rsidR="00C258C3" w:rsidRDefault="00C258C3"/>
    <w:p w:rsidR="00C258C3" w:rsidRDefault="00C258C3">
      <w:pPr>
        <w:pBdr>
          <w:bottom w:val="single" w:sz="6" w:space="1" w:color="auto"/>
        </w:pBdr>
      </w:pPr>
    </w:p>
    <w:p w:rsidR="00C258C3" w:rsidRDefault="00C258C3"/>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1. What is Node.js? Where can you use it?</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Node.js is a server side scripting based on Google’s V8 JavaScript engine. It is used to build scalable programs especially web applications that are computationally simple but are frequently accessed.   </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You can use </w:t>
      </w:r>
      <w:hyperlink r:id="rId42" w:tgtFrame="_blank" w:history="1">
        <w:r w:rsidRPr="00C258C3">
          <w:rPr>
            <w:rFonts w:ascii="Arial" w:eastAsia="Times New Roman" w:hAnsi="Arial" w:cs="Arial"/>
            <w:color w:val="0000FF"/>
            <w:sz w:val="24"/>
            <w:szCs w:val="24"/>
          </w:rPr>
          <w:t>Node.js in developing</w:t>
        </w:r>
      </w:hyperlink>
      <w:r w:rsidRPr="00C258C3">
        <w:rPr>
          <w:rFonts w:ascii="Arial" w:eastAsia="Times New Roman" w:hAnsi="Arial" w:cs="Arial"/>
          <w:color w:val="51565E"/>
          <w:sz w:val="24"/>
          <w:szCs w:val="24"/>
        </w:rPr>
        <w:t> I/O intensive web applications like video streaming sites. You can also use it for developing: Real-time web applications, Network applications, General-purpose applications and Distributed systems.</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pict>
          <v:rect id="_x0000_i1027" style="width:0;height:0" o:hrstd="t" o:hrnoshade="t" o:hr="t" fillcolor="#51565e" stroked="f"/>
        </w:pic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2. Why use Node.js?</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Node.js makes building scalable network programs easy. Some of its advantages include:</w:t>
      </w:r>
    </w:p>
    <w:p w:rsidR="00C258C3" w:rsidRPr="00C258C3" w:rsidRDefault="00C258C3" w:rsidP="00C258C3">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It is generally fast</w:t>
      </w:r>
    </w:p>
    <w:p w:rsidR="00C258C3" w:rsidRPr="00C258C3" w:rsidRDefault="00C258C3" w:rsidP="00C258C3">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It almost never blocks</w:t>
      </w:r>
    </w:p>
    <w:p w:rsidR="00C258C3" w:rsidRPr="00C258C3" w:rsidRDefault="00C258C3" w:rsidP="00C258C3">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It offers a unified programming language and data type</w:t>
      </w:r>
    </w:p>
    <w:p w:rsidR="00C258C3" w:rsidRPr="00C258C3" w:rsidRDefault="00C258C3" w:rsidP="00C258C3">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Everything is asynchronous </w:t>
      </w:r>
    </w:p>
    <w:p w:rsidR="00C258C3" w:rsidRPr="00C258C3" w:rsidRDefault="00C258C3" w:rsidP="00C258C3">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It yields great concurrency</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pict>
          <v:rect id="_x0000_i1028" style="width:0;height:0" o:hrstd="t" o:hrnoshade="t" o:hr="t" fillcolor="#51565e" stroked="f"/>
        </w:pic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3. What are the features of Node.js?</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Node.js is a single-threaded but highly scalable system that utilizes JavaScript as its scripting language. It uses asynchronous, event-driven I/O instead of separate processes or threads. It is able to achieve high output via single-threaded event loop and non-blocking I/O.</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lastRenderedPageBreak/>
        <w:pict>
          <v:rect id="_x0000_i1029" style="width:0;height:0" o:hrstd="t" o:hrnoshade="t" o:hr="t" fillcolor="#51565e" stroked="f"/>
        </w:pic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4. How else can the JavaScript code below be written using Node.Js to produce the same output?</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console.log("first");</w:t>
      </w:r>
      <w:r w:rsidRPr="00C258C3">
        <w:rPr>
          <w:rFonts w:ascii="Arial" w:eastAsia="Times New Roman" w:hAnsi="Arial" w:cs="Arial"/>
          <w:color w:val="51565E"/>
          <w:sz w:val="24"/>
          <w:szCs w:val="24"/>
        </w:rPr>
        <w:br/>
        <w:t>setTimeout(function() {</w:t>
      </w:r>
      <w:r w:rsidRPr="00C258C3">
        <w:rPr>
          <w:rFonts w:ascii="Arial" w:eastAsia="Times New Roman" w:hAnsi="Arial" w:cs="Arial"/>
          <w:color w:val="51565E"/>
          <w:sz w:val="24"/>
          <w:szCs w:val="24"/>
        </w:rPr>
        <w:br/>
        <w:t>    console.log("second");</w:t>
      </w:r>
      <w:r w:rsidRPr="00C258C3">
        <w:rPr>
          <w:rFonts w:ascii="Arial" w:eastAsia="Times New Roman" w:hAnsi="Arial" w:cs="Arial"/>
          <w:color w:val="51565E"/>
          <w:sz w:val="24"/>
          <w:szCs w:val="24"/>
        </w:rPr>
        <w:br/>
        <w:t>}, 0);</w:t>
      </w:r>
      <w:r w:rsidRPr="00C258C3">
        <w:rPr>
          <w:rFonts w:ascii="Arial" w:eastAsia="Times New Roman" w:hAnsi="Arial" w:cs="Arial"/>
          <w:color w:val="51565E"/>
          <w:sz w:val="24"/>
          <w:szCs w:val="24"/>
        </w:rPr>
        <w:br/>
        <w:t>console.log("third");</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Output:</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first</w:t>
      </w:r>
      <w:r w:rsidRPr="00C258C3">
        <w:rPr>
          <w:rFonts w:ascii="Arial" w:eastAsia="Times New Roman" w:hAnsi="Arial" w:cs="Arial"/>
          <w:color w:val="51565E"/>
          <w:sz w:val="24"/>
          <w:szCs w:val="24"/>
        </w:rPr>
        <w:br/>
        <w:t>third</w:t>
      </w:r>
      <w:r w:rsidRPr="00C258C3">
        <w:rPr>
          <w:rFonts w:ascii="Arial" w:eastAsia="Times New Roman" w:hAnsi="Arial" w:cs="Arial"/>
          <w:color w:val="51565E"/>
          <w:sz w:val="24"/>
          <w:szCs w:val="24"/>
        </w:rPr>
        <w:br/>
        <w:t>second</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In Node.js version 0.10 or higher, setImmediate(fn) will be used in place of setTimeout(fn,0) since it is faster. As such, the code can be written as follows:</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console.log("first");</w:t>
      </w:r>
      <w:r w:rsidRPr="00C258C3">
        <w:rPr>
          <w:rFonts w:ascii="Arial" w:eastAsia="Times New Roman" w:hAnsi="Arial" w:cs="Arial"/>
          <w:color w:val="51565E"/>
          <w:sz w:val="24"/>
          <w:szCs w:val="24"/>
        </w:rPr>
        <w:br/>
        <w:t>setImmediate(function(){</w:t>
      </w:r>
      <w:r w:rsidRPr="00C258C3">
        <w:rPr>
          <w:rFonts w:ascii="Arial" w:eastAsia="Times New Roman" w:hAnsi="Arial" w:cs="Arial"/>
          <w:color w:val="51565E"/>
          <w:sz w:val="24"/>
          <w:szCs w:val="24"/>
        </w:rPr>
        <w:br/>
        <w:t>    console.log("second");</w:t>
      </w:r>
      <w:r w:rsidRPr="00C258C3">
        <w:rPr>
          <w:rFonts w:ascii="Arial" w:eastAsia="Times New Roman" w:hAnsi="Arial" w:cs="Arial"/>
          <w:color w:val="51565E"/>
          <w:sz w:val="24"/>
          <w:szCs w:val="24"/>
        </w:rPr>
        <w:br/>
        <w:t>});</w:t>
      </w:r>
      <w:r w:rsidRPr="00C258C3">
        <w:rPr>
          <w:rFonts w:ascii="Arial" w:eastAsia="Times New Roman" w:hAnsi="Arial" w:cs="Arial"/>
          <w:color w:val="51565E"/>
          <w:sz w:val="24"/>
          <w:szCs w:val="24"/>
        </w:rPr>
        <w:br/>
        <w:t>console.log("third");</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pict>
          <v:rect id="_x0000_i1030" style="width:0;height:0" o:hrstd="t" o:hrnoshade="t" o:hr="t" fillcolor="#51565e" stroked="f"/>
        </w:pic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5. How do you update NPM to a new version in Node.js?</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You use the following commands to update NPM to a new version:</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 sudo npm install npm -g</w:t>
      </w:r>
      <w:r w:rsidRPr="00C258C3">
        <w:rPr>
          <w:rFonts w:ascii="Arial" w:eastAsia="Times New Roman" w:hAnsi="Arial" w:cs="Arial"/>
          <w:color w:val="51565E"/>
          <w:sz w:val="24"/>
          <w:szCs w:val="24"/>
        </w:rPr>
        <w:br/>
        <w:t>/usr/bin/npm -&gt; /usr/lib/node_modules/npm/bin/npm-cli.js</w:t>
      </w:r>
      <w:r w:rsidRPr="00C258C3">
        <w:rPr>
          <w:rFonts w:ascii="Arial" w:eastAsia="Times New Roman" w:hAnsi="Arial" w:cs="Arial"/>
          <w:color w:val="51565E"/>
          <w:sz w:val="24"/>
          <w:szCs w:val="24"/>
        </w:rPr>
        <w:br/>
        <w:t>npm@2.7.1 /usr/lib/node_modules/npm</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pict>
          <v:rect id="_x0000_i1031" style="width:0;height:0" o:hrstd="t" o:hrnoshade="t" o:hr="t" fillcolor="#51565e" stroked="f"/>
        </w:pic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6. Why is Node.js Single-threaded?</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Node.js is single-threaded for async processing. By doing async processing on a single-thread under typical web loads, more performance and scalability can be achieved as opposed to the typical thread-based implementation. </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pict>
          <v:rect id="_x0000_i1032" style="width:0;height:0" o:hrstd="t" o:hrnoshade="t" o:hr="t" fillcolor="#51565e" stroked="f"/>
        </w:pic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lastRenderedPageBreak/>
        <w:t>7. Explain callback in Node.js.</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A callback function is called at the completion of a given task. This allows other code to be run in the meantime and prevents any blocking.  Being an asynchronous platform, Node.js heavily relies on callback. All APIs of Node are written to support callbacks. </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pict>
          <v:rect id="_x0000_i1033" style="width:0;height:0" o:hrstd="t" o:hrnoshade="t" o:hr="t" fillcolor="#51565e" stroked="f"/>
        </w:pic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8. What is callback hell in Node.js?</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Callback hell is the result of heavily nested callbacks that make the code not only unreadable but also difficult to maintain. For example:</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query("SELECT clientId FROM clients WHERE clientName='picanteverde';", function(id){</w:t>
      </w:r>
      <w:r w:rsidRPr="00C258C3">
        <w:rPr>
          <w:rFonts w:ascii="Arial" w:eastAsia="Times New Roman" w:hAnsi="Arial" w:cs="Arial"/>
          <w:color w:val="51565E"/>
          <w:sz w:val="24"/>
          <w:szCs w:val="24"/>
        </w:rPr>
        <w:br/>
        <w:t>  query("SELECT * FROM transactions WHERE clientId=" + id, function(transactions){</w:t>
      </w:r>
      <w:r w:rsidRPr="00C258C3">
        <w:rPr>
          <w:rFonts w:ascii="Arial" w:eastAsia="Times New Roman" w:hAnsi="Arial" w:cs="Arial"/>
          <w:color w:val="51565E"/>
          <w:sz w:val="24"/>
          <w:szCs w:val="24"/>
        </w:rPr>
        <w:br/>
        <w:t>    transactions.each(function(transac){</w:t>
      </w:r>
      <w:r w:rsidRPr="00C258C3">
        <w:rPr>
          <w:rFonts w:ascii="Arial" w:eastAsia="Times New Roman" w:hAnsi="Arial" w:cs="Arial"/>
          <w:color w:val="51565E"/>
          <w:sz w:val="24"/>
          <w:szCs w:val="24"/>
        </w:rPr>
        <w:br/>
        <w:t>      query("UPDATE transactions SET value = " + (transac.value*0.1) + " WHERE id=" + transac.id, function(error){</w:t>
      </w:r>
      <w:r w:rsidRPr="00C258C3">
        <w:rPr>
          <w:rFonts w:ascii="Arial" w:eastAsia="Times New Roman" w:hAnsi="Arial" w:cs="Arial"/>
          <w:color w:val="51565E"/>
          <w:sz w:val="24"/>
          <w:szCs w:val="24"/>
        </w:rPr>
        <w:br/>
        <w:t>        if(!error){</w:t>
      </w:r>
      <w:r w:rsidRPr="00C258C3">
        <w:rPr>
          <w:rFonts w:ascii="Arial" w:eastAsia="Times New Roman" w:hAnsi="Arial" w:cs="Arial"/>
          <w:color w:val="51565E"/>
          <w:sz w:val="24"/>
          <w:szCs w:val="24"/>
        </w:rPr>
        <w:br/>
        <w:t>          console.log("success!!");</w:t>
      </w:r>
      <w:r w:rsidRPr="00C258C3">
        <w:rPr>
          <w:rFonts w:ascii="Arial" w:eastAsia="Times New Roman" w:hAnsi="Arial" w:cs="Arial"/>
          <w:color w:val="51565E"/>
          <w:sz w:val="24"/>
          <w:szCs w:val="24"/>
        </w:rPr>
        <w:br/>
        <w:t>        }else{</w:t>
      </w:r>
      <w:r w:rsidRPr="00C258C3">
        <w:rPr>
          <w:rFonts w:ascii="Arial" w:eastAsia="Times New Roman" w:hAnsi="Arial" w:cs="Arial"/>
          <w:color w:val="51565E"/>
          <w:sz w:val="24"/>
          <w:szCs w:val="24"/>
        </w:rPr>
        <w:br/>
        <w:t>          console.log("error");</w:t>
      </w:r>
      <w:r w:rsidRPr="00C258C3">
        <w:rPr>
          <w:rFonts w:ascii="Arial" w:eastAsia="Times New Roman" w:hAnsi="Arial" w:cs="Arial"/>
          <w:color w:val="51565E"/>
          <w:sz w:val="24"/>
          <w:szCs w:val="24"/>
        </w:rPr>
        <w:br/>
        <w:t>        }</w:t>
      </w:r>
      <w:r w:rsidRPr="00C258C3">
        <w:rPr>
          <w:rFonts w:ascii="Arial" w:eastAsia="Times New Roman" w:hAnsi="Arial" w:cs="Arial"/>
          <w:color w:val="51565E"/>
          <w:sz w:val="24"/>
          <w:szCs w:val="24"/>
        </w:rPr>
        <w:br/>
        <w:t>      });</w:t>
      </w:r>
      <w:r w:rsidRPr="00C258C3">
        <w:rPr>
          <w:rFonts w:ascii="Arial" w:eastAsia="Times New Roman" w:hAnsi="Arial" w:cs="Arial"/>
          <w:color w:val="51565E"/>
          <w:sz w:val="24"/>
          <w:szCs w:val="24"/>
        </w:rPr>
        <w:br/>
        <w:t>    });</w:t>
      </w:r>
      <w:r w:rsidRPr="00C258C3">
        <w:rPr>
          <w:rFonts w:ascii="Arial" w:eastAsia="Times New Roman" w:hAnsi="Arial" w:cs="Arial"/>
          <w:color w:val="51565E"/>
          <w:sz w:val="24"/>
          <w:szCs w:val="24"/>
        </w:rPr>
        <w:br/>
        <w:t>  });</w:t>
      </w:r>
      <w:r w:rsidRPr="00C258C3">
        <w:rPr>
          <w:rFonts w:ascii="Arial" w:eastAsia="Times New Roman" w:hAnsi="Arial" w:cs="Arial"/>
          <w:color w:val="51565E"/>
          <w:sz w:val="24"/>
          <w:szCs w:val="24"/>
        </w:rPr>
        <w:br/>
        <w:t>});</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pict>
          <v:rect id="_x0000_i1034" style="width:0;height:0" o:hrstd="t" o:hrnoshade="t" o:hr="t" fillcolor="#51565e" stroked="f"/>
        </w:pic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9. How do you prevent/fix callback hell?</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The three ways to prevent/fix callback hell are:</w:t>
      </w:r>
    </w:p>
    <w:p w:rsidR="00C258C3" w:rsidRPr="00C258C3" w:rsidRDefault="00C258C3" w:rsidP="00C258C3">
      <w:pPr>
        <w:numPr>
          <w:ilvl w:val="0"/>
          <w:numId w:val="12"/>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Handle every single error</w:t>
      </w:r>
    </w:p>
    <w:p w:rsidR="00C258C3" w:rsidRPr="00C258C3" w:rsidRDefault="00C258C3" w:rsidP="00C258C3">
      <w:pPr>
        <w:numPr>
          <w:ilvl w:val="0"/>
          <w:numId w:val="12"/>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Keep your code shallow</w:t>
      </w:r>
    </w:p>
    <w:p w:rsidR="00C258C3" w:rsidRPr="00C258C3" w:rsidRDefault="00C258C3" w:rsidP="00C258C3">
      <w:pPr>
        <w:numPr>
          <w:ilvl w:val="0"/>
          <w:numId w:val="12"/>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Modularize – split the callbacks into smaller, independent functions that can be called with some parameters then joining them to achieve desired results.</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The first level of improving the code above might be:</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var logError = function(error){</w:t>
      </w:r>
      <w:r w:rsidRPr="00C258C3">
        <w:rPr>
          <w:rFonts w:ascii="Arial" w:eastAsia="Times New Roman" w:hAnsi="Arial" w:cs="Arial"/>
          <w:color w:val="51565E"/>
          <w:sz w:val="24"/>
          <w:szCs w:val="24"/>
        </w:rPr>
        <w:br/>
        <w:t>    if(!error){</w:t>
      </w:r>
      <w:r w:rsidRPr="00C258C3">
        <w:rPr>
          <w:rFonts w:ascii="Arial" w:eastAsia="Times New Roman" w:hAnsi="Arial" w:cs="Arial"/>
          <w:color w:val="51565E"/>
          <w:sz w:val="24"/>
          <w:szCs w:val="24"/>
        </w:rPr>
        <w:br/>
      </w:r>
      <w:r w:rsidRPr="00C258C3">
        <w:rPr>
          <w:rFonts w:ascii="Arial" w:eastAsia="Times New Roman" w:hAnsi="Arial" w:cs="Arial"/>
          <w:color w:val="51565E"/>
          <w:sz w:val="24"/>
          <w:szCs w:val="24"/>
        </w:rPr>
        <w:lastRenderedPageBreak/>
        <w:t>      console.log("success!!");</w:t>
      </w:r>
      <w:r w:rsidRPr="00C258C3">
        <w:rPr>
          <w:rFonts w:ascii="Arial" w:eastAsia="Times New Roman" w:hAnsi="Arial" w:cs="Arial"/>
          <w:color w:val="51565E"/>
          <w:sz w:val="24"/>
          <w:szCs w:val="24"/>
        </w:rPr>
        <w:br/>
        <w:t>    }else{</w:t>
      </w:r>
      <w:r w:rsidRPr="00C258C3">
        <w:rPr>
          <w:rFonts w:ascii="Arial" w:eastAsia="Times New Roman" w:hAnsi="Arial" w:cs="Arial"/>
          <w:color w:val="51565E"/>
          <w:sz w:val="24"/>
          <w:szCs w:val="24"/>
        </w:rPr>
        <w:br/>
        <w:t>      console.log("error");</w:t>
      </w:r>
      <w:r w:rsidRPr="00C258C3">
        <w:rPr>
          <w:rFonts w:ascii="Arial" w:eastAsia="Times New Roman" w:hAnsi="Arial" w:cs="Arial"/>
          <w:color w:val="51565E"/>
          <w:sz w:val="24"/>
          <w:szCs w:val="24"/>
        </w:rPr>
        <w:br/>
        <w:t>    }</w:t>
      </w:r>
      <w:r w:rsidRPr="00C258C3">
        <w:rPr>
          <w:rFonts w:ascii="Arial" w:eastAsia="Times New Roman" w:hAnsi="Arial" w:cs="Arial"/>
          <w:color w:val="51565E"/>
          <w:sz w:val="24"/>
          <w:szCs w:val="24"/>
        </w:rPr>
        <w:br/>
        <w:t>  },</w:t>
      </w:r>
      <w:r w:rsidRPr="00C258C3">
        <w:rPr>
          <w:rFonts w:ascii="Arial" w:eastAsia="Times New Roman" w:hAnsi="Arial" w:cs="Arial"/>
          <w:color w:val="51565E"/>
          <w:sz w:val="24"/>
          <w:szCs w:val="24"/>
        </w:rPr>
        <w:br/>
        <w:t>  updateTransaction = function(t){</w:t>
      </w:r>
      <w:r w:rsidRPr="00C258C3">
        <w:rPr>
          <w:rFonts w:ascii="Arial" w:eastAsia="Times New Roman" w:hAnsi="Arial" w:cs="Arial"/>
          <w:color w:val="51565E"/>
          <w:sz w:val="24"/>
          <w:szCs w:val="24"/>
        </w:rPr>
        <w:br/>
        <w:t>    query("UPDATE transactions SET value = " + (t.value*0.1) + " WHERE id=" + t.id, logError);</w:t>
      </w:r>
      <w:r w:rsidRPr="00C258C3">
        <w:rPr>
          <w:rFonts w:ascii="Arial" w:eastAsia="Times New Roman" w:hAnsi="Arial" w:cs="Arial"/>
          <w:color w:val="51565E"/>
          <w:sz w:val="24"/>
          <w:szCs w:val="24"/>
        </w:rPr>
        <w:br/>
        <w:t>  },</w:t>
      </w:r>
      <w:r w:rsidRPr="00C258C3">
        <w:rPr>
          <w:rFonts w:ascii="Arial" w:eastAsia="Times New Roman" w:hAnsi="Arial" w:cs="Arial"/>
          <w:color w:val="51565E"/>
          <w:sz w:val="24"/>
          <w:szCs w:val="24"/>
        </w:rPr>
        <w:br/>
        <w:t>  handleTransactions = function(transactions){</w:t>
      </w:r>
      <w:r w:rsidRPr="00C258C3">
        <w:rPr>
          <w:rFonts w:ascii="Arial" w:eastAsia="Times New Roman" w:hAnsi="Arial" w:cs="Arial"/>
          <w:color w:val="51565E"/>
          <w:sz w:val="24"/>
          <w:szCs w:val="24"/>
        </w:rPr>
        <w:br/>
        <w:t>    transactions.each(updateTransaction);</w:t>
      </w:r>
      <w:r w:rsidRPr="00C258C3">
        <w:rPr>
          <w:rFonts w:ascii="Arial" w:eastAsia="Times New Roman" w:hAnsi="Arial" w:cs="Arial"/>
          <w:color w:val="51565E"/>
          <w:sz w:val="24"/>
          <w:szCs w:val="24"/>
        </w:rPr>
        <w:br/>
        <w:t>  },</w:t>
      </w:r>
      <w:r w:rsidRPr="00C258C3">
        <w:rPr>
          <w:rFonts w:ascii="Arial" w:eastAsia="Times New Roman" w:hAnsi="Arial" w:cs="Arial"/>
          <w:color w:val="51565E"/>
          <w:sz w:val="24"/>
          <w:szCs w:val="24"/>
        </w:rPr>
        <w:br/>
        <w:t>  handleClient = function(id){</w:t>
      </w:r>
      <w:r w:rsidRPr="00C258C3">
        <w:rPr>
          <w:rFonts w:ascii="Arial" w:eastAsia="Times New Roman" w:hAnsi="Arial" w:cs="Arial"/>
          <w:color w:val="51565E"/>
          <w:sz w:val="24"/>
          <w:szCs w:val="24"/>
        </w:rPr>
        <w:br/>
        <w:t>    query("SELECT * FROM transactions WHERE clientId=" + id, handleTransactions);</w:t>
      </w:r>
      <w:r w:rsidRPr="00C258C3">
        <w:rPr>
          <w:rFonts w:ascii="Arial" w:eastAsia="Times New Roman" w:hAnsi="Arial" w:cs="Arial"/>
          <w:color w:val="51565E"/>
          <w:sz w:val="24"/>
          <w:szCs w:val="24"/>
        </w:rPr>
        <w:br/>
        <w:t>  };</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query("SELECT clientId FROM clients WHERE clientName='picanteverde';",handleClient);</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You can also use Promises, Generators and Async functions to fix callback hell.</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pict>
          <v:rect id="_x0000_i1035" style="width:0;height:0" o:hrstd="t" o:hrnoshade="t" o:hr="t" fillcolor="#51565e" stroked="f"/>
        </w:pic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10. Explain the role of REPL in Node.js.</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As the name suggests, REPL (Read Eval print Loop) performs the tasks of – Read, Evaluate, Print and Loop. The REPL in Node.js is used to execute ad-hoc Javascript statements. The REPL shell allows entry to javascript directly into a shell prompt and evaluates the results. For the purpose of testing, debugging, or experimenting, REPL is very critical.  </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pict>
          <v:rect id="_x0000_i1036" style="width:0;height:0" o:hrstd="t" o:hrnoshade="t" o:hr="t" fillcolor="#51565e" stroked="f"/>
        </w:pic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11. Name the types of API functions in Node.js.</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There are two types of functions in Node.js.:</w:t>
      </w:r>
    </w:p>
    <w:p w:rsidR="00C258C3" w:rsidRPr="00C258C3" w:rsidRDefault="00C258C3" w:rsidP="00C258C3">
      <w:pPr>
        <w:numPr>
          <w:ilvl w:val="0"/>
          <w:numId w:val="13"/>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Blocking functions - In a blocking operation, all other code is blocked from executing until an I/O event that is being waited on occurs. Blocking functions execute synchronously</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For example:</w:t>
      </w:r>
      <w:r w:rsidRPr="00C258C3">
        <w:rPr>
          <w:rFonts w:ascii="Arial" w:eastAsia="Times New Roman" w:hAnsi="Arial" w:cs="Arial"/>
          <w:color w:val="51565E"/>
          <w:sz w:val="24"/>
          <w:szCs w:val="24"/>
        </w:rPr>
        <w:br/>
        <w:t>const fs = require('fs');</w:t>
      </w:r>
      <w:r w:rsidRPr="00C258C3">
        <w:rPr>
          <w:rFonts w:ascii="Arial" w:eastAsia="Times New Roman" w:hAnsi="Arial" w:cs="Arial"/>
          <w:color w:val="51565E"/>
          <w:sz w:val="24"/>
          <w:szCs w:val="24"/>
        </w:rPr>
        <w:br/>
        <w:t>const data = fs.readFileSync('/file.md'); // blocks here until file is read</w:t>
      </w:r>
      <w:r w:rsidRPr="00C258C3">
        <w:rPr>
          <w:rFonts w:ascii="Arial" w:eastAsia="Times New Roman" w:hAnsi="Arial" w:cs="Arial"/>
          <w:color w:val="51565E"/>
          <w:sz w:val="24"/>
          <w:szCs w:val="24"/>
        </w:rPr>
        <w:br/>
        <w:t>console.log(data);</w:t>
      </w:r>
      <w:r w:rsidRPr="00C258C3">
        <w:rPr>
          <w:rFonts w:ascii="Arial" w:eastAsia="Times New Roman" w:hAnsi="Arial" w:cs="Arial"/>
          <w:color w:val="51565E"/>
          <w:sz w:val="24"/>
          <w:szCs w:val="24"/>
        </w:rPr>
        <w:br/>
        <w:t>// moreWork(); will run after console.log</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lastRenderedPageBreak/>
        <w:t>The second line of code blocks the execution of additional JavaScript until the entire file is read. moreWork () will only be called after Console.log</w:t>
      </w:r>
    </w:p>
    <w:p w:rsidR="00C258C3" w:rsidRPr="00C258C3" w:rsidRDefault="00C258C3" w:rsidP="00C258C3">
      <w:pPr>
        <w:numPr>
          <w:ilvl w:val="0"/>
          <w:numId w:val="14"/>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Non-blocking functions - In a non-blocking operation, multiple I/O calls can be performed without the execution of the program being halted.  Non-blocking functions execute asynchronously. </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For example:</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const fs = require('fs');</w:t>
      </w:r>
      <w:r w:rsidRPr="00C258C3">
        <w:rPr>
          <w:rFonts w:ascii="Arial" w:eastAsia="Times New Roman" w:hAnsi="Arial" w:cs="Arial"/>
          <w:color w:val="51565E"/>
          <w:sz w:val="24"/>
          <w:szCs w:val="24"/>
        </w:rPr>
        <w:br/>
        <w:t>fs.readFile('/file.md', (err, data) =&gt; {</w:t>
      </w:r>
      <w:r w:rsidRPr="00C258C3">
        <w:rPr>
          <w:rFonts w:ascii="Arial" w:eastAsia="Times New Roman" w:hAnsi="Arial" w:cs="Arial"/>
          <w:color w:val="51565E"/>
          <w:sz w:val="24"/>
          <w:szCs w:val="24"/>
        </w:rPr>
        <w:br/>
        <w:t>  if (err) throw err;</w:t>
      </w:r>
      <w:r w:rsidRPr="00C258C3">
        <w:rPr>
          <w:rFonts w:ascii="Arial" w:eastAsia="Times New Roman" w:hAnsi="Arial" w:cs="Arial"/>
          <w:color w:val="51565E"/>
          <w:sz w:val="24"/>
          <w:szCs w:val="24"/>
        </w:rPr>
        <w:br/>
        <w:t>  console.log(data);</w:t>
      </w:r>
      <w:r w:rsidRPr="00C258C3">
        <w:rPr>
          <w:rFonts w:ascii="Arial" w:eastAsia="Times New Roman" w:hAnsi="Arial" w:cs="Arial"/>
          <w:color w:val="51565E"/>
          <w:sz w:val="24"/>
          <w:szCs w:val="24"/>
        </w:rPr>
        <w:br/>
        <w:t>});</w:t>
      </w:r>
      <w:r w:rsidRPr="00C258C3">
        <w:rPr>
          <w:rFonts w:ascii="Arial" w:eastAsia="Times New Roman" w:hAnsi="Arial" w:cs="Arial"/>
          <w:color w:val="51565E"/>
          <w:sz w:val="24"/>
          <w:szCs w:val="24"/>
        </w:rPr>
        <w:br/>
        <w:t>// moreWork(); will run before console.log</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Since fs.readFile () is non-blocking, moreWork () does not have to wait for the file read to complete before being called. This allows for higher throughput. </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pict>
          <v:rect id="_x0000_i1037" style="width:0;height:0" o:hrstd="t" o:hrnoshade="t" o:hr="t" fillcolor="#51565e" stroked="f"/>
        </w:pic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12. Which is the first argument typically passed to a Node.js callback handler?</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Typically, the first argument to any callback handler is an optional error object. The argument is null or undefined if there is no error. </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Error handling by a typical callback handler could be as follows:</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function callback(err, results) {</w:t>
      </w:r>
      <w:r w:rsidRPr="00C258C3">
        <w:rPr>
          <w:rFonts w:ascii="Arial" w:eastAsia="Times New Roman" w:hAnsi="Arial" w:cs="Arial"/>
          <w:color w:val="51565E"/>
          <w:sz w:val="24"/>
          <w:szCs w:val="24"/>
        </w:rPr>
        <w:br/>
        <w:t>    // usually we'll check for the error before handling results</w:t>
      </w:r>
      <w:r w:rsidRPr="00C258C3">
        <w:rPr>
          <w:rFonts w:ascii="Arial" w:eastAsia="Times New Roman" w:hAnsi="Arial" w:cs="Arial"/>
          <w:color w:val="51565E"/>
          <w:sz w:val="24"/>
          <w:szCs w:val="24"/>
        </w:rPr>
        <w:br/>
        <w:t>    if(err) {</w:t>
      </w:r>
      <w:r w:rsidRPr="00C258C3">
        <w:rPr>
          <w:rFonts w:ascii="Arial" w:eastAsia="Times New Roman" w:hAnsi="Arial" w:cs="Arial"/>
          <w:color w:val="51565E"/>
          <w:sz w:val="24"/>
          <w:szCs w:val="24"/>
        </w:rPr>
        <w:br/>
        <w:t>        // handle error somehow and return</w:t>
      </w:r>
      <w:r w:rsidRPr="00C258C3">
        <w:rPr>
          <w:rFonts w:ascii="Arial" w:eastAsia="Times New Roman" w:hAnsi="Arial" w:cs="Arial"/>
          <w:color w:val="51565E"/>
          <w:sz w:val="24"/>
          <w:szCs w:val="24"/>
        </w:rPr>
        <w:br/>
        <w:t>    }</w:t>
      </w:r>
      <w:r w:rsidRPr="00C258C3">
        <w:rPr>
          <w:rFonts w:ascii="Arial" w:eastAsia="Times New Roman" w:hAnsi="Arial" w:cs="Arial"/>
          <w:color w:val="51565E"/>
          <w:sz w:val="24"/>
          <w:szCs w:val="24"/>
        </w:rPr>
        <w:br/>
        <w:t>    // no error, perform standard callback handling</w:t>
      </w:r>
      <w:r w:rsidRPr="00C258C3">
        <w:rPr>
          <w:rFonts w:ascii="Arial" w:eastAsia="Times New Roman" w:hAnsi="Arial" w:cs="Arial"/>
          <w:color w:val="51565E"/>
          <w:sz w:val="24"/>
          <w:szCs w:val="24"/>
        </w:rPr>
        <w:br/>
        <w:t>}</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pict>
          <v:rect id="_x0000_i1038" style="width:0;height:0" o:hrstd="t" o:hrnoshade="t" o:hr="t" fillcolor="#51565e" stroked="f"/>
        </w:pic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13. What are the functionalities of NPM in Node.js?</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NPM (Node package Manager) provides two functionalities:</w:t>
      </w:r>
    </w:p>
    <w:p w:rsidR="00C258C3" w:rsidRPr="00C258C3" w:rsidRDefault="00C258C3" w:rsidP="00C258C3">
      <w:pPr>
        <w:numPr>
          <w:ilvl w:val="0"/>
          <w:numId w:val="15"/>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Online repository for Node.js packages</w:t>
      </w:r>
    </w:p>
    <w:p w:rsidR="00C258C3" w:rsidRPr="00C258C3" w:rsidRDefault="00C258C3" w:rsidP="00C258C3">
      <w:pPr>
        <w:numPr>
          <w:ilvl w:val="0"/>
          <w:numId w:val="15"/>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lastRenderedPageBreak/>
        <w:t>Command line utility for installing packages, version management and dependency management of Node.js packages</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pict>
          <v:rect id="_x0000_i1039" style="width:0;height:0" o:hrstd="t" o:hrnoshade="t" o:hr="t" fillcolor="#51565e" stroked="f"/>
        </w:pic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14. What is the difference between Node.js and Ajax?</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Node.js and Ajax (Asynchronous JavaScript and XML) are the advanced implementation of JavaScript. They all serve completely different purposes.  </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Ajax is primarily designed for dynamically updating a particular section of a page’s content, without having to update the entire page. </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Node.js is used for developing client-server applications.</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pict>
          <v:rect id="_x0000_i1040" style="width:0;height:0" o:hrstd="t" o:hrnoshade="t" o:hr="t" fillcolor="#51565e" stroked="f"/>
        </w:pic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15. Explain chaining in Node.js.</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Chaining is a mechanism whereby the output of one stream is connected to another stream creating a chain of multiple stream operations. </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pict>
          <v:rect id="_x0000_i1041" style="width:0;height:0" o:hrstd="t" o:hrnoshade="t" o:hr="t" fillcolor="#51565e" stroked="f"/>
        </w:pic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16. What are “streams” in Node.js? Explain the different types of streams present in Node.js.</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Streams are objects that allow reading of data from the source and writing of data to the destination as a continuous process.</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There are four types of streams.</w:t>
      </w:r>
    </w:p>
    <w:p w:rsidR="00C258C3" w:rsidRPr="00C258C3" w:rsidRDefault="00C258C3" w:rsidP="00C258C3">
      <w:pPr>
        <w:numPr>
          <w:ilvl w:val="0"/>
          <w:numId w:val="16"/>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 &lt;Readable&gt; to facilitate the reading operation</w:t>
      </w:r>
    </w:p>
    <w:p w:rsidR="00C258C3" w:rsidRPr="00C258C3" w:rsidRDefault="00C258C3" w:rsidP="00C258C3">
      <w:pPr>
        <w:numPr>
          <w:ilvl w:val="0"/>
          <w:numId w:val="16"/>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&lt;Writable&gt; to facilitate the writing operation</w:t>
      </w:r>
    </w:p>
    <w:p w:rsidR="00C258C3" w:rsidRPr="00C258C3" w:rsidRDefault="00C258C3" w:rsidP="00C258C3">
      <w:pPr>
        <w:numPr>
          <w:ilvl w:val="0"/>
          <w:numId w:val="16"/>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&lt;Duplex&gt; to facilitate both read and write operations</w:t>
      </w:r>
    </w:p>
    <w:p w:rsidR="00C258C3" w:rsidRPr="00C258C3" w:rsidRDefault="00C258C3" w:rsidP="00C258C3">
      <w:pPr>
        <w:numPr>
          <w:ilvl w:val="0"/>
          <w:numId w:val="16"/>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&lt;Transform&gt; is a form of Duplex stream that performs computations based on the available input </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pict>
          <v:rect id="_x0000_i1042" style="width:0;height:0" o:hrstd="t" o:hrnoshade="t" o:hr="t" fillcolor="#51565e" stroked="f"/>
        </w:pic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17. What are exit codes in Node.js? List some exit codes. </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Exit codes are specific codes that are used to end a “process” (a global object used to represent a node process). </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lastRenderedPageBreak/>
        <w:t>Examples of exit codes include:</w:t>
      </w:r>
    </w:p>
    <w:p w:rsidR="00C258C3" w:rsidRPr="00C258C3" w:rsidRDefault="00C258C3" w:rsidP="00C258C3">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Unused</w:t>
      </w:r>
    </w:p>
    <w:p w:rsidR="00C258C3" w:rsidRPr="00C258C3" w:rsidRDefault="00C258C3" w:rsidP="00C258C3">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Uncaught Fatal Exception</w:t>
      </w:r>
    </w:p>
    <w:p w:rsidR="00C258C3" w:rsidRPr="00C258C3" w:rsidRDefault="00C258C3" w:rsidP="00C258C3">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Fatal Error</w:t>
      </w:r>
    </w:p>
    <w:p w:rsidR="00C258C3" w:rsidRPr="00C258C3" w:rsidRDefault="00C258C3" w:rsidP="00C258C3">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Non-function Internal Exception Handler</w:t>
      </w:r>
    </w:p>
    <w:p w:rsidR="00C258C3" w:rsidRPr="00C258C3" w:rsidRDefault="00C258C3" w:rsidP="00C258C3">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Internal Exception handler Run-Time Failure</w:t>
      </w:r>
    </w:p>
    <w:p w:rsidR="00C258C3" w:rsidRPr="00C258C3" w:rsidRDefault="00C258C3" w:rsidP="00C258C3">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Internal JavaScript Evaluation Failure</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pict>
          <v:rect id="_x0000_i1043" style="width:0;height:0" o:hrstd="t" o:hrnoshade="t" o:hr="t" fillcolor="#51565e" stroked="f"/>
        </w:pic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18. What are Globals in Node.js?</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Three keywords in Node.js constitute as Globals. These are:</w:t>
      </w:r>
    </w:p>
    <w:p w:rsidR="00C258C3" w:rsidRPr="00C258C3" w:rsidRDefault="00C258C3" w:rsidP="00C258C3">
      <w:pPr>
        <w:numPr>
          <w:ilvl w:val="0"/>
          <w:numId w:val="18"/>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Global – it represents the Global namespace object and acts as a container for all other &lt;global&gt; objects.</w:t>
      </w:r>
    </w:p>
    <w:p w:rsidR="00C258C3" w:rsidRPr="00C258C3" w:rsidRDefault="00C258C3" w:rsidP="00C258C3">
      <w:pPr>
        <w:numPr>
          <w:ilvl w:val="0"/>
          <w:numId w:val="18"/>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Process – It is one of the global objects but can turn a synchronous function into an async callback. It can be accessed from anywhere in the code and it primarily gives back information about the application or the environment. </w:t>
      </w:r>
    </w:p>
    <w:p w:rsidR="00C258C3" w:rsidRPr="00C258C3" w:rsidRDefault="00C258C3" w:rsidP="00C258C3">
      <w:pPr>
        <w:numPr>
          <w:ilvl w:val="0"/>
          <w:numId w:val="18"/>
        </w:numPr>
        <w:shd w:val="clear" w:color="auto" w:fill="FFFFFF"/>
        <w:spacing w:before="100" w:beforeAutospacing="1" w:after="210" w:line="240" w:lineRule="auto"/>
        <w:ind w:left="300"/>
        <w:rPr>
          <w:rFonts w:ascii="Arial" w:eastAsia="Times New Roman" w:hAnsi="Arial" w:cs="Arial"/>
          <w:color w:val="51565E"/>
          <w:sz w:val="24"/>
          <w:szCs w:val="24"/>
        </w:rPr>
      </w:pPr>
      <w:r w:rsidRPr="00C258C3">
        <w:rPr>
          <w:rFonts w:ascii="Arial" w:eastAsia="Times New Roman" w:hAnsi="Arial" w:cs="Arial"/>
          <w:color w:val="51565E"/>
          <w:sz w:val="24"/>
          <w:szCs w:val="24"/>
        </w:rPr>
        <w:t>Buffer – it is a class in Node.js to handle binary data. </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pict>
          <v:rect id="_x0000_i1044" style="width:0;height:0" o:hrstd="t" o:hrnoshade="t" o:hr="t" fillcolor="#51565e" stroked="f"/>
        </w:pic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19. What is the difference between AngularJS and Node.js?</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Angular.JS is a web application development framework while Node.js is a runtime system. </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pict>
          <v:rect id="_x0000_i1045" style="width:0;height:0" o:hrstd="t" o:hrnoshade="t" o:hr="t" fillcolor="#51565e" stroked="f"/>
        </w:pic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20. Why is consistent style important and what tools can be used to assure it?</w:t>
      </w:r>
    </w:p>
    <w:p w:rsidR="00C258C3" w:rsidRPr="00C258C3" w:rsidRDefault="00C258C3" w:rsidP="00C258C3">
      <w:pPr>
        <w:shd w:val="clear" w:color="auto" w:fill="FFFFFF"/>
        <w:spacing w:after="390" w:line="240" w:lineRule="auto"/>
        <w:rPr>
          <w:rFonts w:ascii="Arial" w:eastAsia="Times New Roman" w:hAnsi="Arial" w:cs="Arial"/>
          <w:color w:val="51565E"/>
          <w:sz w:val="24"/>
          <w:szCs w:val="24"/>
        </w:rPr>
      </w:pPr>
      <w:r w:rsidRPr="00C258C3">
        <w:rPr>
          <w:rFonts w:ascii="Arial" w:eastAsia="Times New Roman" w:hAnsi="Arial" w:cs="Arial"/>
          <w:color w:val="51565E"/>
          <w:sz w:val="24"/>
          <w:szCs w:val="24"/>
        </w:rPr>
        <w:t>Consistent style helps team members modify projects easily without having to get used to a new style every time. Tools that can help include Standard and ESLint. </w:t>
      </w:r>
    </w:p>
    <w:p w:rsidR="00C258C3" w:rsidRDefault="00C258C3">
      <w:pPr>
        <w:pBdr>
          <w:bottom w:val="single" w:sz="6" w:space="1" w:color="auto"/>
        </w:pBdr>
      </w:pPr>
    </w:p>
    <w:p w:rsidR="00C258C3" w:rsidRDefault="00C258C3"/>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1. What is Node js ?</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b/>
          <w:bCs/>
          <w:color w:val="2C2C2C"/>
          <w:sz w:val="21"/>
          <w:szCs w:val="21"/>
        </w:rPr>
        <w:lastRenderedPageBreak/>
        <w:t>Node Js</w:t>
      </w:r>
      <w:r w:rsidRPr="00C258C3">
        <w:rPr>
          <w:rFonts w:ascii="Arial" w:eastAsia="Times New Roman" w:hAnsi="Arial" w:cs="Arial"/>
          <w:color w:val="2C2C2C"/>
          <w:sz w:val="21"/>
          <w:szCs w:val="21"/>
        </w:rPr>
        <w:t> is one of the most popular and powerful server technologies today.</w:t>
      </w:r>
      <w:r w:rsidRPr="00C258C3">
        <w:rPr>
          <w:rFonts w:ascii="Arial" w:eastAsia="Times New Roman" w:hAnsi="Arial" w:cs="Arial"/>
          <w:color w:val="2C2C2C"/>
          <w:sz w:val="21"/>
          <w:szCs w:val="21"/>
        </w:rPr>
        <w:br/>
        <w:t>It allows you built the entire website only in one programming Language i.e Javascript. Node js is free and open source server technology that uses Javascript to create complete web software.It runs on various platforms like Windows, Linux, Unix, Mac OS X, etc.</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2. Explain Modules in Node Js ?</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b/>
          <w:bCs/>
          <w:color w:val="2C2C2C"/>
          <w:sz w:val="21"/>
          <w:szCs w:val="21"/>
        </w:rPr>
        <w:t>Modules</w:t>
      </w:r>
      <w:r w:rsidRPr="00C258C3">
        <w:rPr>
          <w:rFonts w:ascii="Arial" w:eastAsia="Times New Roman" w:hAnsi="Arial" w:cs="Arial"/>
          <w:color w:val="2C2C2C"/>
          <w:sz w:val="21"/>
          <w:szCs w:val="21"/>
        </w:rPr>
        <w:t> are reusable block of code whose existence does not impact other code in any way. It is not supported by Javascript. Modules are introduced in ES6. Modules are important for Maintainability, Reusability, and Namespacing of Code.</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3. Is Node Js Single-threaded ?</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Yes, Node Js is single threaded to perform asynchronous processing. Doing async processing on a single thread could provide more performance and scalability under typical web loads than the typical thread-based implementation.</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4. For what require() is used in Node Js ?</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b/>
          <w:bCs/>
          <w:color w:val="2C2C2C"/>
          <w:sz w:val="21"/>
          <w:szCs w:val="21"/>
        </w:rPr>
        <w:t>require()</w:t>
      </w:r>
      <w:r w:rsidRPr="00C258C3">
        <w:rPr>
          <w:rFonts w:ascii="Arial" w:eastAsia="Times New Roman" w:hAnsi="Arial" w:cs="Arial"/>
          <w:color w:val="2C2C2C"/>
          <w:sz w:val="21"/>
          <w:szCs w:val="21"/>
        </w:rPr>
        <w:t> is used to include modules from external files in Node Js. It is the easiest way to include a module in Node. Basically require is a function that takes a string parameter which contains the location of the file that you want to include. It reads the entire javascript file, executes the file, and then proceeds to return the exports object.</w:t>
      </w:r>
      <w:r w:rsidRPr="00C258C3">
        <w:rPr>
          <w:rFonts w:ascii="Arial" w:eastAsia="Times New Roman" w:hAnsi="Arial" w:cs="Arial"/>
          <w:color w:val="2C2C2C"/>
          <w:sz w:val="21"/>
          <w:szCs w:val="21"/>
        </w:rPr>
        <w:br/>
        <w:t>Syntax:</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require('path');</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5. In which Language Node Js is written ?</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b/>
          <w:bCs/>
          <w:color w:val="2C2C2C"/>
          <w:sz w:val="21"/>
          <w:szCs w:val="21"/>
        </w:rPr>
        <w:t>Node js</w:t>
      </w:r>
      <w:r w:rsidRPr="00C258C3">
        <w:rPr>
          <w:rFonts w:ascii="Arial" w:eastAsia="Times New Roman" w:hAnsi="Arial" w:cs="Arial"/>
          <w:color w:val="2C2C2C"/>
          <w:sz w:val="21"/>
          <w:szCs w:val="21"/>
        </w:rPr>
        <w:t> is written in C, C++,JavaScript.It uses Google’s open source V8 Javascript Engine to convert Javascript code to C++.</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6. List the types of application you can build using Node Js ?</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b/>
          <w:bCs/>
          <w:color w:val="2C2C2C"/>
          <w:sz w:val="21"/>
          <w:szCs w:val="21"/>
        </w:rPr>
        <w:t>Using Node Js you can build applications like:</w:t>
      </w:r>
    </w:p>
    <w:p w:rsidR="00C258C3" w:rsidRPr="00C258C3" w:rsidRDefault="00C258C3" w:rsidP="00C258C3">
      <w:pPr>
        <w:numPr>
          <w:ilvl w:val="0"/>
          <w:numId w:val="19"/>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Internet of Things</w:t>
      </w:r>
    </w:p>
    <w:p w:rsidR="00C258C3" w:rsidRPr="00C258C3" w:rsidRDefault="00C258C3" w:rsidP="00C258C3">
      <w:pPr>
        <w:numPr>
          <w:ilvl w:val="0"/>
          <w:numId w:val="19"/>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Real-Time Chats Applications</w:t>
      </w:r>
    </w:p>
    <w:p w:rsidR="00C258C3" w:rsidRPr="00C258C3" w:rsidRDefault="00C258C3" w:rsidP="00C258C3">
      <w:pPr>
        <w:numPr>
          <w:ilvl w:val="0"/>
          <w:numId w:val="19"/>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Complex Single-Page Applications</w:t>
      </w:r>
    </w:p>
    <w:p w:rsidR="00C258C3" w:rsidRPr="00C258C3" w:rsidRDefault="00C258C3" w:rsidP="00C258C3">
      <w:pPr>
        <w:numPr>
          <w:ilvl w:val="0"/>
          <w:numId w:val="19"/>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Real-Time Collaboration Tools</w:t>
      </w:r>
    </w:p>
    <w:p w:rsidR="00C258C3" w:rsidRPr="00C258C3" w:rsidRDefault="00C258C3" w:rsidP="00C258C3">
      <w:pPr>
        <w:numPr>
          <w:ilvl w:val="0"/>
          <w:numId w:val="19"/>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Streaming apps</w:t>
      </w:r>
    </w:p>
    <w:p w:rsidR="00C258C3" w:rsidRPr="00C258C3" w:rsidRDefault="00C258C3" w:rsidP="00C258C3">
      <w:pPr>
        <w:numPr>
          <w:ilvl w:val="0"/>
          <w:numId w:val="19"/>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Microservices / API’s</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lastRenderedPageBreak/>
        <w:t>7. Explain what is libuv in Node Js ?</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libuv is Cross-platform I/O abstraction library that supports asynchronous I/O based on event loops.It is written in C and released under MIT Licence.</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libuv support Windows IOCP, epoll(4), kqueue(2), and Solaris event ports. Initially, it was designed for Node.js but later it is also used by other software projects.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Reference : </w:t>
      </w:r>
      <w:hyperlink r:id="rId43" w:tgtFrame="_blank" w:history="1">
        <w:r w:rsidRPr="00C258C3">
          <w:rPr>
            <w:rFonts w:ascii="Arial" w:eastAsia="Times New Roman" w:hAnsi="Arial" w:cs="Arial"/>
            <w:color w:val="F46457"/>
            <w:sz w:val="21"/>
            <w:szCs w:val="21"/>
            <w:u w:val="single"/>
          </w:rPr>
          <w:t>https://en.wikipedia.org/wiki/Libuv</w:t>
        </w:r>
      </w:hyperlink>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8. Why Zlib is used in Node js ?</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Zlib is Cross-platform data compression library. It was written by Jean-loup Gailly and Mark Adler. In Node js, you can Zlib for Threadpool, HTTP requests, and responses compression and Memory Usage Tuning. In order to use zlib in node js, you need to install node-zlib package. After installation below is sample code to use Zlib.</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var Buffer = require('buffer').Buffer;</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var zlib = require('zlib');</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var input = new Buffer('lorem ipsum dolor sit amet');</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var compressed = zlib.deflate(input);</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var output = zlib.inflate(compressed);</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Further Reading </w:t>
      </w:r>
      <w:hyperlink r:id="rId44" w:tgtFrame="_blank" w:history="1">
        <w:r w:rsidRPr="00C258C3">
          <w:rPr>
            <w:rFonts w:ascii="Arial" w:eastAsia="Times New Roman" w:hAnsi="Arial" w:cs="Arial"/>
            <w:color w:val="F46457"/>
            <w:sz w:val="21"/>
            <w:szCs w:val="21"/>
            <w:u w:val="single"/>
          </w:rPr>
          <w:t>https://nodejs.org/api/zlib.html</w:t>
        </w:r>
      </w:hyperlink>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hyperlink r:id="rId45" w:tgtFrame="_blank" w:history="1">
        <w:r w:rsidRPr="00C258C3">
          <w:rPr>
            <w:rFonts w:ascii="Arial" w:eastAsia="Times New Roman" w:hAnsi="Arial" w:cs="Arial"/>
            <w:color w:val="F46457"/>
            <w:sz w:val="21"/>
            <w:szCs w:val="21"/>
            <w:u w:val="single"/>
          </w:rPr>
          <w:t>https://en.wikipedia.org/wiki/Zlib</w:t>
        </w:r>
      </w:hyperlink>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9. How Node js read the content of a file?</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Normally NodeJs reads the content of a file in non-blocking, asynchronous way. Node Js uses its </w:t>
      </w:r>
      <w:r w:rsidRPr="00C258C3">
        <w:rPr>
          <w:rFonts w:ascii="Arial" w:eastAsia="Times New Roman" w:hAnsi="Arial" w:cs="Arial"/>
          <w:b/>
          <w:bCs/>
          <w:color w:val="2C2C2C"/>
          <w:sz w:val="21"/>
          <w:szCs w:val="21"/>
        </w:rPr>
        <w:t>fs</w:t>
      </w:r>
      <w:r w:rsidRPr="00C258C3">
        <w:rPr>
          <w:rFonts w:ascii="Arial" w:eastAsia="Times New Roman" w:hAnsi="Arial" w:cs="Arial"/>
          <w:color w:val="2C2C2C"/>
          <w:sz w:val="21"/>
          <w:szCs w:val="21"/>
        </w:rPr>
        <w:t> core API to deal with files. The easiest way to read the entire content of a file in nodeJs is with fs.readFile method. Below is sample code to read a file in NodeJs asynchronously and synchronously.</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b/>
          <w:bCs/>
          <w:color w:val="2C2C2C"/>
          <w:sz w:val="21"/>
          <w:szCs w:val="21"/>
        </w:rPr>
        <w:t>Reading a file in node asynchronously/ non-blocking</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 xml:space="preserve">var fs = require('fs'); </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fs.readFile('DATA', 'utf8', function(err, contents) {</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 xml:space="preserve">    console.log(contents);</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console.log('after calling readFile');</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b/>
          <w:bCs/>
          <w:color w:val="2C2C2C"/>
          <w:sz w:val="21"/>
          <w:szCs w:val="21"/>
        </w:rPr>
        <w:lastRenderedPageBreak/>
        <w:t>Reading a file in node asynchronously/blocking</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 xml:space="preserve">var fs = require('fs'); </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var contents = fs.readFileSync('DATA', 'utf8');</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console.log(contents);</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10. What are Streams? List types of streams available in Node Js ?</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Streams are special types of objects in Node that allow us to read data from a source or write data to a destination continuously. There are 4 types of streams available in Node Js, they are</w:t>
      </w:r>
    </w:p>
    <w:p w:rsidR="00C258C3" w:rsidRPr="00C258C3" w:rsidRDefault="00C258C3" w:rsidP="00C258C3">
      <w:pPr>
        <w:numPr>
          <w:ilvl w:val="0"/>
          <w:numId w:val="20"/>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Readable − For reading operation.</w:t>
      </w:r>
    </w:p>
    <w:p w:rsidR="00C258C3" w:rsidRPr="00C258C3" w:rsidRDefault="00C258C3" w:rsidP="00C258C3">
      <w:pPr>
        <w:numPr>
          <w:ilvl w:val="0"/>
          <w:numId w:val="20"/>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Writable − For writing operation.</w:t>
      </w:r>
    </w:p>
    <w:p w:rsidR="00C258C3" w:rsidRPr="00C258C3" w:rsidRDefault="00C258C3" w:rsidP="00C258C3">
      <w:pPr>
        <w:numPr>
          <w:ilvl w:val="0"/>
          <w:numId w:val="20"/>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Duplex − Used for both read and write operation.</w:t>
      </w:r>
    </w:p>
    <w:p w:rsidR="00C258C3" w:rsidRPr="00C258C3" w:rsidRDefault="00C258C3" w:rsidP="00C258C3">
      <w:pPr>
        <w:numPr>
          <w:ilvl w:val="0"/>
          <w:numId w:val="20"/>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Transform − A type of duplex stream where the output is computed based on the input.</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Further reading: </w:t>
      </w:r>
      <w:hyperlink r:id="rId46" w:tgtFrame="_blank" w:history="1">
        <w:r w:rsidRPr="00C258C3">
          <w:rPr>
            <w:rFonts w:ascii="Arial" w:eastAsia="Times New Roman" w:hAnsi="Arial" w:cs="Arial"/>
            <w:color w:val="F46457"/>
            <w:sz w:val="21"/>
            <w:szCs w:val="21"/>
            <w:u w:val="single"/>
          </w:rPr>
          <w:t>https://www.tutorialspoint.com/nodejs/nodejs_streams.htm</w:t>
        </w:r>
      </w:hyperlink>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11. What's the first argument passed to a Node Js callback handler?</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In Node Js all core modules, as well as most of the community-published modules, follows a pattern where the first argument to any callback handler is an error object. this object is optional, if there is no error then in that case null or undefined is passed to the callback.</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b/>
          <w:bCs/>
          <w:color w:val="2C2C2C"/>
          <w:sz w:val="21"/>
          <w:szCs w:val="21"/>
        </w:rPr>
        <w:t>Example of the callback function</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function callback(err, results) {</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ab/>
        <w:t>// usually we'll check for the error before handling results</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ab/>
        <w:t>if(err) {</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ab/>
      </w:r>
      <w:r w:rsidRPr="00C258C3">
        <w:rPr>
          <w:rFonts w:ascii="Consolas" w:eastAsia="Times New Roman" w:hAnsi="Consolas" w:cs="Consolas"/>
          <w:color w:val="212529"/>
          <w:sz w:val="19"/>
          <w:szCs w:val="19"/>
        </w:rPr>
        <w:tab/>
        <w:t>// handle error somehow and return</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ab/>
        <w:t>}</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ab/>
      </w:r>
      <w:r w:rsidRPr="00C258C3">
        <w:rPr>
          <w:rFonts w:ascii="Consolas" w:eastAsia="Times New Roman" w:hAnsi="Consolas" w:cs="Consolas"/>
          <w:color w:val="212529"/>
          <w:sz w:val="19"/>
          <w:szCs w:val="19"/>
        </w:rPr>
        <w:tab/>
        <w:t>// no error, perform standard callback handling</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12. Explain the difference between readFile and createReadStream in Node js ?</w:t>
      </w:r>
    </w:p>
    <w:p w:rsidR="00C258C3" w:rsidRPr="00C258C3" w:rsidRDefault="00C258C3" w:rsidP="00C258C3">
      <w:pPr>
        <w:numPr>
          <w:ilvl w:val="0"/>
          <w:numId w:val="21"/>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readFile load the whole file which you had marked to read whereas createReadStream reads the complete file in the parts of the size you have declared.</w:t>
      </w:r>
    </w:p>
    <w:p w:rsidR="00C258C3" w:rsidRPr="00C258C3" w:rsidRDefault="00C258C3" w:rsidP="00C258C3">
      <w:pPr>
        <w:numPr>
          <w:ilvl w:val="0"/>
          <w:numId w:val="21"/>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The client will receive the data faster in the case of createReadStream in contrast with readFile.</w:t>
      </w:r>
    </w:p>
    <w:p w:rsidR="00C258C3" w:rsidRPr="00C258C3" w:rsidRDefault="00C258C3" w:rsidP="00C258C3">
      <w:pPr>
        <w:numPr>
          <w:ilvl w:val="0"/>
          <w:numId w:val="21"/>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In readFile, a file will first completely read by memory and then transfers to a client but in later option, a file will be read by memory in a part which is sent to clients and the process continue until all the parts finish.</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13. What is JIT and how is it related to Node JS ?</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lastRenderedPageBreak/>
        <w:t>JIT stands for Just-in-time. A JIT compiler is a program which is used to send bytecode (it consists of instruction that can be interpreted) to the processor by converting it into instruction. After you have done with writing a program, the compiler compiles the source language statements into bytecode instead of compiling it into the code that carries the information which is similar to the specific hardware platform's processor.</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b/>
          <w:bCs/>
          <w:color w:val="2C2C2C"/>
          <w:sz w:val="21"/>
          <w:szCs w:val="21"/>
        </w:rPr>
        <w:t>Relation of JIT with Node</w:t>
      </w:r>
      <w:r w:rsidRPr="00C258C3">
        <w:rPr>
          <w:rFonts w:ascii="Arial" w:eastAsia="Times New Roman" w:hAnsi="Arial" w:cs="Arial"/>
          <w:color w:val="2C2C2C"/>
          <w:sz w:val="21"/>
          <w:szCs w:val="21"/>
        </w:rPr>
        <w:t>: Virtual machine of Nodejs has JIT compilation which improves the execution speed of the code. The virtual machine takes the source code and converts to machine code in runtime. By this, the hot functions which are called very often are compiled to machine code and, hence increasing speed.</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14. How to create a simple server in Node js that returns Hello World ?</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By writing following line of code, you can </w:t>
      </w:r>
      <w:r w:rsidRPr="00C258C3">
        <w:rPr>
          <w:rFonts w:ascii="Arial" w:eastAsia="Times New Roman" w:hAnsi="Arial" w:cs="Arial"/>
          <w:b/>
          <w:bCs/>
          <w:color w:val="2C2C2C"/>
          <w:sz w:val="21"/>
          <w:szCs w:val="21"/>
        </w:rPr>
        <w:t>create a server in Node Js</w:t>
      </w:r>
      <w:r w:rsidRPr="00C258C3">
        <w:rPr>
          <w:rFonts w:ascii="Arial" w:eastAsia="Times New Roman" w:hAnsi="Arial" w:cs="Arial"/>
          <w:color w:val="2C2C2C"/>
          <w:sz w:val="21"/>
          <w:szCs w:val="21"/>
        </w:rPr>
        <w:t>.</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var http =require('http');</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http.createServer(function(req,res){</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res.writeHead(200,{'Content-Type':'text/plain'});</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res.end('Hello World\n');</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}).listen(1320,'127.0.0.3');</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15. what is Closures?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A Closure is a function defined within another scope that has access to all the variables within the outer scope.</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Global variables can be made local (private) with closures.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 </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16. How to use aggregation in Mongoose?</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Aggregations are a set of functions that are used to manipulate the data that has been returned from a MongoDB query. In Mongoose, aggregations work as a pipeline. The aggregate function accepts the array of data transformations which are applied by data using different methods in terms of arguments.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Syntax: db.customers.aggregate([ ... aggregation steps go here ...]);</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lastRenderedPageBreak/>
        <w:t>In above, aggregation is applied to data of customers.</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17. What is difference between put and patch?</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The main difference between the put and the patch is</w:t>
      </w:r>
    </w:p>
    <w:tbl>
      <w:tblPr>
        <w:tblW w:w="10515" w:type="dxa"/>
        <w:tblCellMar>
          <w:top w:w="15" w:type="dxa"/>
          <w:left w:w="15" w:type="dxa"/>
          <w:bottom w:w="15" w:type="dxa"/>
          <w:right w:w="15" w:type="dxa"/>
        </w:tblCellMar>
        <w:tblLook w:val="04A0" w:firstRow="1" w:lastRow="0" w:firstColumn="1" w:lastColumn="0" w:noHBand="0" w:noVBand="1"/>
      </w:tblPr>
      <w:tblGrid>
        <w:gridCol w:w="5357"/>
        <w:gridCol w:w="5158"/>
      </w:tblGrid>
      <w:tr w:rsidR="00C258C3" w:rsidRPr="00C258C3" w:rsidTr="00C258C3">
        <w:tc>
          <w:tcPr>
            <w:tcW w:w="5265" w:type="dxa"/>
            <w:vAlign w:val="center"/>
            <w:hideMark/>
          </w:tcPr>
          <w:p w:rsidR="00C258C3" w:rsidRPr="00C258C3" w:rsidRDefault="00C258C3" w:rsidP="00C258C3">
            <w:pPr>
              <w:spacing w:after="0" w:line="240" w:lineRule="auto"/>
              <w:rPr>
                <w:rFonts w:ascii="Times New Roman" w:eastAsia="Times New Roman" w:hAnsi="Times New Roman" w:cs="Times New Roman"/>
                <w:b/>
                <w:bCs/>
                <w:sz w:val="24"/>
                <w:szCs w:val="24"/>
              </w:rPr>
            </w:pPr>
            <w:r w:rsidRPr="00C258C3">
              <w:rPr>
                <w:rFonts w:ascii="Times New Roman" w:eastAsia="Times New Roman" w:hAnsi="Times New Roman" w:cs="Times New Roman"/>
                <w:b/>
                <w:bCs/>
                <w:sz w:val="24"/>
                <w:szCs w:val="24"/>
              </w:rPr>
              <w:t>Put</w:t>
            </w:r>
          </w:p>
        </w:tc>
        <w:tc>
          <w:tcPr>
            <w:tcW w:w="5070" w:type="dxa"/>
            <w:vAlign w:val="center"/>
            <w:hideMark/>
          </w:tcPr>
          <w:p w:rsidR="00C258C3" w:rsidRPr="00C258C3" w:rsidRDefault="00C258C3" w:rsidP="00C258C3">
            <w:pPr>
              <w:spacing w:after="0" w:line="240" w:lineRule="auto"/>
              <w:rPr>
                <w:rFonts w:ascii="Times New Roman" w:eastAsia="Times New Roman" w:hAnsi="Times New Roman" w:cs="Times New Roman"/>
                <w:b/>
                <w:bCs/>
                <w:sz w:val="24"/>
                <w:szCs w:val="24"/>
              </w:rPr>
            </w:pPr>
            <w:r w:rsidRPr="00C258C3">
              <w:rPr>
                <w:rFonts w:ascii="Times New Roman" w:eastAsia="Times New Roman" w:hAnsi="Times New Roman" w:cs="Times New Roman"/>
                <w:b/>
                <w:bCs/>
                <w:sz w:val="24"/>
                <w:szCs w:val="24"/>
              </w:rPr>
              <w:t>Patch</w:t>
            </w:r>
          </w:p>
        </w:tc>
      </w:tr>
      <w:tr w:rsidR="00C258C3" w:rsidRPr="00C258C3" w:rsidTr="00C258C3">
        <w:tc>
          <w:tcPr>
            <w:tcW w:w="5265" w:type="dxa"/>
            <w:vAlign w:val="center"/>
            <w:hideMark/>
          </w:tcPr>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t>The embedded entity is believed to the modified version of the resources that are deposited on the original server. It is requested to the client to replace the stored is substituted.</w:t>
            </w:r>
          </w:p>
        </w:tc>
        <w:tc>
          <w:tcPr>
            <w:tcW w:w="5070" w:type="dxa"/>
            <w:vAlign w:val="center"/>
            <w:hideMark/>
          </w:tcPr>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t>In this, the information regarding the way of modifying the original server which has the resources to produce a new version is found.</w:t>
            </w:r>
          </w:p>
        </w:tc>
      </w:tr>
      <w:tr w:rsidR="00C258C3" w:rsidRPr="00C258C3" w:rsidTr="00C258C3">
        <w:tc>
          <w:tcPr>
            <w:tcW w:w="5265" w:type="dxa"/>
            <w:vAlign w:val="center"/>
            <w:hideMark/>
          </w:tcPr>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t>At the time of updating the resource, you need to forward full payload as the request.</w:t>
            </w:r>
          </w:p>
        </w:tc>
        <w:tc>
          <w:tcPr>
            <w:tcW w:w="5070" w:type="dxa"/>
            <w:vAlign w:val="center"/>
            <w:hideMark/>
          </w:tcPr>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t>At the time of updating the resource, you only need to send the parameter of the resource which you want to update.</w:t>
            </w:r>
          </w:p>
        </w:tc>
      </w:tr>
    </w:tbl>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18. List types of Http requests?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Http defines a set of request methods to perform the desired actions. These request methods are:</w:t>
      </w:r>
    </w:p>
    <w:p w:rsidR="00C258C3" w:rsidRPr="00C258C3" w:rsidRDefault="00C258C3" w:rsidP="00C258C3">
      <w:pPr>
        <w:numPr>
          <w:ilvl w:val="0"/>
          <w:numId w:val="22"/>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b/>
          <w:bCs/>
          <w:color w:val="2C2C2C"/>
          <w:sz w:val="21"/>
          <w:szCs w:val="21"/>
        </w:rPr>
        <w:t>GET</w:t>
      </w:r>
      <w:r w:rsidRPr="00C258C3">
        <w:rPr>
          <w:rFonts w:ascii="Arial" w:eastAsia="Times New Roman" w:hAnsi="Arial" w:cs="Arial"/>
          <w:color w:val="2C2C2C"/>
          <w:sz w:val="21"/>
          <w:szCs w:val="21"/>
        </w:rPr>
        <w:t>: The GET method asked for the representation of the specifies resource. This request used to retrieve the data.</w:t>
      </w:r>
    </w:p>
    <w:p w:rsidR="00C258C3" w:rsidRPr="00C258C3" w:rsidRDefault="00C258C3" w:rsidP="00C258C3">
      <w:pPr>
        <w:numPr>
          <w:ilvl w:val="0"/>
          <w:numId w:val="22"/>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b/>
          <w:bCs/>
          <w:color w:val="2C2C2C"/>
          <w:sz w:val="21"/>
          <w:szCs w:val="21"/>
        </w:rPr>
        <w:t>POST</w:t>
      </w:r>
      <w:r w:rsidRPr="00C258C3">
        <w:rPr>
          <w:rFonts w:ascii="Arial" w:eastAsia="Times New Roman" w:hAnsi="Arial" w:cs="Arial"/>
          <w:color w:val="2C2C2C"/>
          <w:sz w:val="21"/>
          <w:szCs w:val="21"/>
        </w:rPr>
        <w:t>: The POST technique is utilized to present an element to the predetermined resource, generally causing a change in state or reactions on the server.</w:t>
      </w:r>
    </w:p>
    <w:p w:rsidR="00C258C3" w:rsidRPr="00C258C3" w:rsidRDefault="00C258C3" w:rsidP="00C258C3">
      <w:pPr>
        <w:numPr>
          <w:ilvl w:val="0"/>
          <w:numId w:val="22"/>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b/>
          <w:bCs/>
          <w:color w:val="2C2C2C"/>
          <w:sz w:val="21"/>
          <w:szCs w:val="21"/>
        </w:rPr>
        <w:t>HEAD</w:t>
      </w:r>
      <w:r w:rsidRPr="00C258C3">
        <w:rPr>
          <w:rFonts w:ascii="Arial" w:eastAsia="Times New Roman" w:hAnsi="Arial" w:cs="Arial"/>
          <w:color w:val="2C2C2C"/>
          <w:sz w:val="21"/>
          <w:szCs w:val="21"/>
        </w:rPr>
        <w:t>: The HEAD method is similar to the GET method but asks for the response without the response body.</w:t>
      </w:r>
    </w:p>
    <w:p w:rsidR="00C258C3" w:rsidRPr="00C258C3" w:rsidRDefault="00C258C3" w:rsidP="00C258C3">
      <w:pPr>
        <w:numPr>
          <w:ilvl w:val="0"/>
          <w:numId w:val="22"/>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b/>
          <w:bCs/>
          <w:color w:val="2C2C2C"/>
          <w:sz w:val="21"/>
          <w:szCs w:val="21"/>
        </w:rPr>
        <w:t>PUT</w:t>
      </w:r>
      <w:r w:rsidRPr="00C258C3">
        <w:rPr>
          <w:rFonts w:ascii="Arial" w:eastAsia="Times New Roman" w:hAnsi="Arial" w:cs="Arial"/>
          <w:color w:val="2C2C2C"/>
          <w:sz w:val="21"/>
          <w:szCs w:val="21"/>
        </w:rPr>
        <w:t>: This method is used to substitute all current representations with the payload.</w:t>
      </w:r>
    </w:p>
    <w:p w:rsidR="00C258C3" w:rsidRPr="00C258C3" w:rsidRDefault="00C258C3" w:rsidP="00C258C3">
      <w:pPr>
        <w:numPr>
          <w:ilvl w:val="0"/>
          <w:numId w:val="22"/>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b/>
          <w:bCs/>
          <w:color w:val="2C2C2C"/>
          <w:sz w:val="21"/>
          <w:szCs w:val="21"/>
        </w:rPr>
        <w:t>DELETE</w:t>
      </w:r>
      <w:r w:rsidRPr="00C258C3">
        <w:rPr>
          <w:rFonts w:ascii="Arial" w:eastAsia="Times New Roman" w:hAnsi="Arial" w:cs="Arial"/>
          <w:color w:val="2C2C2C"/>
          <w:sz w:val="21"/>
          <w:szCs w:val="21"/>
        </w:rPr>
        <w:t>: It is used to delete the predetermined resource.</w:t>
      </w:r>
    </w:p>
    <w:p w:rsidR="00C258C3" w:rsidRPr="00C258C3" w:rsidRDefault="00C258C3" w:rsidP="00C258C3">
      <w:pPr>
        <w:numPr>
          <w:ilvl w:val="0"/>
          <w:numId w:val="22"/>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b/>
          <w:bCs/>
          <w:color w:val="2C2C2C"/>
          <w:sz w:val="21"/>
          <w:szCs w:val="21"/>
        </w:rPr>
        <w:t>CONNECT</w:t>
      </w:r>
      <w:r w:rsidRPr="00C258C3">
        <w:rPr>
          <w:rFonts w:ascii="Arial" w:eastAsia="Times New Roman" w:hAnsi="Arial" w:cs="Arial"/>
          <w:color w:val="2C2C2C"/>
          <w:sz w:val="21"/>
          <w:szCs w:val="21"/>
        </w:rPr>
        <w:t>: This request is used to settle the TCP/IP tunnel to the server by the target resource</w:t>
      </w:r>
    </w:p>
    <w:p w:rsidR="00C258C3" w:rsidRPr="00C258C3" w:rsidRDefault="00C258C3" w:rsidP="00C258C3">
      <w:pPr>
        <w:numPr>
          <w:ilvl w:val="0"/>
          <w:numId w:val="22"/>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b/>
          <w:bCs/>
          <w:color w:val="2C2C2C"/>
          <w:sz w:val="21"/>
          <w:szCs w:val="21"/>
        </w:rPr>
        <w:t>OPTION</w:t>
      </w:r>
      <w:r w:rsidRPr="00C258C3">
        <w:rPr>
          <w:rFonts w:ascii="Arial" w:eastAsia="Times New Roman" w:hAnsi="Arial" w:cs="Arial"/>
          <w:color w:val="2C2C2C"/>
          <w:sz w:val="21"/>
          <w:szCs w:val="21"/>
        </w:rPr>
        <w:t>: This method is used to give back the HTTP strategies to communicate with the target resource.</w:t>
      </w:r>
    </w:p>
    <w:p w:rsidR="00C258C3" w:rsidRPr="00C258C3" w:rsidRDefault="00C258C3" w:rsidP="00C258C3">
      <w:pPr>
        <w:numPr>
          <w:ilvl w:val="0"/>
          <w:numId w:val="22"/>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b/>
          <w:bCs/>
          <w:color w:val="2C2C2C"/>
          <w:sz w:val="21"/>
          <w:szCs w:val="21"/>
        </w:rPr>
        <w:t>TRACE</w:t>
      </w:r>
      <w:r w:rsidRPr="00C258C3">
        <w:rPr>
          <w:rFonts w:ascii="Arial" w:eastAsia="Times New Roman" w:hAnsi="Arial" w:cs="Arial"/>
          <w:color w:val="2C2C2C"/>
          <w:sz w:val="21"/>
          <w:szCs w:val="21"/>
        </w:rPr>
        <w:t>: This method echoes the message which tells the customer how much progressions have been made by an intermediate server.</w:t>
      </w:r>
    </w:p>
    <w:p w:rsidR="00C258C3" w:rsidRPr="00C258C3" w:rsidRDefault="00C258C3" w:rsidP="00C258C3">
      <w:pPr>
        <w:numPr>
          <w:ilvl w:val="0"/>
          <w:numId w:val="22"/>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b/>
          <w:bCs/>
          <w:color w:val="2C2C2C"/>
          <w:sz w:val="21"/>
          <w:szCs w:val="21"/>
        </w:rPr>
        <w:t>PATCH</w:t>
      </w:r>
      <w:r w:rsidRPr="00C258C3">
        <w:rPr>
          <w:rFonts w:ascii="Arial" w:eastAsia="Times New Roman" w:hAnsi="Arial" w:cs="Arial"/>
          <w:color w:val="2C2C2C"/>
          <w:sz w:val="21"/>
          <w:szCs w:val="21"/>
        </w:rPr>
        <w:t>: The PATCH method gives partial modifications to a resource.</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19. What is the revealing module pattern?</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Revealing module pattern is similar to Module Pattern.IT ExposES only the properties and methods you want via an returned Object.</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var greeting = 'Hello world'</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function greet() {</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 xml:space="preserve"> console.log(greeting)</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module.exports = {</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 xml:space="preserve">  greet: greet</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20. What are CommonJs Modules ?</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CommonJS Modules is the Standard how to code modules are structured. It specifies an ecosystem for JavaScript outside on the server or for native desktop applications.</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21. Explain the difference between process.tick() and setImmediate() ?</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   </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22. How can models be defined in Express JS?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There is no notion of any database in Express JS. So, the concept of models is left up to third-party node modules, allowing the users to interface with nearly any type of database.</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23. How to config properties in Express JS?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In Express JS, there are two ways for configuring the properties:</w:t>
      </w:r>
    </w:p>
    <w:p w:rsidR="00C258C3" w:rsidRPr="00C258C3" w:rsidRDefault="00C258C3" w:rsidP="00C258C3">
      <w:pPr>
        <w:numPr>
          <w:ilvl w:val="0"/>
          <w:numId w:val="23"/>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With process.ENV:</w:t>
      </w:r>
    </w:p>
    <w:p w:rsidR="00C258C3" w:rsidRPr="00C258C3" w:rsidRDefault="00C258C3" w:rsidP="00C258C3">
      <w:pPr>
        <w:numPr>
          <w:ilvl w:val="0"/>
          <w:numId w:val="23"/>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A file with the name “.env” is to be created inside the project folder.</w:t>
      </w:r>
    </w:p>
    <w:p w:rsidR="00C258C3" w:rsidRPr="00C258C3" w:rsidRDefault="00C258C3" w:rsidP="00C258C3">
      <w:pPr>
        <w:numPr>
          <w:ilvl w:val="0"/>
          <w:numId w:val="23"/>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All the properties are to be added in the “.env” file.</w:t>
      </w:r>
    </w:p>
    <w:p w:rsidR="00C258C3" w:rsidRPr="00C258C3" w:rsidRDefault="00C258C3" w:rsidP="00C258C3">
      <w:pPr>
        <w:numPr>
          <w:ilvl w:val="0"/>
          <w:numId w:val="23"/>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Any of the properties can be used in server.js.</w:t>
      </w:r>
    </w:p>
    <w:p w:rsidR="00C258C3" w:rsidRPr="00C258C3" w:rsidRDefault="00C258C3" w:rsidP="00C258C3">
      <w:pPr>
        <w:numPr>
          <w:ilvl w:val="0"/>
          <w:numId w:val="23"/>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With require JS:</w:t>
      </w:r>
    </w:p>
    <w:p w:rsidR="00C258C3" w:rsidRPr="00C258C3" w:rsidRDefault="00C258C3" w:rsidP="00C258C3">
      <w:pPr>
        <w:numPr>
          <w:ilvl w:val="0"/>
          <w:numId w:val="23"/>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A file with the name “config.json” is to be created in the config folder inside the project folder.</w:t>
      </w:r>
    </w:p>
    <w:p w:rsidR="00C258C3" w:rsidRPr="00C258C3" w:rsidRDefault="00C258C3" w:rsidP="00C258C3">
      <w:pPr>
        <w:numPr>
          <w:ilvl w:val="0"/>
          <w:numId w:val="23"/>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The config properties are to be added in the config.json file.</w:t>
      </w:r>
    </w:p>
    <w:p w:rsidR="00C258C3" w:rsidRPr="00C258C3" w:rsidRDefault="00C258C3" w:rsidP="00C258C3">
      <w:pPr>
        <w:numPr>
          <w:ilvl w:val="0"/>
          <w:numId w:val="23"/>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Now, require should be used to access the config.json file.</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24. How to authenticate users in express JS?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Since authentication is an opinionated area which is not ventured by express JS, therefore any authentication scheme can be used in express JS for the authentication of users.</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25. What function are arguments available to Express JS route handlers?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The arguments which are available to an Express JS route handler-function are-</w:t>
      </w:r>
    </w:p>
    <w:p w:rsidR="00C258C3" w:rsidRPr="00C258C3" w:rsidRDefault="00C258C3" w:rsidP="00C258C3">
      <w:pPr>
        <w:numPr>
          <w:ilvl w:val="0"/>
          <w:numId w:val="24"/>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Req – the request object</w:t>
      </w:r>
    </w:p>
    <w:p w:rsidR="00C258C3" w:rsidRPr="00C258C3" w:rsidRDefault="00C258C3" w:rsidP="00C258C3">
      <w:pPr>
        <w:numPr>
          <w:ilvl w:val="0"/>
          <w:numId w:val="24"/>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Res – the response object</w:t>
      </w:r>
    </w:p>
    <w:p w:rsidR="00C258C3" w:rsidRPr="00C258C3" w:rsidRDefault="00C258C3" w:rsidP="00C258C3">
      <w:pPr>
        <w:numPr>
          <w:ilvl w:val="0"/>
          <w:numId w:val="24"/>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Next (optional) – a function which is used to pass control to one of the subsequent route handlers.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lastRenderedPageBreak/>
        <w:t>The third argument is optional and may be omitted, but in some cases, it is useful where there is a chain of handlers and control can be passed to one of the subsequent route handlers skipping the current one.</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26. Which template engine is supported by express JS?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Express JS supports any template engine that conforms to the (path, locals, callback) signature.</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27. Name the type of web applications which can be built using Express JS.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Single-page, multi-page, and hybrid web applications can be built using Express JS.</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28. How can plain HTML be rendered in express JS?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There’s no need to render HTML with the res.render () function. If there’s a specific file, then you should use the res.sendFile () function. If any assets are being served from a dictionary, then express.static () middleware function needs to be used.</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29. What is the use of Express JS?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Express.js is a lightweight web application which helps in organizing the web application into MVC architecture on the server side.</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30. Why to use Express.js?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Below are the few reasons why to use Express with Node.js</w:t>
      </w:r>
    </w:p>
    <w:p w:rsidR="00C258C3" w:rsidRPr="00C258C3" w:rsidRDefault="00C258C3" w:rsidP="00C258C3">
      <w:pPr>
        <w:numPr>
          <w:ilvl w:val="0"/>
          <w:numId w:val="25"/>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Express js is built on top of Node.js. It is the perfect framework for ultra-fast Input / Output.</w:t>
      </w:r>
    </w:p>
    <w:p w:rsidR="00C258C3" w:rsidRPr="00C258C3" w:rsidRDefault="00C258C3" w:rsidP="00C258C3">
      <w:pPr>
        <w:numPr>
          <w:ilvl w:val="0"/>
          <w:numId w:val="25"/>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Cross Platform</w:t>
      </w:r>
    </w:p>
    <w:p w:rsidR="00C258C3" w:rsidRPr="00C258C3" w:rsidRDefault="00C258C3" w:rsidP="00C258C3">
      <w:pPr>
        <w:numPr>
          <w:ilvl w:val="0"/>
          <w:numId w:val="25"/>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Support MVC Design pattern</w:t>
      </w:r>
    </w:p>
    <w:p w:rsidR="00C258C3" w:rsidRPr="00C258C3" w:rsidRDefault="00C258C3" w:rsidP="00C258C3">
      <w:pPr>
        <w:numPr>
          <w:ilvl w:val="0"/>
          <w:numId w:val="25"/>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Support of NoSQL databases out of the box.</w:t>
      </w:r>
    </w:p>
    <w:p w:rsidR="00C258C3" w:rsidRPr="00C258C3" w:rsidRDefault="00C258C3" w:rsidP="00C258C3">
      <w:pPr>
        <w:numPr>
          <w:ilvl w:val="0"/>
          <w:numId w:val="25"/>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Multiple templating engine support i.e. Jade or EJS which reduces the amount of HTML code you have to write for a page.</w:t>
      </w:r>
    </w:p>
    <w:p w:rsidR="00C258C3" w:rsidRPr="00C258C3" w:rsidRDefault="00C258C3" w:rsidP="00C258C3">
      <w:pPr>
        <w:numPr>
          <w:ilvl w:val="0"/>
          <w:numId w:val="25"/>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Support Middleware, basic web-server creation, and easy routing tools.</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31. Write the steps for setting up an Express JS application.</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Following are the steps used to set up an express JS application: –</w:t>
      </w:r>
    </w:p>
    <w:p w:rsidR="00C258C3" w:rsidRPr="00C258C3" w:rsidRDefault="00C258C3" w:rsidP="00C258C3">
      <w:pPr>
        <w:numPr>
          <w:ilvl w:val="0"/>
          <w:numId w:val="26"/>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A folder with the same name as the project name is created.</w:t>
      </w:r>
    </w:p>
    <w:p w:rsidR="00C258C3" w:rsidRPr="00C258C3" w:rsidRDefault="00C258C3" w:rsidP="00C258C3">
      <w:pPr>
        <w:numPr>
          <w:ilvl w:val="0"/>
          <w:numId w:val="26"/>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A file named package.json is created inside the folder created.</w:t>
      </w:r>
    </w:p>
    <w:p w:rsidR="00C258C3" w:rsidRPr="00C258C3" w:rsidRDefault="00C258C3" w:rsidP="00C258C3">
      <w:pPr>
        <w:numPr>
          <w:ilvl w:val="0"/>
          <w:numId w:val="26"/>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“npm install” command is run on the command prompt. It installs all the libraries present in package.json.</w:t>
      </w:r>
    </w:p>
    <w:p w:rsidR="00C258C3" w:rsidRPr="00C258C3" w:rsidRDefault="00C258C3" w:rsidP="00C258C3">
      <w:pPr>
        <w:numPr>
          <w:ilvl w:val="0"/>
          <w:numId w:val="26"/>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A file named server.js is created.</w:t>
      </w:r>
    </w:p>
    <w:p w:rsidR="00C258C3" w:rsidRPr="00C258C3" w:rsidRDefault="00C258C3" w:rsidP="00C258C3">
      <w:pPr>
        <w:numPr>
          <w:ilvl w:val="0"/>
          <w:numId w:val="26"/>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lastRenderedPageBreak/>
        <w:t>“Router” file is created inside the package which consists of a folder named index.js.</w:t>
      </w:r>
    </w:p>
    <w:p w:rsidR="00C258C3" w:rsidRPr="00C258C3" w:rsidRDefault="00C258C3" w:rsidP="00C258C3">
      <w:pPr>
        <w:numPr>
          <w:ilvl w:val="0"/>
          <w:numId w:val="26"/>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“App” is created inside the package which has the index.html file.</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This way, an express JS application is set up.</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32. List some features of Express JS.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Some of the main features of Express JS are listed below: –</w:t>
      </w:r>
    </w:p>
    <w:p w:rsidR="00C258C3" w:rsidRPr="00C258C3" w:rsidRDefault="00C258C3" w:rsidP="00C258C3">
      <w:pPr>
        <w:numPr>
          <w:ilvl w:val="0"/>
          <w:numId w:val="27"/>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It is used for setting up middlewares so as to provide a response to the HTTP or RESTful requests.</w:t>
      </w:r>
    </w:p>
    <w:p w:rsidR="00C258C3" w:rsidRPr="00C258C3" w:rsidRDefault="00C258C3" w:rsidP="00C258C3">
      <w:pPr>
        <w:numPr>
          <w:ilvl w:val="0"/>
          <w:numId w:val="27"/>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With the help of express JS, the routing table can be defined for performing various HTTP operations.</w:t>
      </w:r>
    </w:p>
    <w:p w:rsidR="00C258C3" w:rsidRPr="00C258C3" w:rsidRDefault="00C258C3" w:rsidP="00C258C3">
      <w:pPr>
        <w:numPr>
          <w:ilvl w:val="0"/>
          <w:numId w:val="27"/>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It is also used for dynamically rendering </w:t>
      </w:r>
      <w:hyperlink r:id="rId47" w:tgtFrame="_blank" w:history="1">
        <w:r w:rsidRPr="00C258C3">
          <w:rPr>
            <w:rFonts w:ascii="Arial" w:eastAsia="Times New Roman" w:hAnsi="Arial" w:cs="Arial"/>
            <w:color w:val="F46457"/>
            <w:sz w:val="21"/>
            <w:szCs w:val="21"/>
            <w:u w:val="single"/>
          </w:rPr>
          <w:t>HTML </w:t>
        </w:r>
      </w:hyperlink>
      <w:r w:rsidRPr="00C258C3">
        <w:rPr>
          <w:rFonts w:ascii="Arial" w:eastAsia="Times New Roman" w:hAnsi="Arial" w:cs="Arial"/>
          <w:color w:val="2C2C2C"/>
          <w:sz w:val="21"/>
          <w:szCs w:val="21"/>
        </w:rPr>
        <w:t>pages which are based on passing arguments to the templates.</w:t>
      </w:r>
    </w:p>
    <w:p w:rsidR="00C258C3" w:rsidRPr="00C258C3" w:rsidRDefault="00C258C3" w:rsidP="00C258C3">
      <w:pPr>
        <w:numPr>
          <w:ilvl w:val="0"/>
          <w:numId w:val="27"/>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It provides each and every feature which is provided by core Node JS.</w:t>
      </w:r>
    </w:p>
    <w:p w:rsidR="00C258C3" w:rsidRPr="00C258C3" w:rsidRDefault="00C258C3" w:rsidP="00C258C3">
      <w:pPr>
        <w:numPr>
          <w:ilvl w:val="0"/>
          <w:numId w:val="27"/>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The performance of Express JS is adequate due to the presence of a thin layer prepared by the Express JS.</w:t>
      </w:r>
    </w:p>
    <w:p w:rsidR="00C258C3" w:rsidRPr="00C258C3" w:rsidRDefault="00C258C3" w:rsidP="00C258C3">
      <w:pPr>
        <w:numPr>
          <w:ilvl w:val="0"/>
          <w:numId w:val="27"/>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It is used for organizing the web applications into the MVC architecture.</w:t>
      </w:r>
    </w:p>
    <w:p w:rsidR="00C258C3" w:rsidRPr="00C258C3" w:rsidRDefault="00C258C3" w:rsidP="00C258C3">
      <w:pPr>
        <w:numPr>
          <w:ilvl w:val="0"/>
          <w:numId w:val="27"/>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Everything from routes to rendering view and performing HTTP requests can be managed by Express JS.</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33. What do you understand by middleware? How can you use middleware in Node Js?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   </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34. How does Promise and Queue work?</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  </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35. What is difference between return and callback in JavaScript functions?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    </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36. Describe Node.js event loop and event driver architecture?</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   </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37. How Promises are better than callbacks?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   </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38. List out some new features introduced in ES6?</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Following are the list of few new Features introduced in ES6</w:t>
      </w:r>
    </w:p>
    <w:p w:rsidR="00C258C3" w:rsidRPr="00C258C3" w:rsidRDefault="00C258C3" w:rsidP="00C258C3">
      <w:pPr>
        <w:numPr>
          <w:ilvl w:val="0"/>
          <w:numId w:val="28"/>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lastRenderedPageBreak/>
        <w:t>const and let keywords</w:t>
      </w:r>
    </w:p>
    <w:p w:rsidR="00C258C3" w:rsidRPr="00C258C3" w:rsidRDefault="00C258C3" w:rsidP="00C258C3">
      <w:pPr>
        <w:numPr>
          <w:ilvl w:val="0"/>
          <w:numId w:val="28"/>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Array helper functions like map, forEach, filter, find, every, some, reduce</w:t>
      </w:r>
    </w:p>
    <w:p w:rsidR="00C258C3" w:rsidRPr="00C258C3" w:rsidRDefault="00C258C3" w:rsidP="00C258C3">
      <w:pPr>
        <w:numPr>
          <w:ilvl w:val="0"/>
          <w:numId w:val="28"/>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Arrow functions</w:t>
      </w:r>
    </w:p>
    <w:p w:rsidR="00C258C3" w:rsidRPr="00C258C3" w:rsidRDefault="00C258C3" w:rsidP="00C258C3">
      <w:pPr>
        <w:numPr>
          <w:ilvl w:val="0"/>
          <w:numId w:val="28"/>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Classes and enhanced object literals</w:t>
      </w:r>
    </w:p>
    <w:p w:rsidR="00C258C3" w:rsidRPr="00C258C3" w:rsidRDefault="00C258C3" w:rsidP="00C258C3">
      <w:pPr>
        <w:numPr>
          <w:ilvl w:val="0"/>
          <w:numId w:val="28"/>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Template strings</w:t>
      </w:r>
    </w:p>
    <w:p w:rsidR="00C258C3" w:rsidRPr="00C258C3" w:rsidRDefault="00C258C3" w:rsidP="00C258C3">
      <w:pPr>
        <w:numPr>
          <w:ilvl w:val="0"/>
          <w:numId w:val="28"/>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Default function arguments</w:t>
      </w:r>
    </w:p>
    <w:p w:rsidR="00C258C3" w:rsidRPr="00C258C3" w:rsidRDefault="00C258C3" w:rsidP="00C258C3">
      <w:pPr>
        <w:numPr>
          <w:ilvl w:val="0"/>
          <w:numId w:val="28"/>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Rest and spread operators</w:t>
      </w:r>
    </w:p>
    <w:p w:rsidR="00C258C3" w:rsidRPr="00C258C3" w:rsidRDefault="00C258C3" w:rsidP="00C258C3">
      <w:pPr>
        <w:numPr>
          <w:ilvl w:val="0"/>
          <w:numId w:val="28"/>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Promises</w:t>
      </w:r>
    </w:p>
    <w:p w:rsidR="00C258C3" w:rsidRPr="00C258C3" w:rsidRDefault="00C258C3" w:rsidP="00C258C3">
      <w:pPr>
        <w:numPr>
          <w:ilvl w:val="0"/>
          <w:numId w:val="28"/>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Modules</w:t>
      </w:r>
    </w:p>
    <w:p w:rsidR="00C258C3" w:rsidRPr="00C258C3" w:rsidRDefault="00C258C3" w:rsidP="00C258C3">
      <w:pPr>
        <w:numPr>
          <w:ilvl w:val="0"/>
          <w:numId w:val="28"/>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Multi-line Strings</w:t>
      </w:r>
    </w:p>
    <w:p w:rsidR="00C258C3" w:rsidRPr="00C258C3" w:rsidRDefault="00C258C3" w:rsidP="00C258C3">
      <w:pPr>
        <w:numPr>
          <w:ilvl w:val="0"/>
          <w:numId w:val="28"/>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Destructuring Assignment</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39. Write a program to Print 0 to N element in pyramid shape?</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   </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40. Write a simple code to enable CORS in Node js?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b/>
          <w:bCs/>
          <w:color w:val="2C2C2C"/>
          <w:sz w:val="21"/>
          <w:szCs w:val="21"/>
        </w:rPr>
        <w:t>CORS</w:t>
      </w:r>
      <w:r w:rsidRPr="00C258C3">
        <w:rPr>
          <w:rFonts w:ascii="Arial" w:eastAsia="Times New Roman" w:hAnsi="Arial" w:cs="Arial"/>
          <w:color w:val="2C2C2C"/>
          <w:sz w:val="21"/>
          <w:szCs w:val="21"/>
        </w:rPr>
        <w:t> stands for Cross-Origin Resource Sharing. It a is a mechanism that uses additional HTTP headers to tell a browser to let a web application running at one origin (domain) have permission to access selected resources from a server at a different origin.</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b/>
          <w:bCs/>
          <w:color w:val="2C2C2C"/>
          <w:sz w:val="21"/>
          <w:szCs w:val="21"/>
        </w:rPr>
        <w:t>Use below code to enable CORS on NodeJS</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app.use(function(req, res, next) {</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 xml:space="preserve">  res.header("Access-Control-Allow-Origin", "*");</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 xml:space="preserve">  res.header("Access-Control-Allow-Headers", "Origin, X-Requested-With, Content-Type, Accept");</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 xml:space="preserve">  next();</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41. How to generate unique UUIDs/ guid in Node Js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Use node-uuid package to generate unique UUIDs/ guid in Node Js. Below code demonstrates how to generate it.</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var uuid = require('node-uuid');</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 xml:space="preserve">// Generate a v1 (time-based) id </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 xml:space="preserve">uuid.v1(); </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 xml:space="preserve">// Generate a v4 (random) id </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 xml:space="preserve">uuid.v4(); </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42. What do you mean by Express JS?</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lastRenderedPageBreak/>
        <w:t>Express JS is an application framework which is light-weighted node JS. A number of flexible, useful and important features are provided by this JavaScript framework for the development of mobile as well as web applications with the help of node JS.</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43. How can you set default node version using nvm?</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Run below command on the terminal to set default node version along multiple installed versions of node. You can list all install versions of the node by running </w:t>
      </w:r>
      <w:r w:rsidRPr="00C258C3">
        <w:rPr>
          <w:rFonts w:ascii="Consolas" w:eastAsia="Times New Roman" w:hAnsi="Consolas" w:cs="Consolas"/>
          <w:color w:val="BD4147"/>
          <w:sz w:val="19"/>
          <w:szCs w:val="19"/>
          <w:shd w:val="clear" w:color="auto" w:fill="F8F9FA"/>
        </w:rPr>
        <w:t>nvm ls</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nvm alias default v7.3.0</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44. What are events ?</w:t>
      </w:r>
    </w:p>
    <w:p w:rsidR="00C258C3" w:rsidRPr="00C258C3" w:rsidRDefault="00C258C3" w:rsidP="00C258C3">
      <w:pPr>
        <w:shd w:val="clear" w:color="auto" w:fill="FFFFFF"/>
        <w:spacing w:after="0" w:line="240" w:lineRule="auto"/>
        <w:rPr>
          <w:rFonts w:ascii="Arial" w:eastAsia="Times New Roman" w:hAnsi="Arial" w:cs="Arial"/>
          <w:color w:val="2C2C2C"/>
          <w:sz w:val="21"/>
          <w:szCs w:val="21"/>
        </w:rPr>
      </w:pPr>
      <w:r w:rsidRPr="00C258C3">
        <w:rPr>
          <w:rFonts w:ascii="Arial" w:eastAsia="Times New Roman" w:hAnsi="Arial" w:cs="Arial"/>
          <w:color w:val="2C2C2C"/>
          <w:sz w:val="21"/>
          <w:szCs w:val="21"/>
        </w:rPr>
        <w:t>An event is an action or occurrence recognized by software/app that is handled by event handler by writing a code that will be executed when the event fired.</w:t>
      </w:r>
      <w:r w:rsidRPr="00C258C3">
        <w:rPr>
          <w:rFonts w:ascii="Arial" w:eastAsia="Times New Roman" w:hAnsi="Arial" w:cs="Arial"/>
          <w:color w:val="2C2C2C"/>
          <w:sz w:val="21"/>
          <w:szCs w:val="21"/>
        </w:rPr>
        <w:br/>
        <w:t>Mouse move, Click, file copied or deleted are some examples of events.</w:t>
      </w:r>
      <w:r w:rsidRPr="00C258C3">
        <w:rPr>
          <w:rFonts w:ascii="Arial" w:eastAsia="Times New Roman" w:hAnsi="Arial" w:cs="Arial"/>
          <w:color w:val="2C2C2C"/>
          <w:sz w:val="21"/>
          <w:szCs w:val="21"/>
        </w:rPr>
        <w:br/>
        <w:t>In Node Js there are two types of events.</w:t>
      </w:r>
      <w:r w:rsidRPr="00C258C3">
        <w:rPr>
          <w:rFonts w:ascii="Arial" w:eastAsia="Times New Roman" w:hAnsi="Arial" w:cs="Arial"/>
          <w:color w:val="2C2C2C"/>
          <w:sz w:val="21"/>
          <w:szCs w:val="21"/>
        </w:rPr>
        <w:br/>
        <w:t>1)System Events: The event that comes from the C++ side.</w:t>
      </w:r>
      <w:r w:rsidRPr="00C258C3">
        <w:rPr>
          <w:rFonts w:ascii="Arial" w:eastAsia="Times New Roman" w:hAnsi="Arial" w:cs="Arial"/>
          <w:color w:val="2C2C2C"/>
          <w:sz w:val="21"/>
          <w:szCs w:val="21"/>
        </w:rPr>
        <w:br/>
        <w:t>2)Custom Events: Custom events are user-defined events.</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45. Explain event loop in Node Js ?</w:t>
      </w:r>
    </w:p>
    <w:p w:rsidR="00C258C3" w:rsidRPr="00C258C3" w:rsidRDefault="00C258C3" w:rsidP="00C258C3">
      <w:pPr>
        <w:shd w:val="clear" w:color="auto" w:fill="FFFFFF"/>
        <w:spacing w:after="0" w:line="240" w:lineRule="auto"/>
        <w:rPr>
          <w:rFonts w:ascii="Arial" w:eastAsia="Times New Roman" w:hAnsi="Arial" w:cs="Arial"/>
          <w:color w:val="2C2C2C"/>
          <w:sz w:val="21"/>
          <w:szCs w:val="21"/>
        </w:rPr>
      </w:pPr>
      <w:r w:rsidRPr="00C258C3">
        <w:rPr>
          <w:rFonts w:ascii="Arial" w:eastAsia="Times New Roman" w:hAnsi="Arial" w:cs="Arial"/>
          <w:color w:val="2C2C2C"/>
          <w:sz w:val="21"/>
          <w:szCs w:val="21"/>
        </w:rPr>
        <w:t>In Node Js processes are single threaded, to supports concurrency it uses events and callbacks. An event loop is a mechanism that allows Node.js to perform non-blocking I/O operations.</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46. Difference between cluster and child_process modules?</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47. How to stop master process without suspending all of its child processes?</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48. What does emitter do and what is dispatcher?</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49. Since node is a single threaded process, how to make use of all CPUs?</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50. Explain CLI.</w:t>
      </w:r>
    </w:p>
    <w:p w:rsidR="00C258C3" w:rsidRPr="00C258C3" w:rsidRDefault="00C258C3" w:rsidP="00C258C3">
      <w:pPr>
        <w:shd w:val="clear" w:color="auto" w:fill="FFFFFF"/>
        <w:spacing w:after="0" w:line="240" w:lineRule="auto"/>
        <w:rPr>
          <w:rFonts w:ascii="Arial" w:eastAsia="Times New Roman" w:hAnsi="Arial" w:cs="Arial"/>
          <w:color w:val="2C2C2C"/>
          <w:sz w:val="21"/>
          <w:szCs w:val="21"/>
        </w:rPr>
      </w:pPr>
      <w:r w:rsidRPr="00C258C3">
        <w:rPr>
          <w:rFonts w:ascii="Arial" w:eastAsia="Times New Roman" w:hAnsi="Arial" w:cs="Arial"/>
          <w:color w:val="2C2C2C"/>
          <w:sz w:val="21"/>
          <w:szCs w:val="21"/>
        </w:rPr>
        <w:t>CLI stands for Command Line Interface. It is a utility or program on your computer where users type commands to perform some action or run some script rather than clicking on the screen.</w:t>
      </w:r>
      <w:r w:rsidRPr="00C258C3">
        <w:rPr>
          <w:rFonts w:ascii="Arial" w:eastAsia="Times New Roman" w:hAnsi="Arial" w:cs="Arial"/>
          <w:color w:val="2C2C2C"/>
          <w:sz w:val="21"/>
          <w:szCs w:val="21"/>
        </w:rPr>
        <w:br/>
        <w:t>There are different types of command line interfaces depending on which operating system you are using. We have listed some of them below.</w:t>
      </w:r>
    </w:p>
    <w:p w:rsidR="00C258C3" w:rsidRPr="00C258C3" w:rsidRDefault="00C258C3" w:rsidP="00C258C3">
      <w:pPr>
        <w:numPr>
          <w:ilvl w:val="0"/>
          <w:numId w:val="29"/>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Bash on Linux.</w:t>
      </w:r>
    </w:p>
    <w:p w:rsidR="00C258C3" w:rsidRPr="00C258C3" w:rsidRDefault="00C258C3" w:rsidP="00C258C3">
      <w:pPr>
        <w:numPr>
          <w:ilvl w:val="0"/>
          <w:numId w:val="29"/>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Terminal of Mac.</w:t>
      </w:r>
    </w:p>
    <w:p w:rsidR="00C258C3" w:rsidRPr="00C258C3" w:rsidRDefault="00C258C3" w:rsidP="00C258C3">
      <w:pPr>
        <w:numPr>
          <w:ilvl w:val="0"/>
          <w:numId w:val="29"/>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Command Prompt or Powershell on Windows</w:t>
      </w:r>
    </w:p>
    <w:p w:rsidR="00C258C3" w:rsidRPr="00C258C3" w:rsidRDefault="00C258C3" w:rsidP="00C258C3">
      <w:pPr>
        <w:numPr>
          <w:ilvl w:val="0"/>
          <w:numId w:val="29"/>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C258C3">
        <w:rPr>
          <w:rFonts w:ascii="Arial" w:eastAsia="Times New Roman" w:hAnsi="Arial" w:cs="Arial"/>
          <w:color w:val="2C2C2C"/>
          <w:sz w:val="21"/>
          <w:szCs w:val="21"/>
        </w:rPr>
        <w:t>Shell/ Command line/terminal on Unix and Ubuntu</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51. Who is the author of Node Js ?</w:t>
      </w:r>
    </w:p>
    <w:p w:rsidR="00C258C3" w:rsidRPr="00C258C3" w:rsidRDefault="00C258C3" w:rsidP="00C258C3">
      <w:pPr>
        <w:shd w:val="clear" w:color="auto" w:fill="FFFFFF"/>
        <w:spacing w:after="0" w:line="240" w:lineRule="auto"/>
        <w:rPr>
          <w:rFonts w:ascii="Arial" w:eastAsia="Times New Roman" w:hAnsi="Arial" w:cs="Arial"/>
          <w:color w:val="2C2C2C"/>
          <w:sz w:val="21"/>
          <w:szCs w:val="21"/>
        </w:rPr>
      </w:pPr>
      <w:r w:rsidRPr="00C258C3">
        <w:rPr>
          <w:rFonts w:ascii="Arial" w:eastAsia="Times New Roman" w:hAnsi="Arial" w:cs="Arial"/>
          <w:color w:val="2C2C2C"/>
          <w:sz w:val="21"/>
          <w:szCs w:val="21"/>
        </w:rPr>
        <w:t>Node Js is written by Ryan Dahl.</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lastRenderedPageBreak/>
        <w:t>52. Explain What is a Javascript Engine ?</w:t>
      </w:r>
    </w:p>
    <w:p w:rsidR="00C258C3" w:rsidRPr="00C258C3" w:rsidRDefault="00C258C3" w:rsidP="00C258C3">
      <w:pPr>
        <w:shd w:val="clear" w:color="auto" w:fill="FFFFFF"/>
        <w:spacing w:after="0" w:line="240" w:lineRule="auto"/>
        <w:rPr>
          <w:rFonts w:ascii="Arial" w:eastAsia="Times New Roman" w:hAnsi="Arial" w:cs="Arial"/>
          <w:color w:val="2C2C2C"/>
          <w:sz w:val="21"/>
          <w:szCs w:val="21"/>
        </w:rPr>
      </w:pPr>
      <w:r w:rsidRPr="00C258C3">
        <w:rPr>
          <w:rFonts w:ascii="Arial" w:eastAsia="Times New Roman" w:hAnsi="Arial" w:cs="Arial"/>
          <w:color w:val="2C2C2C"/>
          <w:sz w:val="21"/>
          <w:szCs w:val="21"/>
        </w:rPr>
        <w:t>A Javascript Engine is a program that converts code written in Javascript to something that computer processor understands.</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53. Explain V8 Engine ?</w:t>
      </w:r>
    </w:p>
    <w:p w:rsidR="00C258C3" w:rsidRPr="00C258C3" w:rsidRDefault="00C258C3" w:rsidP="00C258C3">
      <w:pPr>
        <w:shd w:val="clear" w:color="auto" w:fill="FFFFFF"/>
        <w:spacing w:after="0" w:line="240" w:lineRule="auto"/>
        <w:rPr>
          <w:rFonts w:ascii="Arial" w:eastAsia="Times New Roman" w:hAnsi="Arial" w:cs="Arial"/>
          <w:color w:val="2C2C2C"/>
          <w:sz w:val="21"/>
          <w:szCs w:val="21"/>
        </w:rPr>
      </w:pPr>
      <w:r w:rsidRPr="00C258C3">
        <w:rPr>
          <w:rFonts w:ascii="Arial" w:eastAsia="Times New Roman" w:hAnsi="Arial" w:cs="Arial"/>
          <w:color w:val="2C2C2C"/>
          <w:sz w:val="21"/>
          <w:szCs w:val="21"/>
        </w:rPr>
        <w:t>V8 is Google’s open source high-performance JavaScript engine, written in C++ and used in Google Chrome, the open source browser from Google, and in Node.js, among </w:t>
      </w:r>
      <w:hyperlink r:id="rId48" w:history="1">
        <w:r w:rsidRPr="00C258C3">
          <w:rPr>
            <w:rFonts w:ascii="Arial" w:eastAsia="Times New Roman" w:hAnsi="Arial" w:cs="Arial"/>
            <w:color w:val="F46457"/>
            <w:sz w:val="21"/>
            <w:szCs w:val="21"/>
            <w:u w:val="single"/>
          </w:rPr>
          <w:t>others</w:t>
        </w:r>
      </w:hyperlink>
      <w:r w:rsidRPr="00C258C3">
        <w:rPr>
          <w:rFonts w:ascii="Arial" w:eastAsia="Times New Roman" w:hAnsi="Arial" w:cs="Arial"/>
          <w:color w:val="2C2C2C"/>
          <w:sz w:val="21"/>
          <w:szCs w:val="21"/>
        </w:rPr>
        <w:t>. It implements ECMAScript as specified in ECMA-262, and runs on Windows 7 or later, macOS 10.5+, and Linux systems that use IA-32, ARM, or MIPS processors. V8 can run standalone or can be embedded into any C++ application.</w:t>
      </w:r>
      <w:r w:rsidRPr="00C258C3">
        <w:rPr>
          <w:rFonts w:ascii="Arial" w:eastAsia="Times New Roman" w:hAnsi="Arial" w:cs="Arial"/>
          <w:color w:val="2C2C2C"/>
          <w:sz w:val="21"/>
          <w:szCs w:val="21"/>
        </w:rPr>
        <w:br/>
        <w:t>Source: https://developers.google.com/v8/</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54. Explain ECMAScript ?</w:t>
      </w:r>
    </w:p>
    <w:p w:rsidR="00C258C3" w:rsidRPr="00C258C3" w:rsidRDefault="00C258C3" w:rsidP="00C258C3">
      <w:pPr>
        <w:shd w:val="clear" w:color="auto" w:fill="FFFFFF"/>
        <w:spacing w:after="0" w:line="240" w:lineRule="auto"/>
        <w:rPr>
          <w:rFonts w:ascii="Arial" w:eastAsia="Times New Roman" w:hAnsi="Arial" w:cs="Arial"/>
          <w:color w:val="2C2C2C"/>
          <w:sz w:val="21"/>
          <w:szCs w:val="21"/>
        </w:rPr>
      </w:pPr>
      <w:r w:rsidRPr="00C258C3">
        <w:rPr>
          <w:rFonts w:ascii="Arial" w:eastAsia="Times New Roman" w:hAnsi="Arial" w:cs="Arial"/>
          <w:color w:val="2C2C2C"/>
          <w:sz w:val="21"/>
          <w:szCs w:val="21"/>
        </w:rPr>
        <w:t>ECMAScript is the standard on which Javascript is based on. It was created to standardize Javascript. It is commonly used for client-side scripting on the World Wide Web and used by Node Js for writing server applications and services.</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55. How can you check the installed version of Node Js ?</w:t>
      </w:r>
    </w:p>
    <w:p w:rsidR="00C258C3" w:rsidRPr="00C258C3" w:rsidRDefault="00C258C3" w:rsidP="00C258C3">
      <w:pPr>
        <w:shd w:val="clear" w:color="auto" w:fill="FFFFFF"/>
        <w:spacing w:after="0" w:line="240" w:lineRule="auto"/>
        <w:rPr>
          <w:rFonts w:ascii="Arial" w:eastAsia="Times New Roman" w:hAnsi="Arial" w:cs="Arial"/>
          <w:color w:val="2C2C2C"/>
          <w:sz w:val="21"/>
          <w:szCs w:val="21"/>
        </w:rPr>
      </w:pPr>
      <w:r w:rsidRPr="00C258C3">
        <w:rPr>
          <w:rFonts w:ascii="Arial" w:eastAsia="Times New Roman" w:hAnsi="Arial" w:cs="Arial"/>
          <w:color w:val="2C2C2C"/>
          <w:sz w:val="21"/>
          <w:szCs w:val="21"/>
        </w:rPr>
        <w:t>Use </w:t>
      </w:r>
      <w:r w:rsidRPr="00C258C3">
        <w:rPr>
          <w:rFonts w:ascii="Consolas" w:eastAsia="Times New Roman" w:hAnsi="Consolas" w:cs="Consolas"/>
          <w:color w:val="BD4147"/>
          <w:sz w:val="19"/>
          <w:szCs w:val="19"/>
          <w:shd w:val="clear" w:color="auto" w:fill="F8F9FA"/>
        </w:rPr>
        <w:t>node -v </w:t>
      </w:r>
      <w:r w:rsidRPr="00C258C3">
        <w:rPr>
          <w:rFonts w:ascii="Arial" w:eastAsia="Times New Roman" w:hAnsi="Arial" w:cs="Arial"/>
          <w:color w:val="2C2C2C"/>
          <w:sz w:val="21"/>
          <w:szCs w:val="21"/>
        </w:rPr>
        <w:t>command to check the installed version of Node Js.</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56. Explain What is NPM ?</w:t>
      </w:r>
    </w:p>
    <w:p w:rsidR="00C258C3" w:rsidRPr="00C258C3" w:rsidRDefault="00C258C3" w:rsidP="00C258C3">
      <w:pPr>
        <w:shd w:val="clear" w:color="auto" w:fill="FFFFFF"/>
        <w:spacing w:after="0" w:line="240" w:lineRule="auto"/>
        <w:rPr>
          <w:rFonts w:ascii="Arial" w:eastAsia="Times New Roman" w:hAnsi="Arial" w:cs="Arial"/>
          <w:color w:val="2C2C2C"/>
          <w:sz w:val="21"/>
          <w:szCs w:val="21"/>
        </w:rPr>
      </w:pPr>
      <w:r w:rsidRPr="00C258C3">
        <w:rPr>
          <w:rFonts w:ascii="Arial" w:eastAsia="Times New Roman" w:hAnsi="Arial" w:cs="Arial"/>
          <w:color w:val="2C2C2C"/>
          <w:sz w:val="21"/>
          <w:szCs w:val="21"/>
        </w:rPr>
        <w:t>NPM stands for node package manager. It is default Package Manager for JavaScript programming language. NPM is used for installing/updating packages and modules of Javascript.</w:t>
      </w:r>
    </w:p>
    <w:p w:rsidR="00C258C3" w:rsidRPr="00C258C3" w:rsidRDefault="00C258C3" w:rsidP="00C258C3">
      <w:pPr>
        <w:shd w:val="clear" w:color="auto" w:fill="FFFFFF"/>
        <w:spacing w:before="150" w:after="150" w:line="240" w:lineRule="atLeast"/>
        <w:rPr>
          <w:rFonts w:ascii="Arial" w:eastAsia="Times New Roman" w:hAnsi="Arial" w:cs="Arial"/>
          <w:b/>
          <w:bCs/>
          <w:color w:val="2C2C2C"/>
          <w:sz w:val="27"/>
          <w:szCs w:val="27"/>
        </w:rPr>
      </w:pPr>
      <w:r w:rsidRPr="00C258C3">
        <w:rPr>
          <w:rFonts w:ascii="Arial" w:eastAsia="Times New Roman" w:hAnsi="Arial" w:cs="Arial"/>
          <w:b/>
          <w:bCs/>
          <w:color w:val="2C2C2C"/>
          <w:sz w:val="27"/>
          <w:szCs w:val="27"/>
        </w:rPr>
        <w:t>57. Explain module.exports in Node Js ?</w:t>
      </w:r>
    </w:p>
    <w:p w:rsidR="00C258C3" w:rsidRPr="00C258C3" w:rsidRDefault="00C258C3" w:rsidP="00C258C3">
      <w:pPr>
        <w:shd w:val="clear" w:color="auto" w:fill="FFFFFF"/>
        <w:spacing w:after="0" w:line="240" w:lineRule="auto"/>
        <w:rPr>
          <w:rFonts w:ascii="Arial" w:eastAsia="Times New Roman" w:hAnsi="Arial" w:cs="Arial"/>
          <w:color w:val="2C2C2C"/>
          <w:sz w:val="21"/>
          <w:szCs w:val="21"/>
        </w:rPr>
      </w:pPr>
      <w:r w:rsidRPr="00C258C3">
        <w:rPr>
          <w:rFonts w:ascii="Arial" w:eastAsia="Times New Roman" w:hAnsi="Arial" w:cs="Arial"/>
          <w:color w:val="2C2C2C"/>
          <w:sz w:val="21"/>
          <w:szCs w:val="21"/>
        </w:rPr>
        <w:t>The method or variable defined in modules cannot be directly accessible by the outer world, that means you cannot call a module member from the external file. In order to access module member, we need to export the functions or variables of modules using module.exports method.</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Syntax and usage:</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 greet.js</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var greet=function(){</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console.log("hello World");</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module.exports=greet;</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//In app.js</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var greet=require('./greet.js');</w:t>
      </w: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p>
    <w:p w:rsidR="00C258C3" w:rsidRPr="00C258C3" w:rsidRDefault="00C258C3" w:rsidP="00C258C3">
      <w:pPr>
        <w:shd w:val="clear" w:color="auto" w:fill="F3F6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rPr>
          <w:rFonts w:ascii="Consolas" w:eastAsia="Times New Roman" w:hAnsi="Consolas" w:cs="Consolas"/>
          <w:color w:val="212529"/>
          <w:sz w:val="19"/>
          <w:szCs w:val="19"/>
        </w:rPr>
      </w:pPr>
      <w:r w:rsidRPr="00C258C3">
        <w:rPr>
          <w:rFonts w:ascii="Consolas" w:eastAsia="Times New Roman" w:hAnsi="Consolas" w:cs="Consolas"/>
          <w:color w:val="212529"/>
          <w:sz w:val="19"/>
          <w:szCs w:val="19"/>
        </w:rPr>
        <w:t>greet();</w:t>
      </w:r>
    </w:p>
    <w:p w:rsidR="00C258C3" w:rsidRPr="00C258C3" w:rsidRDefault="00C258C3" w:rsidP="00C258C3">
      <w:pPr>
        <w:shd w:val="clear" w:color="auto" w:fill="FFFFFF"/>
        <w:spacing w:after="100" w:afterAutospacing="1" w:line="386" w:lineRule="atLeast"/>
        <w:rPr>
          <w:rFonts w:ascii="Arial" w:eastAsia="Times New Roman" w:hAnsi="Arial" w:cs="Arial"/>
          <w:color w:val="2C2C2C"/>
          <w:sz w:val="21"/>
          <w:szCs w:val="21"/>
        </w:rPr>
      </w:pPr>
      <w:r w:rsidRPr="00C258C3">
        <w:rPr>
          <w:rFonts w:ascii="Arial" w:eastAsia="Times New Roman" w:hAnsi="Arial" w:cs="Arial"/>
          <w:color w:val="2C2C2C"/>
          <w:sz w:val="21"/>
          <w:szCs w:val="21"/>
        </w:rPr>
        <w:t xml:space="preserve">Express.js is a free and open source software and web application framework for Node JS which was designed for the development of web applications and API’s. It is also the standard server framework for Node JS. It was developed by TJ Holowaychuk on 16th November 2010. Along with </w:t>
      </w:r>
      <w:r w:rsidRPr="00C258C3">
        <w:rPr>
          <w:rFonts w:ascii="Arial" w:eastAsia="Times New Roman" w:hAnsi="Arial" w:cs="Arial"/>
          <w:color w:val="2C2C2C"/>
          <w:sz w:val="21"/>
          <w:szCs w:val="21"/>
        </w:rPr>
        <w:lastRenderedPageBreak/>
        <w:t>the </w:t>
      </w:r>
      <w:hyperlink r:id="rId49" w:tgtFrame="_blank" w:history="1">
        <w:r w:rsidRPr="00C258C3">
          <w:rPr>
            <w:rFonts w:ascii="Arial" w:eastAsia="Times New Roman" w:hAnsi="Arial" w:cs="Arial"/>
            <w:color w:val="F46457"/>
            <w:sz w:val="21"/>
            <w:szCs w:val="21"/>
            <w:u w:val="single"/>
          </w:rPr>
          <w:t>MongoDB </w:t>
        </w:r>
      </w:hyperlink>
      <w:r w:rsidRPr="00C258C3">
        <w:rPr>
          <w:rFonts w:ascii="Arial" w:eastAsia="Times New Roman" w:hAnsi="Arial" w:cs="Arial"/>
          <w:color w:val="2C2C2C"/>
          <w:sz w:val="21"/>
          <w:szCs w:val="21"/>
        </w:rPr>
        <w:t>database and </w:t>
      </w:r>
      <w:hyperlink r:id="rId50" w:tgtFrame="_blank" w:history="1">
        <w:r w:rsidRPr="00C258C3">
          <w:rPr>
            <w:rFonts w:ascii="Arial" w:eastAsia="Times New Roman" w:hAnsi="Arial" w:cs="Arial"/>
            <w:color w:val="F46457"/>
            <w:sz w:val="21"/>
            <w:szCs w:val="21"/>
            <w:u w:val="single"/>
          </w:rPr>
          <w:t>Angular JS frontend framework</w:t>
        </w:r>
      </w:hyperlink>
      <w:r w:rsidRPr="00C258C3">
        <w:rPr>
          <w:rFonts w:ascii="Arial" w:eastAsia="Times New Roman" w:hAnsi="Arial" w:cs="Arial"/>
          <w:color w:val="2C2C2C"/>
          <w:sz w:val="21"/>
          <w:szCs w:val="21"/>
        </w:rPr>
        <w:t>, express JS is the backend part of the MEAN stack. With the help of this, you will be able to manage everything from routes to handling requests and views. It even provides a robust set of features for various web and mobile applications.</w:t>
      </w:r>
    </w:p>
    <w:p w:rsidR="00C258C3" w:rsidRDefault="00C258C3">
      <w:pPr>
        <w:pBdr>
          <w:bottom w:val="single" w:sz="6" w:space="1" w:color="auto"/>
        </w:pBdr>
      </w:pPr>
    </w:p>
    <w:p w:rsidR="00C258C3" w:rsidRDefault="00C258C3"/>
    <w:p w:rsidR="00C258C3" w:rsidRPr="00C258C3" w:rsidRDefault="00C258C3" w:rsidP="00C258C3">
      <w:pPr>
        <w:shd w:val="clear" w:color="auto" w:fill="FFFFFF"/>
        <w:spacing w:after="225" w:line="240" w:lineRule="auto"/>
        <w:textAlignment w:val="baseline"/>
        <w:outlineLvl w:val="2"/>
        <w:rPr>
          <w:rFonts w:ascii="Helvetica" w:eastAsia="Times New Roman" w:hAnsi="Helvetica" w:cs="Helvetica"/>
          <w:color w:val="444444"/>
          <w:sz w:val="32"/>
          <w:szCs w:val="32"/>
        </w:rPr>
      </w:pPr>
      <w:r w:rsidRPr="00C258C3">
        <w:rPr>
          <w:rFonts w:ascii="Helvetica" w:eastAsia="Times New Roman" w:hAnsi="Helvetica" w:cs="Helvetica"/>
          <w:color w:val="444444"/>
          <w:sz w:val="32"/>
          <w:szCs w:val="32"/>
        </w:rPr>
        <w:t>Q-1. What Is Node.Js?</w:t>
      </w:r>
    </w:p>
    <w:p w:rsidR="00C258C3" w:rsidRPr="00C258C3" w:rsidRDefault="00C258C3" w:rsidP="00C258C3">
      <w:pPr>
        <w:shd w:val="clear" w:color="auto" w:fill="FFFFFF"/>
        <w:spacing w:after="0" w:line="240" w:lineRule="auto"/>
        <w:textAlignment w:val="baseline"/>
        <w:rPr>
          <w:rFonts w:ascii="Helvetica" w:eastAsia="Times New Roman" w:hAnsi="Helvetica" w:cs="Helvetica"/>
          <w:color w:val="4D4D4D"/>
          <w:sz w:val="24"/>
          <w:szCs w:val="24"/>
        </w:rPr>
      </w:pPr>
      <w:r w:rsidRPr="00C258C3">
        <w:rPr>
          <w:rFonts w:ascii="inherit" w:eastAsia="Times New Roman" w:hAnsi="inherit" w:cs="Helvetica"/>
          <w:b/>
          <w:bCs/>
          <w:color w:val="4D4D4D"/>
          <w:sz w:val="24"/>
          <w:szCs w:val="24"/>
          <w:bdr w:val="none" w:sz="0" w:space="0" w:color="auto" w:frame="1"/>
        </w:rPr>
        <w:t>Answer.</w:t>
      </w:r>
    </w:p>
    <w:p w:rsidR="00C258C3" w:rsidRPr="00C258C3" w:rsidRDefault="00C258C3" w:rsidP="00C258C3">
      <w:pPr>
        <w:shd w:val="clear" w:color="auto" w:fill="FFFFFF"/>
        <w:spacing w:after="375" w:line="240" w:lineRule="auto"/>
        <w:textAlignment w:val="baseline"/>
        <w:rPr>
          <w:rFonts w:ascii="Helvetica" w:eastAsia="Times New Roman" w:hAnsi="Helvetica" w:cs="Helvetica"/>
          <w:color w:val="4D4D4D"/>
          <w:sz w:val="24"/>
          <w:szCs w:val="24"/>
        </w:rPr>
      </w:pPr>
      <w:r w:rsidRPr="00C258C3">
        <w:rPr>
          <w:rFonts w:ascii="Helvetica" w:eastAsia="Times New Roman" w:hAnsi="Helvetica" w:cs="Helvetica"/>
          <w:color w:val="4D4D4D"/>
          <w:sz w:val="24"/>
          <w:szCs w:val="24"/>
        </w:rPr>
        <w:t>Node.js is a JavaScript runtime or platform which is built on Google Chrome’s JavaScript v8 engine. This runtime allows executing the JavaScript code on any machine outside a browser (this means that it is the server that executes the Javascript and not the browser).</w:t>
      </w:r>
    </w:p>
    <w:p w:rsidR="00C258C3" w:rsidRPr="00C258C3" w:rsidRDefault="00C258C3" w:rsidP="00C258C3">
      <w:pPr>
        <w:shd w:val="clear" w:color="auto" w:fill="FFFFFF"/>
        <w:spacing w:after="375" w:line="240" w:lineRule="auto"/>
        <w:textAlignment w:val="baseline"/>
        <w:rPr>
          <w:rFonts w:ascii="Helvetica" w:eastAsia="Times New Roman" w:hAnsi="Helvetica" w:cs="Helvetica"/>
          <w:color w:val="4D4D4D"/>
          <w:sz w:val="24"/>
          <w:szCs w:val="24"/>
        </w:rPr>
      </w:pPr>
      <w:r w:rsidRPr="00C258C3">
        <w:rPr>
          <w:rFonts w:ascii="Helvetica" w:eastAsia="Times New Roman" w:hAnsi="Helvetica" w:cs="Helvetica"/>
          <w:color w:val="4D4D4D"/>
          <w:sz w:val="24"/>
          <w:szCs w:val="24"/>
        </w:rPr>
        <w:t>Node.js is single-threaded, that employs a concurrency model based on an event loop. It doesn’t block the execution instead registers a callback which allows the application to continue. It means Node.js can handle concurrent operations without creating multiple threads of execution so can scale pretty well.</w:t>
      </w:r>
    </w:p>
    <w:p w:rsidR="00C258C3" w:rsidRPr="00C258C3" w:rsidRDefault="00C258C3" w:rsidP="00C258C3">
      <w:pPr>
        <w:shd w:val="clear" w:color="auto" w:fill="FFFFFF"/>
        <w:spacing w:after="375" w:line="240" w:lineRule="auto"/>
        <w:textAlignment w:val="baseline"/>
        <w:rPr>
          <w:rFonts w:ascii="Helvetica" w:eastAsia="Times New Roman" w:hAnsi="Helvetica" w:cs="Helvetica"/>
          <w:color w:val="4D4D4D"/>
          <w:sz w:val="24"/>
          <w:szCs w:val="24"/>
        </w:rPr>
      </w:pPr>
      <w:r w:rsidRPr="00C258C3">
        <w:rPr>
          <w:rFonts w:ascii="Helvetica" w:eastAsia="Times New Roman" w:hAnsi="Helvetica" w:cs="Helvetica"/>
          <w:color w:val="4D4D4D"/>
          <w:sz w:val="24"/>
          <w:szCs w:val="24"/>
        </w:rPr>
        <w:t>It uses JavaScript along with C/C++ for things like interacting with the filesystem, starting up HTTP or TCP servers and so on. Due to it’s extensively fast growing community and NPM, Node.js has become a very popular, open source and cross-platform app. It allows developing very fast and scalable network app that can run on Microsoft Windows, Linux, or OS X.</w:t>
      </w:r>
    </w:p>
    <w:p w:rsidR="00C258C3" w:rsidRPr="00C258C3" w:rsidRDefault="00C258C3" w:rsidP="00C258C3">
      <w:pPr>
        <w:shd w:val="clear" w:color="auto" w:fill="FFFFFF"/>
        <w:spacing w:after="375" w:line="240" w:lineRule="auto"/>
        <w:textAlignment w:val="baseline"/>
        <w:rPr>
          <w:rFonts w:ascii="Helvetica" w:eastAsia="Times New Roman" w:hAnsi="Helvetica" w:cs="Helvetica"/>
          <w:color w:val="4D4D4D"/>
          <w:sz w:val="24"/>
          <w:szCs w:val="24"/>
        </w:rPr>
      </w:pPr>
      <w:r w:rsidRPr="00C258C3">
        <w:rPr>
          <w:rFonts w:ascii="Helvetica" w:eastAsia="Times New Roman" w:hAnsi="Helvetica" w:cs="Helvetica"/>
          <w:color w:val="4D4D4D"/>
          <w:sz w:val="24"/>
          <w:szCs w:val="24"/>
        </w:rPr>
        <w:t>Following are the areas where it’s perfect to use Node.js.</w:t>
      </w:r>
    </w:p>
    <w:p w:rsidR="00C258C3" w:rsidRPr="00C258C3" w:rsidRDefault="00C258C3" w:rsidP="00C258C3">
      <w:pPr>
        <w:numPr>
          <w:ilvl w:val="0"/>
          <w:numId w:val="30"/>
        </w:numPr>
        <w:shd w:val="clear" w:color="auto" w:fill="FFFFFF"/>
        <w:spacing w:after="0" w:line="240" w:lineRule="auto"/>
        <w:ind w:left="456"/>
        <w:textAlignment w:val="baseline"/>
        <w:rPr>
          <w:rFonts w:ascii="Helvetica" w:eastAsia="Times New Roman" w:hAnsi="Helvetica" w:cs="Helvetica"/>
          <w:color w:val="4D4D4D"/>
          <w:sz w:val="24"/>
          <w:szCs w:val="24"/>
        </w:rPr>
      </w:pPr>
      <w:r w:rsidRPr="00C258C3">
        <w:rPr>
          <w:rFonts w:ascii="Helvetica" w:eastAsia="Times New Roman" w:hAnsi="Helvetica" w:cs="Helvetica"/>
          <w:color w:val="4D4D4D"/>
          <w:sz w:val="24"/>
          <w:szCs w:val="24"/>
        </w:rPr>
        <w:t>I/O bound Applications</w:t>
      </w:r>
    </w:p>
    <w:p w:rsidR="00C258C3" w:rsidRPr="00C258C3" w:rsidRDefault="00C258C3" w:rsidP="00C258C3">
      <w:pPr>
        <w:numPr>
          <w:ilvl w:val="0"/>
          <w:numId w:val="30"/>
        </w:numPr>
        <w:shd w:val="clear" w:color="auto" w:fill="FFFFFF"/>
        <w:spacing w:after="0" w:line="240" w:lineRule="auto"/>
        <w:ind w:left="456"/>
        <w:textAlignment w:val="baseline"/>
        <w:rPr>
          <w:rFonts w:ascii="Helvetica" w:eastAsia="Times New Roman" w:hAnsi="Helvetica" w:cs="Helvetica"/>
          <w:color w:val="4D4D4D"/>
          <w:sz w:val="24"/>
          <w:szCs w:val="24"/>
        </w:rPr>
      </w:pPr>
      <w:r w:rsidRPr="00C258C3">
        <w:rPr>
          <w:rFonts w:ascii="Helvetica" w:eastAsia="Times New Roman" w:hAnsi="Helvetica" w:cs="Helvetica"/>
          <w:color w:val="4D4D4D"/>
          <w:sz w:val="24"/>
          <w:szCs w:val="24"/>
        </w:rPr>
        <w:t>Data Streaming Applications</w:t>
      </w:r>
    </w:p>
    <w:p w:rsidR="00C258C3" w:rsidRPr="00C258C3" w:rsidRDefault="00C258C3" w:rsidP="00C258C3">
      <w:pPr>
        <w:numPr>
          <w:ilvl w:val="0"/>
          <w:numId w:val="30"/>
        </w:numPr>
        <w:shd w:val="clear" w:color="auto" w:fill="FFFFFF"/>
        <w:spacing w:after="0" w:line="240" w:lineRule="auto"/>
        <w:ind w:left="456"/>
        <w:textAlignment w:val="baseline"/>
        <w:rPr>
          <w:rFonts w:ascii="Helvetica" w:eastAsia="Times New Roman" w:hAnsi="Helvetica" w:cs="Helvetica"/>
          <w:color w:val="4D4D4D"/>
          <w:sz w:val="24"/>
          <w:szCs w:val="24"/>
        </w:rPr>
      </w:pPr>
      <w:r w:rsidRPr="00C258C3">
        <w:rPr>
          <w:rFonts w:ascii="Helvetica" w:eastAsia="Times New Roman" w:hAnsi="Helvetica" w:cs="Helvetica"/>
          <w:color w:val="4D4D4D"/>
          <w:sz w:val="24"/>
          <w:szCs w:val="24"/>
        </w:rPr>
        <w:t>Data Intensive Real-time Applications (DIRT)</w:t>
      </w:r>
    </w:p>
    <w:p w:rsidR="00C258C3" w:rsidRPr="00C258C3" w:rsidRDefault="00C258C3" w:rsidP="00C258C3">
      <w:pPr>
        <w:numPr>
          <w:ilvl w:val="0"/>
          <w:numId w:val="30"/>
        </w:numPr>
        <w:shd w:val="clear" w:color="auto" w:fill="FFFFFF"/>
        <w:spacing w:after="0" w:line="240" w:lineRule="auto"/>
        <w:ind w:left="456"/>
        <w:textAlignment w:val="baseline"/>
        <w:rPr>
          <w:rFonts w:ascii="Helvetica" w:eastAsia="Times New Roman" w:hAnsi="Helvetica" w:cs="Helvetica"/>
          <w:color w:val="4D4D4D"/>
          <w:sz w:val="24"/>
          <w:szCs w:val="24"/>
        </w:rPr>
      </w:pPr>
      <w:r w:rsidRPr="00C258C3">
        <w:rPr>
          <w:rFonts w:ascii="Helvetica" w:eastAsia="Times New Roman" w:hAnsi="Helvetica" w:cs="Helvetica"/>
          <w:color w:val="4D4D4D"/>
          <w:sz w:val="24"/>
          <w:szCs w:val="24"/>
        </w:rPr>
        <w:t>JSON APIs based Applications</w:t>
      </w:r>
    </w:p>
    <w:p w:rsidR="00C258C3" w:rsidRPr="00C258C3" w:rsidRDefault="00C258C3" w:rsidP="00C258C3">
      <w:pPr>
        <w:numPr>
          <w:ilvl w:val="0"/>
          <w:numId w:val="30"/>
        </w:numPr>
        <w:shd w:val="clear" w:color="auto" w:fill="FFFFFF"/>
        <w:spacing w:after="0" w:line="240" w:lineRule="auto"/>
        <w:ind w:left="456"/>
        <w:textAlignment w:val="baseline"/>
        <w:rPr>
          <w:rFonts w:ascii="Helvetica" w:eastAsia="Times New Roman" w:hAnsi="Helvetica" w:cs="Helvetica"/>
          <w:color w:val="4D4D4D"/>
          <w:sz w:val="24"/>
          <w:szCs w:val="24"/>
        </w:rPr>
      </w:pPr>
      <w:r w:rsidRPr="00C258C3">
        <w:rPr>
          <w:rFonts w:ascii="Helvetica" w:eastAsia="Times New Roman" w:hAnsi="Helvetica" w:cs="Helvetica"/>
          <w:color w:val="4D4D4D"/>
          <w:sz w:val="24"/>
          <w:szCs w:val="24"/>
        </w:rPr>
        <w:t>Single Page Applications</w:t>
      </w:r>
    </w:p>
    <w:p w:rsidR="00C258C3" w:rsidRPr="00C258C3" w:rsidRDefault="00C258C3" w:rsidP="00C258C3">
      <w:pPr>
        <w:shd w:val="clear" w:color="auto" w:fill="FFFFFF"/>
        <w:spacing w:after="375" w:line="240" w:lineRule="auto"/>
        <w:textAlignment w:val="baseline"/>
        <w:rPr>
          <w:rFonts w:ascii="Helvetica" w:eastAsia="Times New Roman" w:hAnsi="Helvetica" w:cs="Helvetica"/>
          <w:color w:val="4D4D4D"/>
          <w:sz w:val="24"/>
          <w:szCs w:val="24"/>
        </w:rPr>
      </w:pPr>
      <w:r w:rsidRPr="00C258C3">
        <w:rPr>
          <w:rFonts w:ascii="Helvetica" w:eastAsia="Times New Roman" w:hAnsi="Helvetica" w:cs="Helvetica"/>
          <w:color w:val="4D4D4D"/>
          <w:sz w:val="24"/>
          <w:szCs w:val="24"/>
        </w:rPr>
        <w:t>At the same time, it’s not suitable for heavy applications involving more of CPU usage.</w:t>
      </w:r>
    </w:p>
    <w:p w:rsidR="00C258C3" w:rsidRPr="00C258C3" w:rsidRDefault="00C258C3" w:rsidP="00C258C3">
      <w:pPr>
        <w:shd w:val="clear" w:color="auto" w:fill="FFFFFF"/>
        <w:spacing w:after="375" w:line="240" w:lineRule="auto"/>
        <w:textAlignment w:val="baseline"/>
        <w:rPr>
          <w:rFonts w:ascii="Helvetica" w:eastAsia="Times New Roman" w:hAnsi="Helvetica" w:cs="Helvetica"/>
          <w:color w:val="4D4D4D"/>
          <w:sz w:val="24"/>
          <w:szCs w:val="24"/>
        </w:rPr>
      </w:pPr>
      <w:r w:rsidRPr="00C258C3">
        <w:rPr>
          <w:rFonts w:ascii="Helvetica" w:eastAsia="Times New Roman" w:hAnsi="Helvetica" w:cs="Helvetica"/>
          <w:color w:val="4D4D4D"/>
          <w:sz w:val="24"/>
          <w:szCs w:val="24"/>
        </w:rPr>
        <w:t> </w:t>
      </w:r>
    </w:p>
    <w:p w:rsidR="00C258C3" w:rsidRPr="00C258C3" w:rsidRDefault="00C258C3" w:rsidP="00C258C3">
      <w:pPr>
        <w:shd w:val="clear" w:color="auto" w:fill="FFFFFF"/>
        <w:spacing w:after="225" w:line="240" w:lineRule="auto"/>
        <w:textAlignment w:val="baseline"/>
        <w:outlineLvl w:val="2"/>
        <w:rPr>
          <w:rFonts w:ascii="Helvetica" w:eastAsia="Times New Roman" w:hAnsi="Helvetica" w:cs="Helvetica"/>
          <w:color w:val="444444"/>
          <w:sz w:val="32"/>
          <w:szCs w:val="32"/>
        </w:rPr>
      </w:pPr>
      <w:r w:rsidRPr="00C258C3">
        <w:rPr>
          <w:rFonts w:ascii="Helvetica" w:eastAsia="Times New Roman" w:hAnsi="Helvetica" w:cs="Helvetica"/>
          <w:color w:val="444444"/>
          <w:sz w:val="32"/>
          <w:szCs w:val="32"/>
        </w:rPr>
        <w:t>Q-2. What Are The Key Features Of Node.Js?</w:t>
      </w:r>
    </w:p>
    <w:p w:rsidR="00C258C3" w:rsidRPr="00C258C3" w:rsidRDefault="00C258C3" w:rsidP="00C258C3">
      <w:pPr>
        <w:shd w:val="clear" w:color="auto" w:fill="FFFFFF"/>
        <w:spacing w:after="0" w:line="240" w:lineRule="auto"/>
        <w:textAlignment w:val="baseline"/>
        <w:rPr>
          <w:rFonts w:ascii="Helvetica" w:eastAsia="Times New Roman" w:hAnsi="Helvetica" w:cs="Helvetica"/>
          <w:color w:val="4D4D4D"/>
          <w:sz w:val="24"/>
          <w:szCs w:val="24"/>
        </w:rPr>
      </w:pPr>
      <w:r w:rsidRPr="00C258C3">
        <w:rPr>
          <w:rFonts w:ascii="inherit" w:eastAsia="Times New Roman" w:hAnsi="inherit" w:cs="Helvetica"/>
          <w:b/>
          <w:bCs/>
          <w:color w:val="4D4D4D"/>
          <w:sz w:val="24"/>
          <w:szCs w:val="24"/>
          <w:bdr w:val="none" w:sz="0" w:space="0" w:color="auto" w:frame="1"/>
        </w:rPr>
        <w:t>Answer.</w:t>
      </w:r>
    </w:p>
    <w:p w:rsidR="00C258C3" w:rsidRPr="00C258C3" w:rsidRDefault="00C258C3" w:rsidP="00C258C3">
      <w:pPr>
        <w:shd w:val="clear" w:color="auto" w:fill="FFFFFF"/>
        <w:spacing w:after="375" w:line="240" w:lineRule="auto"/>
        <w:textAlignment w:val="baseline"/>
        <w:rPr>
          <w:rFonts w:ascii="Helvetica" w:eastAsia="Times New Roman" w:hAnsi="Helvetica" w:cs="Helvetica"/>
          <w:color w:val="4D4D4D"/>
          <w:sz w:val="24"/>
          <w:szCs w:val="24"/>
        </w:rPr>
      </w:pPr>
      <w:r w:rsidRPr="00C258C3">
        <w:rPr>
          <w:rFonts w:ascii="Helvetica" w:eastAsia="Times New Roman" w:hAnsi="Helvetica" w:cs="Helvetica"/>
          <w:color w:val="4D4D4D"/>
          <w:sz w:val="24"/>
          <w:szCs w:val="24"/>
        </w:rPr>
        <w:t>Let’s look at some of the key features of Node.js.</w:t>
      </w:r>
    </w:p>
    <w:p w:rsidR="00C258C3" w:rsidRPr="00C258C3" w:rsidRDefault="00C258C3" w:rsidP="00C258C3">
      <w:pPr>
        <w:numPr>
          <w:ilvl w:val="0"/>
          <w:numId w:val="31"/>
        </w:numPr>
        <w:shd w:val="clear" w:color="auto" w:fill="FFFFFF"/>
        <w:spacing w:after="0" w:line="240" w:lineRule="auto"/>
        <w:ind w:left="456"/>
        <w:textAlignment w:val="baseline"/>
        <w:rPr>
          <w:rFonts w:ascii="Helvetica" w:eastAsia="Times New Roman" w:hAnsi="Helvetica" w:cs="Helvetica"/>
          <w:color w:val="4D4D4D"/>
          <w:sz w:val="24"/>
          <w:szCs w:val="24"/>
        </w:rPr>
      </w:pPr>
      <w:r w:rsidRPr="00C258C3">
        <w:rPr>
          <w:rFonts w:ascii="inherit" w:eastAsia="Times New Roman" w:hAnsi="inherit" w:cs="Helvetica"/>
          <w:b/>
          <w:bCs/>
          <w:color w:val="4D4D4D"/>
          <w:sz w:val="24"/>
          <w:szCs w:val="24"/>
          <w:bdr w:val="none" w:sz="0" w:space="0" w:color="auto" w:frame="1"/>
        </w:rPr>
        <w:lastRenderedPageBreak/>
        <w:t>Asynchronous event driven IO helps concurrent request handling –</w:t>
      </w:r>
      <w:r w:rsidRPr="00C258C3">
        <w:rPr>
          <w:rFonts w:ascii="Helvetica" w:eastAsia="Times New Roman" w:hAnsi="Helvetica" w:cs="Helvetica"/>
          <w:color w:val="4D4D4D"/>
          <w:sz w:val="24"/>
          <w:szCs w:val="24"/>
        </w:rPr>
        <w:t> All APIs of Node.js are asynchronous. This feature means that if a Node receives a request for some Input/Output operation, it will execute that operation in the background and continue with the processing of other requests. Thus it will not wait for the response from the previous requests.</w:t>
      </w:r>
    </w:p>
    <w:p w:rsidR="00C258C3" w:rsidRPr="00C258C3" w:rsidRDefault="00C258C3" w:rsidP="00C258C3">
      <w:pPr>
        <w:numPr>
          <w:ilvl w:val="0"/>
          <w:numId w:val="31"/>
        </w:numPr>
        <w:shd w:val="clear" w:color="auto" w:fill="FFFFFF"/>
        <w:spacing w:after="0" w:line="240" w:lineRule="auto"/>
        <w:ind w:left="456"/>
        <w:textAlignment w:val="baseline"/>
        <w:rPr>
          <w:rFonts w:ascii="Helvetica" w:eastAsia="Times New Roman" w:hAnsi="Helvetica" w:cs="Helvetica"/>
          <w:color w:val="4D4D4D"/>
          <w:sz w:val="24"/>
          <w:szCs w:val="24"/>
        </w:rPr>
      </w:pPr>
      <w:r w:rsidRPr="00C258C3">
        <w:rPr>
          <w:rFonts w:ascii="inherit" w:eastAsia="Times New Roman" w:hAnsi="inherit" w:cs="Helvetica"/>
          <w:b/>
          <w:bCs/>
          <w:color w:val="4D4D4D"/>
          <w:sz w:val="24"/>
          <w:szCs w:val="24"/>
          <w:bdr w:val="none" w:sz="0" w:space="0" w:color="auto" w:frame="1"/>
        </w:rPr>
        <w:t>Fast in Code execution –</w:t>
      </w:r>
      <w:r w:rsidRPr="00C258C3">
        <w:rPr>
          <w:rFonts w:ascii="Helvetica" w:eastAsia="Times New Roman" w:hAnsi="Helvetica" w:cs="Helvetica"/>
          <w:color w:val="4D4D4D"/>
          <w:sz w:val="24"/>
          <w:szCs w:val="24"/>
        </w:rPr>
        <w:t> Node.js uses the V8 JavaScript Runtime engine, the one which is used by Google Chrome. Node has a wrapper over the JavaScript engine which makes the runtime engine much faster and hence processing of requests within Node.js also become faster.</w:t>
      </w:r>
    </w:p>
    <w:p w:rsidR="00C258C3" w:rsidRPr="00C258C3" w:rsidRDefault="00C258C3" w:rsidP="00C258C3">
      <w:pPr>
        <w:numPr>
          <w:ilvl w:val="0"/>
          <w:numId w:val="31"/>
        </w:numPr>
        <w:shd w:val="clear" w:color="auto" w:fill="FFFFFF"/>
        <w:spacing w:after="0" w:line="240" w:lineRule="auto"/>
        <w:ind w:left="456"/>
        <w:textAlignment w:val="baseline"/>
        <w:rPr>
          <w:rFonts w:ascii="Helvetica" w:eastAsia="Times New Roman" w:hAnsi="Helvetica" w:cs="Helvetica"/>
          <w:color w:val="4D4D4D"/>
          <w:sz w:val="24"/>
          <w:szCs w:val="24"/>
        </w:rPr>
      </w:pPr>
      <w:r w:rsidRPr="00C258C3">
        <w:rPr>
          <w:rFonts w:ascii="inherit" w:eastAsia="Times New Roman" w:hAnsi="inherit" w:cs="Helvetica"/>
          <w:b/>
          <w:bCs/>
          <w:color w:val="4D4D4D"/>
          <w:sz w:val="24"/>
          <w:szCs w:val="24"/>
          <w:bdr w:val="none" w:sz="0" w:space="0" w:color="auto" w:frame="1"/>
        </w:rPr>
        <w:t>Single Threaded but Highly Scalable –</w:t>
      </w:r>
      <w:r w:rsidRPr="00C258C3">
        <w:rPr>
          <w:rFonts w:ascii="Helvetica" w:eastAsia="Times New Roman" w:hAnsi="Helvetica" w:cs="Helvetica"/>
          <w:color w:val="4D4D4D"/>
          <w:sz w:val="24"/>
          <w:szCs w:val="24"/>
        </w:rPr>
        <w:t> Node.js uses a single thread model for event looping. The response from these events may or may not reach the server immediately. However, this does not block other operations. Thus making Node.js highly scalable. Traditional servers create limited threads to handle requests while Node.js creates a single thread that provides service to much larger numbers of such requests.</w:t>
      </w:r>
    </w:p>
    <w:p w:rsidR="00C258C3" w:rsidRPr="00C258C3" w:rsidRDefault="00C258C3" w:rsidP="00C258C3">
      <w:pPr>
        <w:numPr>
          <w:ilvl w:val="0"/>
          <w:numId w:val="31"/>
        </w:numPr>
        <w:shd w:val="clear" w:color="auto" w:fill="FFFFFF"/>
        <w:spacing w:after="0" w:line="240" w:lineRule="auto"/>
        <w:ind w:left="456"/>
        <w:textAlignment w:val="baseline"/>
        <w:rPr>
          <w:rFonts w:ascii="Helvetica" w:eastAsia="Times New Roman" w:hAnsi="Helvetica" w:cs="Helvetica"/>
          <w:color w:val="4D4D4D"/>
          <w:sz w:val="24"/>
          <w:szCs w:val="24"/>
        </w:rPr>
      </w:pPr>
      <w:r w:rsidRPr="00C258C3">
        <w:rPr>
          <w:rFonts w:ascii="inherit" w:eastAsia="Times New Roman" w:hAnsi="inherit" w:cs="Helvetica"/>
          <w:b/>
          <w:bCs/>
          <w:color w:val="4D4D4D"/>
          <w:sz w:val="24"/>
          <w:szCs w:val="24"/>
          <w:bdr w:val="none" w:sz="0" w:space="0" w:color="auto" w:frame="1"/>
        </w:rPr>
        <w:t>Node.js library uses JavaScript –</w:t>
      </w:r>
      <w:r w:rsidRPr="00C258C3">
        <w:rPr>
          <w:rFonts w:ascii="Helvetica" w:eastAsia="Times New Roman" w:hAnsi="Helvetica" w:cs="Helvetica"/>
          <w:color w:val="4D4D4D"/>
          <w:sz w:val="24"/>
          <w:szCs w:val="24"/>
        </w:rPr>
        <w:t> This is another important aspect of Node.js from the developer’s point of view. The majority of developers are already well-versed in JavaScript. Hence, development in Node.js becomes easier for a developer who knows JavaScript.</w:t>
      </w:r>
    </w:p>
    <w:p w:rsidR="00C258C3" w:rsidRPr="00C258C3" w:rsidRDefault="00C258C3" w:rsidP="00C258C3">
      <w:pPr>
        <w:numPr>
          <w:ilvl w:val="0"/>
          <w:numId w:val="31"/>
        </w:numPr>
        <w:shd w:val="clear" w:color="auto" w:fill="FFFFFF"/>
        <w:spacing w:after="0" w:line="240" w:lineRule="auto"/>
        <w:ind w:left="456"/>
        <w:textAlignment w:val="baseline"/>
        <w:rPr>
          <w:rFonts w:ascii="Helvetica" w:eastAsia="Times New Roman" w:hAnsi="Helvetica" w:cs="Helvetica"/>
          <w:color w:val="4D4D4D"/>
          <w:sz w:val="24"/>
          <w:szCs w:val="24"/>
        </w:rPr>
      </w:pPr>
      <w:r w:rsidRPr="00C258C3">
        <w:rPr>
          <w:rFonts w:ascii="inherit" w:eastAsia="Times New Roman" w:hAnsi="inherit" w:cs="Helvetica"/>
          <w:b/>
          <w:bCs/>
          <w:color w:val="4D4D4D"/>
          <w:sz w:val="24"/>
          <w:szCs w:val="24"/>
          <w:bdr w:val="none" w:sz="0" w:space="0" w:color="auto" w:frame="1"/>
        </w:rPr>
        <w:t>There is an Active and vibrant community for the Node.js framework –</w:t>
      </w:r>
      <w:r w:rsidRPr="00C258C3">
        <w:rPr>
          <w:rFonts w:ascii="Helvetica" w:eastAsia="Times New Roman" w:hAnsi="Helvetica" w:cs="Helvetica"/>
          <w:color w:val="4D4D4D"/>
          <w:sz w:val="24"/>
          <w:szCs w:val="24"/>
        </w:rPr>
        <w:t> The active community always keeps the framework updated with the latest trends in the web development.</w:t>
      </w:r>
    </w:p>
    <w:p w:rsidR="00C258C3" w:rsidRPr="00C258C3" w:rsidRDefault="00C258C3" w:rsidP="00C258C3">
      <w:pPr>
        <w:numPr>
          <w:ilvl w:val="0"/>
          <w:numId w:val="31"/>
        </w:numPr>
        <w:shd w:val="clear" w:color="auto" w:fill="FFFFFF"/>
        <w:spacing w:after="0" w:line="240" w:lineRule="auto"/>
        <w:ind w:left="456"/>
        <w:textAlignment w:val="baseline"/>
        <w:rPr>
          <w:rFonts w:ascii="Helvetica" w:eastAsia="Times New Roman" w:hAnsi="Helvetica" w:cs="Helvetica"/>
          <w:color w:val="4D4D4D"/>
          <w:sz w:val="24"/>
          <w:szCs w:val="24"/>
        </w:rPr>
      </w:pPr>
      <w:r w:rsidRPr="00C258C3">
        <w:rPr>
          <w:rFonts w:ascii="inherit" w:eastAsia="Times New Roman" w:hAnsi="inherit" w:cs="Helvetica"/>
          <w:b/>
          <w:bCs/>
          <w:color w:val="4D4D4D"/>
          <w:sz w:val="24"/>
          <w:szCs w:val="24"/>
          <w:bdr w:val="none" w:sz="0" w:space="0" w:color="auto" w:frame="1"/>
        </w:rPr>
        <w:t>No Buffering –</w:t>
      </w:r>
      <w:r w:rsidRPr="00C258C3">
        <w:rPr>
          <w:rFonts w:ascii="Helvetica" w:eastAsia="Times New Roman" w:hAnsi="Helvetica" w:cs="Helvetica"/>
          <w:color w:val="4D4D4D"/>
          <w:sz w:val="24"/>
          <w:szCs w:val="24"/>
        </w:rPr>
        <w:t> Node.js applications never buffer any data. They simply output the data in chunks.</w:t>
      </w:r>
    </w:p>
    <w:p w:rsidR="00C258C3" w:rsidRPr="00C258C3" w:rsidRDefault="00C258C3" w:rsidP="00C258C3">
      <w:pPr>
        <w:shd w:val="clear" w:color="auto" w:fill="FFFFFF"/>
        <w:spacing w:after="375" w:line="240" w:lineRule="auto"/>
        <w:textAlignment w:val="baseline"/>
        <w:rPr>
          <w:rFonts w:ascii="Helvetica" w:eastAsia="Times New Roman" w:hAnsi="Helvetica" w:cs="Helvetica"/>
          <w:color w:val="4D4D4D"/>
          <w:sz w:val="24"/>
          <w:szCs w:val="24"/>
        </w:rPr>
      </w:pPr>
      <w:r w:rsidRPr="00C258C3">
        <w:rPr>
          <w:rFonts w:ascii="Helvetica" w:eastAsia="Times New Roman" w:hAnsi="Helvetica" w:cs="Helvetica"/>
          <w:color w:val="4D4D4D"/>
          <w:sz w:val="24"/>
          <w:szCs w:val="24"/>
        </w:rPr>
        <w:t> </w:t>
      </w:r>
    </w:p>
    <w:p w:rsidR="00C258C3" w:rsidRPr="00C258C3" w:rsidRDefault="00C258C3" w:rsidP="00C258C3">
      <w:pPr>
        <w:shd w:val="clear" w:color="auto" w:fill="FFFFFF"/>
        <w:spacing w:after="225" w:line="240" w:lineRule="auto"/>
        <w:textAlignment w:val="baseline"/>
        <w:outlineLvl w:val="2"/>
        <w:rPr>
          <w:rFonts w:ascii="Helvetica" w:eastAsia="Times New Roman" w:hAnsi="Helvetica" w:cs="Helvetica"/>
          <w:color w:val="444444"/>
          <w:sz w:val="32"/>
          <w:szCs w:val="32"/>
        </w:rPr>
      </w:pPr>
      <w:r w:rsidRPr="00C258C3">
        <w:rPr>
          <w:rFonts w:ascii="Helvetica" w:eastAsia="Times New Roman" w:hAnsi="Helvetica" w:cs="Helvetica"/>
          <w:color w:val="444444"/>
          <w:sz w:val="32"/>
          <w:szCs w:val="32"/>
        </w:rPr>
        <w:t>Q-3. Explain How Do We Decide, When To Use Node.Js And When Not To Use It?</w:t>
      </w:r>
    </w:p>
    <w:p w:rsidR="00C258C3" w:rsidRPr="00C258C3" w:rsidRDefault="00C258C3" w:rsidP="00C258C3">
      <w:pPr>
        <w:shd w:val="clear" w:color="auto" w:fill="FFFFFF"/>
        <w:spacing w:after="0" w:line="240" w:lineRule="auto"/>
        <w:textAlignment w:val="baseline"/>
        <w:rPr>
          <w:rFonts w:ascii="Helvetica" w:eastAsia="Times New Roman" w:hAnsi="Helvetica" w:cs="Helvetica"/>
          <w:color w:val="4D4D4D"/>
          <w:sz w:val="24"/>
          <w:szCs w:val="24"/>
        </w:rPr>
      </w:pPr>
      <w:r w:rsidRPr="00C258C3">
        <w:rPr>
          <w:rFonts w:ascii="inherit" w:eastAsia="Times New Roman" w:hAnsi="inherit" w:cs="Helvetica"/>
          <w:b/>
          <w:bCs/>
          <w:color w:val="4D4D4D"/>
          <w:sz w:val="24"/>
          <w:szCs w:val="24"/>
          <w:bdr w:val="none" w:sz="0" w:space="0" w:color="auto" w:frame="1"/>
        </w:rPr>
        <w:t>Answer.</w:t>
      </w:r>
    </w:p>
    <w:p w:rsidR="00C258C3" w:rsidRPr="00C258C3" w:rsidRDefault="00C258C3" w:rsidP="00C258C3">
      <w:pPr>
        <w:shd w:val="clear" w:color="auto" w:fill="FFFFFF"/>
        <w:spacing w:after="225" w:line="240" w:lineRule="auto"/>
        <w:textAlignment w:val="baseline"/>
        <w:outlineLvl w:val="3"/>
        <w:rPr>
          <w:rFonts w:ascii="Helvetica" w:eastAsia="Times New Roman" w:hAnsi="Helvetica" w:cs="Helvetica"/>
          <w:color w:val="444444"/>
          <w:sz w:val="29"/>
          <w:szCs w:val="29"/>
        </w:rPr>
      </w:pPr>
      <w:r w:rsidRPr="00C258C3">
        <w:rPr>
          <w:rFonts w:ascii="Helvetica" w:eastAsia="Times New Roman" w:hAnsi="Helvetica" w:cs="Helvetica"/>
          <w:color w:val="444444"/>
          <w:sz w:val="29"/>
          <w:szCs w:val="29"/>
        </w:rPr>
        <w:t>When Should We Use Node.Js?</w:t>
      </w:r>
    </w:p>
    <w:p w:rsidR="00C258C3" w:rsidRPr="00C258C3" w:rsidRDefault="00C258C3" w:rsidP="00C258C3">
      <w:pPr>
        <w:shd w:val="clear" w:color="auto" w:fill="FFFFFF"/>
        <w:spacing w:after="375" w:line="240" w:lineRule="auto"/>
        <w:textAlignment w:val="baseline"/>
        <w:rPr>
          <w:rFonts w:ascii="Helvetica" w:eastAsia="Times New Roman" w:hAnsi="Helvetica" w:cs="Helvetica"/>
          <w:color w:val="4D4D4D"/>
          <w:sz w:val="24"/>
          <w:szCs w:val="24"/>
        </w:rPr>
      </w:pPr>
      <w:r w:rsidRPr="00C258C3">
        <w:rPr>
          <w:rFonts w:ascii="Helvetica" w:eastAsia="Times New Roman" w:hAnsi="Helvetica" w:cs="Helvetica"/>
          <w:color w:val="4D4D4D"/>
          <w:sz w:val="24"/>
          <w:szCs w:val="24"/>
        </w:rPr>
        <w:t>It’s ideal to use Node.js for developing streaming or event-based real-time applications that require less CPU usage such as.</w:t>
      </w:r>
    </w:p>
    <w:p w:rsidR="00C258C3" w:rsidRPr="00C258C3" w:rsidRDefault="00C258C3" w:rsidP="00C258C3">
      <w:pPr>
        <w:numPr>
          <w:ilvl w:val="0"/>
          <w:numId w:val="32"/>
        </w:numPr>
        <w:shd w:val="clear" w:color="auto" w:fill="FFFFFF"/>
        <w:spacing w:after="0" w:line="240" w:lineRule="auto"/>
        <w:ind w:left="456"/>
        <w:textAlignment w:val="baseline"/>
        <w:rPr>
          <w:rFonts w:ascii="Helvetica" w:eastAsia="Times New Roman" w:hAnsi="Helvetica" w:cs="Helvetica"/>
          <w:color w:val="4D4D4D"/>
          <w:sz w:val="24"/>
          <w:szCs w:val="24"/>
        </w:rPr>
      </w:pPr>
      <w:r w:rsidRPr="00C258C3">
        <w:rPr>
          <w:rFonts w:ascii="Helvetica" w:eastAsia="Times New Roman" w:hAnsi="Helvetica" w:cs="Helvetica"/>
          <w:color w:val="4D4D4D"/>
          <w:sz w:val="24"/>
          <w:szCs w:val="24"/>
        </w:rPr>
        <w:t>Chat applications.</w:t>
      </w:r>
    </w:p>
    <w:p w:rsidR="00C258C3" w:rsidRPr="00C258C3" w:rsidRDefault="00C258C3" w:rsidP="00C258C3">
      <w:pPr>
        <w:numPr>
          <w:ilvl w:val="0"/>
          <w:numId w:val="32"/>
        </w:numPr>
        <w:shd w:val="clear" w:color="auto" w:fill="FFFFFF"/>
        <w:spacing w:after="0" w:line="240" w:lineRule="auto"/>
        <w:ind w:left="456"/>
        <w:textAlignment w:val="baseline"/>
        <w:rPr>
          <w:rFonts w:ascii="Helvetica" w:eastAsia="Times New Roman" w:hAnsi="Helvetica" w:cs="Helvetica"/>
          <w:color w:val="4D4D4D"/>
          <w:sz w:val="24"/>
          <w:szCs w:val="24"/>
        </w:rPr>
      </w:pPr>
      <w:r w:rsidRPr="00C258C3">
        <w:rPr>
          <w:rFonts w:ascii="Helvetica" w:eastAsia="Times New Roman" w:hAnsi="Helvetica" w:cs="Helvetica"/>
          <w:color w:val="4D4D4D"/>
          <w:sz w:val="24"/>
          <w:szCs w:val="24"/>
        </w:rPr>
        <w:t>Game servers.</w:t>
      </w:r>
    </w:p>
    <w:p w:rsidR="00C258C3" w:rsidRPr="00C258C3" w:rsidRDefault="00C258C3" w:rsidP="00C258C3">
      <w:pPr>
        <w:shd w:val="clear" w:color="auto" w:fill="FFFFFF"/>
        <w:spacing w:after="375" w:line="240" w:lineRule="auto"/>
        <w:textAlignment w:val="baseline"/>
        <w:rPr>
          <w:rFonts w:ascii="Helvetica" w:eastAsia="Times New Roman" w:hAnsi="Helvetica" w:cs="Helvetica"/>
          <w:color w:val="4D4D4D"/>
          <w:sz w:val="24"/>
          <w:szCs w:val="24"/>
        </w:rPr>
      </w:pPr>
      <w:r w:rsidRPr="00C258C3">
        <w:rPr>
          <w:rFonts w:ascii="Helvetica" w:eastAsia="Times New Roman" w:hAnsi="Helvetica" w:cs="Helvetica"/>
          <w:color w:val="4D4D4D"/>
          <w:sz w:val="24"/>
          <w:szCs w:val="24"/>
        </w:rPr>
        <w:t>Node.js is good for fast and high-performance servers, that face the need to handle thousands of user requests simultaneously.</w:t>
      </w:r>
    </w:p>
    <w:p w:rsidR="00C258C3" w:rsidRPr="00C258C3" w:rsidRDefault="00C258C3" w:rsidP="00C258C3">
      <w:pPr>
        <w:shd w:val="clear" w:color="auto" w:fill="FFFFFF"/>
        <w:spacing w:after="225" w:line="240" w:lineRule="auto"/>
        <w:textAlignment w:val="baseline"/>
        <w:outlineLvl w:val="3"/>
        <w:rPr>
          <w:rFonts w:ascii="Helvetica" w:eastAsia="Times New Roman" w:hAnsi="Helvetica" w:cs="Helvetica"/>
          <w:color w:val="444444"/>
          <w:sz w:val="29"/>
          <w:szCs w:val="29"/>
        </w:rPr>
      </w:pPr>
      <w:r w:rsidRPr="00C258C3">
        <w:rPr>
          <w:rFonts w:ascii="Helvetica" w:eastAsia="Times New Roman" w:hAnsi="Helvetica" w:cs="Helvetica"/>
          <w:color w:val="444444"/>
          <w:sz w:val="29"/>
          <w:szCs w:val="29"/>
        </w:rPr>
        <w:t>Good For A Collaborative Environment.</w:t>
      </w:r>
    </w:p>
    <w:p w:rsidR="00C258C3" w:rsidRPr="00C258C3" w:rsidRDefault="00C258C3" w:rsidP="00C258C3">
      <w:pPr>
        <w:shd w:val="clear" w:color="auto" w:fill="FFFFFF"/>
        <w:spacing w:after="375" w:line="240" w:lineRule="auto"/>
        <w:textAlignment w:val="baseline"/>
        <w:rPr>
          <w:rFonts w:ascii="Helvetica" w:eastAsia="Times New Roman" w:hAnsi="Helvetica" w:cs="Helvetica"/>
          <w:color w:val="4D4D4D"/>
          <w:sz w:val="24"/>
          <w:szCs w:val="24"/>
        </w:rPr>
      </w:pPr>
      <w:r w:rsidRPr="00C258C3">
        <w:rPr>
          <w:rFonts w:ascii="Helvetica" w:eastAsia="Times New Roman" w:hAnsi="Helvetica" w:cs="Helvetica"/>
          <w:color w:val="4D4D4D"/>
          <w:sz w:val="24"/>
          <w:szCs w:val="24"/>
        </w:rPr>
        <w:t>It is suitable for environments where multiple people work together. For example, they post their documents, modify them by doing check-out and check-in of these documents.</w:t>
      </w:r>
    </w:p>
    <w:p w:rsidR="00C258C3" w:rsidRPr="00C258C3" w:rsidRDefault="00C258C3" w:rsidP="00C258C3">
      <w:pPr>
        <w:shd w:val="clear" w:color="auto" w:fill="FFFFFF"/>
        <w:spacing w:after="375" w:line="240" w:lineRule="auto"/>
        <w:textAlignment w:val="baseline"/>
        <w:rPr>
          <w:rFonts w:ascii="Helvetica" w:eastAsia="Times New Roman" w:hAnsi="Helvetica" w:cs="Helvetica"/>
          <w:color w:val="4D4D4D"/>
          <w:sz w:val="24"/>
          <w:szCs w:val="24"/>
        </w:rPr>
      </w:pPr>
      <w:r w:rsidRPr="00C258C3">
        <w:rPr>
          <w:rFonts w:ascii="Helvetica" w:eastAsia="Times New Roman" w:hAnsi="Helvetica" w:cs="Helvetica"/>
          <w:color w:val="4D4D4D"/>
          <w:sz w:val="24"/>
          <w:szCs w:val="24"/>
        </w:rPr>
        <w:lastRenderedPageBreak/>
        <w:t>Node.js supports such situations by creating an event loop for every change made to the document. The “Event loop” feature of Node.js enables it to handle multiple events simultaneously without getting blocked.</w:t>
      </w:r>
    </w:p>
    <w:p w:rsidR="00C258C3" w:rsidRPr="00C258C3" w:rsidRDefault="00C258C3" w:rsidP="00C258C3">
      <w:pPr>
        <w:shd w:val="clear" w:color="auto" w:fill="FFFFFF"/>
        <w:spacing w:after="225" w:line="240" w:lineRule="auto"/>
        <w:textAlignment w:val="baseline"/>
        <w:outlineLvl w:val="3"/>
        <w:rPr>
          <w:ins w:id="1" w:author="Unknown"/>
          <w:rFonts w:ascii="Helvetica" w:eastAsia="Times New Roman" w:hAnsi="Helvetica" w:cs="Helvetica"/>
          <w:color w:val="444444"/>
          <w:sz w:val="29"/>
          <w:szCs w:val="29"/>
        </w:rPr>
      </w:pPr>
      <w:ins w:id="2" w:author="Unknown">
        <w:r w:rsidRPr="00C258C3">
          <w:rPr>
            <w:rFonts w:ascii="Helvetica" w:eastAsia="Times New Roman" w:hAnsi="Helvetica" w:cs="Helvetica"/>
            <w:color w:val="444444"/>
            <w:sz w:val="29"/>
            <w:szCs w:val="29"/>
          </w:rPr>
          <w:t>Advertisement Servers.</w:t>
        </w:r>
      </w:ins>
    </w:p>
    <w:p w:rsidR="00C258C3" w:rsidRPr="00C258C3" w:rsidRDefault="00C258C3" w:rsidP="00C258C3">
      <w:pPr>
        <w:shd w:val="clear" w:color="auto" w:fill="FFFFFF"/>
        <w:spacing w:after="375" w:line="240" w:lineRule="auto"/>
        <w:textAlignment w:val="baseline"/>
        <w:rPr>
          <w:ins w:id="3" w:author="Unknown"/>
          <w:rFonts w:ascii="Helvetica" w:eastAsia="Times New Roman" w:hAnsi="Helvetica" w:cs="Helvetica"/>
          <w:color w:val="4D4D4D"/>
          <w:sz w:val="24"/>
          <w:szCs w:val="24"/>
        </w:rPr>
      </w:pPr>
      <w:ins w:id="4" w:author="Unknown">
        <w:r w:rsidRPr="00C258C3">
          <w:rPr>
            <w:rFonts w:ascii="Helvetica" w:eastAsia="Times New Roman" w:hAnsi="Helvetica" w:cs="Helvetica"/>
            <w:color w:val="4D4D4D"/>
            <w:sz w:val="24"/>
            <w:szCs w:val="24"/>
          </w:rPr>
          <w:t>Here again, we have servers that handle thousands of request for downloading advertisements from a central host. And Node.js is an ideal solution to handle such tasks.</w:t>
        </w:r>
      </w:ins>
    </w:p>
    <w:p w:rsidR="00C258C3" w:rsidRPr="00C258C3" w:rsidRDefault="00C258C3" w:rsidP="00C258C3">
      <w:pPr>
        <w:shd w:val="clear" w:color="auto" w:fill="FFFFFF"/>
        <w:spacing w:after="225" w:line="240" w:lineRule="auto"/>
        <w:textAlignment w:val="baseline"/>
        <w:outlineLvl w:val="3"/>
        <w:rPr>
          <w:ins w:id="5" w:author="Unknown"/>
          <w:rFonts w:ascii="Helvetica" w:eastAsia="Times New Roman" w:hAnsi="Helvetica" w:cs="Helvetica"/>
          <w:color w:val="444444"/>
          <w:sz w:val="29"/>
          <w:szCs w:val="29"/>
        </w:rPr>
      </w:pPr>
      <w:ins w:id="6" w:author="Unknown">
        <w:r w:rsidRPr="00C258C3">
          <w:rPr>
            <w:rFonts w:ascii="Helvetica" w:eastAsia="Times New Roman" w:hAnsi="Helvetica" w:cs="Helvetica"/>
            <w:color w:val="444444"/>
            <w:sz w:val="29"/>
            <w:szCs w:val="29"/>
          </w:rPr>
          <w:t>Streaming Servers.</w:t>
        </w:r>
      </w:ins>
    </w:p>
    <w:p w:rsidR="00C258C3" w:rsidRPr="00C258C3" w:rsidRDefault="00C258C3" w:rsidP="00C258C3">
      <w:pPr>
        <w:shd w:val="clear" w:color="auto" w:fill="FFFFFF"/>
        <w:spacing w:after="375" w:line="240" w:lineRule="auto"/>
        <w:textAlignment w:val="baseline"/>
        <w:rPr>
          <w:ins w:id="7" w:author="Unknown"/>
          <w:rFonts w:ascii="Helvetica" w:eastAsia="Times New Roman" w:hAnsi="Helvetica" w:cs="Helvetica"/>
          <w:color w:val="4D4D4D"/>
          <w:sz w:val="24"/>
          <w:szCs w:val="24"/>
        </w:rPr>
      </w:pPr>
      <w:ins w:id="8" w:author="Unknown">
        <w:r w:rsidRPr="00C258C3">
          <w:rPr>
            <w:rFonts w:ascii="Helvetica" w:eastAsia="Times New Roman" w:hAnsi="Helvetica" w:cs="Helvetica"/>
            <w:color w:val="4D4D4D"/>
            <w:sz w:val="24"/>
            <w:szCs w:val="24"/>
          </w:rPr>
          <w:t>Another ideal scenario to use Node.js is for multimedia streaming servers where clients fire request’s towards the server to download different multimedia contents from it.</w:t>
        </w:r>
      </w:ins>
    </w:p>
    <w:p w:rsidR="00C258C3" w:rsidRPr="00C258C3" w:rsidRDefault="00C258C3" w:rsidP="00C258C3">
      <w:pPr>
        <w:shd w:val="clear" w:color="auto" w:fill="FFFFFF"/>
        <w:spacing w:after="375" w:line="240" w:lineRule="auto"/>
        <w:textAlignment w:val="baseline"/>
        <w:rPr>
          <w:ins w:id="9" w:author="Unknown"/>
          <w:rFonts w:ascii="Helvetica" w:eastAsia="Times New Roman" w:hAnsi="Helvetica" w:cs="Helvetica"/>
          <w:color w:val="4D4D4D"/>
          <w:sz w:val="24"/>
          <w:szCs w:val="24"/>
        </w:rPr>
      </w:pPr>
      <w:ins w:id="10" w:author="Unknown">
        <w:r w:rsidRPr="00C258C3">
          <w:rPr>
            <w:rFonts w:ascii="Helvetica" w:eastAsia="Times New Roman" w:hAnsi="Helvetica" w:cs="Helvetica"/>
            <w:color w:val="4D4D4D"/>
            <w:sz w:val="24"/>
            <w:szCs w:val="24"/>
          </w:rPr>
          <w:t>To summarize, it’s good to use Node.js, when you need high levels of concurrency but less amount of dedicated CPU time.</w:t>
        </w:r>
      </w:ins>
    </w:p>
    <w:p w:rsidR="00C258C3" w:rsidRPr="00C258C3" w:rsidRDefault="00C258C3" w:rsidP="00C258C3">
      <w:pPr>
        <w:shd w:val="clear" w:color="auto" w:fill="FFFFFF"/>
        <w:spacing w:after="375" w:line="240" w:lineRule="auto"/>
        <w:textAlignment w:val="baseline"/>
        <w:rPr>
          <w:ins w:id="11" w:author="Unknown"/>
          <w:rFonts w:ascii="Helvetica" w:eastAsia="Times New Roman" w:hAnsi="Helvetica" w:cs="Helvetica"/>
          <w:color w:val="4D4D4D"/>
          <w:sz w:val="24"/>
          <w:szCs w:val="24"/>
        </w:rPr>
      </w:pPr>
      <w:ins w:id="12" w:author="Unknown">
        <w:r w:rsidRPr="00C258C3">
          <w:rPr>
            <w:rFonts w:ascii="Helvetica" w:eastAsia="Times New Roman" w:hAnsi="Helvetica" w:cs="Helvetica"/>
            <w:color w:val="4D4D4D"/>
            <w:sz w:val="24"/>
            <w:szCs w:val="24"/>
          </w:rPr>
          <w:t>Last but not the least, since Node.js uses JavaScript internally, so it fits best for building client-side applications that also use JavaScript.</w:t>
        </w:r>
      </w:ins>
    </w:p>
    <w:p w:rsidR="00C258C3" w:rsidRPr="00C258C3" w:rsidRDefault="00C258C3" w:rsidP="00C258C3">
      <w:pPr>
        <w:shd w:val="clear" w:color="auto" w:fill="FFFFFF"/>
        <w:spacing w:after="225" w:line="240" w:lineRule="auto"/>
        <w:textAlignment w:val="baseline"/>
        <w:outlineLvl w:val="3"/>
        <w:rPr>
          <w:ins w:id="13" w:author="Unknown"/>
          <w:rFonts w:ascii="Helvetica" w:eastAsia="Times New Roman" w:hAnsi="Helvetica" w:cs="Helvetica"/>
          <w:color w:val="444444"/>
          <w:sz w:val="29"/>
          <w:szCs w:val="29"/>
        </w:rPr>
      </w:pPr>
      <w:ins w:id="14" w:author="Unknown">
        <w:r w:rsidRPr="00C258C3">
          <w:rPr>
            <w:rFonts w:ascii="Helvetica" w:eastAsia="Times New Roman" w:hAnsi="Helvetica" w:cs="Helvetica"/>
            <w:color w:val="444444"/>
            <w:sz w:val="29"/>
            <w:szCs w:val="29"/>
          </w:rPr>
          <w:t>When To Not Use Node.Js?</w:t>
        </w:r>
      </w:ins>
    </w:p>
    <w:p w:rsidR="00C258C3" w:rsidRPr="00C258C3" w:rsidRDefault="00C258C3" w:rsidP="00C258C3">
      <w:pPr>
        <w:shd w:val="clear" w:color="auto" w:fill="FFFFFF"/>
        <w:spacing w:after="375" w:line="240" w:lineRule="auto"/>
        <w:textAlignment w:val="baseline"/>
        <w:rPr>
          <w:ins w:id="15" w:author="Unknown"/>
          <w:rFonts w:ascii="Helvetica" w:eastAsia="Times New Roman" w:hAnsi="Helvetica" w:cs="Helvetica"/>
          <w:color w:val="4D4D4D"/>
          <w:sz w:val="24"/>
          <w:szCs w:val="24"/>
        </w:rPr>
      </w:pPr>
      <w:ins w:id="16" w:author="Unknown">
        <w:r w:rsidRPr="00C258C3">
          <w:rPr>
            <w:rFonts w:ascii="Helvetica" w:eastAsia="Times New Roman" w:hAnsi="Helvetica" w:cs="Helvetica"/>
            <w:color w:val="4D4D4D"/>
            <w:sz w:val="24"/>
            <w:szCs w:val="24"/>
          </w:rPr>
          <w:t>However, we can use Node.js for a variety of applications. But it is a single threaded framework, so we should not use it for cases where the application requires long processing time. If the server is doing some calculation, it won’t be able to process any other requests. Hence, Node.js is best when processing needs less dedicated CPU time.</w:t>
        </w:r>
      </w:ins>
    </w:p>
    <w:p w:rsidR="00C258C3" w:rsidRPr="00C258C3" w:rsidRDefault="00C258C3" w:rsidP="00C258C3">
      <w:pPr>
        <w:shd w:val="clear" w:color="auto" w:fill="FFFFFF"/>
        <w:spacing w:after="375" w:line="240" w:lineRule="auto"/>
        <w:textAlignment w:val="baseline"/>
        <w:rPr>
          <w:ins w:id="17" w:author="Unknown"/>
          <w:rFonts w:ascii="Helvetica" w:eastAsia="Times New Roman" w:hAnsi="Helvetica" w:cs="Helvetica"/>
          <w:color w:val="4D4D4D"/>
          <w:sz w:val="24"/>
          <w:szCs w:val="24"/>
        </w:rPr>
      </w:pPr>
      <w:ins w:id="18"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19" w:author="Unknown"/>
          <w:rFonts w:ascii="Helvetica" w:eastAsia="Times New Roman" w:hAnsi="Helvetica" w:cs="Helvetica"/>
          <w:color w:val="444444"/>
          <w:sz w:val="32"/>
          <w:szCs w:val="32"/>
        </w:rPr>
      </w:pPr>
      <w:ins w:id="20" w:author="Unknown">
        <w:r w:rsidRPr="00C258C3">
          <w:rPr>
            <w:rFonts w:ascii="Helvetica" w:eastAsia="Times New Roman" w:hAnsi="Helvetica" w:cs="Helvetica"/>
            <w:color w:val="444444"/>
            <w:sz w:val="32"/>
            <w:szCs w:val="32"/>
          </w:rPr>
          <w:t>Q-4. What IDEs Can You Use For Node.Js Development?</w:t>
        </w:r>
      </w:ins>
    </w:p>
    <w:p w:rsidR="00C258C3" w:rsidRPr="00C258C3" w:rsidRDefault="00C258C3" w:rsidP="00C258C3">
      <w:pPr>
        <w:shd w:val="clear" w:color="auto" w:fill="FFFFFF"/>
        <w:spacing w:after="0" w:line="240" w:lineRule="auto"/>
        <w:textAlignment w:val="baseline"/>
        <w:rPr>
          <w:ins w:id="21" w:author="Unknown"/>
          <w:rFonts w:ascii="Helvetica" w:eastAsia="Times New Roman" w:hAnsi="Helvetica" w:cs="Helvetica"/>
          <w:color w:val="4D4D4D"/>
          <w:sz w:val="24"/>
          <w:szCs w:val="24"/>
        </w:rPr>
      </w:pPr>
      <w:ins w:id="22"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23" w:author="Unknown"/>
          <w:rFonts w:ascii="Helvetica" w:eastAsia="Times New Roman" w:hAnsi="Helvetica" w:cs="Helvetica"/>
          <w:color w:val="4D4D4D"/>
          <w:sz w:val="24"/>
          <w:szCs w:val="24"/>
        </w:rPr>
      </w:pPr>
      <w:ins w:id="24" w:author="Unknown">
        <w:r w:rsidRPr="00C258C3">
          <w:rPr>
            <w:rFonts w:ascii="Helvetica" w:eastAsia="Times New Roman" w:hAnsi="Helvetica" w:cs="Helvetica"/>
            <w:color w:val="4D4D4D"/>
            <w:sz w:val="24"/>
            <w:szCs w:val="24"/>
          </w:rPr>
          <w:t>Here is the list of most commonly used IDEs for developing node.js applications.</w:t>
        </w:r>
      </w:ins>
    </w:p>
    <w:p w:rsidR="00C258C3" w:rsidRPr="00C258C3" w:rsidRDefault="00C258C3" w:rsidP="00C258C3">
      <w:pPr>
        <w:shd w:val="clear" w:color="auto" w:fill="FFFFFF"/>
        <w:spacing w:after="225" w:line="240" w:lineRule="auto"/>
        <w:textAlignment w:val="baseline"/>
        <w:outlineLvl w:val="3"/>
        <w:rPr>
          <w:ins w:id="25" w:author="Unknown"/>
          <w:rFonts w:ascii="Helvetica" w:eastAsia="Times New Roman" w:hAnsi="Helvetica" w:cs="Helvetica"/>
          <w:color w:val="444444"/>
          <w:sz w:val="29"/>
          <w:szCs w:val="29"/>
        </w:rPr>
      </w:pPr>
      <w:ins w:id="26" w:author="Unknown">
        <w:r w:rsidRPr="00C258C3">
          <w:rPr>
            <w:rFonts w:ascii="Helvetica" w:eastAsia="Times New Roman" w:hAnsi="Helvetica" w:cs="Helvetica"/>
            <w:color w:val="444444"/>
            <w:sz w:val="29"/>
            <w:szCs w:val="29"/>
          </w:rPr>
          <w:t>Cloud9.</w:t>
        </w:r>
      </w:ins>
    </w:p>
    <w:p w:rsidR="00C258C3" w:rsidRPr="00C258C3" w:rsidRDefault="00C258C3" w:rsidP="00C258C3">
      <w:pPr>
        <w:shd w:val="clear" w:color="auto" w:fill="FFFFFF"/>
        <w:spacing w:after="375" w:line="240" w:lineRule="auto"/>
        <w:textAlignment w:val="baseline"/>
        <w:rPr>
          <w:ins w:id="27" w:author="Unknown"/>
          <w:rFonts w:ascii="Helvetica" w:eastAsia="Times New Roman" w:hAnsi="Helvetica" w:cs="Helvetica"/>
          <w:color w:val="4D4D4D"/>
          <w:sz w:val="24"/>
          <w:szCs w:val="24"/>
        </w:rPr>
      </w:pPr>
      <w:ins w:id="28" w:author="Unknown">
        <w:r w:rsidRPr="00C258C3">
          <w:rPr>
            <w:rFonts w:ascii="Helvetica" w:eastAsia="Times New Roman" w:hAnsi="Helvetica" w:cs="Helvetica"/>
            <w:color w:val="4D4D4D"/>
            <w:sz w:val="24"/>
            <w:szCs w:val="24"/>
          </w:rPr>
          <w:t>It is a free, cloud-based IDE that supports, application development, using popular programming languages like Node.js, PHP, C++, Meteor and more. It provides a powerful online code editor that enables a developer to write, run and debug the app code.</w:t>
        </w:r>
      </w:ins>
    </w:p>
    <w:p w:rsidR="00C258C3" w:rsidRPr="00C258C3" w:rsidRDefault="00C258C3" w:rsidP="00C258C3">
      <w:pPr>
        <w:shd w:val="clear" w:color="auto" w:fill="FFFFFF"/>
        <w:spacing w:after="225" w:line="240" w:lineRule="auto"/>
        <w:textAlignment w:val="baseline"/>
        <w:outlineLvl w:val="3"/>
        <w:rPr>
          <w:ins w:id="29" w:author="Unknown"/>
          <w:rFonts w:ascii="Helvetica" w:eastAsia="Times New Roman" w:hAnsi="Helvetica" w:cs="Helvetica"/>
          <w:color w:val="444444"/>
          <w:sz w:val="29"/>
          <w:szCs w:val="29"/>
        </w:rPr>
      </w:pPr>
      <w:ins w:id="30" w:author="Unknown">
        <w:r w:rsidRPr="00C258C3">
          <w:rPr>
            <w:rFonts w:ascii="Helvetica" w:eastAsia="Times New Roman" w:hAnsi="Helvetica" w:cs="Helvetica"/>
            <w:color w:val="444444"/>
            <w:sz w:val="29"/>
            <w:szCs w:val="29"/>
          </w:rPr>
          <w:lastRenderedPageBreak/>
          <w:t>JetBrains WebStorm.</w:t>
        </w:r>
      </w:ins>
    </w:p>
    <w:p w:rsidR="00C258C3" w:rsidRPr="00C258C3" w:rsidRDefault="00C258C3" w:rsidP="00C258C3">
      <w:pPr>
        <w:shd w:val="clear" w:color="auto" w:fill="FFFFFF"/>
        <w:spacing w:after="375" w:line="240" w:lineRule="auto"/>
        <w:textAlignment w:val="baseline"/>
        <w:rPr>
          <w:ins w:id="31" w:author="Unknown"/>
          <w:rFonts w:ascii="Helvetica" w:eastAsia="Times New Roman" w:hAnsi="Helvetica" w:cs="Helvetica"/>
          <w:color w:val="4D4D4D"/>
          <w:sz w:val="24"/>
          <w:szCs w:val="24"/>
        </w:rPr>
      </w:pPr>
      <w:ins w:id="32" w:author="Unknown">
        <w:r w:rsidRPr="00C258C3">
          <w:rPr>
            <w:rFonts w:ascii="Helvetica" w:eastAsia="Times New Roman" w:hAnsi="Helvetica" w:cs="Helvetica"/>
            <w:color w:val="4D4D4D"/>
            <w:sz w:val="24"/>
            <w:szCs w:val="24"/>
          </w:rPr>
          <w:t>WebStorm is a lightweight yet powerful JavaScript IDE, perfectly equipped for doing client-side and server-side development using Node.js. The IDE provides features like intelligent code completion, navigation, automated and safe refactorings. Additionally, we can use the debugger, VCS, terminal and other tools present in the IDE.</w:t>
        </w:r>
      </w:ins>
    </w:p>
    <w:p w:rsidR="00C258C3" w:rsidRPr="00C258C3" w:rsidRDefault="00C258C3" w:rsidP="00C258C3">
      <w:pPr>
        <w:shd w:val="clear" w:color="auto" w:fill="FFFFFF"/>
        <w:spacing w:after="225" w:line="240" w:lineRule="auto"/>
        <w:textAlignment w:val="baseline"/>
        <w:outlineLvl w:val="3"/>
        <w:rPr>
          <w:ins w:id="33" w:author="Unknown"/>
          <w:rFonts w:ascii="Helvetica" w:eastAsia="Times New Roman" w:hAnsi="Helvetica" w:cs="Helvetica"/>
          <w:color w:val="444444"/>
          <w:sz w:val="29"/>
          <w:szCs w:val="29"/>
        </w:rPr>
      </w:pPr>
      <w:ins w:id="34" w:author="Unknown">
        <w:r w:rsidRPr="00C258C3">
          <w:rPr>
            <w:rFonts w:ascii="Helvetica" w:eastAsia="Times New Roman" w:hAnsi="Helvetica" w:cs="Helvetica"/>
            <w:color w:val="444444"/>
            <w:sz w:val="29"/>
            <w:szCs w:val="29"/>
          </w:rPr>
          <w:t>JetBrains InteliJ IDEA.</w:t>
        </w:r>
      </w:ins>
    </w:p>
    <w:p w:rsidR="00C258C3" w:rsidRPr="00C258C3" w:rsidRDefault="00C258C3" w:rsidP="00C258C3">
      <w:pPr>
        <w:shd w:val="clear" w:color="auto" w:fill="FFFFFF"/>
        <w:spacing w:after="375" w:line="240" w:lineRule="auto"/>
        <w:textAlignment w:val="baseline"/>
        <w:rPr>
          <w:ins w:id="35" w:author="Unknown"/>
          <w:rFonts w:ascii="Helvetica" w:eastAsia="Times New Roman" w:hAnsi="Helvetica" w:cs="Helvetica"/>
          <w:color w:val="4D4D4D"/>
          <w:sz w:val="24"/>
          <w:szCs w:val="24"/>
        </w:rPr>
      </w:pPr>
      <w:ins w:id="36" w:author="Unknown">
        <w:r w:rsidRPr="00C258C3">
          <w:rPr>
            <w:rFonts w:ascii="Helvetica" w:eastAsia="Times New Roman" w:hAnsi="Helvetica" w:cs="Helvetica"/>
            <w:color w:val="4D4D4D"/>
            <w:sz w:val="24"/>
            <w:szCs w:val="24"/>
          </w:rPr>
          <w:t>It is a robust IDE that supports web application development using mainstream technologies like Node.js, Angular.js, JavaScript, HTML5 and more. To enable the IDE that can do Node.js development we have to install a Node.js plugin. It provides features, including syntax highlighting, code assistance, code completion and more. We can even run and debug Node.js apps and see the results right in the IDE. It’s JavaScript debugger offers conditional breakpoints, expression evaluation, and other features.</w:t>
        </w:r>
      </w:ins>
    </w:p>
    <w:p w:rsidR="00C258C3" w:rsidRPr="00C258C3" w:rsidRDefault="00C258C3" w:rsidP="00C258C3">
      <w:pPr>
        <w:shd w:val="clear" w:color="auto" w:fill="FFFFFF"/>
        <w:spacing w:after="225" w:line="240" w:lineRule="auto"/>
        <w:textAlignment w:val="baseline"/>
        <w:outlineLvl w:val="3"/>
        <w:rPr>
          <w:ins w:id="37" w:author="Unknown"/>
          <w:rFonts w:ascii="Helvetica" w:eastAsia="Times New Roman" w:hAnsi="Helvetica" w:cs="Helvetica"/>
          <w:color w:val="444444"/>
          <w:sz w:val="29"/>
          <w:szCs w:val="29"/>
        </w:rPr>
      </w:pPr>
      <w:ins w:id="38" w:author="Unknown">
        <w:r w:rsidRPr="00C258C3">
          <w:rPr>
            <w:rFonts w:ascii="Helvetica" w:eastAsia="Times New Roman" w:hAnsi="Helvetica" w:cs="Helvetica"/>
            <w:color w:val="444444"/>
            <w:sz w:val="29"/>
            <w:szCs w:val="29"/>
          </w:rPr>
          <w:t>Komodo IDE.</w:t>
        </w:r>
      </w:ins>
    </w:p>
    <w:p w:rsidR="00C258C3" w:rsidRPr="00C258C3" w:rsidRDefault="00C258C3" w:rsidP="00C258C3">
      <w:pPr>
        <w:shd w:val="clear" w:color="auto" w:fill="FFFFFF"/>
        <w:spacing w:after="375" w:line="240" w:lineRule="auto"/>
        <w:textAlignment w:val="baseline"/>
        <w:rPr>
          <w:ins w:id="39" w:author="Unknown"/>
          <w:rFonts w:ascii="Helvetica" w:eastAsia="Times New Roman" w:hAnsi="Helvetica" w:cs="Helvetica"/>
          <w:color w:val="4D4D4D"/>
          <w:sz w:val="24"/>
          <w:szCs w:val="24"/>
        </w:rPr>
      </w:pPr>
      <w:ins w:id="40" w:author="Unknown">
        <w:r w:rsidRPr="00C258C3">
          <w:rPr>
            <w:rFonts w:ascii="Helvetica" w:eastAsia="Times New Roman" w:hAnsi="Helvetica" w:cs="Helvetica"/>
            <w:color w:val="4D4D4D"/>
            <w:sz w:val="24"/>
            <w:szCs w:val="24"/>
          </w:rPr>
          <w:t>It is a cross-platform IDE that supports development in main programming languages, like Node.js, Ruby, PHP, JavaScript and more. It offers a variety of features, including syntax highlighting, keyboard shortcuts, collapsible Pane, workspace, auto indenting, code folding and code preview using built-in browser.</w:t>
        </w:r>
      </w:ins>
    </w:p>
    <w:p w:rsidR="00C258C3" w:rsidRPr="00C258C3" w:rsidRDefault="00C258C3" w:rsidP="00C258C3">
      <w:pPr>
        <w:shd w:val="clear" w:color="auto" w:fill="FFFFFF"/>
        <w:spacing w:after="225" w:line="240" w:lineRule="auto"/>
        <w:textAlignment w:val="baseline"/>
        <w:outlineLvl w:val="3"/>
        <w:rPr>
          <w:ins w:id="41" w:author="Unknown"/>
          <w:rFonts w:ascii="Helvetica" w:eastAsia="Times New Roman" w:hAnsi="Helvetica" w:cs="Helvetica"/>
          <w:color w:val="444444"/>
          <w:sz w:val="29"/>
          <w:szCs w:val="29"/>
        </w:rPr>
      </w:pPr>
      <w:ins w:id="42" w:author="Unknown">
        <w:r w:rsidRPr="00C258C3">
          <w:rPr>
            <w:rFonts w:ascii="Helvetica" w:eastAsia="Times New Roman" w:hAnsi="Helvetica" w:cs="Helvetica"/>
            <w:color w:val="444444"/>
            <w:sz w:val="29"/>
            <w:szCs w:val="29"/>
          </w:rPr>
          <w:t>Eclipse.</w:t>
        </w:r>
      </w:ins>
    </w:p>
    <w:p w:rsidR="00C258C3" w:rsidRPr="00C258C3" w:rsidRDefault="00C258C3" w:rsidP="00C258C3">
      <w:pPr>
        <w:shd w:val="clear" w:color="auto" w:fill="FFFFFF"/>
        <w:spacing w:after="0" w:line="240" w:lineRule="auto"/>
        <w:textAlignment w:val="baseline"/>
        <w:rPr>
          <w:ins w:id="43" w:author="Unknown"/>
          <w:rFonts w:ascii="Helvetica" w:eastAsia="Times New Roman" w:hAnsi="Helvetica" w:cs="Helvetica"/>
          <w:color w:val="4D4D4D"/>
          <w:sz w:val="24"/>
          <w:szCs w:val="24"/>
        </w:rPr>
      </w:pPr>
      <w:ins w:id="44" w:author="Unknown">
        <w:r w:rsidRPr="00C258C3">
          <w:rPr>
            <w:rFonts w:ascii="Helvetica" w:eastAsia="Times New Roman" w:hAnsi="Helvetica" w:cs="Helvetica"/>
            <w:color w:val="4D4D4D"/>
            <w:sz w:val="24"/>
            <w:szCs w:val="24"/>
          </w:rPr>
          <w:t>It is a popular cloud-based IDE for web development using Java, PHP, C++ and more. You can easily avail the features of Eclipse IDE using the Node.js plug-in, which is &lt;</w:t>
        </w:r>
        <w:r w:rsidRPr="00C258C3">
          <w:rPr>
            <w:rFonts w:ascii="inherit" w:eastAsia="Times New Roman" w:hAnsi="inherit" w:cs="Helvetica"/>
            <w:b/>
            <w:bCs/>
            <w:color w:val="4D4D4D"/>
            <w:sz w:val="24"/>
            <w:szCs w:val="24"/>
            <w:bdr w:val="none" w:sz="0" w:space="0" w:color="auto" w:frame="1"/>
          </w:rPr>
          <w:t>nodeclipse</w:t>
        </w:r>
        <w:r w:rsidRPr="00C258C3">
          <w:rPr>
            <w:rFonts w:ascii="Helvetica" w:eastAsia="Times New Roman" w:hAnsi="Helvetica" w:cs="Helvetica"/>
            <w:color w:val="4D4D4D"/>
            <w:sz w:val="24"/>
            <w:szCs w:val="24"/>
          </w:rPr>
          <w:t>&gt;.</w:t>
        </w:r>
      </w:ins>
    </w:p>
    <w:p w:rsidR="00C258C3" w:rsidRPr="00C258C3" w:rsidRDefault="00C258C3" w:rsidP="00C258C3">
      <w:pPr>
        <w:shd w:val="clear" w:color="auto" w:fill="FFFFFF"/>
        <w:spacing w:after="225" w:line="240" w:lineRule="auto"/>
        <w:textAlignment w:val="baseline"/>
        <w:outlineLvl w:val="3"/>
        <w:rPr>
          <w:ins w:id="45" w:author="Unknown"/>
          <w:rFonts w:ascii="Helvetica" w:eastAsia="Times New Roman" w:hAnsi="Helvetica" w:cs="Helvetica"/>
          <w:color w:val="444444"/>
          <w:sz w:val="29"/>
          <w:szCs w:val="29"/>
        </w:rPr>
      </w:pPr>
      <w:ins w:id="46" w:author="Unknown">
        <w:r w:rsidRPr="00C258C3">
          <w:rPr>
            <w:rFonts w:ascii="Helvetica" w:eastAsia="Times New Roman" w:hAnsi="Helvetica" w:cs="Helvetica"/>
            <w:color w:val="444444"/>
            <w:sz w:val="29"/>
            <w:szCs w:val="29"/>
          </w:rPr>
          <w:t>Atom.</w:t>
        </w:r>
      </w:ins>
    </w:p>
    <w:p w:rsidR="00C258C3" w:rsidRPr="00C258C3" w:rsidRDefault="00C258C3" w:rsidP="00C258C3">
      <w:pPr>
        <w:shd w:val="clear" w:color="auto" w:fill="FFFFFF"/>
        <w:spacing w:after="375" w:line="240" w:lineRule="auto"/>
        <w:textAlignment w:val="baseline"/>
        <w:rPr>
          <w:ins w:id="47" w:author="Unknown"/>
          <w:rFonts w:ascii="Helvetica" w:eastAsia="Times New Roman" w:hAnsi="Helvetica" w:cs="Helvetica"/>
          <w:color w:val="4D4D4D"/>
          <w:sz w:val="24"/>
          <w:szCs w:val="24"/>
        </w:rPr>
      </w:pPr>
      <w:ins w:id="48" w:author="Unknown">
        <w:r w:rsidRPr="00C258C3">
          <w:rPr>
            <w:rFonts w:ascii="Helvetica" w:eastAsia="Times New Roman" w:hAnsi="Helvetica" w:cs="Helvetica"/>
            <w:color w:val="4D4D4D"/>
            <w:sz w:val="24"/>
            <w:szCs w:val="24"/>
          </w:rPr>
          <w:t>It is an open source application built with the integration of HTML, JavaScript, CSS, and Node.js. It works on top of Electron framework to develop cross-platform apps using web technologies. Atom comes pre-installed with four UI and eight syntax themes in both dark and light colors. We can also install themes created by the Atom community or create our own if required.</w:t>
        </w:r>
      </w:ins>
    </w:p>
    <w:p w:rsidR="00C258C3" w:rsidRPr="00C258C3" w:rsidRDefault="00C258C3" w:rsidP="00C258C3">
      <w:pPr>
        <w:shd w:val="clear" w:color="auto" w:fill="FFFFFF"/>
        <w:spacing w:after="375" w:line="240" w:lineRule="auto"/>
        <w:textAlignment w:val="baseline"/>
        <w:rPr>
          <w:ins w:id="49" w:author="Unknown"/>
          <w:rFonts w:ascii="Helvetica" w:eastAsia="Times New Roman" w:hAnsi="Helvetica" w:cs="Helvetica"/>
          <w:color w:val="4D4D4D"/>
          <w:sz w:val="24"/>
          <w:szCs w:val="24"/>
        </w:rPr>
      </w:pPr>
      <w:ins w:id="50"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51" w:author="Unknown"/>
          <w:rFonts w:ascii="Helvetica" w:eastAsia="Times New Roman" w:hAnsi="Helvetica" w:cs="Helvetica"/>
          <w:color w:val="444444"/>
          <w:sz w:val="32"/>
          <w:szCs w:val="32"/>
        </w:rPr>
      </w:pPr>
      <w:ins w:id="52" w:author="Unknown">
        <w:r w:rsidRPr="00C258C3">
          <w:rPr>
            <w:rFonts w:ascii="Helvetica" w:eastAsia="Times New Roman" w:hAnsi="Helvetica" w:cs="Helvetica"/>
            <w:color w:val="444444"/>
            <w:sz w:val="32"/>
            <w:szCs w:val="32"/>
          </w:rPr>
          <w:t>Q-5. Explain How Does Node.Js Work?</w:t>
        </w:r>
      </w:ins>
    </w:p>
    <w:p w:rsidR="00C258C3" w:rsidRPr="00C258C3" w:rsidRDefault="00C258C3" w:rsidP="00C258C3">
      <w:pPr>
        <w:shd w:val="clear" w:color="auto" w:fill="FFFFFF"/>
        <w:spacing w:after="0" w:line="240" w:lineRule="auto"/>
        <w:textAlignment w:val="baseline"/>
        <w:rPr>
          <w:ins w:id="53" w:author="Unknown"/>
          <w:rFonts w:ascii="Helvetica" w:eastAsia="Times New Roman" w:hAnsi="Helvetica" w:cs="Helvetica"/>
          <w:color w:val="4D4D4D"/>
          <w:sz w:val="24"/>
          <w:szCs w:val="24"/>
        </w:rPr>
      </w:pPr>
      <w:ins w:id="54"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55" w:author="Unknown"/>
          <w:rFonts w:ascii="Helvetica" w:eastAsia="Times New Roman" w:hAnsi="Helvetica" w:cs="Helvetica"/>
          <w:color w:val="4D4D4D"/>
          <w:sz w:val="24"/>
          <w:szCs w:val="24"/>
        </w:rPr>
      </w:pPr>
      <w:ins w:id="56" w:author="Unknown">
        <w:r w:rsidRPr="00C258C3">
          <w:rPr>
            <w:rFonts w:ascii="Helvetica" w:eastAsia="Times New Roman" w:hAnsi="Helvetica" w:cs="Helvetica"/>
            <w:color w:val="4D4D4D"/>
            <w:sz w:val="24"/>
            <w:szCs w:val="24"/>
          </w:rPr>
          <w:lastRenderedPageBreak/>
          <w:t>A Node.js application creates a single thread on its invocation. Whenever Node.js receives a request, it first completes its processing before moving on to the next request.</w:t>
        </w:r>
      </w:ins>
    </w:p>
    <w:p w:rsidR="00C258C3" w:rsidRPr="00C258C3" w:rsidRDefault="00C258C3" w:rsidP="00C258C3">
      <w:pPr>
        <w:shd w:val="clear" w:color="auto" w:fill="FFFFFF"/>
        <w:spacing w:after="375" w:line="240" w:lineRule="auto"/>
        <w:textAlignment w:val="baseline"/>
        <w:rPr>
          <w:ins w:id="57" w:author="Unknown"/>
          <w:rFonts w:ascii="Helvetica" w:eastAsia="Times New Roman" w:hAnsi="Helvetica" w:cs="Helvetica"/>
          <w:color w:val="4D4D4D"/>
          <w:sz w:val="24"/>
          <w:szCs w:val="24"/>
        </w:rPr>
      </w:pPr>
      <w:ins w:id="58" w:author="Unknown">
        <w:r w:rsidRPr="00C258C3">
          <w:rPr>
            <w:rFonts w:ascii="Helvetica" w:eastAsia="Times New Roman" w:hAnsi="Helvetica" w:cs="Helvetica"/>
            <w:color w:val="4D4D4D"/>
            <w:sz w:val="24"/>
            <w:szCs w:val="24"/>
          </w:rPr>
          <w:t>Node.js works asynchronously by using the event loop and callback functions, to handle multiple requests coming in parallel. An Event Loop is a functionality which handles and processes all your external events and just converts them to a callback function. It invokes all the event handlers at a proper time. Thus, lots of work is done on the back-end, while processing a single request, so that the new incoming request doesn’t have to wait if the processing is not complete.</w:t>
        </w:r>
      </w:ins>
    </w:p>
    <w:p w:rsidR="00C258C3" w:rsidRPr="00C258C3" w:rsidRDefault="00C258C3" w:rsidP="00C258C3">
      <w:pPr>
        <w:shd w:val="clear" w:color="auto" w:fill="FFFFFF"/>
        <w:spacing w:after="375" w:line="240" w:lineRule="auto"/>
        <w:textAlignment w:val="baseline"/>
        <w:rPr>
          <w:ins w:id="59" w:author="Unknown"/>
          <w:rFonts w:ascii="Helvetica" w:eastAsia="Times New Roman" w:hAnsi="Helvetica" w:cs="Helvetica"/>
          <w:color w:val="4D4D4D"/>
          <w:sz w:val="24"/>
          <w:szCs w:val="24"/>
        </w:rPr>
      </w:pPr>
      <w:ins w:id="60" w:author="Unknown">
        <w:r w:rsidRPr="00C258C3">
          <w:rPr>
            <w:rFonts w:ascii="Helvetica" w:eastAsia="Times New Roman" w:hAnsi="Helvetica" w:cs="Helvetica"/>
            <w:color w:val="4D4D4D"/>
            <w:sz w:val="24"/>
            <w:szCs w:val="24"/>
          </w:rPr>
          <w:t>While processing a request, Node.js attaches a callback function to it and moves it to the back-end. Now, whenever its response is ready, an event is called which triggers the associated callback function to send this response.</w:t>
        </w:r>
      </w:ins>
    </w:p>
    <w:p w:rsidR="00C258C3" w:rsidRPr="00C258C3" w:rsidRDefault="00C258C3" w:rsidP="00C258C3">
      <w:pPr>
        <w:shd w:val="clear" w:color="auto" w:fill="FFFFFF"/>
        <w:spacing w:after="225" w:line="240" w:lineRule="auto"/>
        <w:textAlignment w:val="baseline"/>
        <w:outlineLvl w:val="3"/>
        <w:rPr>
          <w:ins w:id="61" w:author="Unknown"/>
          <w:rFonts w:ascii="Helvetica" w:eastAsia="Times New Roman" w:hAnsi="Helvetica" w:cs="Helvetica"/>
          <w:color w:val="444444"/>
          <w:sz w:val="29"/>
          <w:szCs w:val="29"/>
        </w:rPr>
      </w:pPr>
      <w:ins w:id="62" w:author="Unknown">
        <w:r w:rsidRPr="00C258C3">
          <w:rPr>
            <w:rFonts w:ascii="Helvetica" w:eastAsia="Times New Roman" w:hAnsi="Helvetica" w:cs="Helvetica"/>
            <w:color w:val="444444"/>
            <w:sz w:val="29"/>
            <w:szCs w:val="29"/>
          </w:rPr>
          <w:t>Let’s Take An Example Of A Grocery Delivery.</w:t>
        </w:r>
      </w:ins>
    </w:p>
    <w:p w:rsidR="00C258C3" w:rsidRPr="00C258C3" w:rsidRDefault="00C258C3" w:rsidP="00C258C3">
      <w:pPr>
        <w:shd w:val="clear" w:color="auto" w:fill="FFFFFF"/>
        <w:spacing w:after="375" w:line="240" w:lineRule="auto"/>
        <w:textAlignment w:val="baseline"/>
        <w:rPr>
          <w:ins w:id="63" w:author="Unknown"/>
          <w:rFonts w:ascii="Helvetica" w:eastAsia="Times New Roman" w:hAnsi="Helvetica" w:cs="Helvetica"/>
          <w:color w:val="4D4D4D"/>
          <w:sz w:val="24"/>
          <w:szCs w:val="24"/>
        </w:rPr>
      </w:pPr>
      <w:ins w:id="64" w:author="Unknown">
        <w:r w:rsidRPr="00C258C3">
          <w:rPr>
            <w:rFonts w:ascii="Helvetica" w:eastAsia="Times New Roman" w:hAnsi="Helvetica" w:cs="Helvetica"/>
            <w:color w:val="4D4D4D"/>
            <w:sz w:val="24"/>
            <w:szCs w:val="24"/>
          </w:rPr>
          <w:t>Usually, the delivery boy goes to each and every house to deliver the packet. Node.js works in the same way and processes one request at a time. The problem arises when any one house is not open. The delivery boy can’t stop at one house and wait till it gets opened up. What he will do next, is to call the owner and ask him to call when the house is open. Meanwhile, he is going to other places for delivery. Node.js works in the same way. It doesn’t wait for the processing of the request to complete (house is open). Instead, it attaches a callback function (call from the owner of the house) to it. Whenever the processing of a request completes (the house is open), an event gets called, which triggers the associated callback function to send the response.</w:t>
        </w:r>
      </w:ins>
    </w:p>
    <w:p w:rsidR="00C258C3" w:rsidRPr="00C258C3" w:rsidRDefault="00C258C3" w:rsidP="00C258C3">
      <w:pPr>
        <w:shd w:val="clear" w:color="auto" w:fill="FFFFFF"/>
        <w:spacing w:after="375" w:line="240" w:lineRule="auto"/>
        <w:textAlignment w:val="baseline"/>
        <w:rPr>
          <w:ins w:id="65" w:author="Unknown"/>
          <w:rFonts w:ascii="Helvetica" w:eastAsia="Times New Roman" w:hAnsi="Helvetica" w:cs="Helvetica"/>
          <w:color w:val="4D4D4D"/>
          <w:sz w:val="24"/>
          <w:szCs w:val="24"/>
        </w:rPr>
      </w:pPr>
      <w:ins w:id="66" w:author="Unknown">
        <w:r w:rsidRPr="00C258C3">
          <w:rPr>
            <w:rFonts w:ascii="Helvetica" w:eastAsia="Times New Roman" w:hAnsi="Helvetica" w:cs="Helvetica"/>
            <w:color w:val="4D4D4D"/>
            <w:sz w:val="24"/>
            <w:szCs w:val="24"/>
          </w:rPr>
          <w:t>To summarize, Node.js does not process the requests in parallel. Instead, all the back-end processes like, I/O operations, heavy computation tasks, that take a lot of time to execute, run in parallel with other requests.</w:t>
        </w:r>
      </w:ins>
    </w:p>
    <w:p w:rsidR="00C258C3" w:rsidRPr="00C258C3" w:rsidRDefault="00C258C3" w:rsidP="00C258C3">
      <w:pPr>
        <w:shd w:val="clear" w:color="auto" w:fill="FFFFFF"/>
        <w:spacing w:after="375" w:line="240" w:lineRule="auto"/>
        <w:textAlignment w:val="baseline"/>
        <w:rPr>
          <w:ins w:id="67" w:author="Unknown"/>
          <w:rFonts w:ascii="Helvetica" w:eastAsia="Times New Roman" w:hAnsi="Helvetica" w:cs="Helvetica"/>
          <w:color w:val="4D4D4D"/>
          <w:sz w:val="24"/>
          <w:szCs w:val="24"/>
        </w:rPr>
      </w:pPr>
      <w:ins w:id="68"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69" w:author="Unknown"/>
          <w:rFonts w:ascii="Helvetica" w:eastAsia="Times New Roman" w:hAnsi="Helvetica" w:cs="Helvetica"/>
          <w:color w:val="444444"/>
          <w:sz w:val="32"/>
          <w:szCs w:val="32"/>
        </w:rPr>
      </w:pPr>
      <w:ins w:id="70" w:author="Unknown">
        <w:r w:rsidRPr="00C258C3">
          <w:rPr>
            <w:rFonts w:ascii="Helvetica" w:eastAsia="Times New Roman" w:hAnsi="Helvetica" w:cs="Helvetica"/>
            <w:color w:val="444444"/>
            <w:sz w:val="32"/>
            <w:szCs w:val="32"/>
          </w:rPr>
          <w:t>Q-6. Explain REPL In Node.Js?</w:t>
        </w:r>
      </w:ins>
    </w:p>
    <w:p w:rsidR="00C258C3" w:rsidRPr="00C258C3" w:rsidRDefault="00C258C3" w:rsidP="00C258C3">
      <w:pPr>
        <w:shd w:val="clear" w:color="auto" w:fill="FFFFFF"/>
        <w:spacing w:after="0" w:line="240" w:lineRule="auto"/>
        <w:textAlignment w:val="baseline"/>
        <w:rPr>
          <w:ins w:id="71" w:author="Unknown"/>
          <w:rFonts w:ascii="Helvetica" w:eastAsia="Times New Roman" w:hAnsi="Helvetica" w:cs="Helvetica"/>
          <w:color w:val="4D4D4D"/>
          <w:sz w:val="24"/>
          <w:szCs w:val="24"/>
        </w:rPr>
      </w:pPr>
      <w:ins w:id="72"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73" w:author="Unknown"/>
          <w:rFonts w:ascii="Helvetica" w:eastAsia="Times New Roman" w:hAnsi="Helvetica" w:cs="Helvetica"/>
          <w:color w:val="4D4D4D"/>
          <w:sz w:val="24"/>
          <w:szCs w:val="24"/>
        </w:rPr>
      </w:pPr>
      <w:ins w:id="74" w:author="Unknown">
        <w:r w:rsidRPr="00C258C3">
          <w:rPr>
            <w:rFonts w:ascii="Helvetica" w:eastAsia="Times New Roman" w:hAnsi="Helvetica" w:cs="Helvetica"/>
            <w:color w:val="4D4D4D"/>
            <w:sz w:val="24"/>
            <w:szCs w:val="24"/>
          </w:rPr>
          <w:t>The REPL stands for “Read Eval Print Loop”. It is a simple program that accepts the commands, evaluates them, and finally prints the results. REPL provides an environment similar to that of Unix/Linux shell or a window console, in which we can enter the command and the system, in turn, responds with the output. REPL performs the following tasks.</w:t>
        </w:r>
      </w:ins>
    </w:p>
    <w:p w:rsidR="00C258C3" w:rsidRPr="00C258C3" w:rsidRDefault="00C258C3" w:rsidP="00C258C3">
      <w:pPr>
        <w:numPr>
          <w:ilvl w:val="0"/>
          <w:numId w:val="33"/>
        </w:numPr>
        <w:shd w:val="clear" w:color="auto" w:fill="FFFFFF"/>
        <w:spacing w:after="0" w:line="240" w:lineRule="auto"/>
        <w:ind w:left="456"/>
        <w:textAlignment w:val="baseline"/>
        <w:rPr>
          <w:ins w:id="75" w:author="Unknown"/>
          <w:rFonts w:ascii="Helvetica" w:eastAsia="Times New Roman" w:hAnsi="Helvetica" w:cs="Helvetica"/>
          <w:color w:val="4D4D4D"/>
          <w:sz w:val="24"/>
          <w:szCs w:val="24"/>
        </w:rPr>
      </w:pPr>
      <w:ins w:id="76" w:author="Unknown">
        <w:r w:rsidRPr="00C258C3">
          <w:rPr>
            <w:rFonts w:ascii="inherit" w:eastAsia="Times New Roman" w:hAnsi="inherit" w:cs="Helvetica"/>
            <w:b/>
            <w:bCs/>
            <w:color w:val="4D4D4D"/>
            <w:sz w:val="24"/>
            <w:szCs w:val="24"/>
            <w:bdr w:val="none" w:sz="0" w:space="0" w:color="auto" w:frame="1"/>
          </w:rPr>
          <w:t>READ</w:t>
        </w:r>
      </w:ins>
    </w:p>
    <w:p w:rsidR="00C258C3" w:rsidRPr="00C258C3" w:rsidRDefault="00C258C3" w:rsidP="00C258C3">
      <w:pPr>
        <w:numPr>
          <w:ilvl w:val="1"/>
          <w:numId w:val="33"/>
        </w:numPr>
        <w:shd w:val="clear" w:color="auto" w:fill="FFFFFF"/>
        <w:spacing w:after="0" w:line="240" w:lineRule="auto"/>
        <w:ind w:left="912"/>
        <w:textAlignment w:val="baseline"/>
        <w:rPr>
          <w:ins w:id="77" w:author="Unknown"/>
          <w:rFonts w:ascii="Helvetica" w:eastAsia="Times New Roman" w:hAnsi="Helvetica" w:cs="Helvetica"/>
          <w:color w:val="4D4D4D"/>
          <w:sz w:val="24"/>
          <w:szCs w:val="24"/>
        </w:rPr>
      </w:pPr>
      <w:ins w:id="78" w:author="Unknown">
        <w:r w:rsidRPr="00C258C3">
          <w:rPr>
            <w:rFonts w:ascii="Helvetica" w:eastAsia="Times New Roman" w:hAnsi="Helvetica" w:cs="Helvetica"/>
            <w:color w:val="4D4D4D"/>
            <w:sz w:val="24"/>
            <w:szCs w:val="24"/>
          </w:rPr>
          <w:lastRenderedPageBreak/>
          <w:t>It Reads the input from the user, parses it into JavaScript data structure and then stores it in the memory.</w:t>
        </w:r>
      </w:ins>
    </w:p>
    <w:p w:rsidR="00C258C3" w:rsidRPr="00C258C3" w:rsidRDefault="00C258C3" w:rsidP="00C258C3">
      <w:pPr>
        <w:numPr>
          <w:ilvl w:val="0"/>
          <w:numId w:val="33"/>
        </w:numPr>
        <w:shd w:val="clear" w:color="auto" w:fill="FFFFFF"/>
        <w:spacing w:after="0" w:line="240" w:lineRule="auto"/>
        <w:ind w:left="456"/>
        <w:textAlignment w:val="baseline"/>
        <w:rPr>
          <w:ins w:id="79" w:author="Unknown"/>
          <w:rFonts w:ascii="Helvetica" w:eastAsia="Times New Roman" w:hAnsi="Helvetica" w:cs="Helvetica"/>
          <w:color w:val="4D4D4D"/>
          <w:sz w:val="24"/>
          <w:szCs w:val="24"/>
        </w:rPr>
      </w:pPr>
      <w:ins w:id="80" w:author="Unknown">
        <w:r w:rsidRPr="00C258C3">
          <w:rPr>
            <w:rFonts w:ascii="inherit" w:eastAsia="Times New Roman" w:hAnsi="inherit" w:cs="Helvetica"/>
            <w:b/>
            <w:bCs/>
            <w:color w:val="4D4D4D"/>
            <w:sz w:val="24"/>
            <w:szCs w:val="24"/>
            <w:bdr w:val="none" w:sz="0" w:space="0" w:color="auto" w:frame="1"/>
          </w:rPr>
          <w:t>EVAL</w:t>
        </w:r>
      </w:ins>
    </w:p>
    <w:p w:rsidR="00C258C3" w:rsidRPr="00C258C3" w:rsidRDefault="00C258C3" w:rsidP="00C258C3">
      <w:pPr>
        <w:numPr>
          <w:ilvl w:val="1"/>
          <w:numId w:val="33"/>
        </w:numPr>
        <w:shd w:val="clear" w:color="auto" w:fill="FFFFFF"/>
        <w:spacing w:after="0" w:line="240" w:lineRule="auto"/>
        <w:ind w:left="912"/>
        <w:textAlignment w:val="baseline"/>
        <w:rPr>
          <w:ins w:id="81" w:author="Unknown"/>
          <w:rFonts w:ascii="Helvetica" w:eastAsia="Times New Roman" w:hAnsi="Helvetica" w:cs="Helvetica"/>
          <w:color w:val="4D4D4D"/>
          <w:sz w:val="24"/>
          <w:szCs w:val="24"/>
        </w:rPr>
      </w:pPr>
      <w:ins w:id="82" w:author="Unknown">
        <w:r w:rsidRPr="00C258C3">
          <w:rPr>
            <w:rFonts w:ascii="Helvetica" w:eastAsia="Times New Roman" w:hAnsi="Helvetica" w:cs="Helvetica"/>
            <w:color w:val="4D4D4D"/>
            <w:sz w:val="24"/>
            <w:szCs w:val="24"/>
          </w:rPr>
          <w:t>It Executes the data structure.</w:t>
        </w:r>
      </w:ins>
    </w:p>
    <w:p w:rsidR="00C258C3" w:rsidRPr="00C258C3" w:rsidRDefault="00C258C3" w:rsidP="00C258C3">
      <w:pPr>
        <w:numPr>
          <w:ilvl w:val="0"/>
          <w:numId w:val="33"/>
        </w:numPr>
        <w:shd w:val="clear" w:color="auto" w:fill="FFFFFF"/>
        <w:spacing w:after="0" w:line="240" w:lineRule="auto"/>
        <w:ind w:left="456"/>
        <w:textAlignment w:val="baseline"/>
        <w:rPr>
          <w:ins w:id="83" w:author="Unknown"/>
          <w:rFonts w:ascii="Helvetica" w:eastAsia="Times New Roman" w:hAnsi="Helvetica" w:cs="Helvetica"/>
          <w:color w:val="4D4D4D"/>
          <w:sz w:val="24"/>
          <w:szCs w:val="24"/>
        </w:rPr>
      </w:pPr>
      <w:ins w:id="84" w:author="Unknown">
        <w:r w:rsidRPr="00C258C3">
          <w:rPr>
            <w:rFonts w:ascii="inherit" w:eastAsia="Times New Roman" w:hAnsi="inherit" w:cs="Helvetica"/>
            <w:b/>
            <w:bCs/>
            <w:color w:val="4D4D4D"/>
            <w:sz w:val="24"/>
            <w:szCs w:val="24"/>
            <w:bdr w:val="none" w:sz="0" w:space="0" w:color="auto" w:frame="1"/>
          </w:rPr>
          <w:t>PRINT</w:t>
        </w:r>
      </w:ins>
    </w:p>
    <w:p w:rsidR="00C258C3" w:rsidRPr="00C258C3" w:rsidRDefault="00C258C3" w:rsidP="00C258C3">
      <w:pPr>
        <w:numPr>
          <w:ilvl w:val="1"/>
          <w:numId w:val="33"/>
        </w:numPr>
        <w:shd w:val="clear" w:color="auto" w:fill="FFFFFF"/>
        <w:spacing w:after="0" w:line="240" w:lineRule="auto"/>
        <w:ind w:left="912"/>
        <w:textAlignment w:val="baseline"/>
        <w:rPr>
          <w:ins w:id="85" w:author="Unknown"/>
          <w:rFonts w:ascii="Helvetica" w:eastAsia="Times New Roman" w:hAnsi="Helvetica" w:cs="Helvetica"/>
          <w:color w:val="4D4D4D"/>
          <w:sz w:val="24"/>
          <w:szCs w:val="24"/>
        </w:rPr>
      </w:pPr>
      <w:ins w:id="86" w:author="Unknown">
        <w:r w:rsidRPr="00C258C3">
          <w:rPr>
            <w:rFonts w:ascii="Helvetica" w:eastAsia="Times New Roman" w:hAnsi="Helvetica" w:cs="Helvetica"/>
            <w:color w:val="4D4D4D"/>
            <w:sz w:val="24"/>
            <w:szCs w:val="24"/>
          </w:rPr>
          <w:t>It Prints the result obtained after evaluating the command.</w:t>
        </w:r>
      </w:ins>
    </w:p>
    <w:p w:rsidR="00C258C3" w:rsidRPr="00C258C3" w:rsidRDefault="00C258C3" w:rsidP="00C258C3">
      <w:pPr>
        <w:numPr>
          <w:ilvl w:val="0"/>
          <w:numId w:val="33"/>
        </w:numPr>
        <w:shd w:val="clear" w:color="auto" w:fill="FFFFFF"/>
        <w:spacing w:after="0" w:line="240" w:lineRule="auto"/>
        <w:ind w:left="456"/>
        <w:textAlignment w:val="baseline"/>
        <w:rPr>
          <w:ins w:id="87" w:author="Unknown"/>
          <w:rFonts w:ascii="Helvetica" w:eastAsia="Times New Roman" w:hAnsi="Helvetica" w:cs="Helvetica"/>
          <w:color w:val="4D4D4D"/>
          <w:sz w:val="24"/>
          <w:szCs w:val="24"/>
        </w:rPr>
      </w:pPr>
      <w:ins w:id="88" w:author="Unknown">
        <w:r w:rsidRPr="00C258C3">
          <w:rPr>
            <w:rFonts w:ascii="inherit" w:eastAsia="Times New Roman" w:hAnsi="inherit" w:cs="Helvetica"/>
            <w:b/>
            <w:bCs/>
            <w:color w:val="4D4D4D"/>
            <w:sz w:val="24"/>
            <w:szCs w:val="24"/>
            <w:bdr w:val="none" w:sz="0" w:space="0" w:color="auto" w:frame="1"/>
          </w:rPr>
          <w:t>LOOP</w:t>
        </w:r>
      </w:ins>
    </w:p>
    <w:p w:rsidR="00C258C3" w:rsidRPr="00C258C3" w:rsidRDefault="00C258C3" w:rsidP="00C258C3">
      <w:pPr>
        <w:numPr>
          <w:ilvl w:val="1"/>
          <w:numId w:val="33"/>
        </w:numPr>
        <w:shd w:val="clear" w:color="auto" w:fill="FFFFFF"/>
        <w:spacing w:after="0" w:line="240" w:lineRule="auto"/>
        <w:ind w:left="912"/>
        <w:textAlignment w:val="baseline"/>
        <w:rPr>
          <w:ins w:id="89" w:author="Unknown"/>
          <w:rFonts w:ascii="Helvetica" w:eastAsia="Times New Roman" w:hAnsi="Helvetica" w:cs="Helvetica"/>
          <w:color w:val="4D4D4D"/>
          <w:sz w:val="24"/>
          <w:szCs w:val="24"/>
        </w:rPr>
      </w:pPr>
      <w:ins w:id="90" w:author="Unknown">
        <w:r w:rsidRPr="00C258C3">
          <w:rPr>
            <w:rFonts w:ascii="Helvetica" w:eastAsia="Times New Roman" w:hAnsi="Helvetica" w:cs="Helvetica"/>
            <w:color w:val="4D4D4D"/>
            <w:sz w:val="24"/>
            <w:szCs w:val="24"/>
          </w:rPr>
          <w:t>It Loops the above command until the user presses Ctrl+C two times.</w:t>
        </w:r>
      </w:ins>
    </w:p>
    <w:p w:rsidR="00C258C3" w:rsidRPr="00C258C3" w:rsidRDefault="00C258C3" w:rsidP="00C258C3">
      <w:pPr>
        <w:shd w:val="clear" w:color="auto" w:fill="FFFFFF"/>
        <w:spacing w:after="375" w:line="240" w:lineRule="auto"/>
        <w:textAlignment w:val="baseline"/>
        <w:rPr>
          <w:ins w:id="91" w:author="Unknown"/>
          <w:rFonts w:ascii="Helvetica" w:eastAsia="Times New Roman" w:hAnsi="Helvetica" w:cs="Helvetica"/>
          <w:color w:val="4D4D4D"/>
          <w:sz w:val="24"/>
          <w:szCs w:val="24"/>
        </w:rPr>
      </w:pPr>
      <w:ins w:id="92"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93" w:author="Unknown"/>
          <w:rFonts w:ascii="Helvetica" w:eastAsia="Times New Roman" w:hAnsi="Helvetica" w:cs="Helvetica"/>
          <w:color w:val="444444"/>
          <w:sz w:val="32"/>
          <w:szCs w:val="32"/>
        </w:rPr>
      </w:pPr>
      <w:ins w:id="94" w:author="Unknown">
        <w:r w:rsidRPr="00C258C3">
          <w:rPr>
            <w:rFonts w:ascii="Helvetica" w:eastAsia="Times New Roman" w:hAnsi="Helvetica" w:cs="Helvetica"/>
            <w:color w:val="444444"/>
            <w:sz w:val="32"/>
            <w:szCs w:val="32"/>
          </w:rPr>
          <w:t>Q-7. Is Node.Js Entirely Based On A Single-Thread?</w:t>
        </w:r>
      </w:ins>
    </w:p>
    <w:p w:rsidR="00C258C3" w:rsidRPr="00C258C3" w:rsidRDefault="00C258C3" w:rsidP="00C258C3">
      <w:pPr>
        <w:shd w:val="clear" w:color="auto" w:fill="FFFFFF"/>
        <w:spacing w:after="0" w:line="240" w:lineRule="auto"/>
        <w:textAlignment w:val="baseline"/>
        <w:rPr>
          <w:ins w:id="95" w:author="Unknown"/>
          <w:rFonts w:ascii="Helvetica" w:eastAsia="Times New Roman" w:hAnsi="Helvetica" w:cs="Helvetica"/>
          <w:color w:val="4D4D4D"/>
          <w:sz w:val="24"/>
          <w:szCs w:val="24"/>
        </w:rPr>
      </w:pPr>
      <w:ins w:id="96"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97" w:author="Unknown"/>
          <w:rFonts w:ascii="Helvetica" w:eastAsia="Times New Roman" w:hAnsi="Helvetica" w:cs="Helvetica"/>
          <w:color w:val="4D4D4D"/>
          <w:sz w:val="24"/>
          <w:szCs w:val="24"/>
        </w:rPr>
      </w:pPr>
      <w:ins w:id="98" w:author="Unknown">
        <w:r w:rsidRPr="00C258C3">
          <w:rPr>
            <w:rFonts w:ascii="Helvetica" w:eastAsia="Times New Roman" w:hAnsi="Helvetica" w:cs="Helvetica"/>
            <w:color w:val="4D4D4D"/>
            <w:sz w:val="24"/>
            <w:szCs w:val="24"/>
          </w:rPr>
          <w:t>Yes, it’s true that Node.js processes all requests on a single thread. But it’s just a part of the theory behind Node.js design. In fact, more than the single thread mechanism, it makes use of events and callbacks to handle a large no. of requests asynchronously.</w:t>
        </w:r>
      </w:ins>
    </w:p>
    <w:p w:rsidR="00C258C3" w:rsidRPr="00C258C3" w:rsidRDefault="00C258C3" w:rsidP="00C258C3">
      <w:pPr>
        <w:shd w:val="clear" w:color="auto" w:fill="FFFFFF"/>
        <w:spacing w:after="375" w:line="240" w:lineRule="auto"/>
        <w:textAlignment w:val="baseline"/>
        <w:rPr>
          <w:ins w:id="99" w:author="Unknown"/>
          <w:rFonts w:ascii="Helvetica" w:eastAsia="Times New Roman" w:hAnsi="Helvetica" w:cs="Helvetica"/>
          <w:color w:val="4D4D4D"/>
          <w:sz w:val="24"/>
          <w:szCs w:val="24"/>
        </w:rPr>
      </w:pPr>
      <w:ins w:id="100" w:author="Unknown">
        <w:r w:rsidRPr="00C258C3">
          <w:rPr>
            <w:rFonts w:ascii="Helvetica" w:eastAsia="Times New Roman" w:hAnsi="Helvetica" w:cs="Helvetica"/>
            <w:color w:val="4D4D4D"/>
            <w:sz w:val="24"/>
            <w:szCs w:val="24"/>
          </w:rPr>
          <w:t>Moreover, Node.js has an optimized design which utilizes both JavaScript and C++ to guarantee maximum performance. JavaScript executes at the server-side by Google Chrome v8 engine. And the C++ lib UV library takes care of the non-sequential I/O via background workers.</w:t>
        </w:r>
      </w:ins>
    </w:p>
    <w:p w:rsidR="00C258C3" w:rsidRPr="00C258C3" w:rsidRDefault="00C258C3" w:rsidP="00C258C3">
      <w:pPr>
        <w:shd w:val="clear" w:color="auto" w:fill="FFFFFF"/>
        <w:spacing w:after="375" w:line="240" w:lineRule="auto"/>
        <w:textAlignment w:val="baseline"/>
        <w:rPr>
          <w:ins w:id="101" w:author="Unknown"/>
          <w:rFonts w:ascii="Helvetica" w:eastAsia="Times New Roman" w:hAnsi="Helvetica" w:cs="Helvetica"/>
          <w:color w:val="4D4D4D"/>
          <w:sz w:val="24"/>
          <w:szCs w:val="24"/>
        </w:rPr>
      </w:pPr>
      <w:ins w:id="102" w:author="Unknown">
        <w:r w:rsidRPr="00C258C3">
          <w:rPr>
            <w:rFonts w:ascii="Helvetica" w:eastAsia="Times New Roman" w:hAnsi="Helvetica" w:cs="Helvetica"/>
            <w:color w:val="4D4D4D"/>
            <w:sz w:val="24"/>
            <w:szCs w:val="24"/>
          </w:rPr>
          <w:t>To explain it practically, let’s assume there are 100s of requests lined up in Node.js queue. As per design, the main thread of Node.js event loop will receive all of them and forwards to background workers for execution. Once the workers finish processing requests, the registered callbacks get notified on event loop thread to pass the result back to the user.</w:t>
        </w:r>
      </w:ins>
    </w:p>
    <w:p w:rsidR="00C258C3" w:rsidRPr="00C258C3" w:rsidRDefault="00C258C3" w:rsidP="00C258C3">
      <w:pPr>
        <w:shd w:val="clear" w:color="auto" w:fill="FFFFFF"/>
        <w:spacing w:after="375" w:line="240" w:lineRule="auto"/>
        <w:textAlignment w:val="baseline"/>
        <w:rPr>
          <w:ins w:id="103" w:author="Unknown"/>
          <w:rFonts w:ascii="Helvetica" w:eastAsia="Times New Roman" w:hAnsi="Helvetica" w:cs="Helvetica"/>
          <w:color w:val="4D4D4D"/>
          <w:sz w:val="24"/>
          <w:szCs w:val="24"/>
        </w:rPr>
      </w:pPr>
      <w:ins w:id="104"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105" w:author="Unknown"/>
          <w:rFonts w:ascii="Helvetica" w:eastAsia="Times New Roman" w:hAnsi="Helvetica" w:cs="Helvetica"/>
          <w:color w:val="444444"/>
          <w:sz w:val="32"/>
          <w:szCs w:val="32"/>
        </w:rPr>
      </w:pPr>
      <w:ins w:id="106" w:author="Unknown">
        <w:r w:rsidRPr="00C258C3">
          <w:rPr>
            <w:rFonts w:ascii="Helvetica" w:eastAsia="Times New Roman" w:hAnsi="Helvetica" w:cs="Helvetica"/>
            <w:color w:val="444444"/>
            <w:sz w:val="32"/>
            <w:szCs w:val="32"/>
          </w:rPr>
          <w:t>Q-8. How To Get Post Data In Node.Js?</w:t>
        </w:r>
      </w:ins>
    </w:p>
    <w:p w:rsidR="00C258C3" w:rsidRPr="00C258C3" w:rsidRDefault="00C258C3" w:rsidP="00C258C3">
      <w:pPr>
        <w:shd w:val="clear" w:color="auto" w:fill="FFFFFF"/>
        <w:spacing w:after="0" w:line="240" w:lineRule="auto"/>
        <w:textAlignment w:val="baseline"/>
        <w:rPr>
          <w:ins w:id="107" w:author="Unknown"/>
          <w:rFonts w:ascii="Helvetica" w:eastAsia="Times New Roman" w:hAnsi="Helvetica" w:cs="Helvetica"/>
          <w:color w:val="4D4D4D"/>
          <w:sz w:val="24"/>
          <w:szCs w:val="24"/>
        </w:rPr>
      </w:pPr>
      <w:ins w:id="108"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109" w:author="Unknown"/>
          <w:rFonts w:ascii="Helvetica" w:eastAsia="Times New Roman" w:hAnsi="Helvetica" w:cs="Helvetica"/>
          <w:color w:val="4D4D4D"/>
          <w:sz w:val="24"/>
          <w:szCs w:val="24"/>
        </w:rPr>
      </w:pPr>
      <w:ins w:id="110" w:author="Unknown">
        <w:r w:rsidRPr="00C258C3">
          <w:rPr>
            <w:rFonts w:ascii="Helvetica" w:eastAsia="Times New Roman" w:hAnsi="Helvetica" w:cs="Helvetica"/>
            <w:color w:val="4D4D4D"/>
            <w:sz w:val="24"/>
            <w:szCs w:val="24"/>
          </w:rPr>
          <w:t>Following is the code snippet to fetch Post Data using Node.js.</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111" w:author="Unknown"/>
          <w:rFonts w:ascii="Courier New" w:eastAsia="Times New Roman" w:hAnsi="Courier New" w:cs="Courier New"/>
          <w:color w:val="000000"/>
          <w:sz w:val="24"/>
          <w:szCs w:val="24"/>
          <w:bdr w:val="none" w:sz="0" w:space="0" w:color="auto" w:frame="1"/>
        </w:rPr>
      </w:pPr>
      <w:ins w:id="112" w:author="Unknown">
        <w:r w:rsidRPr="00C258C3">
          <w:rPr>
            <w:rFonts w:ascii="Courier New" w:eastAsia="Times New Roman" w:hAnsi="Courier New" w:cs="Courier New"/>
            <w:color w:val="000000"/>
            <w:sz w:val="24"/>
            <w:szCs w:val="24"/>
            <w:bdr w:val="none" w:sz="0" w:space="0" w:color="auto" w:frame="1"/>
          </w:rPr>
          <w:t>app</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88"/>
            <w:sz w:val="24"/>
            <w:szCs w:val="24"/>
            <w:bdr w:val="none" w:sz="0" w:space="0" w:color="auto" w:frame="1"/>
          </w:rPr>
          <w:t>use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express</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bodyParser</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113" w:author="Unknown"/>
          <w:rFonts w:ascii="Courier New" w:eastAsia="Times New Roman" w:hAnsi="Courier New" w:cs="Courier New"/>
          <w:color w:val="000000"/>
          <w:sz w:val="24"/>
          <w:szCs w:val="24"/>
          <w:bdr w:val="none" w:sz="0" w:space="0" w:color="auto" w:frame="1"/>
        </w:rPr>
      </w:pPr>
      <w:ins w:id="114" w:author="Unknown">
        <w:r w:rsidRPr="00C258C3">
          <w:rPr>
            <w:rFonts w:ascii="Courier New" w:eastAsia="Times New Roman" w:hAnsi="Courier New" w:cs="Courier New"/>
            <w:color w:val="000000"/>
            <w:sz w:val="24"/>
            <w:szCs w:val="24"/>
            <w:bdr w:val="none" w:sz="0" w:space="0" w:color="auto" w:frame="1"/>
          </w:rPr>
          <w:t>app</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post</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8800"/>
            <w:sz w:val="24"/>
            <w:szCs w:val="24"/>
            <w:bdr w:val="none" w:sz="0" w:space="0" w:color="auto" w:frame="1"/>
          </w:rPr>
          <w:t>'/'</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0088"/>
            <w:sz w:val="24"/>
            <w:szCs w:val="24"/>
            <w:bdr w:val="none" w:sz="0" w:space="0" w:color="auto" w:frame="1"/>
          </w:rPr>
          <w:t>function</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request</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response</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115" w:author="Unknown"/>
          <w:rFonts w:ascii="Courier New" w:eastAsia="Times New Roman" w:hAnsi="Courier New" w:cs="Courier New"/>
          <w:color w:val="000000"/>
          <w:sz w:val="24"/>
          <w:szCs w:val="24"/>
          <w:bdr w:val="none" w:sz="0" w:space="0" w:color="auto" w:frame="1"/>
        </w:rPr>
      </w:pPr>
      <w:ins w:id="116" w:author="Unknown">
        <w:r w:rsidRPr="00C258C3">
          <w:rPr>
            <w:rFonts w:ascii="Courier New" w:eastAsia="Times New Roman" w:hAnsi="Courier New" w:cs="Courier New"/>
            <w:color w:val="000000"/>
            <w:sz w:val="24"/>
            <w:szCs w:val="24"/>
            <w:bdr w:val="none" w:sz="0" w:space="0" w:color="auto" w:frame="1"/>
          </w:rPr>
          <w:t>console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log</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request</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body</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user</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117" w:author="Unknown"/>
          <w:rFonts w:ascii="Courier New" w:eastAsia="Times New Roman" w:hAnsi="Courier New" w:cs="Courier New"/>
          <w:color w:val="444444"/>
          <w:sz w:val="24"/>
          <w:szCs w:val="24"/>
        </w:rPr>
      </w:pPr>
      <w:ins w:id="118" w:author="Unknown">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FFFFFF"/>
        <w:spacing w:after="375" w:line="240" w:lineRule="auto"/>
        <w:textAlignment w:val="baseline"/>
        <w:rPr>
          <w:ins w:id="119" w:author="Unknown"/>
          <w:rFonts w:ascii="Helvetica" w:eastAsia="Times New Roman" w:hAnsi="Helvetica" w:cs="Helvetica"/>
          <w:color w:val="4D4D4D"/>
          <w:sz w:val="24"/>
          <w:szCs w:val="24"/>
        </w:rPr>
      </w:pPr>
      <w:ins w:id="120"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121" w:author="Unknown"/>
          <w:rFonts w:ascii="Helvetica" w:eastAsia="Times New Roman" w:hAnsi="Helvetica" w:cs="Helvetica"/>
          <w:color w:val="444444"/>
          <w:sz w:val="32"/>
          <w:szCs w:val="32"/>
        </w:rPr>
      </w:pPr>
      <w:ins w:id="122" w:author="Unknown">
        <w:r w:rsidRPr="00C258C3">
          <w:rPr>
            <w:rFonts w:ascii="Helvetica" w:eastAsia="Times New Roman" w:hAnsi="Helvetica" w:cs="Helvetica"/>
            <w:color w:val="444444"/>
            <w:sz w:val="32"/>
            <w:szCs w:val="32"/>
          </w:rPr>
          <w:t>Q-9. How To Make Post Request In Node.Js?</w:t>
        </w:r>
      </w:ins>
    </w:p>
    <w:p w:rsidR="00C258C3" w:rsidRPr="00C258C3" w:rsidRDefault="00C258C3" w:rsidP="00C258C3">
      <w:pPr>
        <w:shd w:val="clear" w:color="auto" w:fill="FFFFFF"/>
        <w:spacing w:after="0" w:line="240" w:lineRule="auto"/>
        <w:textAlignment w:val="baseline"/>
        <w:rPr>
          <w:ins w:id="123" w:author="Unknown"/>
          <w:rFonts w:ascii="Helvetica" w:eastAsia="Times New Roman" w:hAnsi="Helvetica" w:cs="Helvetica"/>
          <w:color w:val="4D4D4D"/>
          <w:sz w:val="24"/>
          <w:szCs w:val="24"/>
        </w:rPr>
      </w:pPr>
      <w:ins w:id="124" w:author="Unknown">
        <w:r w:rsidRPr="00C258C3">
          <w:rPr>
            <w:rFonts w:ascii="inherit" w:eastAsia="Times New Roman" w:hAnsi="inherit" w:cs="Helvetica"/>
            <w:b/>
            <w:bCs/>
            <w:color w:val="4D4D4D"/>
            <w:sz w:val="24"/>
            <w:szCs w:val="24"/>
            <w:bdr w:val="none" w:sz="0" w:space="0" w:color="auto" w:frame="1"/>
          </w:rPr>
          <w:lastRenderedPageBreak/>
          <w:t>Answer.</w:t>
        </w:r>
      </w:ins>
    </w:p>
    <w:p w:rsidR="00C258C3" w:rsidRPr="00C258C3" w:rsidRDefault="00C258C3" w:rsidP="00C258C3">
      <w:pPr>
        <w:shd w:val="clear" w:color="auto" w:fill="FFFFFF"/>
        <w:spacing w:after="375" w:line="240" w:lineRule="auto"/>
        <w:textAlignment w:val="baseline"/>
        <w:rPr>
          <w:ins w:id="125" w:author="Unknown"/>
          <w:rFonts w:ascii="Helvetica" w:eastAsia="Times New Roman" w:hAnsi="Helvetica" w:cs="Helvetica"/>
          <w:color w:val="4D4D4D"/>
          <w:sz w:val="24"/>
          <w:szCs w:val="24"/>
        </w:rPr>
      </w:pPr>
      <w:ins w:id="126" w:author="Unknown">
        <w:r w:rsidRPr="00C258C3">
          <w:rPr>
            <w:rFonts w:ascii="Helvetica" w:eastAsia="Times New Roman" w:hAnsi="Helvetica" w:cs="Helvetica"/>
            <w:color w:val="4D4D4D"/>
            <w:sz w:val="24"/>
            <w:szCs w:val="24"/>
          </w:rPr>
          <w:t>Following code snippet can be used to make a Post Request in Node.js.</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127" w:author="Unknown"/>
          <w:rFonts w:ascii="Courier New" w:eastAsia="Times New Roman" w:hAnsi="Courier New" w:cs="Courier New"/>
          <w:color w:val="000000"/>
          <w:sz w:val="24"/>
          <w:szCs w:val="24"/>
          <w:bdr w:val="none" w:sz="0" w:space="0" w:color="auto" w:frame="1"/>
        </w:rPr>
      </w:pPr>
      <w:ins w:id="128" w:author="Unknown">
        <w:r w:rsidRPr="00C258C3">
          <w:rPr>
            <w:rFonts w:ascii="Courier New" w:eastAsia="Times New Roman" w:hAnsi="Courier New" w:cs="Courier New"/>
            <w:color w:val="000088"/>
            <w:sz w:val="24"/>
            <w:szCs w:val="24"/>
            <w:bdr w:val="none" w:sz="0" w:space="0" w:color="auto" w:frame="1"/>
          </w:rPr>
          <w:t>var</w:t>
        </w:r>
        <w:r w:rsidRPr="00C258C3">
          <w:rPr>
            <w:rFonts w:ascii="Courier New" w:eastAsia="Times New Roman" w:hAnsi="Courier New" w:cs="Courier New"/>
            <w:color w:val="000000"/>
            <w:sz w:val="24"/>
            <w:szCs w:val="24"/>
            <w:bdr w:val="none" w:sz="0" w:space="0" w:color="auto" w:frame="1"/>
          </w:rPr>
          <w:t xml:space="preserve"> request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0088"/>
            <w:sz w:val="24"/>
            <w:szCs w:val="24"/>
            <w:bdr w:val="none" w:sz="0" w:space="0" w:color="auto" w:frame="1"/>
          </w:rPr>
          <w:t>require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8800"/>
            <w:sz w:val="24"/>
            <w:szCs w:val="24"/>
            <w:bdr w:val="none" w:sz="0" w:space="0" w:color="auto" w:frame="1"/>
          </w:rPr>
          <w:t>'request'</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129" w:author="Unknown"/>
          <w:rFonts w:ascii="Courier New" w:eastAsia="Times New Roman" w:hAnsi="Courier New" w:cs="Courier New"/>
          <w:color w:val="000000"/>
          <w:sz w:val="24"/>
          <w:szCs w:val="24"/>
          <w:bdr w:val="none" w:sz="0" w:space="0" w:color="auto" w:frame="1"/>
        </w:rPr>
      </w:pPr>
      <w:ins w:id="130" w:author="Unknown">
        <w:r w:rsidRPr="00C258C3">
          <w:rPr>
            <w:rFonts w:ascii="Courier New" w:eastAsia="Times New Roman" w:hAnsi="Courier New" w:cs="Courier New"/>
            <w:color w:val="000000"/>
            <w:sz w:val="24"/>
            <w:szCs w:val="24"/>
            <w:bdr w:val="none" w:sz="0" w:space="0" w:color="auto" w:frame="1"/>
          </w:rPr>
          <w:t>request</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post</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131" w:author="Unknown"/>
          <w:rFonts w:ascii="Courier New" w:eastAsia="Times New Roman" w:hAnsi="Courier New" w:cs="Courier New"/>
          <w:color w:val="000000"/>
          <w:sz w:val="24"/>
          <w:szCs w:val="24"/>
          <w:bdr w:val="none" w:sz="0" w:space="0" w:color="auto" w:frame="1"/>
        </w:rPr>
      </w:pPr>
      <w:ins w:id="132" w:author="Unknown">
        <w:r w:rsidRPr="00C258C3">
          <w:rPr>
            <w:rFonts w:ascii="Courier New" w:eastAsia="Times New Roman" w:hAnsi="Courier New" w:cs="Courier New"/>
            <w:color w:val="008800"/>
            <w:sz w:val="24"/>
            <w:szCs w:val="24"/>
            <w:bdr w:val="none" w:sz="0" w:space="0" w:color="auto" w:frame="1"/>
          </w:rPr>
          <w:t>'http://www.example.com/action'</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133" w:author="Unknown"/>
          <w:rFonts w:ascii="Courier New" w:eastAsia="Times New Roman" w:hAnsi="Courier New" w:cs="Courier New"/>
          <w:color w:val="000000"/>
          <w:sz w:val="24"/>
          <w:szCs w:val="24"/>
          <w:bdr w:val="none" w:sz="0" w:space="0" w:color="auto" w:frame="1"/>
        </w:rPr>
      </w:pPr>
      <w:ins w:id="134" w:author="Unknown">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form</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key</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8800"/>
            <w:sz w:val="24"/>
            <w:szCs w:val="24"/>
            <w:bdr w:val="none" w:sz="0" w:space="0" w:color="auto" w:frame="1"/>
          </w:rPr>
          <w:t>'value'</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135" w:author="Unknown"/>
          <w:rFonts w:ascii="Courier New" w:eastAsia="Times New Roman" w:hAnsi="Courier New" w:cs="Courier New"/>
          <w:color w:val="000000"/>
          <w:sz w:val="24"/>
          <w:szCs w:val="24"/>
          <w:bdr w:val="none" w:sz="0" w:space="0" w:color="auto" w:frame="1"/>
        </w:rPr>
      </w:pPr>
      <w:ins w:id="136" w:author="Unknown">
        <w:r w:rsidRPr="00C258C3">
          <w:rPr>
            <w:rFonts w:ascii="Courier New" w:eastAsia="Times New Roman" w:hAnsi="Courier New" w:cs="Courier New"/>
            <w:color w:val="000088"/>
            <w:sz w:val="24"/>
            <w:szCs w:val="24"/>
            <w:bdr w:val="none" w:sz="0" w:space="0" w:color="auto" w:frame="1"/>
          </w:rPr>
          <w:t>function</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error</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response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body</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137" w:author="Unknown"/>
          <w:rFonts w:ascii="Courier New" w:eastAsia="Times New Roman" w:hAnsi="Courier New" w:cs="Courier New"/>
          <w:color w:val="000000"/>
          <w:sz w:val="24"/>
          <w:szCs w:val="24"/>
          <w:bdr w:val="none" w:sz="0" w:space="0" w:color="auto" w:frame="1"/>
        </w:rPr>
      </w:pPr>
      <w:ins w:id="138" w:author="Unknown">
        <w:r w:rsidRPr="00C258C3">
          <w:rPr>
            <w:rFonts w:ascii="Courier New" w:eastAsia="Times New Roman" w:hAnsi="Courier New" w:cs="Courier New"/>
            <w:color w:val="000088"/>
            <w:sz w:val="24"/>
            <w:szCs w:val="24"/>
            <w:bdr w:val="none" w:sz="0" w:space="0" w:color="auto" w:frame="1"/>
          </w:rPr>
          <w:t>if</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error </w:t>
        </w:r>
        <w:r w:rsidRPr="00C258C3">
          <w:rPr>
            <w:rFonts w:ascii="Courier New" w:eastAsia="Times New Roman" w:hAnsi="Courier New" w:cs="Courier New"/>
            <w:color w:val="666600"/>
            <w:sz w:val="24"/>
            <w:szCs w:val="24"/>
            <w:bdr w:val="none" w:sz="0" w:space="0" w:color="auto" w:frame="1"/>
          </w:rPr>
          <w:t>&amp;&amp;</w:t>
        </w:r>
        <w:r w:rsidRPr="00C258C3">
          <w:rPr>
            <w:rFonts w:ascii="Courier New" w:eastAsia="Times New Roman" w:hAnsi="Courier New" w:cs="Courier New"/>
            <w:color w:val="000000"/>
            <w:sz w:val="24"/>
            <w:szCs w:val="24"/>
            <w:bdr w:val="none" w:sz="0" w:space="0" w:color="auto" w:frame="1"/>
          </w:rPr>
          <w:t xml:space="preserve"> response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statusCode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6666"/>
            <w:sz w:val="24"/>
            <w:szCs w:val="24"/>
            <w:bdr w:val="none" w:sz="0" w:space="0" w:color="auto" w:frame="1"/>
          </w:rPr>
          <w:t>200</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139" w:author="Unknown"/>
          <w:rFonts w:ascii="Courier New" w:eastAsia="Times New Roman" w:hAnsi="Courier New" w:cs="Courier New"/>
          <w:color w:val="000000"/>
          <w:sz w:val="24"/>
          <w:szCs w:val="24"/>
          <w:bdr w:val="none" w:sz="0" w:space="0" w:color="auto" w:frame="1"/>
        </w:rPr>
      </w:pPr>
      <w:ins w:id="140" w:author="Unknown">
        <w:r w:rsidRPr="00C258C3">
          <w:rPr>
            <w:rFonts w:ascii="Courier New" w:eastAsia="Times New Roman" w:hAnsi="Courier New" w:cs="Courier New"/>
            <w:color w:val="000000"/>
            <w:sz w:val="24"/>
            <w:szCs w:val="24"/>
            <w:bdr w:val="none" w:sz="0" w:space="0" w:color="auto" w:frame="1"/>
          </w:rPr>
          <w:t>console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log</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body</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141" w:author="Unknown"/>
          <w:rFonts w:ascii="Courier New" w:eastAsia="Times New Roman" w:hAnsi="Courier New" w:cs="Courier New"/>
          <w:color w:val="000000"/>
          <w:sz w:val="24"/>
          <w:szCs w:val="24"/>
          <w:bdr w:val="none" w:sz="0" w:space="0" w:color="auto" w:frame="1"/>
        </w:rPr>
      </w:pPr>
      <w:ins w:id="142" w:author="Unknown">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143" w:author="Unknown"/>
          <w:rFonts w:ascii="Courier New" w:eastAsia="Times New Roman" w:hAnsi="Courier New" w:cs="Courier New"/>
          <w:color w:val="000000"/>
          <w:sz w:val="24"/>
          <w:szCs w:val="24"/>
          <w:bdr w:val="none" w:sz="0" w:space="0" w:color="auto" w:frame="1"/>
        </w:rPr>
      </w:pPr>
      <w:ins w:id="144" w:author="Unknown">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145" w:author="Unknown"/>
          <w:rFonts w:ascii="Courier New" w:eastAsia="Times New Roman" w:hAnsi="Courier New" w:cs="Courier New"/>
          <w:color w:val="444444"/>
          <w:sz w:val="24"/>
          <w:szCs w:val="24"/>
        </w:rPr>
      </w:pPr>
      <w:ins w:id="146" w:author="Unknown">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FFFFFF"/>
        <w:spacing w:after="375" w:line="240" w:lineRule="auto"/>
        <w:textAlignment w:val="baseline"/>
        <w:rPr>
          <w:ins w:id="147" w:author="Unknown"/>
          <w:rFonts w:ascii="Helvetica" w:eastAsia="Times New Roman" w:hAnsi="Helvetica" w:cs="Helvetica"/>
          <w:color w:val="4D4D4D"/>
          <w:sz w:val="24"/>
          <w:szCs w:val="24"/>
        </w:rPr>
      </w:pPr>
      <w:ins w:id="148"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149" w:author="Unknown"/>
          <w:rFonts w:ascii="Helvetica" w:eastAsia="Times New Roman" w:hAnsi="Helvetica" w:cs="Helvetica"/>
          <w:color w:val="444444"/>
          <w:sz w:val="32"/>
          <w:szCs w:val="32"/>
        </w:rPr>
      </w:pPr>
      <w:ins w:id="150" w:author="Unknown">
        <w:r w:rsidRPr="00C258C3">
          <w:rPr>
            <w:rFonts w:ascii="Helvetica" w:eastAsia="Times New Roman" w:hAnsi="Helvetica" w:cs="Helvetica"/>
            <w:color w:val="444444"/>
            <w:sz w:val="32"/>
            <w:szCs w:val="32"/>
          </w:rPr>
          <w:t>Q-10. What Is Callback In Node.Js?</w:t>
        </w:r>
      </w:ins>
    </w:p>
    <w:p w:rsidR="00C258C3" w:rsidRPr="00C258C3" w:rsidRDefault="00C258C3" w:rsidP="00C258C3">
      <w:pPr>
        <w:shd w:val="clear" w:color="auto" w:fill="FFFFFF"/>
        <w:spacing w:after="0" w:line="240" w:lineRule="auto"/>
        <w:textAlignment w:val="baseline"/>
        <w:rPr>
          <w:ins w:id="151" w:author="Unknown"/>
          <w:rFonts w:ascii="Helvetica" w:eastAsia="Times New Roman" w:hAnsi="Helvetica" w:cs="Helvetica"/>
          <w:color w:val="4D4D4D"/>
          <w:sz w:val="24"/>
          <w:szCs w:val="24"/>
        </w:rPr>
      </w:pPr>
      <w:ins w:id="152"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153" w:author="Unknown"/>
          <w:rFonts w:ascii="Helvetica" w:eastAsia="Times New Roman" w:hAnsi="Helvetica" w:cs="Helvetica"/>
          <w:color w:val="4D4D4D"/>
          <w:sz w:val="24"/>
          <w:szCs w:val="24"/>
        </w:rPr>
      </w:pPr>
      <w:ins w:id="154" w:author="Unknown">
        <w:r w:rsidRPr="00C258C3">
          <w:rPr>
            <w:rFonts w:ascii="Helvetica" w:eastAsia="Times New Roman" w:hAnsi="Helvetica" w:cs="Helvetica"/>
            <w:color w:val="4D4D4D"/>
            <w:sz w:val="24"/>
            <w:szCs w:val="24"/>
          </w:rPr>
          <w:t>We may call “callback” as an asynchronous equivalent for a function. Node.js makes heavy use of callbacks and triggers it at the completion of a given task. All the APIs of Node.js are written in such a way that they support callbacks.</w:t>
        </w:r>
      </w:ins>
    </w:p>
    <w:p w:rsidR="00C258C3" w:rsidRPr="00C258C3" w:rsidRDefault="00C258C3" w:rsidP="00C258C3">
      <w:pPr>
        <w:shd w:val="clear" w:color="auto" w:fill="FFFFFF"/>
        <w:spacing w:after="375" w:line="240" w:lineRule="auto"/>
        <w:textAlignment w:val="baseline"/>
        <w:rPr>
          <w:ins w:id="155" w:author="Unknown"/>
          <w:rFonts w:ascii="Helvetica" w:eastAsia="Times New Roman" w:hAnsi="Helvetica" w:cs="Helvetica"/>
          <w:color w:val="4D4D4D"/>
          <w:sz w:val="24"/>
          <w:szCs w:val="24"/>
        </w:rPr>
      </w:pPr>
      <w:ins w:id="156" w:author="Unknown">
        <w:r w:rsidRPr="00C258C3">
          <w:rPr>
            <w:rFonts w:ascii="Helvetica" w:eastAsia="Times New Roman" w:hAnsi="Helvetica" w:cs="Helvetica"/>
            <w:color w:val="4D4D4D"/>
            <w:sz w:val="24"/>
            <w:szCs w:val="24"/>
          </w:rPr>
          <w:t>For example, suppose we have a function to read a file, as soon as it starts reading the file, Node.js return the control immediately to the execution environment so that the next instruction can be executed. Once file read operation is complete, it will call the callback function and pass the contents of the file as its arguments. Hence, there is no blocking or wait, due to File I/O. This functionality makes Node.js as highly scalable, using it processes a high number of requests without waiting for any function to return the expected result.</w:t>
        </w:r>
      </w:ins>
    </w:p>
    <w:p w:rsidR="00C258C3" w:rsidRPr="00C258C3" w:rsidRDefault="00C258C3" w:rsidP="00C258C3">
      <w:pPr>
        <w:shd w:val="clear" w:color="auto" w:fill="FFFFFF"/>
        <w:spacing w:after="375" w:line="240" w:lineRule="auto"/>
        <w:textAlignment w:val="baseline"/>
        <w:rPr>
          <w:ins w:id="157" w:author="Unknown"/>
          <w:rFonts w:ascii="Helvetica" w:eastAsia="Times New Roman" w:hAnsi="Helvetica" w:cs="Helvetica"/>
          <w:color w:val="4D4D4D"/>
          <w:sz w:val="24"/>
          <w:szCs w:val="24"/>
        </w:rPr>
      </w:pPr>
      <w:ins w:id="158"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159" w:author="Unknown"/>
          <w:rFonts w:ascii="Helvetica" w:eastAsia="Times New Roman" w:hAnsi="Helvetica" w:cs="Helvetica"/>
          <w:color w:val="444444"/>
          <w:sz w:val="32"/>
          <w:szCs w:val="32"/>
        </w:rPr>
      </w:pPr>
      <w:ins w:id="160" w:author="Unknown">
        <w:r w:rsidRPr="00C258C3">
          <w:rPr>
            <w:rFonts w:ascii="Helvetica" w:eastAsia="Times New Roman" w:hAnsi="Helvetica" w:cs="Helvetica"/>
            <w:color w:val="444444"/>
            <w:sz w:val="32"/>
            <w:szCs w:val="32"/>
          </w:rPr>
          <w:t>Q-11. What Is Callback Hell?</w:t>
        </w:r>
      </w:ins>
    </w:p>
    <w:p w:rsidR="00C258C3" w:rsidRPr="00C258C3" w:rsidRDefault="00C258C3" w:rsidP="00C258C3">
      <w:pPr>
        <w:shd w:val="clear" w:color="auto" w:fill="FFFFFF"/>
        <w:spacing w:after="0" w:line="240" w:lineRule="auto"/>
        <w:textAlignment w:val="baseline"/>
        <w:rPr>
          <w:ins w:id="161" w:author="Unknown"/>
          <w:rFonts w:ascii="Helvetica" w:eastAsia="Times New Roman" w:hAnsi="Helvetica" w:cs="Helvetica"/>
          <w:color w:val="4D4D4D"/>
          <w:sz w:val="24"/>
          <w:szCs w:val="24"/>
        </w:rPr>
      </w:pPr>
      <w:ins w:id="162"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163" w:author="Unknown"/>
          <w:rFonts w:ascii="Helvetica" w:eastAsia="Times New Roman" w:hAnsi="Helvetica" w:cs="Helvetica"/>
          <w:color w:val="4D4D4D"/>
          <w:sz w:val="24"/>
          <w:szCs w:val="24"/>
        </w:rPr>
      </w:pPr>
      <w:ins w:id="164" w:author="Unknown">
        <w:r w:rsidRPr="00C258C3">
          <w:rPr>
            <w:rFonts w:ascii="Helvetica" w:eastAsia="Times New Roman" w:hAnsi="Helvetica" w:cs="Helvetica"/>
            <w:color w:val="4D4D4D"/>
            <w:sz w:val="24"/>
            <w:szCs w:val="24"/>
          </w:rPr>
          <w:t>Initially, you may praise Callback after learning about it. Callback hell is heavily nested callbacks which make the code unreadable and difficult to maintain.</w:t>
        </w:r>
      </w:ins>
    </w:p>
    <w:p w:rsidR="00C258C3" w:rsidRPr="00C258C3" w:rsidRDefault="00C258C3" w:rsidP="00C258C3">
      <w:pPr>
        <w:shd w:val="clear" w:color="auto" w:fill="FFFFFF"/>
        <w:spacing w:after="375" w:line="240" w:lineRule="auto"/>
        <w:textAlignment w:val="baseline"/>
        <w:rPr>
          <w:ins w:id="165" w:author="Unknown"/>
          <w:rFonts w:ascii="Helvetica" w:eastAsia="Times New Roman" w:hAnsi="Helvetica" w:cs="Helvetica"/>
          <w:color w:val="4D4D4D"/>
          <w:sz w:val="24"/>
          <w:szCs w:val="24"/>
        </w:rPr>
      </w:pPr>
      <w:ins w:id="166" w:author="Unknown">
        <w:r w:rsidRPr="00C258C3">
          <w:rPr>
            <w:rFonts w:ascii="Helvetica" w:eastAsia="Times New Roman" w:hAnsi="Helvetica" w:cs="Helvetica"/>
            <w:color w:val="4D4D4D"/>
            <w:sz w:val="24"/>
            <w:szCs w:val="24"/>
          </w:rPr>
          <w:t>Let’s see the following code example.</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167" w:author="Unknown"/>
          <w:rFonts w:ascii="Courier New" w:eastAsia="Times New Roman" w:hAnsi="Courier New" w:cs="Courier New"/>
          <w:color w:val="000000"/>
          <w:sz w:val="24"/>
          <w:szCs w:val="24"/>
          <w:bdr w:val="none" w:sz="0" w:space="0" w:color="auto" w:frame="1"/>
        </w:rPr>
      </w:pPr>
      <w:ins w:id="168" w:author="Unknown">
        <w:r w:rsidRPr="00C258C3">
          <w:rPr>
            <w:rFonts w:ascii="Courier New" w:eastAsia="Times New Roman" w:hAnsi="Courier New" w:cs="Courier New"/>
            <w:color w:val="000000"/>
            <w:sz w:val="24"/>
            <w:szCs w:val="24"/>
            <w:bdr w:val="none" w:sz="0" w:space="0" w:color="auto" w:frame="1"/>
          </w:rPr>
          <w:t>downloadPhoto</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8800"/>
            <w:sz w:val="24"/>
            <w:szCs w:val="24"/>
            <w:bdr w:val="none" w:sz="0" w:space="0" w:color="auto" w:frame="1"/>
          </w:rPr>
          <w:t>'http://coolcats.com/cat.gif'</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displayPhoto</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169" w:author="Unknown"/>
          <w:rFonts w:ascii="Courier New" w:eastAsia="Times New Roman" w:hAnsi="Courier New" w:cs="Courier New"/>
          <w:color w:val="000000"/>
          <w:sz w:val="24"/>
          <w:szCs w:val="24"/>
          <w:bdr w:val="none" w:sz="0" w:space="0" w:color="auto" w:frame="1"/>
        </w:rPr>
      </w:pPr>
      <w:ins w:id="170" w:author="Unknown">
        <w:r w:rsidRPr="00C258C3">
          <w:rPr>
            <w:rFonts w:ascii="Courier New" w:eastAsia="Times New Roman" w:hAnsi="Courier New" w:cs="Courier New"/>
            <w:color w:val="000088"/>
            <w:sz w:val="24"/>
            <w:szCs w:val="24"/>
            <w:bdr w:val="none" w:sz="0" w:space="0" w:color="auto" w:frame="1"/>
          </w:rPr>
          <w:t>function</w:t>
        </w:r>
        <w:r w:rsidRPr="00C258C3">
          <w:rPr>
            <w:rFonts w:ascii="Courier New" w:eastAsia="Times New Roman" w:hAnsi="Courier New" w:cs="Courier New"/>
            <w:color w:val="000000"/>
            <w:sz w:val="24"/>
            <w:szCs w:val="24"/>
            <w:bdr w:val="none" w:sz="0" w:space="0" w:color="auto" w:frame="1"/>
          </w:rPr>
          <w:t xml:space="preserve"> displayPhoto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error</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photo</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171" w:author="Unknown"/>
          <w:rFonts w:ascii="Courier New" w:eastAsia="Times New Roman" w:hAnsi="Courier New" w:cs="Courier New"/>
          <w:color w:val="000000"/>
          <w:sz w:val="24"/>
          <w:szCs w:val="24"/>
          <w:bdr w:val="none" w:sz="0" w:space="0" w:color="auto" w:frame="1"/>
        </w:rPr>
      </w:pPr>
      <w:ins w:id="172" w:author="Unknown">
        <w:r w:rsidRPr="00C258C3">
          <w:rPr>
            <w:rFonts w:ascii="Courier New" w:eastAsia="Times New Roman" w:hAnsi="Courier New" w:cs="Courier New"/>
            <w:color w:val="000088"/>
            <w:sz w:val="24"/>
            <w:szCs w:val="24"/>
            <w:bdr w:val="none" w:sz="0" w:space="0" w:color="auto" w:frame="1"/>
          </w:rPr>
          <w:lastRenderedPageBreak/>
          <w:t>if</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error</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console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error</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8800"/>
            <w:sz w:val="24"/>
            <w:szCs w:val="24"/>
            <w:bdr w:val="none" w:sz="0" w:space="0" w:color="auto" w:frame="1"/>
          </w:rPr>
          <w:t>'Download error!'</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error</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173" w:author="Unknown"/>
          <w:rFonts w:ascii="Courier New" w:eastAsia="Times New Roman" w:hAnsi="Courier New" w:cs="Courier New"/>
          <w:color w:val="000000"/>
          <w:sz w:val="24"/>
          <w:szCs w:val="24"/>
          <w:bdr w:val="none" w:sz="0" w:space="0" w:color="auto" w:frame="1"/>
        </w:rPr>
      </w:pPr>
      <w:ins w:id="174" w:author="Unknown">
        <w:r w:rsidRPr="00C258C3">
          <w:rPr>
            <w:rFonts w:ascii="Courier New" w:eastAsia="Times New Roman" w:hAnsi="Courier New" w:cs="Courier New"/>
            <w:color w:val="000088"/>
            <w:sz w:val="24"/>
            <w:szCs w:val="24"/>
            <w:bdr w:val="none" w:sz="0" w:space="0" w:color="auto" w:frame="1"/>
          </w:rPr>
          <w:t>else</w:t>
        </w:r>
        <w:r w:rsidRPr="00C258C3">
          <w:rPr>
            <w:rFonts w:ascii="Courier New" w:eastAsia="Times New Roman" w:hAnsi="Courier New" w:cs="Courier New"/>
            <w:color w:val="000000"/>
            <w:sz w:val="24"/>
            <w:szCs w:val="24"/>
            <w:bdr w:val="none" w:sz="0" w:space="0" w:color="auto" w:frame="1"/>
          </w:rPr>
          <w:t xml:space="preserve"> console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log</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8800"/>
            <w:sz w:val="24"/>
            <w:szCs w:val="24"/>
            <w:bdr w:val="none" w:sz="0" w:space="0" w:color="auto" w:frame="1"/>
          </w:rPr>
          <w:t>'Download finished'</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photo</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175" w:author="Unknown"/>
          <w:rFonts w:ascii="Courier New" w:eastAsia="Times New Roman" w:hAnsi="Courier New" w:cs="Courier New"/>
          <w:color w:val="000000"/>
          <w:sz w:val="24"/>
          <w:szCs w:val="24"/>
          <w:bdr w:val="none" w:sz="0" w:space="0" w:color="auto" w:frame="1"/>
        </w:rPr>
      </w:pPr>
      <w:ins w:id="176" w:author="Unknown">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177" w:author="Unknown"/>
          <w:rFonts w:ascii="Courier New" w:eastAsia="Times New Roman" w:hAnsi="Courier New" w:cs="Courier New"/>
          <w:color w:val="444444"/>
          <w:sz w:val="24"/>
          <w:szCs w:val="24"/>
        </w:rPr>
      </w:pPr>
      <w:ins w:id="178" w:author="Unknown">
        <w:r w:rsidRPr="00C258C3">
          <w:rPr>
            <w:rFonts w:ascii="Courier New" w:eastAsia="Times New Roman" w:hAnsi="Courier New" w:cs="Courier New"/>
            <w:color w:val="000000"/>
            <w:sz w:val="24"/>
            <w:szCs w:val="24"/>
            <w:bdr w:val="none" w:sz="0" w:space="0" w:color="auto" w:frame="1"/>
          </w:rPr>
          <w:t>console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log</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8800"/>
            <w:sz w:val="24"/>
            <w:szCs w:val="24"/>
            <w:bdr w:val="none" w:sz="0" w:space="0" w:color="auto" w:frame="1"/>
          </w:rPr>
          <w:t>'Download started'</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FFFFFF"/>
        <w:spacing w:after="375" w:line="240" w:lineRule="auto"/>
        <w:textAlignment w:val="baseline"/>
        <w:rPr>
          <w:ins w:id="179" w:author="Unknown"/>
          <w:rFonts w:ascii="Helvetica" w:eastAsia="Times New Roman" w:hAnsi="Helvetica" w:cs="Helvetica"/>
          <w:color w:val="4D4D4D"/>
          <w:sz w:val="24"/>
          <w:szCs w:val="24"/>
        </w:rPr>
      </w:pPr>
      <w:ins w:id="180" w:author="Unknown">
        <w:r w:rsidRPr="00C258C3">
          <w:rPr>
            <w:rFonts w:ascii="Helvetica" w:eastAsia="Times New Roman" w:hAnsi="Helvetica" w:cs="Helvetica"/>
            <w:color w:val="4D4D4D"/>
            <w:sz w:val="24"/>
            <w:szCs w:val="24"/>
          </w:rPr>
          <w:t>In this scenario, Node.js first declares the “displayPhoto” function. After that, it calls the “downloadPhoto” function and pass the “displayPhoto” function as its callback. Finally, the code prints ‘Download started’ on the console. The “displayPhoto” will be executed only after “downloadPhoto” completes the execution of all its tasks.</w:t>
        </w:r>
      </w:ins>
    </w:p>
    <w:p w:rsidR="00C258C3" w:rsidRPr="00C258C3" w:rsidRDefault="00C258C3" w:rsidP="00C258C3">
      <w:pPr>
        <w:shd w:val="clear" w:color="auto" w:fill="FFFFFF"/>
        <w:spacing w:after="375" w:line="240" w:lineRule="auto"/>
        <w:textAlignment w:val="baseline"/>
        <w:rPr>
          <w:ins w:id="181" w:author="Unknown"/>
          <w:rFonts w:ascii="Helvetica" w:eastAsia="Times New Roman" w:hAnsi="Helvetica" w:cs="Helvetica"/>
          <w:color w:val="4D4D4D"/>
          <w:sz w:val="24"/>
          <w:szCs w:val="24"/>
        </w:rPr>
      </w:pPr>
      <w:ins w:id="182"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183" w:author="Unknown"/>
          <w:rFonts w:ascii="Helvetica" w:eastAsia="Times New Roman" w:hAnsi="Helvetica" w:cs="Helvetica"/>
          <w:color w:val="444444"/>
          <w:sz w:val="32"/>
          <w:szCs w:val="32"/>
        </w:rPr>
      </w:pPr>
      <w:ins w:id="184" w:author="Unknown">
        <w:r w:rsidRPr="00C258C3">
          <w:rPr>
            <w:rFonts w:ascii="Helvetica" w:eastAsia="Times New Roman" w:hAnsi="Helvetica" w:cs="Helvetica"/>
            <w:color w:val="444444"/>
            <w:sz w:val="32"/>
            <w:szCs w:val="32"/>
          </w:rPr>
          <w:t>Q-12. How To Avoid Callback Hell In Node.Js?</w:t>
        </w:r>
      </w:ins>
    </w:p>
    <w:p w:rsidR="00C258C3" w:rsidRPr="00C258C3" w:rsidRDefault="00C258C3" w:rsidP="00C258C3">
      <w:pPr>
        <w:shd w:val="clear" w:color="auto" w:fill="FFFFFF"/>
        <w:spacing w:after="0" w:line="240" w:lineRule="auto"/>
        <w:textAlignment w:val="baseline"/>
        <w:rPr>
          <w:ins w:id="185" w:author="Unknown"/>
          <w:rFonts w:ascii="Helvetica" w:eastAsia="Times New Roman" w:hAnsi="Helvetica" w:cs="Helvetica"/>
          <w:color w:val="4D4D4D"/>
          <w:sz w:val="24"/>
          <w:szCs w:val="24"/>
        </w:rPr>
      </w:pPr>
      <w:ins w:id="186"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187" w:author="Unknown"/>
          <w:rFonts w:ascii="Helvetica" w:eastAsia="Times New Roman" w:hAnsi="Helvetica" w:cs="Helvetica"/>
          <w:color w:val="4D4D4D"/>
          <w:sz w:val="24"/>
          <w:szCs w:val="24"/>
        </w:rPr>
      </w:pPr>
      <w:ins w:id="188" w:author="Unknown">
        <w:r w:rsidRPr="00C258C3">
          <w:rPr>
            <w:rFonts w:ascii="Helvetica" w:eastAsia="Times New Roman" w:hAnsi="Helvetica" w:cs="Helvetica"/>
            <w:color w:val="4D4D4D"/>
            <w:sz w:val="24"/>
            <w:szCs w:val="24"/>
          </w:rPr>
          <w:t>Node.js internally uses a single-threaded event loop to process queued events. But this approach may lead to blocking the entire process if there is a task running longer than expected.</w:t>
        </w:r>
      </w:ins>
    </w:p>
    <w:p w:rsidR="00C258C3" w:rsidRPr="00C258C3" w:rsidRDefault="00C258C3" w:rsidP="00C258C3">
      <w:pPr>
        <w:shd w:val="clear" w:color="auto" w:fill="FFFFFF"/>
        <w:spacing w:after="375" w:line="240" w:lineRule="auto"/>
        <w:textAlignment w:val="baseline"/>
        <w:rPr>
          <w:ins w:id="189" w:author="Unknown"/>
          <w:rFonts w:ascii="Helvetica" w:eastAsia="Times New Roman" w:hAnsi="Helvetica" w:cs="Helvetica"/>
          <w:color w:val="4D4D4D"/>
          <w:sz w:val="24"/>
          <w:szCs w:val="24"/>
        </w:rPr>
      </w:pPr>
      <w:ins w:id="190" w:author="Unknown">
        <w:r w:rsidRPr="00C258C3">
          <w:rPr>
            <w:rFonts w:ascii="Helvetica" w:eastAsia="Times New Roman" w:hAnsi="Helvetica" w:cs="Helvetica"/>
            <w:color w:val="4D4D4D"/>
            <w:sz w:val="24"/>
            <w:szCs w:val="24"/>
          </w:rPr>
          <w:t>Node.js addresses this problem by incorporating callbacks also known as higher-order functions. So whenever a long-running process finishes its execution, it triggers the callback associated. With this approach, it can allow the code execution to continue past the long-running task.</w:t>
        </w:r>
      </w:ins>
    </w:p>
    <w:p w:rsidR="00C258C3" w:rsidRPr="00C258C3" w:rsidRDefault="00C258C3" w:rsidP="00C258C3">
      <w:pPr>
        <w:shd w:val="clear" w:color="auto" w:fill="FFFFFF"/>
        <w:spacing w:after="375" w:line="240" w:lineRule="auto"/>
        <w:textAlignment w:val="baseline"/>
        <w:rPr>
          <w:ins w:id="191" w:author="Unknown"/>
          <w:rFonts w:ascii="Helvetica" w:eastAsia="Times New Roman" w:hAnsi="Helvetica" w:cs="Helvetica"/>
          <w:color w:val="4D4D4D"/>
          <w:sz w:val="24"/>
          <w:szCs w:val="24"/>
        </w:rPr>
      </w:pPr>
      <w:ins w:id="192" w:author="Unknown">
        <w:r w:rsidRPr="00C258C3">
          <w:rPr>
            <w:rFonts w:ascii="Helvetica" w:eastAsia="Times New Roman" w:hAnsi="Helvetica" w:cs="Helvetica"/>
            <w:color w:val="4D4D4D"/>
            <w:sz w:val="24"/>
            <w:szCs w:val="24"/>
          </w:rPr>
          <w:t>However, the above solution looks extremely promising. But sometimes, it could lead to complex and unreadable code. More the no. of callbacks, longer the chain of returning callbacks would be. Just see the below example.</w:t>
        </w:r>
      </w:ins>
    </w:p>
    <w:p w:rsidR="00C258C3" w:rsidRPr="00C258C3" w:rsidRDefault="00C258C3" w:rsidP="00C258C3">
      <w:pPr>
        <w:shd w:val="clear" w:color="auto" w:fill="FFFFFF"/>
        <w:spacing w:after="375" w:line="240" w:lineRule="auto"/>
        <w:textAlignment w:val="baseline"/>
        <w:rPr>
          <w:ins w:id="193" w:author="Unknown"/>
          <w:rFonts w:ascii="Helvetica" w:eastAsia="Times New Roman" w:hAnsi="Helvetica" w:cs="Helvetica"/>
          <w:color w:val="4D4D4D"/>
          <w:sz w:val="24"/>
          <w:szCs w:val="24"/>
        </w:rPr>
      </w:pPr>
      <w:ins w:id="194" w:author="Unknown">
        <w:r w:rsidRPr="00C258C3">
          <w:rPr>
            <w:rFonts w:ascii="Helvetica" w:eastAsia="Times New Roman" w:hAnsi="Helvetica" w:cs="Helvetica"/>
            <w:color w:val="4D4D4D"/>
            <w:sz w:val="24"/>
            <w:szCs w:val="24"/>
          </w:rPr>
          <w:t>With such an unprecedented complexity, it’s hard to debug the code and can cause you a whole lot of time. There are four solutions which can address the callback hell problem.</w:t>
        </w:r>
      </w:ins>
    </w:p>
    <w:p w:rsidR="00C258C3" w:rsidRPr="00C258C3" w:rsidRDefault="00C258C3" w:rsidP="00C258C3">
      <w:pPr>
        <w:shd w:val="clear" w:color="auto" w:fill="FFFFFF"/>
        <w:spacing w:after="225" w:line="240" w:lineRule="auto"/>
        <w:textAlignment w:val="baseline"/>
        <w:outlineLvl w:val="3"/>
        <w:rPr>
          <w:ins w:id="195" w:author="Unknown"/>
          <w:rFonts w:ascii="Helvetica" w:eastAsia="Times New Roman" w:hAnsi="Helvetica" w:cs="Helvetica"/>
          <w:color w:val="444444"/>
          <w:sz w:val="29"/>
          <w:szCs w:val="29"/>
        </w:rPr>
      </w:pPr>
      <w:ins w:id="196" w:author="Unknown">
        <w:r w:rsidRPr="00C258C3">
          <w:rPr>
            <w:rFonts w:ascii="Helvetica" w:eastAsia="Times New Roman" w:hAnsi="Helvetica" w:cs="Helvetica"/>
            <w:color w:val="444444"/>
            <w:sz w:val="29"/>
            <w:szCs w:val="29"/>
          </w:rPr>
          <w:t>1. Make Your Program Modular.</w:t>
        </w:r>
      </w:ins>
    </w:p>
    <w:p w:rsidR="00C258C3" w:rsidRPr="00C258C3" w:rsidRDefault="00C258C3" w:rsidP="00C258C3">
      <w:pPr>
        <w:shd w:val="clear" w:color="auto" w:fill="FFFFFF"/>
        <w:spacing w:after="375" w:line="240" w:lineRule="auto"/>
        <w:textAlignment w:val="baseline"/>
        <w:rPr>
          <w:ins w:id="197" w:author="Unknown"/>
          <w:rFonts w:ascii="Helvetica" w:eastAsia="Times New Roman" w:hAnsi="Helvetica" w:cs="Helvetica"/>
          <w:color w:val="4D4D4D"/>
          <w:sz w:val="24"/>
          <w:szCs w:val="24"/>
        </w:rPr>
      </w:pPr>
      <w:ins w:id="198" w:author="Unknown">
        <w:r w:rsidRPr="00C258C3">
          <w:rPr>
            <w:rFonts w:ascii="Helvetica" w:eastAsia="Times New Roman" w:hAnsi="Helvetica" w:cs="Helvetica"/>
            <w:color w:val="4D4D4D"/>
            <w:sz w:val="24"/>
            <w:szCs w:val="24"/>
          </w:rPr>
          <w:t>It proposes to split the logic into smaller modules. And then join them together from the main module to achieve the desired result.</w:t>
        </w:r>
      </w:ins>
    </w:p>
    <w:p w:rsidR="00C258C3" w:rsidRPr="00C258C3" w:rsidRDefault="00C258C3" w:rsidP="00C258C3">
      <w:pPr>
        <w:shd w:val="clear" w:color="auto" w:fill="FFFFFF"/>
        <w:spacing w:after="225" w:line="240" w:lineRule="auto"/>
        <w:textAlignment w:val="baseline"/>
        <w:outlineLvl w:val="3"/>
        <w:rPr>
          <w:ins w:id="199" w:author="Unknown"/>
          <w:rFonts w:ascii="Helvetica" w:eastAsia="Times New Roman" w:hAnsi="Helvetica" w:cs="Helvetica"/>
          <w:color w:val="444444"/>
          <w:sz w:val="29"/>
          <w:szCs w:val="29"/>
        </w:rPr>
      </w:pPr>
      <w:ins w:id="200" w:author="Unknown">
        <w:r w:rsidRPr="00C258C3">
          <w:rPr>
            <w:rFonts w:ascii="Helvetica" w:eastAsia="Times New Roman" w:hAnsi="Helvetica" w:cs="Helvetica"/>
            <w:color w:val="444444"/>
            <w:sz w:val="29"/>
            <w:szCs w:val="29"/>
          </w:rPr>
          <w:t>2. Use Async Mechanism.</w:t>
        </w:r>
      </w:ins>
    </w:p>
    <w:p w:rsidR="00C258C3" w:rsidRPr="00C258C3" w:rsidRDefault="00C258C3" w:rsidP="00C258C3">
      <w:pPr>
        <w:shd w:val="clear" w:color="auto" w:fill="FFFFFF"/>
        <w:spacing w:after="375" w:line="240" w:lineRule="auto"/>
        <w:textAlignment w:val="baseline"/>
        <w:rPr>
          <w:ins w:id="201" w:author="Unknown"/>
          <w:rFonts w:ascii="Helvetica" w:eastAsia="Times New Roman" w:hAnsi="Helvetica" w:cs="Helvetica"/>
          <w:color w:val="4D4D4D"/>
          <w:sz w:val="24"/>
          <w:szCs w:val="24"/>
        </w:rPr>
      </w:pPr>
      <w:ins w:id="202" w:author="Unknown">
        <w:r w:rsidRPr="00C258C3">
          <w:rPr>
            <w:rFonts w:ascii="Helvetica" w:eastAsia="Times New Roman" w:hAnsi="Helvetica" w:cs="Helvetica"/>
            <w:color w:val="4D4D4D"/>
            <w:sz w:val="24"/>
            <w:szCs w:val="24"/>
          </w:rPr>
          <w:t>It is a widely used Node.js module which provides a sequential flow of execution.</w:t>
        </w:r>
      </w:ins>
    </w:p>
    <w:p w:rsidR="00C258C3" w:rsidRPr="00C258C3" w:rsidRDefault="00C258C3" w:rsidP="00C258C3">
      <w:pPr>
        <w:shd w:val="clear" w:color="auto" w:fill="FFFFFF"/>
        <w:spacing w:after="375" w:line="240" w:lineRule="auto"/>
        <w:textAlignment w:val="baseline"/>
        <w:rPr>
          <w:ins w:id="203" w:author="Unknown"/>
          <w:rFonts w:ascii="Helvetica" w:eastAsia="Times New Roman" w:hAnsi="Helvetica" w:cs="Helvetica"/>
          <w:color w:val="4D4D4D"/>
          <w:sz w:val="24"/>
          <w:szCs w:val="24"/>
        </w:rPr>
      </w:pPr>
      <w:ins w:id="204" w:author="Unknown">
        <w:r w:rsidRPr="00C258C3">
          <w:rPr>
            <w:rFonts w:ascii="Helvetica" w:eastAsia="Times New Roman" w:hAnsi="Helvetica" w:cs="Helvetica"/>
            <w:color w:val="4D4D4D"/>
            <w:sz w:val="24"/>
            <w:szCs w:val="24"/>
          </w:rPr>
          <w:t>The async module has &lt;async.waterfall&gt; API which passes data from one operation to other using the next callback.</w:t>
        </w:r>
      </w:ins>
    </w:p>
    <w:p w:rsidR="00C258C3" w:rsidRPr="00C258C3" w:rsidRDefault="00C258C3" w:rsidP="00C258C3">
      <w:pPr>
        <w:shd w:val="clear" w:color="auto" w:fill="FFFFFF"/>
        <w:spacing w:after="375" w:line="240" w:lineRule="auto"/>
        <w:textAlignment w:val="baseline"/>
        <w:rPr>
          <w:ins w:id="205" w:author="Unknown"/>
          <w:rFonts w:ascii="Helvetica" w:eastAsia="Times New Roman" w:hAnsi="Helvetica" w:cs="Helvetica"/>
          <w:color w:val="4D4D4D"/>
          <w:sz w:val="24"/>
          <w:szCs w:val="24"/>
        </w:rPr>
      </w:pPr>
      <w:ins w:id="206" w:author="Unknown">
        <w:r w:rsidRPr="00C258C3">
          <w:rPr>
            <w:rFonts w:ascii="Helvetica" w:eastAsia="Times New Roman" w:hAnsi="Helvetica" w:cs="Helvetica"/>
            <w:color w:val="4D4D4D"/>
            <w:sz w:val="24"/>
            <w:szCs w:val="24"/>
          </w:rPr>
          <w:lastRenderedPageBreak/>
          <w:t>Another async API &lt;async.map&gt; allows iterating over a list of items in parallel and calls back with another list of results.</w:t>
        </w:r>
      </w:ins>
    </w:p>
    <w:p w:rsidR="00C258C3" w:rsidRPr="00C258C3" w:rsidRDefault="00C258C3" w:rsidP="00C258C3">
      <w:pPr>
        <w:shd w:val="clear" w:color="auto" w:fill="FFFFFF"/>
        <w:spacing w:after="375" w:line="240" w:lineRule="auto"/>
        <w:textAlignment w:val="baseline"/>
        <w:rPr>
          <w:ins w:id="207" w:author="Unknown"/>
          <w:rFonts w:ascii="Helvetica" w:eastAsia="Times New Roman" w:hAnsi="Helvetica" w:cs="Helvetica"/>
          <w:color w:val="4D4D4D"/>
          <w:sz w:val="24"/>
          <w:szCs w:val="24"/>
        </w:rPr>
      </w:pPr>
      <w:ins w:id="208" w:author="Unknown">
        <w:r w:rsidRPr="00C258C3">
          <w:rPr>
            <w:rFonts w:ascii="Helvetica" w:eastAsia="Times New Roman" w:hAnsi="Helvetica" w:cs="Helvetica"/>
            <w:color w:val="4D4D4D"/>
            <w:sz w:val="24"/>
            <w:szCs w:val="24"/>
          </w:rPr>
          <w:t>With the async approach, the caller’s callback gets called only once. The caller here is the main method using the async module.</w:t>
        </w:r>
      </w:ins>
    </w:p>
    <w:p w:rsidR="00C258C3" w:rsidRPr="00C258C3" w:rsidRDefault="00C258C3" w:rsidP="00C258C3">
      <w:pPr>
        <w:shd w:val="clear" w:color="auto" w:fill="FFFFFF"/>
        <w:spacing w:after="225" w:line="240" w:lineRule="auto"/>
        <w:textAlignment w:val="baseline"/>
        <w:outlineLvl w:val="3"/>
        <w:rPr>
          <w:ins w:id="209" w:author="Unknown"/>
          <w:rFonts w:ascii="Helvetica" w:eastAsia="Times New Roman" w:hAnsi="Helvetica" w:cs="Helvetica"/>
          <w:color w:val="444444"/>
          <w:sz w:val="29"/>
          <w:szCs w:val="29"/>
        </w:rPr>
      </w:pPr>
      <w:ins w:id="210" w:author="Unknown">
        <w:r w:rsidRPr="00C258C3">
          <w:rPr>
            <w:rFonts w:ascii="Helvetica" w:eastAsia="Times New Roman" w:hAnsi="Helvetica" w:cs="Helvetica"/>
            <w:color w:val="444444"/>
            <w:sz w:val="29"/>
            <w:szCs w:val="29"/>
          </w:rPr>
          <w:t>3. Use Promises Mechanism.</w:t>
        </w:r>
      </w:ins>
    </w:p>
    <w:p w:rsidR="00C258C3" w:rsidRPr="00C258C3" w:rsidRDefault="00C258C3" w:rsidP="00C258C3">
      <w:pPr>
        <w:shd w:val="clear" w:color="auto" w:fill="FFFFFF"/>
        <w:spacing w:after="375" w:line="240" w:lineRule="auto"/>
        <w:textAlignment w:val="baseline"/>
        <w:rPr>
          <w:ins w:id="211" w:author="Unknown"/>
          <w:rFonts w:ascii="Helvetica" w:eastAsia="Times New Roman" w:hAnsi="Helvetica" w:cs="Helvetica"/>
          <w:color w:val="4D4D4D"/>
          <w:sz w:val="24"/>
          <w:szCs w:val="24"/>
        </w:rPr>
      </w:pPr>
      <w:ins w:id="212" w:author="Unknown">
        <w:r w:rsidRPr="00C258C3">
          <w:rPr>
            <w:rFonts w:ascii="Helvetica" w:eastAsia="Times New Roman" w:hAnsi="Helvetica" w:cs="Helvetica"/>
            <w:color w:val="4D4D4D"/>
            <w:sz w:val="24"/>
            <w:szCs w:val="24"/>
          </w:rPr>
          <w:t>Promises give an alternate way to write async code. They either return the result of execution or the error/exception. Implementing promises requires the use of &lt;.then()&gt; function which waits for the promise object to return. It takes two optional arguments, both functions. Depending on the state of the promise only one of them will get called. The first function call proceeds if the promise gets fulfilled. However, if the promise gets rejected, then the second function will get called.</w:t>
        </w:r>
      </w:ins>
    </w:p>
    <w:p w:rsidR="00C258C3" w:rsidRPr="00C258C3" w:rsidRDefault="00C258C3" w:rsidP="00C258C3">
      <w:pPr>
        <w:shd w:val="clear" w:color="auto" w:fill="FFFFFF"/>
        <w:spacing w:after="225" w:line="240" w:lineRule="auto"/>
        <w:textAlignment w:val="baseline"/>
        <w:outlineLvl w:val="3"/>
        <w:rPr>
          <w:ins w:id="213" w:author="Unknown"/>
          <w:rFonts w:ascii="Helvetica" w:eastAsia="Times New Roman" w:hAnsi="Helvetica" w:cs="Helvetica"/>
          <w:color w:val="444444"/>
          <w:sz w:val="29"/>
          <w:szCs w:val="29"/>
        </w:rPr>
      </w:pPr>
      <w:ins w:id="214" w:author="Unknown">
        <w:r w:rsidRPr="00C258C3">
          <w:rPr>
            <w:rFonts w:ascii="Helvetica" w:eastAsia="Times New Roman" w:hAnsi="Helvetica" w:cs="Helvetica"/>
            <w:color w:val="444444"/>
            <w:sz w:val="29"/>
            <w:szCs w:val="29"/>
          </w:rPr>
          <w:t>4. Use Generators.</w:t>
        </w:r>
      </w:ins>
    </w:p>
    <w:p w:rsidR="00C258C3" w:rsidRPr="00C258C3" w:rsidRDefault="00C258C3" w:rsidP="00C258C3">
      <w:pPr>
        <w:shd w:val="clear" w:color="auto" w:fill="FFFFFF"/>
        <w:spacing w:after="375" w:line="240" w:lineRule="auto"/>
        <w:textAlignment w:val="baseline"/>
        <w:rPr>
          <w:ins w:id="215" w:author="Unknown"/>
          <w:rFonts w:ascii="Helvetica" w:eastAsia="Times New Roman" w:hAnsi="Helvetica" w:cs="Helvetica"/>
          <w:color w:val="4D4D4D"/>
          <w:sz w:val="24"/>
          <w:szCs w:val="24"/>
        </w:rPr>
      </w:pPr>
      <w:ins w:id="216" w:author="Unknown">
        <w:r w:rsidRPr="00C258C3">
          <w:rPr>
            <w:rFonts w:ascii="Helvetica" w:eastAsia="Times New Roman" w:hAnsi="Helvetica" w:cs="Helvetica"/>
            <w:color w:val="4D4D4D"/>
            <w:sz w:val="24"/>
            <w:szCs w:val="24"/>
          </w:rPr>
          <w:t>Generators are lightweight routines, they make a function wait and resume via the yield keyword. Generator functions uses a special syntax &lt;function* ()&gt;. They can also suspend and resume asynchronous operations using constructs such as promises or &lt;thunks&gt; and turn a synchronous code into asynchronous.</w:t>
        </w:r>
      </w:ins>
    </w:p>
    <w:p w:rsidR="00C258C3" w:rsidRPr="00C258C3" w:rsidRDefault="00C258C3" w:rsidP="00C258C3">
      <w:pPr>
        <w:shd w:val="clear" w:color="auto" w:fill="FFFFFF"/>
        <w:spacing w:after="375" w:line="240" w:lineRule="auto"/>
        <w:textAlignment w:val="baseline"/>
        <w:rPr>
          <w:ins w:id="217" w:author="Unknown"/>
          <w:rFonts w:ascii="Helvetica" w:eastAsia="Times New Roman" w:hAnsi="Helvetica" w:cs="Helvetica"/>
          <w:color w:val="4D4D4D"/>
          <w:sz w:val="24"/>
          <w:szCs w:val="24"/>
        </w:rPr>
      </w:pPr>
      <w:ins w:id="218"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219" w:author="Unknown"/>
          <w:rFonts w:ascii="Helvetica" w:eastAsia="Times New Roman" w:hAnsi="Helvetica" w:cs="Helvetica"/>
          <w:color w:val="444444"/>
          <w:sz w:val="32"/>
          <w:szCs w:val="32"/>
        </w:rPr>
      </w:pPr>
      <w:ins w:id="220" w:author="Unknown">
        <w:r w:rsidRPr="00C258C3">
          <w:rPr>
            <w:rFonts w:ascii="Helvetica" w:eastAsia="Times New Roman" w:hAnsi="Helvetica" w:cs="Helvetica"/>
            <w:color w:val="444444"/>
            <w:sz w:val="32"/>
            <w:szCs w:val="32"/>
          </w:rPr>
          <w:t>Q-13. Can You Create HTTP Server In Nodejs, Explain The Code Used For It?</w:t>
        </w:r>
      </w:ins>
    </w:p>
    <w:p w:rsidR="00C258C3" w:rsidRPr="00C258C3" w:rsidRDefault="00C258C3" w:rsidP="00C258C3">
      <w:pPr>
        <w:shd w:val="clear" w:color="auto" w:fill="FFFFFF"/>
        <w:spacing w:after="0" w:line="240" w:lineRule="auto"/>
        <w:textAlignment w:val="baseline"/>
        <w:rPr>
          <w:ins w:id="221" w:author="Unknown"/>
          <w:rFonts w:ascii="Helvetica" w:eastAsia="Times New Roman" w:hAnsi="Helvetica" w:cs="Helvetica"/>
          <w:color w:val="4D4D4D"/>
          <w:sz w:val="24"/>
          <w:szCs w:val="24"/>
        </w:rPr>
      </w:pPr>
      <w:ins w:id="222"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0" w:line="240" w:lineRule="auto"/>
        <w:textAlignment w:val="baseline"/>
        <w:rPr>
          <w:ins w:id="223" w:author="Unknown"/>
          <w:rFonts w:ascii="Helvetica" w:eastAsia="Times New Roman" w:hAnsi="Helvetica" w:cs="Helvetica"/>
          <w:color w:val="4D4D4D"/>
          <w:sz w:val="24"/>
          <w:szCs w:val="24"/>
        </w:rPr>
      </w:pPr>
      <w:ins w:id="224" w:author="Unknown">
        <w:r w:rsidRPr="00C258C3">
          <w:rPr>
            <w:rFonts w:ascii="Helvetica" w:eastAsia="Times New Roman" w:hAnsi="Helvetica" w:cs="Helvetica"/>
            <w:color w:val="4D4D4D"/>
            <w:sz w:val="24"/>
            <w:szCs w:val="24"/>
          </w:rPr>
          <w:t>Yes, we can create HTTP Server in Node.js. We can use the &lt;</w:t>
        </w:r>
        <w:r w:rsidRPr="00C258C3">
          <w:rPr>
            <w:rFonts w:ascii="inherit" w:eastAsia="Times New Roman" w:hAnsi="inherit" w:cs="Helvetica"/>
            <w:b/>
            <w:bCs/>
            <w:color w:val="4D4D4D"/>
            <w:sz w:val="24"/>
            <w:szCs w:val="24"/>
            <w:bdr w:val="none" w:sz="0" w:space="0" w:color="auto" w:frame="1"/>
          </w:rPr>
          <w:t>http-server</w:t>
        </w:r>
        <w:r w:rsidRPr="00C258C3">
          <w:rPr>
            <w:rFonts w:ascii="Helvetica" w:eastAsia="Times New Roman" w:hAnsi="Helvetica" w:cs="Helvetica"/>
            <w:color w:val="4D4D4D"/>
            <w:sz w:val="24"/>
            <w:szCs w:val="24"/>
          </w:rPr>
          <w:t>&gt; command to do so.</w:t>
        </w:r>
      </w:ins>
    </w:p>
    <w:p w:rsidR="00C258C3" w:rsidRPr="00C258C3" w:rsidRDefault="00C258C3" w:rsidP="00C258C3">
      <w:pPr>
        <w:shd w:val="clear" w:color="auto" w:fill="FFFFFF"/>
        <w:spacing w:after="375" w:line="240" w:lineRule="auto"/>
        <w:textAlignment w:val="baseline"/>
        <w:rPr>
          <w:ins w:id="225" w:author="Unknown"/>
          <w:rFonts w:ascii="Helvetica" w:eastAsia="Times New Roman" w:hAnsi="Helvetica" w:cs="Helvetica"/>
          <w:color w:val="4D4D4D"/>
          <w:sz w:val="24"/>
          <w:szCs w:val="24"/>
        </w:rPr>
      </w:pPr>
      <w:ins w:id="226" w:author="Unknown">
        <w:r w:rsidRPr="00C258C3">
          <w:rPr>
            <w:rFonts w:ascii="Helvetica" w:eastAsia="Times New Roman" w:hAnsi="Helvetica" w:cs="Helvetica"/>
            <w:color w:val="4D4D4D"/>
            <w:sz w:val="24"/>
            <w:szCs w:val="24"/>
          </w:rPr>
          <w:t>Following is the sample code.</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227" w:author="Unknown"/>
          <w:rFonts w:ascii="Courier New" w:eastAsia="Times New Roman" w:hAnsi="Courier New" w:cs="Courier New"/>
          <w:color w:val="000000"/>
          <w:sz w:val="24"/>
          <w:szCs w:val="24"/>
          <w:bdr w:val="none" w:sz="0" w:space="0" w:color="auto" w:frame="1"/>
        </w:rPr>
      </w:pPr>
      <w:ins w:id="228" w:author="Unknown">
        <w:r w:rsidRPr="00C258C3">
          <w:rPr>
            <w:rFonts w:ascii="Courier New" w:eastAsia="Times New Roman" w:hAnsi="Courier New" w:cs="Courier New"/>
            <w:color w:val="000088"/>
            <w:sz w:val="24"/>
            <w:szCs w:val="24"/>
            <w:bdr w:val="none" w:sz="0" w:space="0" w:color="auto" w:frame="1"/>
          </w:rPr>
          <w:t>var</w:t>
        </w:r>
        <w:r w:rsidRPr="00C258C3">
          <w:rPr>
            <w:rFonts w:ascii="Courier New" w:eastAsia="Times New Roman" w:hAnsi="Courier New" w:cs="Courier New"/>
            <w:color w:val="000000"/>
            <w:sz w:val="24"/>
            <w:szCs w:val="24"/>
            <w:bdr w:val="none" w:sz="0" w:space="0" w:color="auto" w:frame="1"/>
          </w:rPr>
          <w:t xml:space="preserve"> http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0088"/>
            <w:sz w:val="24"/>
            <w:szCs w:val="24"/>
            <w:bdr w:val="none" w:sz="0" w:space="0" w:color="auto" w:frame="1"/>
          </w:rPr>
          <w:t>require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8800"/>
            <w:sz w:val="24"/>
            <w:szCs w:val="24"/>
            <w:bdr w:val="none" w:sz="0" w:space="0" w:color="auto" w:frame="1"/>
          </w:rPr>
          <w:t>'http'</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229" w:author="Unknown"/>
          <w:rFonts w:ascii="Courier New" w:eastAsia="Times New Roman" w:hAnsi="Courier New" w:cs="Courier New"/>
          <w:color w:val="000000"/>
          <w:sz w:val="24"/>
          <w:szCs w:val="24"/>
          <w:bdr w:val="none" w:sz="0" w:space="0" w:color="auto" w:frame="1"/>
        </w:rPr>
      </w:pPr>
      <w:ins w:id="230" w:author="Unknown">
        <w:r w:rsidRPr="00C258C3">
          <w:rPr>
            <w:rFonts w:ascii="Courier New" w:eastAsia="Times New Roman" w:hAnsi="Courier New" w:cs="Courier New"/>
            <w:color w:val="000088"/>
            <w:sz w:val="24"/>
            <w:szCs w:val="24"/>
            <w:bdr w:val="none" w:sz="0" w:space="0" w:color="auto" w:frame="1"/>
          </w:rPr>
          <w:t>var</w:t>
        </w:r>
        <w:r w:rsidRPr="00C258C3">
          <w:rPr>
            <w:rFonts w:ascii="Courier New" w:eastAsia="Times New Roman" w:hAnsi="Courier New" w:cs="Courier New"/>
            <w:color w:val="000000"/>
            <w:sz w:val="24"/>
            <w:szCs w:val="24"/>
            <w:bdr w:val="none" w:sz="0" w:space="0" w:color="auto" w:frame="1"/>
          </w:rPr>
          <w:t xml:space="preserve"> requestListener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0088"/>
            <w:sz w:val="24"/>
            <w:szCs w:val="24"/>
            <w:bdr w:val="none" w:sz="0" w:space="0" w:color="auto" w:frame="1"/>
          </w:rPr>
          <w:t>function</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request</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response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231" w:author="Unknown"/>
          <w:rFonts w:ascii="Courier New" w:eastAsia="Times New Roman" w:hAnsi="Courier New" w:cs="Courier New"/>
          <w:color w:val="000000"/>
          <w:sz w:val="24"/>
          <w:szCs w:val="24"/>
          <w:bdr w:val="none" w:sz="0" w:space="0" w:color="auto" w:frame="1"/>
        </w:rPr>
      </w:pPr>
      <w:ins w:id="232" w:author="Unknown">
        <w:r w:rsidRPr="00C258C3">
          <w:rPr>
            <w:rFonts w:ascii="Courier New" w:eastAsia="Times New Roman" w:hAnsi="Courier New" w:cs="Courier New"/>
            <w:color w:val="000000"/>
            <w:sz w:val="24"/>
            <w:szCs w:val="24"/>
            <w:bdr w:val="none" w:sz="0" w:space="0" w:color="auto" w:frame="1"/>
          </w:rPr>
          <w:t>response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writeHead</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6666"/>
            <w:sz w:val="24"/>
            <w:szCs w:val="24"/>
            <w:bdr w:val="none" w:sz="0" w:space="0" w:color="auto" w:frame="1"/>
          </w:rPr>
          <w:t>200</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8800"/>
            <w:sz w:val="24"/>
            <w:szCs w:val="24"/>
            <w:bdr w:val="none" w:sz="0" w:space="0" w:color="auto" w:frame="1"/>
          </w:rPr>
          <w:t>'Content-Type'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8800"/>
            <w:sz w:val="24"/>
            <w:szCs w:val="24"/>
            <w:bdr w:val="none" w:sz="0" w:space="0" w:color="auto" w:frame="1"/>
          </w:rPr>
          <w:t>'text/plain'</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233" w:author="Unknown"/>
          <w:rFonts w:ascii="Courier New" w:eastAsia="Times New Roman" w:hAnsi="Courier New" w:cs="Courier New"/>
          <w:color w:val="000000"/>
          <w:sz w:val="24"/>
          <w:szCs w:val="24"/>
          <w:bdr w:val="none" w:sz="0" w:space="0" w:color="auto" w:frame="1"/>
        </w:rPr>
      </w:pPr>
      <w:ins w:id="234" w:author="Unknown">
        <w:r w:rsidRPr="00C258C3">
          <w:rPr>
            <w:rFonts w:ascii="Courier New" w:eastAsia="Times New Roman" w:hAnsi="Courier New" w:cs="Courier New"/>
            <w:color w:val="000000"/>
            <w:sz w:val="24"/>
            <w:szCs w:val="24"/>
            <w:bdr w:val="none" w:sz="0" w:space="0" w:color="auto" w:frame="1"/>
          </w:rPr>
          <w:t>response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88"/>
            <w:sz w:val="24"/>
            <w:szCs w:val="24"/>
            <w:bdr w:val="none" w:sz="0" w:space="0" w:color="auto" w:frame="1"/>
          </w:rPr>
          <w:t>end</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8800"/>
            <w:sz w:val="24"/>
            <w:szCs w:val="24"/>
            <w:bdr w:val="none" w:sz="0" w:space="0" w:color="auto" w:frame="1"/>
          </w:rPr>
          <w:t>'Welcome Viewers\n'</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235" w:author="Unknown"/>
          <w:rFonts w:ascii="Courier New" w:eastAsia="Times New Roman" w:hAnsi="Courier New" w:cs="Courier New"/>
          <w:color w:val="000000"/>
          <w:sz w:val="24"/>
          <w:szCs w:val="24"/>
          <w:bdr w:val="none" w:sz="0" w:space="0" w:color="auto" w:frame="1"/>
        </w:rPr>
      </w:pPr>
      <w:ins w:id="236" w:author="Unknown">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237" w:author="Unknown"/>
          <w:rFonts w:ascii="Courier New" w:eastAsia="Times New Roman" w:hAnsi="Courier New" w:cs="Courier New"/>
          <w:color w:val="000000"/>
          <w:sz w:val="24"/>
          <w:szCs w:val="24"/>
          <w:bdr w:val="none" w:sz="0" w:space="0" w:color="auto" w:frame="1"/>
        </w:rPr>
      </w:pPr>
      <w:ins w:id="238" w:author="Unknown">
        <w:r w:rsidRPr="00C258C3">
          <w:rPr>
            <w:rFonts w:ascii="Courier New" w:eastAsia="Times New Roman" w:hAnsi="Courier New" w:cs="Courier New"/>
            <w:color w:val="000088"/>
            <w:sz w:val="24"/>
            <w:szCs w:val="24"/>
            <w:bdr w:val="none" w:sz="0" w:space="0" w:color="auto" w:frame="1"/>
          </w:rPr>
          <w:t>var</w:t>
        </w:r>
        <w:r w:rsidRPr="00C258C3">
          <w:rPr>
            <w:rFonts w:ascii="Courier New" w:eastAsia="Times New Roman" w:hAnsi="Courier New" w:cs="Courier New"/>
            <w:color w:val="000000"/>
            <w:sz w:val="24"/>
            <w:szCs w:val="24"/>
            <w:bdr w:val="none" w:sz="0" w:space="0" w:color="auto" w:frame="1"/>
          </w:rPr>
          <w:t xml:space="preserve"> server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http</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createServer</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requestListener</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239" w:author="Unknown"/>
          <w:rFonts w:ascii="Courier New" w:eastAsia="Times New Roman" w:hAnsi="Courier New" w:cs="Courier New"/>
          <w:color w:val="444444"/>
          <w:sz w:val="24"/>
          <w:szCs w:val="24"/>
        </w:rPr>
      </w:pPr>
      <w:ins w:id="240" w:author="Unknown">
        <w:r w:rsidRPr="00C258C3">
          <w:rPr>
            <w:rFonts w:ascii="Courier New" w:eastAsia="Times New Roman" w:hAnsi="Courier New" w:cs="Courier New"/>
            <w:color w:val="000000"/>
            <w:sz w:val="24"/>
            <w:szCs w:val="24"/>
            <w:bdr w:val="none" w:sz="0" w:space="0" w:color="auto" w:frame="1"/>
          </w:rPr>
          <w:t>server</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listen</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6666"/>
            <w:sz w:val="24"/>
            <w:szCs w:val="24"/>
            <w:bdr w:val="none" w:sz="0" w:space="0" w:color="auto" w:frame="1"/>
          </w:rPr>
          <w:t>8080</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880000"/>
            <w:sz w:val="24"/>
            <w:szCs w:val="24"/>
            <w:bdr w:val="none" w:sz="0" w:space="0" w:color="auto" w:frame="1"/>
          </w:rPr>
          <w:t>// The port where you want to start with.</w:t>
        </w:r>
      </w:ins>
    </w:p>
    <w:p w:rsidR="00C258C3" w:rsidRPr="00C258C3" w:rsidRDefault="00C258C3" w:rsidP="00C258C3">
      <w:pPr>
        <w:shd w:val="clear" w:color="auto" w:fill="FFFFFF"/>
        <w:spacing w:after="375" w:line="240" w:lineRule="auto"/>
        <w:textAlignment w:val="baseline"/>
        <w:rPr>
          <w:ins w:id="241" w:author="Unknown"/>
          <w:rFonts w:ascii="Helvetica" w:eastAsia="Times New Roman" w:hAnsi="Helvetica" w:cs="Helvetica"/>
          <w:color w:val="4D4D4D"/>
          <w:sz w:val="24"/>
          <w:szCs w:val="24"/>
        </w:rPr>
      </w:pPr>
      <w:ins w:id="242"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243" w:author="Unknown"/>
          <w:rFonts w:ascii="Helvetica" w:eastAsia="Times New Roman" w:hAnsi="Helvetica" w:cs="Helvetica"/>
          <w:color w:val="444444"/>
          <w:sz w:val="32"/>
          <w:szCs w:val="32"/>
        </w:rPr>
      </w:pPr>
      <w:ins w:id="244" w:author="Unknown">
        <w:r w:rsidRPr="00C258C3">
          <w:rPr>
            <w:rFonts w:ascii="Helvetica" w:eastAsia="Times New Roman" w:hAnsi="Helvetica" w:cs="Helvetica"/>
            <w:color w:val="444444"/>
            <w:sz w:val="32"/>
            <w:szCs w:val="32"/>
          </w:rPr>
          <w:lastRenderedPageBreak/>
          <w:t>Q-14. What Is The Difference Between Nodejs, AJAX, And JQuery?</w:t>
        </w:r>
      </w:ins>
    </w:p>
    <w:p w:rsidR="00C258C3" w:rsidRPr="00C258C3" w:rsidRDefault="00C258C3" w:rsidP="00C258C3">
      <w:pPr>
        <w:shd w:val="clear" w:color="auto" w:fill="FFFFFF"/>
        <w:spacing w:after="0" w:line="240" w:lineRule="auto"/>
        <w:textAlignment w:val="baseline"/>
        <w:rPr>
          <w:ins w:id="245" w:author="Unknown"/>
          <w:rFonts w:ascii="Helvetica" w:eastAsia="Times New Roman" w:hAnsi="Helvetica" w:cs="Helvetica"/>
          <w:color w:val="4D4D4D"/>
          <w:sz w:val="24"/>
          <w:szCs w:val="24"/>
        </w:rPr>
      </w:pPr>
      <w:ins w:id="246"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247" w:author="Unknown"/>
          <w:rFonts w:ascii="Helvetica" w:eastAsia="Times New Roman" w:hAnsi="Helvetica" w:cs="Helvetica"/>
          <w:color w:val="4D4D4D"/>
          <w:sz w:val="24"/>
          <w:szCs w:val="24"/>
        </w:rPr>
      </w:pPr>
      <w:ins w:id="248" w:author="Unknown">
        <w:r w:rsidRPr="00C258C3">
          <w:rPr>
            <w:rFonts w:ascii="Helvetica" w:eastAsia="Times New Roman" w:hAnsi="Helvetica" w:cs="Helvetica"/>
            <w:color w:val="4D4D4D"/>
            <w:sz w:val="24"/>
            <w:szCs w:val="24"/>
          </w:rPr>
          <w:t>The one common trait between Node.js, AJAX, and jQuery is that all of them are the advanced implementation of JavaScript. However, they serve completely different purposes.</w:t>
        </w:r>
      </w:ins>
    </w:p>
    <w:p w:rsidR="00C258C3" w:rsidRPr="00C258C3" w:rsidRDefault="00C258C3" w:rsidP="00C258C3">
      <w:pPr>
        <w:shd w:val="clear" w:color="auto" w:fill="FFFFFF"/>
        <w:spacing w:after="225" w:line="240" w:lineRule="auto"/>
        <w:textAlignment w:val="baseline"/>
        <w:outlineLvl w:val="3"/>
        <w:rPr>
          <w:ins w:id="249" w:author="Unknown"/>
          <w:rFonts w:ascii="Helvetica" w:eastAsia="Times New Roman" w:hAnsi="Helvetica" w:cs="Helvetica"/>
          <w:color w:val="444444"/>
          <w:sz w:val="29"/>
          <w:szCs w:val="29"/>
        </w:rPr>
      </w:pPr>
      <w:ins w:id="250" w:author="Unknown">
        <w:r w:rsidRPr="00C258C3">
          <w:rPr>
            <w:rFonts w:ascii="Helvetica" w:eastAsia="Times New Roman" w:hAnsi="Helvetica" w:cs="Helvetica"/>
            <w:color w:val="444444"/>
            <w:sz w:val="29"/>
            <w:szCs w:val="29"/>
          </w:rPr>
          <w:t>Node.Js –</w:t>
        </w:r>
      </w:ins>
    </w:p>
    <w:p w:rsidR="00C258C3" w:rsidRPr="00C258C3" w:rsidRDefault="00C258C3" w:rsidP="00C258C3">
      <w:pPr>
        <w:shd w:val="clear" w:color="auto" w:fill="FFFFFF"/>
        <w:spacing w:after="375" w:line="240" w:lineRule="auto"/>
        <w:textAlignment w:val="baseline"/>
        <w:rPr>
          <w:ins w:id="251" w:author="Unknown"/>
          <w:rFonts w:ascii="Helvetica" w:eastAsia="Times New Roman" w:hAnsi="Helvetica" w:cs="Helvetica"/>
          <w:color w:val="4D4D4D"/>
          <w:sz w:val="24"/>
          <w:szCs w:val="24"/>
        </w:rPr>
      </w:pPr>
      <w:ins w:id="252" w:author="Unknown">
        <w:r w:rsidRPr="00C258C3">
          <w:rPr>
            <w:rFonts w:ascii="Helvetica" w:eastAsia="Times New Roman" w:hAnsi="Helvetica" w:cs="Helvetica"/>
            <w:color w:val="4D4D4D"/>
            <w:sz w:val="24"/>
            <w:szCs w:val="24"/>
          </w:rPr>
          <w:t>It is a server-side platform for developing client-server applications. For example, if we’ve to build an online employee management system, then we won’t do it using client-side JS. But the Node.js can certainly do it as it runs on a server similar to Apache, Django not in a browser.</w:t>
        </w:r>
      </w:ins>
    </w:p>
    <w:p w:rsidR="00C258C3" w:rsidRPr="00C258C3" w:rsidRDefault="00C258C3" w:rsidP="00C258C3">
      <w:pPr>
        <w:shd w:val="clear" w:color="auto" w:fill="FFFFFF"/>
        <w:spacing w:after="225" w:line="240" w:lineRule="auto"/>
        <w:textAlignment w:val="baseline"/>
        <w:outlineLvl w:val="3"/>
        <w:rPr>
          <w:ins w:id="253" w:author="Unknown"/>
          <w:rFonts w:ascii="Helvetica" w:eastAsia="Times New Roman" w:hAnsi="Helvetica" w:cs="Helvetica"/>
          <w:color w:val="444444"/>
          <w:sz w:val="29"/>
          <w:szCs w:val="29"/>
        </w:rPr>
      </w:pPr>
      <w:ins w:id="254" w:author="Unknown">
        <w:r w:rsidRPr="00C258C3">
          <w:rPr>
            <w:rFonts w:ascii="Helvetica" w:eastAsia="Times New Roman" w:hAnsi="Helvetica" w:cs="Helvetica"/>
            <w:color w:val="444444"/>
            <w:sz w:val="29"/>
            <w:szCs w:val="29"/>
          </w:rPr>
          <w:t>AJAX (Aka Asynchronous Javascript And XML) –</w:t>
        </w:r>
      </w:ins>
    </w:p>
    <w:p w:rsidR="00C258C3" w:rsidRPr="00C258C3" w:rsidRDefault="00C258C3" w:rsidP="00C258C3">
      <w:pPr>
        <w:shd w:val="clear" w:color="auto" w:fill="FFFFFF"/>
        <w:spacing w:after="375" w:line="240" w:lineRule="auto"/>
        <w:textAlignment w:val="baseline"/>
        <w:rPr>
          <w:ins w:id="255" w:author="Unknown"/>
          <w:rFonts w:ascii="Helvetica" w:eastAsia="Times New Roman" w:hAnsi="Helvetica" w:cs="Helvetica"/>
          <w:color w:val="4D4D4D"/>
          <w:sz w:val="24"/>
          <w:szCs w:val="24"/>
        </w:rPr>
      </w:pPr>
      <w:ins w:id="256" w:author="Unknown">
        <w:r w:rsidRPr="00C258C3">
          <w:rPr>
            <w:rFonts w:ascii="Helvetica" w:eastAsia="Times New Roman" w:hAnsi="Helvetica" w:cs="Helvetica"/>
            <w:color w:val="4D4D4D"/>
            <w:sz w:val="24"/>
            <w:szCs w:val="24"/>
          </w:rPr>
          <w:t>It is a client-side scripting technique, primarily designed for rendering the contents of a page without refreshing it. There are a no. of large companies utilizing AJAX such as Facebook and Stack Overflow to display dynamic content.</w:t>
        </w:r>
      </w:ins>
    </w:p>
    <w:p w:rsidR="00C258C3" w:rsidRPr="00C258C3" w:rsidRDefault="00C258C3" w:rsidP="00C258C3">
      <w:pPr>
        <w:shd w:val="clear" w:color="auto" w:fill="FFFFFF"/>
        <w:spacing w:after="225" w:line="240" w:lineRule="auto"/>
        <w:textAlignment w:val="baseline"/>
        <w:outlineLvl w:val="3"/>
        <w:rPr>
          <w:ins w:id="257" w:author="Unknown"/>
          <w:rFonts w:ascii="Helvetica" w:eastAsia="Times New Roman" w:hAnsi="Helvetica" w:cs="Helvetica"/>
          <w:color w:val="444444"/>
          <w:sz w:val="29"/>
          <w:szCs w:val="29"/>
        </w:rPr>
      </w:pPr>
      <w:ins w:id="258" w:author="Unknown">
        <w:r w:rsidRPr="00C258C3">
          <w:rPr>
            <w:rFonts w:ascii="Helvetica" w:eastAsia="Times New Roman" w:hAnsi="Helvetica" w:cs="Helvetica"/>
            <w:color w:val="444444"/>
            <w:sz w:val="29"/>
            <w:szCs w:val="29"/>
          </w:rPr>
          <w:t>JQuery –</w:t>
        </w:r>
      </w:ins>
    </w:p>
    <w:p w:rsidR="00C258C3" w:rsidRPr="00C258C3" w:rsidRDefault="00C258C3" w:rsidP="00C258C3">
      <w:pPr>
        <w:shd w:val="clear" w:color="auto" w:fill="FFFFFF"/>
        <w:spacing w:after="375" w:line="240" w:lineRule="auto"/>
        <w:textAlignment w:val="baseline"/>
        <w:rPr>
          <w:ins w:id="259" w:author="Unknown"/>
          <w:rFonts w:ascii="Helvetica" w:eastAsia="Times New Roman" w:hAnsi="Helvetica" w:cs="Helvetica"/>
          <w:color w:val="4D4D4D"/>
          <w:sz w:val="24"/>
          <w:szCs w:val="24"/>
        </w:rPr>
      </w:pPr>
      <w:ins w:id="260" w:author="Unknown">
        <w:r w:rsidRPr="00C258C3">
          <w:rPr>
            <w:rFonts w:ascii="Helvetica" w:eastAsia="Times New Roman" w:hAnsi="Helvetica" w:cs="Helvetica"/>
            <w:color w:val="4D4D4D"/>
            <w:sz w:val="24"/>
            <w:szCs w:val="24"/>
          </w:rPr>
          <w:t>It is a famous JavaScript module which complements AJAX, DOM traversal, looping and so on. This library provides many useful functions to help in JavaScript development. However, it’s not mandatory to use it but as it also manages cross-browser compatibility, so can help you produce highly maintainable web applications.</w:t>
        </w:r>
      </w:ins>
    </w:p>
    <w:p w:rsidR="00C258C3" w:rsidRPr="00C258C3" w:rsidRDefault="00C258C3" w:rsidP="00C258C3">
      <w:pPr>
        <w:shd w:val="clear" w:color="auto" w:fill="FFFFFF"/>
        <w:spacing w:after="375" w:line="240" w:lineRule="auto"/>
        <w:textAlignment w:val="baseline"/>
        <w:rPr>
          <w:ins w:id="261" w:author="Unknown"/>
          <w:rFonts w:ascii="Helvetica" w:eastAsia="Times New Roman" w:hAnsi="Helvetica" w:cs="Helvetica"/>
          <w:color w:val="4D4D4D"/>
          <w:sz w:val="24"/>
          <w:szCs w:val="24"/>
        </w:rPr>
      </w:pPr>
      <w:ins w:id="262"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263" w:author="Unknown"/>
          <w:rFonts w:ascii="Helvetica" w:eastAsia="Times New Roman" w:hAnsi="Helvetica" w:cs="Helvetica"/>
          <w:color w:val="444444"/>
          <w:sz w:val="32"/>
          <w:szCs w:val="32"/>
        </w:rPr>
      </w:pPr>
      <w:ins w:id="264" w:author="Unknown">
        <w:r w:rsidRPr="00C258C3">
          <w:rPr>
            <w:rFonts w:ascii="Helvetica" w:eastAsia="Times New Roman" w:hAnsi="Helvetica" w:cs="Helvetica"/>
            <w:color w:val="444444"/>
            <w:sz w:val="32"/>
            <w:szCs w:val="32"/>
          </w:rPr>
          <w:t>Q-15. What Are Globals In Node.Js?</w:t>
        </w:r>
      </w:ins>
    </w:p>
    <w:p w:rsidR="00C258C3" w:rsidRPr="00C258C3" w:rsidRDefault="00C258C3" w:rsidP="00C258C3">
      <w:pPr>
        <w:shd w:val="clear" w:color="auto" w:fill="FFFFFF"/>
        <w:spacing w:after="0" w:line="240" w:lineRule="auto"/>
        <w:textAlignment w:val="baseline"/>
        <w:rPr>
          <w:ins w:id="265" w:author="Unknown"/>
          <w:rFonts w:ascii="Helvetica" w:eastAsia="Times New Roman" w:hAnsi="Helvetica" w:cs="Helvetica"/>
          <w:color w:val="4D4D4D"/>
          <w:sz w:val="24"/>
          <w:szCs w:val="24"/>
        </w:rPr>
      </w:pPr>
      <w:ins w:id="266"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267" w:author="Unknown"/>
          <w:rFonts w:ascii="Helvetica" w:eastAsia="Times New Roman" w:hAnsi="Helvetica" w:cs="Helvetica"/>
          <w:color w:val="4D4D4D"/>
          <w:sz w:val="24"/>
          <w:szCs w:val="24"/>
        </w:rPr>
      </w:pPr>
      <w:ins w:id="268" w:author="Unknown">
        <w:r w:rsidRPr="00C258C3">
          <w:rPr>
            <w:rFonts w:ascii="Helvetica" w:eastAsia="Times New Roman" w:hAnsi="Helvetica" w:cs="Helvetica"/>
            <w:color w:val="4D4D4D"/>
            <w:sz w:val="24"/>
            <w:szCs w:val="24"/>
          </w:rPr>
          <w:t>There are three keywords in Node.js which constitute as Globals. These are Global, Process, and Buffer.</w:t>
        </w:r>
      </w:ins>
    </w:p>
    <w:p w:rsidR="00C258C3" w:rsidRPr="00C258C3" w:rsidRDefault="00C258C3" w:rsidP="00C258C3">
      <w:pPr>
        <w:shd w:val="clear" w:color="auto" w:fill="FFFFFF"/>
        <w:spacing w:after="225" w:line="240" w:lineRule="auto"/>
        <w:textAlignment w:val="baseline"/>
        <w:outlineLvl w:val="3"/>
        <w:rPr>
          <w:ins w:id="269" w:author="Unknown"/>
          <w:rFonts w:ascii="Helvetica" w:eastAsia="Times New Roman" w:hAnsi="Helvetica" w:cs="Helvetica"/>
          <w:color w:val="444444"/>
          <w:sz w:val="29"/>
          <w:szCs w:val="29"/>
        </w:rPr>
      </w:pPr>
      <w:ins w:id="270" w:author="Unknown">
        <w:r w:rsidRPr="00C258C3">
          <w:rPr>
            <w:rFonts w:ascii="Helvetica" w:eastAsia="Times New Roman" w:hAnsi="Helvetica" w:cs="Helvetica"/>
            <w:color w:val="444444"/>
            <w:sz w:val="29"/>
            <w:szCs w:val="29"/>
          </w:rPr>
          <w:t>Global.</w:t>
        </w:r>
      </w:ins>
    </w:p>
    <w:p w:rsidR="00C258C3" w:rsidRPr="00C258C3" w:rsidRDefault="00C258C3" w:rsidP="00C258C3">
      <w:pPr>
        <w:shd w:val="clear" w:color="auto" w:fill="FFFFFF"/>
        <w:spacing w:after="375" w:line="240" w:lineRule="auto"/>
        <w:textAlignment w:val="baseline"/>
        <w:rPr>
          <w:ins w:id="271" w:author="Unknown"/>
          <w:rFonts w:ascii="Helvetica" w:eastAsia="Times New Roman" w:hAnsi="Helvetica" w:cs="Helvetica"/>
          <w:color w:val="4D4D4D"/>
          <w:sz w:val="24"/>
          <w:szCs w:val="24"/>
        </w:rPr>
      </w:pPr>
      <w:ins w:id="272" w:author="Unknown">
        <w:r w:rsidRPr="00C258C3">
          <w:rPr>
            <w:rFonts w:ascii="Helvetica" w:eastAsia="Times New Roman" w:hAnsi="Helvetica" w:cs="Helvetica"/>
            <w:color w:val="4D4D4D"/>
            <w:sz w:val="24"/>
            <w:szCs w:val="24"/>
          </w:rPr>
          <w:t>The Global keyword represents the global namespace object. It acts as a container for all other &lt;global&gt; objects. If we type &lt;console.log(global)&gt;, it’ll print out all of them.</w:t>
        </w:r>
      </w:ins>
    </w:p>
    <w:p w:rsidR="00C258C3" w:rsidRPr="00C258C3" w:rsidRDefault="00C258C3" w:rsidP="00C258C3">
      <w:pPr>
        <w:shd w:val="clear" w:color="auto" w:fill="FFFFFF"/>
        <w:spacing w:after="375" w:line="240" w:lineRule="auto"/>
        <w:textAlignment w:val="baseline"/>
        <w:rPr>
          <w:ins w:id="273" w:author="Unknown"/>
          <w:rFonts w:ascii="Helvetica" w:eastAsia="Times New Roman" w:hAnsi="Helvetica" w:cs="Helvetica"/>
          <w:color w:val="4D4D4D"/>
          <w:sz w:val="24"/>
          <w:szCs w:val="24"/>
        </w:rPr>
      </w:pPr>
      <w:ins w:id="274" w:author="Unknown">
        <w:r w:rsidRPr="00C258C3">
          <w:rPr>
            <w:rFonts w:ascii="Helvetica" w:eastAsia="Times New Roman" w:hAnsi="Helvetica" w:cs="Helvetica"/>
            <w:color w:val="4D4D4D"/>
            <w:sz w:val="24"/>
            <w:szCs w:val="24"/>
          </w:rPr>
          <w:lastRenderedPageBreak/>
          <w:t>An important point to note about the global objects is that not all of them are in the global scope, some of them fall in the module scope. So, it’s wise to declare them without using the var keyword or add them to Global object.</w:t>
        </w:r>
      </w:ins>
    </w:p>
    <w:p w:rsidR="00C258C3" w:rsidRPr="00C258C3" w:rsidRDefault="00C258C3" w:rsidP="00C258C3">
      <w:pPr>
        <w:shd w:val="clear" w:color="auto" w:fill="FFFFFF"/>
        <w:spacing w:after="375" w:line="240" w:lineRule="auto"/>
        <w:textAlignment w:val="baseline"/>
        <w:rPr>
          <w:ins w:id="275" w:author="Unknown"/>
          <w:rFonts w:ascii="Helvetica" w:eastAsia="Times New Roman" w:hAnsi="Helvetica" w:cs="Helvetica"/>
          <w:color w:val="4D4D4D"/>
          <w:sz w:val="24"/>
          <w:szCs w:val="24"/>
        </w:rPr>
      </w:pPr>
      <w:ins w:id="276" w:author="Unknown">
        <w:r w:rsidRPr="00C258C3">
          <w:rPr>
            <w:rFonts w:ascii="Helvetica" w:eastAsia="Times New Roman" w:hAnsi="Helvetica" w:cs="Helvetica"/>
            <w:color w:val="4D4D4D"/>
            <w:sz w:val="24"/>
            <w:szCs w:val="24"/>
          </w:rPr>
          <w:t>Variables declared using the var keyword become local to the module whereas those declared without it get subscribed to the global object.</w:t>
        </w:r>
      </w:ins>
    </w:p>
    <w:p w:rsidR="00C258C3" w:rsidRPr="00C258C3" w:rsidRDefault="00C258C3" w:rsidP="00C258C3">
      <w:pPr>
        <w:shd w:val="clear" w:color="auto" w:fill="FFFFFF"/>
        <w:spacing w:after="225" w:line="240" w:lineRule="auto"/>
        <w:textAlignment w:val="baseline"/>
        <w:outlineLvl w:val="3"/>
        <w:rPr>
          <w:ins w:id="277" w:author="Unknown"/>
          <w:rFonts w:ascii="Helvetica" w:eastAsia="Times New Roman" w:hAnsi="Helvetica" w:cs="Helvetica"/>
          <w:color w:val="444444"/>
          <w:sz w:val="29"/>
          <w:szCs w:val="29"/>
        </w:rPr>
      </w:pPr>
      <w:ins w:id="278" w:author="Unknown">
        <w:r w:rsidRPr="00C258C3">
          <w:rPr>
            <w:rFonts w:ascii="Helvetica" w:eastAsia="Times New Roman" w:hAnsi="Helvetica" w:cs="Helvetica"/>
            <w:color w:val="444444"/>
            <w:sz w:val="29"/>
            <w:szCs w:val="29"/>
          </w:rPr>
          <w:t>Process.</w:t>
        </w:r>
      </w:ins>
    </w:p>
    <w:p w:rsidR="00C258C3" w:rsidRPr="00C258C3" w:rsidRDefault="00C258C3" w:rsidP="00C258C3">
      <w:pPr>
        <w:shd w:val="clear" w:color="auto" w:fill="FFFFFF"/>
        <w:spacing w:after="375" w:line="240" w:lineRule="auto"/>
        <w:textAlignment w:val="baseline"/>
        <w:rPr>
          <w:ins w:id="279" w:author="Unknown"/>
          <w:rFonts w:ascii="Helvetica" w:eastAsia="Times New Roman" w:hAnsi="Helvetica" w:cs="Helvetica"/>
          <w:color w:val="4D4D4D"/>
          <w:sz w:val="24"/>
          <w:szCs w:val="24"/>
        </w:rPr>
      </w:pPr>
      <w:ins w:id="280" w:author="Unknown">
        <w:r w:rsidRPr="00C258C3">
          <w:rPr>
            <w:rFonts w:ascii="Helvetica" w:eastAsia="Times New Roman" w:hAnsi="Helvetica" w:cs="Helvetica"/>
            <w:color w:val="4D4D4D"/>
            <w:sz w:val="24"/>
            <w:szCs w:val="24"/>
          </w:rPr>
          <w:t>It is also one of the global objects but includes additional functionality to turn a synchronous function into an async callback. There is no boundation to access it from anywhere in the code. It is the instance of the EventEmitter class. And each node application object is an instance of the Process object.</w:t>
        </w:r>
      </w:ins>
    </w:p>
    <w:p w:rsidR="00C258C3" w:rsidRPr="00C258C3" w:rsidRDefault="00C258C3" w:rsidP="00C258C3">
      <w:pPr>
        <w:shd w:val="clear" w:color="auto" w:fill="FFFFFF"/>
        <w:spacing w:after="375" w:line="240" w:lineRule="auto"/>
        <w:textAlignment w:val="baseline"/>
        <w:rPr>
          <w:ins w:id="281" w:author="Unknown"/>
          <w:rFonts w:ascii="Helvetica" w:eastAsia="Times New Roman" w:hAnsi="Helvetica" w:cs="Helvetica"/>
          <w:color w:val="4D4D4D"/>
          <w:sz w:val="24"/>
          <w:szCs w:val="24"/>
        </w:rPr>
      </w:pPr>
      <w:ins w:id="282" w:author="Unknown">
        <w:r w:rsidRPr="00C258C3">
          <w:rPr>
            <w:rFonts w:ascii="Helvetica" w:eastAsia="Times New Roman" w:hAnsi="Helvetica" w:cs="Helvetica"/>
            <w:color w:val="4D4D4D"/>
            <w:sz w:val="24"/>
            <w:szCs w:val="24"/>
          </w:rPr>
          <w:t>It primarily gives back the information about the application or the environment.</w:t>
        </w:r>
      </w:ins>
    </w:p>
    <w:p w:rsidR="00C258C3" w:rsidRPr="00C258C3" w:rsidRDefault="00C258C3" w:rsidP="00C258C3">
      <w:pPr>
        <w:numPr>
          <w:ilvl w:val="0"/>
          <w:numId w:val="34"/>
        </w:numPr>
        <w:shd w:val="clear" w:color="auto" w:fill="FFFFFF"/>
        <w:spacing w:after="0" w:line="240" w:lineRule="auto"/>
        <w:ind w:left="456"/>
        <w:textAlignment w:val="baseline"/>
        <w:rPr>
          <w:ins w:id="283" w:author="Unknown"/>
          <w:rFonts w:ascii="Helvetica" w:eastAsia="Times New Roman" w:hAnsi="Helvetica" w:cs="Helvetica"/>
          <w:color w:val="4D4D4D"/>
          <w:sz w:val="24"/>
          <w:szCs w:val="24"/>
        </w:rPr>
      </w:pPr>
      <w:ins w:id="284" w:author="Unknown">
        <w:r w:rsidRPr="00C258C3">
          <w:rPr>
            <w:rFonts w:ascii="inherit" w:eastAsia="Times New Roman" w:hAnsi="inherit" w:cs="Helvetica"/>
            <w:b/>
            <w:bCs/>
            <w:color w:val="4D4D4D"/>
            <w:sz w:val="24"/>
            <w:szCs w:val="24"/>
            <w:bdr w:val="none" w:sz="0" w:space="0" w:color="auto" w:frame="1"/>
          </w:rPr>
          <w:t>&lt;process.execPath&gt;</w:t>
        </w:r>
        <w:r w:rsidRPr="00C258C3">
          <w:rPr>
            <w:rFonts w:ascii="Helvetica" w:eastAsia="Times New Roman" w:hAnsi="Helvetica" w:cs="Helvetica"/>
            <w:color w:val="4D4D4D"/>
            <w:sz w:val="24"/>
            <w:szCs w:val="24"/>
          </w:rPr>
          <w:t> – to get the execution path of the Node app.</w:t>
        </w:r>
      </w:ins>
    </w:p>
    <w:p w:rsidR="00C258C3" w:rsidRPr="00C258C3" w:rsidRDefault="00C258C3" w:rsidP="00C258C3">
      <w:pPr>
        <w:numPr>
          <w:ilvl w:val="0"/>
          <w:numId w:val="34"/>
        </w:numPr>
        <w:shd w:val="clear" w:color="auto" w:fill="FFFFFF"/>
        <w:spacing w:after="0" w:line="240" w:lineRule="auto"/>
        <w:ind w:left="456"/>
        <w:textAlignment w:val="baseline"/>
        <w:rPr>
          <w:ins w:id="285" w:author="Unknown"/>
          <w:rFonts w:ascii="Helvetica" w:eastAsia="Times New Roman" w:hAnsi="Helvetica" w:cs="Helvetica"/>
          <w:color w:val="4D4D4D"/>
          <w:sz w:val="24"/>
          <w:szCs w:val="24"/>
        </w:rPr>
      </w:pPr>
      <w:ins w:id="286" w:author="Unknown">
        <w:r w:rsidRPr="00C258C3">
          <w:rPr>
            <w:rFonts w:ascii="inherit" w:eastAsia="Times New Roman" w:hAnsi="inherit" w:cs="Helvetica"/>
            <w:b/>
            <w:bCs/>
            <w:color w:val="4D4D4D"/>
            <w:sz w:val="24"/>
            <w:szCs w:val="24"/>
            <w:bdr w:val="none" w:sz="0" w:space="0" w:color="auto" w:frame="1"/>
          </w:rPr>
          <w:t>&lt;process.Version&gt; –</w:t>
        </w:r>
        <w:r w:rsidRPr="00C258C3">
          <w:rPr>
            <w:rFonts w:ascii="Helvetica" w:eastAsia="Times New Roman" w:hAnsi="Helvetica" w:cs="Helvetica"/>
            <w:color w:val="4D4D4D"/>
            <w:sz w:val="24"/>
            <w:szCs w:val="24"/>
          </w:rPr>
          <w:t> to get the Node version currently running.</w:t>
        </w:r>
      </w:ins>
    </w:p>
    <w:p w:rsidR="00C258C3" w:rsidRPr="00C258C3" w:rsidRDefault="00C258C3" w:rsidP="00C258C3">
      <w:pPr>
        <w:numPr>
          <w:ilvl w:val="0"/>
          <w:numId w:val="34"/>
        </w:numPr>
        <w:shd w:val="clear" w:color="auto" w:fill="FFFFFF"/>
        <w:spacing w:after="0" w:line="240" w:lineRule="auto"/>
        <w:ind w:left="456"/>
        <w:textAlignment w:val="baseline"/>
        <w:rPr>
          <w:ins w:id="287" w:author="Unknown"/>
          <w:rFonts w:ascii="Helvetica" w:eastAsia="Times New Roman" w:hAnsi="Helvetica" w:cs="Helvetica"/>
          <w:color w:val="4D4D4D"/>
          <w:sz w:val="24"/>
          <w:szCs w:val="24"/>
        </w:rPr>
      </w:pPr>
      <w:ins w:id="288" w:author="Unknown">
        <w:r w:rsidRPr="00C258C3">
          <w:rPr>
            <w:rFonts w:ascii="inherit" w:eastAsia="Times New Roman" w:hAnsi="inherit" w:cs="Helvetica"/>
            <w:b/>
            <w:bCs/>
            <w:color w:val="4D4D4D"/>
            <w:sz w:val="24"/>
            <w:szCs w:val="24"/>
            <w:bdr w:val="none" w:sz="0" w:space="0" w:color="auto" w:frame="1"/>
          </w:rPr>
          <w:t>&lt;process.platform&gt; –</w:t>
        </w:r>
        <w:r w:rsidRPr="00C258C3">
          <w:rPr>
            <w:rFonts w:ascii="Helvetica" w:eastAsia="Times New Roman" w:hAnsi="Helvetica" w:cs="Helvetica"/>
            <w:color w:val="4D4D4D"/>
            <w:sz w:val="24"/>
            <w:szCs w:val="24"/>
          </w:rPr>
          <w:t> to get the server platform.</w:t>
        </w:r>
      </w:ins>
    </w:p>
    <w:p w:rsidR="00C258C3" w:rsidRPr="00C258C3" w:rsidRDefault="00C258C3" w:rsidP="00C258C3">
      <w:pPr>
        <w:shd w:val="clear" w:color="auto" w:fill="FFFFFF"/>
        <w:spacing w:after="375" w:line="240" w:lineRule="auto"/>
        <w:textAlignment w:val="baseline"/>
        <w:rPr>
          <w:ins w:id="289" w:author="Unknown"/>
          <w:rFonts w:ascii="Helvetica" w:eastAsia="Times New Roman" w:hAnsi="Helvetica" w:cs="Helvetica"/>
          <w:color w:val="4D4D4D"/>
          <w:sz w:val="24"/>
          <w:szCs w:val="24"/>
        </w:rPr>
      </w:pPr>
      <w:ins w:id="290" w:author="Unknown">
        <w:r w:rsidRPr="00C258C3">
          <w:rPr>
            <w:rFonts w:ascii="Helvetica" w:eastAsia="Times New Roman" w:hAnsi="Helvetica" w:cs="Helvetica"/>
            <w:color w:val="4D4D4D"/>
            <w:sz w:val="24"/>
            <w:szCs w:val="24"/>
          </w:rPr>
          <w:t>Some of the other useful Process methods are as follows.</w:t>
        </w:r>
      </w:ins>
    </w:p>
    <w:p w:rsidR="00C258C3" w:rsidRPr="00C258C3" w:rsidRDefault="00C258C3" w:rsidP="00C258C3">
      <w:pPr>
        <w:numPr>
          <w:ilvl w:val="0"/>
          <w:numId w:val="35"/>
        </w:numPr>
        <w:shd w:val="clear" w:color="auto" w:fill="FFFFFF"/>
        <w:spacing w:after="0" w:line="240" w:lineRule="auto"/>
        <w:ind w:left="456"/>
        <w:textAlignment w:val="baseline"/>
        <w:rPr>
          <w:ins w:id="291" w:author="Unknown"/>
          <w:rFonts w:ascii="Helvetica" w:eastAsia="Times New Roman" w:hAnsi="Helvetica" w:cs="Helvetica"/>
          <w:color w:val="4D4D4D"/>
          <w:sz w:val="24"/>
          <w:szCs w:val="24"/>
        </w:rPr>
      </w:pPr>
      <w:ins w:id="292" w:author="Unknown">
        <w:r w:rsidRPr="00C258C3">
          <w:rPr>
            <w:rFonts w:ascii="inherit" w:eastAsia="Times New Roman" w:hAnsi="inherit" w:cs="Helvetica"/>
            <w:b/>
            <w:bCs/>
            <w:color w:val="4D4D4D"/>
            <w:sz w:val="24"/>
            <w:szCs w:val="24"/>
            <w:bdr w:val="none" w:sz="0" w:space="0" w:color="auto" w:frame="1"/>
          </w:rPr>
          <w:t>&lt;process.memoryUsage&gt; –</w:t>
        </w:r>
        <w:r w:rsidRPr="00C258C3">
          <w:rPr>
            <w:rFonts w:ascii="Helvetica" w:eastAsia="Times New Roman" w:hAnsi="Helvetica" w:cs="Helvetica"/>
            <w:color w:val="4D4D4D"/>
            <w:sz w:val="24"/>
            <w:szCs w:val="24"/>
          </w:rPr>
          <w:t> To know the memory used by Node application.</w:t>
        </w:r>
      </w:ins>
    </w:p>
    <w:p w:rsidR="00C258C3" w:rsidRPr="00C258C3" w:rsidRDefault="00C258C3" w:rsidP="00C258C3">
      <w:pPr>
        <w:numPr>
          <w:ilvl w:val="0"/>
          <w:numId w:val="35"/>
        </w:numPr>
        <w:shd w:val="clear" w:color="auto" w:fill="FFFFFF"/>
        <w:spacing w:after="0" w:line="240" w:lineRule="auto"/>
        <w:ind w:left="456"/>
        <w:textAlignment w:val="baseline"/>
        <w:rPr>
          <w:ins w:id="293" w:author="Unknown"/>
          <w:rFonts w:ascii="Helvetica" w:eastAsia="Times New Roman" w:hAnsi="Helvetica" w:cs="Helvetica"/>
          <w:color w:val="4D4D4D"/>
          <w:sz w:val="24"/>
          <w:szCs w:val="24"/>
        </w:rPr>
      </w:pPr>
      <w:ins w:id="294" w:author="Unknown">
        <w:r w:rsidRPr="00C258C3">
          <w:rPr>
            <w:rFonts w:ascii="inherit" w:eastAsia="Times New Roman" w:hAnsi="inherit" w:cs="Helvetica"/>
            <w:b/>
            <w:bCs/>
            <w:color w:val="4D4D4D"/>
            <w:sz w:val="24"/>
            <w:szCs w:val="24"/>
            <w:bdr w:val="none" w:sz="0" w:space="0" w:color="auto" w:frame="1"/>
          </w:rPr>
          <w:t>&lt;process.NextTick&gt; –</w:t>
        </w:r>
        <w:r w:rsidRPr="00C258C3">
          <w:rPr>
            <w:rFonts w:ascii="Helvetica" w:eastAsia="Times New Roman" w:hAnsi="Helvetica" w:cs="Helvetica"/>
            <w:color w:val="4D4D4D"/>
            <w:sz w:val="24"/>
            <w:szCs w:val="24"/>
          </w:rPr>
          <w:t> To attach a callback function that will get called during the next loop. It can cause a delay in executing a function.</w:t>
        </w:r>
      </w:ins>
    </w:p>
    <w:p w:rsidR="00C258C3" w:rsidRPr="00C258C3" w:rsidRDefault="00C258C3" w:rsidP="00C258C3">
      <w:pPr>
        <w:shd w:val="clear" w:color="auto" w:fill="FFFFFF"/>
        <w:spacing w:after="225" w:line="240" w:lineRule="auto"/>
        <w:textAlignment w:val="baseline"/>
        <w:outlineLvl w:val="3"/>
        <w:rPr>
          <w:ins w:id="295" w:author="Unknown"/>
          <w:rFonts w:ascii="Helvetica" w:eastAsia="Times New Roman" w:hAnsi="Helvetica" w:cs="Helvetica"/>
          <w:color w:val="444444"/>
          <w:sz w:val="29"/>
          <w:szCs w:val="29"/>
        </w:rPr>
      </w:pPr>
      <w:ins w:id="296" w:author="Unknown">
        <w:r w:rsidRPr="00C258C3">
          <w:rPr>
            <w:rFonts w:ascii="Helvetica" w:eastAsia="Times New Roman" w:hAnsi="Helvetica" w:cs="Helvetica"/>
            <w:color w:val="444444"/>
            <w:sz w:val="29"/>
            <w:szCs w:val="29"/>
          </w:rPr>
          <w:t>Buffer.</w:t>
        </w:r>
      </w:ins>
    </w:p>
    <w:p w:rsidR="00C258C3" w:rsidRPr="00C258C3" w:rsidRDefault="00C258C3" w:rsidP="00C258C3">
      <w:pPr>
        <w:shd w:val="clear" w:color="auto" w:fill="FFFFFF"/>
        <w:spacing w:after="375" w:line="240" w:lineRule="auto"/>
        <w:textAlignment w:val="baseline"/>
        <w:rPr>
          <w:ins w:id="297" w:author="Unknown"/>
          <w:rFonts w:ascii="Helvetica" w:eastAsia="Times New Roman" w:hAnsi="Helvetica" w:cs="Helvetica"/>
          <w:color w:val="4D4D4D"/>
          <w:sz w:val="24"/>
          <w:szCs w:val="24"/>
        </w:rPr>
      </w:pPr>
      <w:ins w:id="298" w:author="Unknown">
        <w:r w:rsidRPr="00C258C3">
          <w:rPr>
            <w:rFonts w:ascii="Helvetica" w:eastAsia="Times New Roman" w:hAnsi="Helvetica" w:cs="Helvetica"/>
            <w:color w:val="4D4D4D"/>
            <w:sz w:val="24"/>
            <w:szCs w:val="24"/>
          </w:rPr>
          <w:t>The Buffer is a class in Node.js to handle binary data. It is similar to a list of integers but stores as a raw memory outside the V8 heap.</w:t>
        </w:r>
      </w:ins>
    </w:p>
    <w:p w:rsidR="00C258C3" w:rsidRPr="00C258C3" w:rsidRDefault="00C258C3" w:rsidP="00C258C3">
      <w:pPr>
        <w:shd w:val="clear" w:color="auto" w:fill="FFFFFF"/>
        <w:spacing w:after="375" w:line="240" w:lineRule="auto"/>
        <w:textAlignment w:val="baseline"/>
        <w:rPr>
          <w:ins w:id="299" w:author="Unknown"/>
          <w:rFonts w:ascii="Helvetica" w:eastAsia="Times New Roman" w:hAnsi="Helvetica" w:cs="Helvetica"/>
          <w:color w:val="4D4D4D"/>
          <w:sz w:val="24"/>
          <w:szCs w:val="24"/>
        </w:rPr>
      </w:pPr>
      <w:ins w:id="300" w:author="Unknown">
        <w:r w:rsidRPr="00C258C3">
          <w:rPr>
            <w:rFonts w:ascii="Helvetica" w:eastAsia="Times New Roman" w:hAnsi="Helvetica" w:cs="Helvetica"/>
            <w:color w:val="4D4D4D"/>
            <w:sz w:val="24"/>
            <w:szCs w:val="24"/>
          </w:rPr>
          <w:t>We can convert JavaScript string objects into Buffers. But it requires mentioning the encoding type explicitly.</w:t>
        </w:r>
      </w:ins>
    </w:p>
    <w:p w:rsidR="00C258C3" w:rsidRPr="00C258C3" w:rsidRDefault="00C258C3" w:rsidP="00C258C3">
      <w:pPr>
        <w:numPr>
          <w:ilvl w:val="0"/>
          <w:numId w:val="36"/>
        </w:numPr>
        <w:shd w:val="clear" w:color="auto" w:fill="FFFFFF"/>
        <w:spacing w:after="0" w:line="240" w:lineRule="auto"/>
        <w:ind w:left="456"/>
        <w:textAlignment w:val="baseline"/>
        <w:rPr>
          <w:ins w:id="301" w:author="Unknown"/>
          <w:rFonts w:ascii="Helvetica" w:eastAsia="Times New Roman" w:hAnsi="Helvetica" w:cs="Helvetica"/>
          <w:color w:val="4D4D4D"/>
          <w:sz w:val="24"/>
          <w:szCs w:val="24"/>
        </w:rPr>
      </w:pPr>
      <w:ins w:id="302" w:author="Unknown">
        <w:r w:rsidRPr="00C258C3">
          <w:rPr>
            <w:rFonts w:ascii="inherit" w:eastAsia="Times New Roman" w:hAnsi="inherit" w:cs="Helvetica"/>
            <w:b/>
            <w:bCs/>
            <w:color w:val="4D4D4D"/>
            <w:sz w:val="24"/>
            <w:szCs w:val="24"/>
            <w:bdr w:val="none" w:sz="0" w:space="0" w:color="auto" w:frame="1"/>
          </w:rPr>
          <w:t>&lt;ascii&gt; –</w:t>
        </w:r>
        <w:r w:rsidRPr="00C258C3">
          <w:rPr>
            <w:rFonts w:ascii="Helvetica" w:eastAsia="Times New Roman" w:hAnsi="Helvetica" w:cs="Helvetica"/>
            <w:color w:val="4D4D4D"/>
            <w:sz w:val="24"/>
            <w:szCs w:val="24"/>
          </w:rPr>
          <w:t> Specifies 7-bit ASCII data.</w:t>
        </w:r>
      </w:ins>
    </w:p>
    <w:p w:rsidR="00C258C3" w:rsidRPr="00C258C3" w:rsidRDefault="00C258C3" w:rsidP="00C258C3">
      <w:pPr>
        <w:numPr>
          <w:ilvl w:val="0"/>
          <w:numId w:val="36"/>
        </w:numPr>
        <w:shd w:val="clear" w:color="auto" w:fill="FFFFFF"/>
        <w:spacing w:after="0" w:line="240" w:lineRule="auto"/>
        <w:ind w:left="456"/>
        <w:textAlignment w:val="baseline"/>
        <w:rPr>
          <w:ins w:id="303" w:author="Unknown"/>
          <w:rFonts w:ascii="Helvetica" w:eastAsia="Times New Roman" w:hAnsi="Helvetica" w:cs="Helvetica"/>
          <w:color w:val="4D4D4D"/>
          <w:sz w:val="24"/>
          <w:szCs w:val="24"/>
        </w:rPr>
      </w:pPr>
      <w:ins w:id="304" w:author="Unknown">
        <w:r w:rsidRPr="00C258C3">
          <w:rPr>
            <w:rFonts w:ascii="inherit" w:eastAsia="Times New Roman" w:hAnsi="inherit" w:cs="Helvetica"/>
            <w:b/>
            <w:bCs/>
            <w:color w:val="4D4D4D"/>
            <w:sz w:val="24"/>
            <w:szCs w:val="24"/>
            <w:bdr w:val="none" w:sz="0" w:space="0" w:color="auto" w:frame="1"/>
          </w:rPr>
          <w:t>&lt;utf8&gt; –</w:t>
        </w:r>
        <w:r w:rsidRPr="00C258C3">
          <w:rPr>
            <w:rFonts w:ascii="Helvetica" w:eastAsia="Times New Roman" w:hAnsi="Helvetica" w:cs="Helvetica"/>
            <w:color w:val="4D4D4D"/>
            <w:sz w:val="24"/>
            <w:szCs w:val="24"/>
          </w:rPr>
          <w:t> Represents multibyte encoded Unicode char set.</w:t>
        </w:r>
      </w:ins>
    </w:p>
    <w:p w:rsidR="00C258C3" w:rsidRPr="00C258C3" w:rsidRDefault="00C258C3" w:rsidP="00C258C3">
      <w:pPr>
        <w:numPr>
          <w:ilvl w:val="0"/>
          <w:numId w:val="36"/>
        </w:numPr>
        <w:shd w:val="clear" w:color="auto" w:fill="FFFFFF"/>
        <w:spacing w:after="0" w:line="240" w:lineRule="auto"/>
        <w:ind w:left="456"/>
        <w:textAlignment w:val="baseline"/>
        <w:rPr>
          <w:ins w:id="305" w:author="Unknown"/>
          <w:rFonts w:ascii="Helvetica" w:eastAsia="Times New Roman" w:hAnsi="Helvetica" w:cs="Helvetica"/>
          <w:color w:val="4D4D4D"/>
          <w:sz w:val="24"/>
          <w:szCs w:val="24"/>
        </w:rPr>
      </w:pPr>
      <w:ins w:id="306" w:author="Unknown">
        <w:r w:rsidRPr="00C258C3">
          <w:rPr>
            <w:rFonts w:ascii="inherit" w:eastAsia="Times New Roman" w:hAnsi="inherit" w:cs="Helvetica"/>
            <w:b/>
            <w:bCs/>
            <w:color w:val="4D4D4D"/>
            <w:sz w:val="24"/>
            <w:szCs w:val="24"/>
            <w:bdr w:val="none" w:sz="0" w:space="0" w:color="auto" w:frame="1"/>
          </w:rPr>
          <w:t>&lt;utf16le&gt; –</w:t>
        </w:r>
        <w:r w:rsidRPr="00C258C3">
          <w:rPr>
            <w:rFonts w:ascii="Helvetica" w:eastAsia="Times New Roman" w:hAnsi="Helvetica" w:cs="Helvetica"/>
            <w:color w:val="4D4D4D"/>
            <w:sz w:val="24"/>
            <w:szCs w:val="24"/>
          </w:rPr>
          <w:t> Indicates 2 or 4 bytes, little endian encoded Unicode chars.</w:t>
        </w:r>
      </w:ins>
    </w:p>
    <w:p w:rsidR="00C258C3" w:rsidRPr="00C258C3" w:rsidRDefault="00C258C3" w:rsidP="00C258C3">
      <w:pPr>
        <w:numPr>
          <w:ilvl w:val="0"/>
          <w:numId w:val="36"/>
        </w:numPr>
        <w:shd w:val="clear" w:color="auto" w:fill="FFFFFF"/>
        <w:spacing w:after="0" w:line="240" w:lineRule="auto"/>
        <w:ind w:left="456"/>
        <w:textAlignment w:val="baseline"/>
        <w:rPr>
          <w:ins w:id="307" w:author="Unknown"/>
          <w:rFonts w:ascii="Helvetica" w:eastAsia="Times New Roman" w:hAnsi="Helvetica" w:cs="Helvetica"/>
          <w:color w:val="4D4D4D"/>
          <w:sz w:val="24"/>
          <w:szCs w:val="24"/>
        </w:rPr>
      </w:pPr>
      <w:ins w:id="308" w:author="Unknown">
        <w:r w:rsidRPr="00C258C3">
          <w:rPr>
            <w:rFonts w:ascii="inherit" w:eastAsia="Times New Roman" w:hAnsi="inherit" w:cs="Helvetica"/>
            <w:b/>
            <w:bCs/>
            <w:color w:val="4D4D4D"/>
            <w:sz w:val="24"/>
            <w:szCs w:val="24"/>
            <w:bdr w:val="none" w:sz="0" w:space="0" w:color="auto" w:frame="1"/>
          </w:rPr>
          <w:t>&lt;base64&gt; –</w:t>
        </w:r>
        <w:r w:rsidRPr="00C258C3">
          <w:rPr>
            <w:rFonts w:ascii="Helvetica" w:eastAsia="Times New Roman" w:hAnsi="Helvetica" w:cs="Helvetica"/>
            <w:color w:val="4D4D4D"/>
            <w:sz w:val="24"/>
            <w:szCs w:val="24"/>
          </w:rPr>
          <w:t> Used for Base64 string encoding.</w:t>
        </w:r>
      </w:ins>
    </w:p>
    <w:p w:rsidR="00C258C3" w:rsidRPr="00C258C3" w:rsidRDefault="00C258C3" w:rsidP="00C258C3">
      <w:pPr>
        <w:numPr>
          <w:ilvl w:val="0"/>
          <w:numId w:val="36"/>
        </w:numPr>
        <w:shd w:val="clear" w:color="auto" w:fill="FFFFFF"/>
        <w:spacing w:after="0" w:line="240" w:lineRule="auto"/>
        <w:ind w:left="456"/>
        <w:textAlignment w:val="baseline"/>
        <w:rPr>
          <w:ins w:id="309" w:author="Unknown"/>
          <w:rFonts w:ascii="Helvetica" w:eastAsia="Times New Roman" w:hAnsi="Helvetica" w:cs="Helvetica"/>
          <w:color w:val="4D4D4D"/>
          <w:sz w:val="24"/>
          <w:szCs w:val="24"/>
        </w:rPr>
      </w:pPr>
      <w:ins w:id="310" w:author="Unknown">
        <w:r w:rsidRPr="00C258C3">
          <w:rPr>
            <w:rFonts w:ascii="inherit" w:eastAsia="Times New Roman" w:hAnsi="inherit" w:cs="Helvetica"/>
            <w:b/>
            <w:bCs/>
            <w:color w:val="4D4D4D"/>
            <w:sz w:val="24"/>
            <w:szCs w:val="24"/>
            <w:bdr w:val="none" w:sz="0" w:space="0" w:color="auto" w:frame="1"/>
          </w:rPr>
          <w:t>&lt;hex&gt; –</w:t>
        </w:r>
        <w:r w:rsidRPr="00C258C3">
          <w:rPr>
            <w:rFonts w:ascii="Helvetica" w:eastAsia="Times New Roman" w:hAnsi="Helvetica" w:cs="Helvetica"/>
            <w:color w:val="4D4D4D"/>
            <w:sz w:val="24"/>
            <w:szCs w:val="24"/>
          </w:rPr>
          <w:t> Encodes each byte as two hexadecimal chars.</w:t>
        </w:r>
      </w:ins>
    </w:p>
    <w:p w:rsidR="00C258C3" w:rsidRPr="00C258C3" w:rsidRDefault="00C258C3" w:rsidP="00C258C3">
      <w:pPr>
        <w:shd w:val="clear" w:color="auto" w:fill="FFFFFF"/>
        <w:spacing w:after="375" w:line="240" w:lineRule="auto"/>
        <w:textAlignment w:val="baseline"/>
        <w:rPr>
          <w:ins w:id="311" w:author="Unknown"/>
          <w:rFonts w:ascii="Helvetica" w:eastAsia="Times New Roman" w:hAnsi="Helvetica" w:cs="Helvetica"/>
          <w:color w:val="4D4D4D"/>
          <w:sz w:val="24"/>
          <w:szCs w:val="24"/>
        </w:rPr>
      </w:pPr>
      <w:ins w:id="312" w:author="Unknown">
        <w:r w:rsidRPr="00C258C3">
          <w:rPr>
            <w:rFonts w:ascii="Helvetica" w:eastAsia="Times New Roman" w:hAnsi="Helvetica" w:cs="Helvetica"/>
            <w:color w:val="4D4D4D"/>
            <w:sz w:val="24"/>
            <w:szCs w:val="24"/>
          </w:rPr>
          <w:t>Here is the syntax to use the Buffer class.</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13" w:author="Unknown"/>
          <w:rFonts w:ascii="Courier New" w:eastAsia="Times New Roman" w:hAnsi="Courier New" w:cs="Courier New"/>
          <w:color w:val="444444"/>
          <w:sz w:val="24"/>
          <w:szCs w:val="24"/>
        </w:rPr>
      </w:pPr>
      <w:ins w:id="314" w:author="Unknown">
        <w:r w:rsidRPr="00C258C3">
          <w:rPr>
            <w:rFonts w:ascii="Courier New" w:eastAsia="Times New Roman" w:hAnsi="Courier New" w:cs="Courier New"/>
            <w:color w:val="666600"/>
            <w:sz w:val="24"/>
            <w:szCs w:val="24"/>
            <w:bdr w:val="none" w:sz="0" w:space="0" w:color="auto" w:frame="1"/>
          </w:rPr>
          <w:t>&gt;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0088"/>
            <w:sz w:val="24"/>
            <w:szCs w:val="24"/>
            <w:bdr w:val="none" w:sz="0" w:space="0" w:color="auto" w:frame="1"/>
          </w:rPr>
          <w:t>var</w:t>
        </w:r>
        <w:r w:rsidRPr="00C258C3">
          <w:rPr>
            <w:rFonts w:ascii="Courier New" w:eastAsia="Times New Roman" w:hAnsi="Courier New" w:cs="Courier New"/>
            <w:color w:val="000000"/>
            <w:sz w:val="24"/>
            <w:szCs w:val="24"/>
            <w:bdr w:val="none" w:sz="0" w:space="0" w:color="auto" w:frame="1"/>
          </w:rPr>
          <w:t xml:space="preserve"> buffer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0088"/>
            <w:sz w:val="24"/>
            <w:szCs w:val="24"/>
            <w:bdr w:val="none" w:sz="0" w:space="0" w:color="auto" w:frame="1"/>
          </w:rPr>
          <w:t>new</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0066"/>
            <w:sz w:val="24"/>
            <w:szCs w:val="24"/>
            <w:bdr w:val="none" w:sz="0" w:space="0" w:color="auto" w:frame="1"/>
          </w:rPr>
          <w:t>Buffer</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88"/>
            <w:sz w:val="24"/>
            <w:szCs w:val="24"/>
            <w:bdr w:val="none" w:sz="0" w:space="0" w:color="auto" w:frame="1"/>
          </w:rPr>
          <w:t>string</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encoding</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FFFFFF"/>
        <w:spacing w:after="375" w:line="240" w:lineRule="auto"/>
        <w:textAlignment w:val="baseline"/>
        <w:rPr>
          <w:ins w:id="315" w:author="Unknown"/>
          <w:rFonts w:ascii="Helvetica" w:eastAsia="Times New Roman" w:hAnsi="Helvetica" w:cs="Helvetica"/>
          <w:color w:val="4D4D4D"/>
          <w:sz w:val="24"/>
          <w:szCs w:val="24"/>
        </w:rPr>
      </w:pPr>
      <w:ins w:id="316" w:author="Unknown">
        <w:r w:rsidRPr="00C258C3">
          <w:rPr>
            <w:rFonts w:ascii="Helvetica" w:eastAsia="Times New Roman" w:hAnsi="Helvetica" w:cs="Helvetica"/>
            <w:color w:val="4D4D4D"/>
            <w:sz w:val="24"/>
            <w:szCs w:val="24"/>
          </w:rPr>
          <w:t>The above command will allocate a new buffer holding the string with &lt;utf8&gt; as the default encoding. However, if you like to write a &lt;string&gt; to an existing buffer object, then use the following line of code.</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17" w:author="Unknown"/>
          <w:rFonts w:ascii="Courier New" w:eastAsia="Times New Roman" w:hAnsi="Courier New" w:cs="Courier New"/>
          <w:color w:val="444444"/>
          <w:sz w:val="24"/>
          <w:szCs w:val="24"/>
        </w:rPr>
      </w:pPr>
      <w:ins w:id="318" w:author="Unknown">
        <w:r w:rsidRPr="00C258C3">
          <w:rPr>
            <w:rFonts w:ascii="Courier New" w:eastAsia="Times New Roman" w:hAnsi="Courier New" w:cs="Courier New"/>
            <w:color w:val="666600"/>
            <w:sz w:val="24"/>
            <w:szCs w:val="24"/>
            <w:bdr w:val="none" w:sz="0" w:space="0" w:color="auto" w:frame="1"/>
          </w:rPr>
          <w:lastRenderedPageBreak/>
          <w:t>&gt;</w:t>
        </w:r>
        <w:r w:rsidRPr="00C258C3">
          <w:rPr>
            <w:rFonts w:ascii="Courier New" w:eastAsia="Times New Roman" w:hAnsi="Courier New" w:cs="Courier New"/>
            <w:color w:val="000000"/>
            <w:sz w:val="24"/>
            <w:szCs w:val="24"/>
            <w:bdr w:val="none" w:sz="0" w:space="0" w:color="auto" w:frame="1"/>
          </w:rPr>
          <w:t xml:space="preserve"> buffer</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write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88"/>
            <w:sz w:val="24"/>
            <w:szCs w:val="24"/>
            <w:bdr w:val="none" w:sz="0" w:space="0" w:color="auto" w:frame="1"/>
          </w:rPr>
          <w:t>string</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FFFFFF"/>
        <w:spacing w:after="375" w:line="240" w:lineRule="auto"/>
        <w:textAlignment w:val="baseline"/>
        <w:rPr>
          <w:ins w:id="319" w:author="Unknown"/>
          <w:rFonts w:ascii="Helvetica" w:eastAsia="Times New Roman" w:hAnsi="Helvetica" w:cs="Helvetica"/>
          <w:color w:val="4D4D4D"/>
          <w:sz w:val="24"/>
          <w:szCs w:val="24"/>
        </w:rPr>
      </w:pPr>
      <w:ins w:id="320" w:author="Unknown">
        <w:r w:rsidRPr="00C258C3">
          <w:rPr>
            <w:rFonts w:ascii="Helvetica" w:eastAsia="Times New Roman" w:hAnsi="Helvetica" w:cs="Helvetica"/>
            <w:color w:val="4D4D4D"/>
            <w:sz w:val="24"/>
            <w:szCs w:val="24"/>
          </w:rPr>
          <w:t>This class also offers other methods like &lt;readInt8&gt; and &lt;writeUInt8&gt; that allows read/write from various types of data to the buffer.</w:t>
        </w:r>
      </w:ins>
    </w:p>
    <w:p w:rsidR="00C258C3" w:rsidRPr="00C258C3" w:rsidRDefault="00C258C3" w:rsidP="00C258C3">
      <w:pPr>
        <w:shd w:val="clear" w:color="auto" w:fill="FFFFFF"/>
        <w:spacing w:after="375" w:line="240" w:lineRule="auto"/>
        <w:textAlignment w:val="baseline"/>
        <w:rPr>
          <w:ins w:id="321" w:author="Unknown"/>
          <w:rFonts w:ascii="Helvetica" w:eastAsia="Times New Roman" w:hAnsi="Helvetica" w:cs="Helvetica"/>
          <w:color w:val="4D4D4D"/>
          <w:sz w:val="24"/>
          <w:szCs w:val="24"/>
        </w:rPr>
      </w:pPr>
      <w:ins w:id="322"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323" w:author="Unknown"/>
          <w:rFonts w:ascii="Helvetica" w:eastAsia="Times New Roman" w:hAnsi="Helvetica" w:cs="Helvetica"/>
          <w:color w:val="444444"/>
          <w:sz w:val="32"/>
          <w:szCs w:val="32"/>
        </w:rPr>
      </w:pPr>
      <w:ins w:id="324" w:author="Unknown">
        <w:r w:rsidRPr="00C258C3">
          <w:rPr>
            <w:rFonts w:ascii="Helvetica" w:eastAsia="Times New Roman" w:hAnsi="Helvetica" w:cs="Helvetica"/>
            <w:color w:val="444444"/>
            <w:sz w:val="32"/>
            <w:szCs w:val="32"/>
          </w:rPr>
          <w:t>Q-16. How To Load HTML In Node.Js?</w:t>
        </w:r>
      </w:ins>
    </w:p>
    <w:p w:rsidR="00C258C3" w:rsidRPr="00C258C3" w:rsidRDefault="00C258C3" w:rsidP="00C258C3">
      <w:pPr>
        <w:shd w:val="clear" w:color="auto" w:fill="FFFFFF"/>
        <w:spacing w:after="0" w:line="240" w:lineRule="auto"/>
        <w:textAlignment w:val="baseline"/>
        <w:rPr>
          <w:ins w:id="325" w:author="Unknown"/>
          <w:rFonts w:ascii="Helvetica" w:eastAsia="Times New Roman" w:hAnsi="Helvetica" w:cs="Helvetica"/>
          <w:color w:val="4D4D4D"/>
          <w:sz w:val="24"/>
          <w:szCs w:val="24"/>
        </w:rPr>
      </w:pPr>
      <w:ins w:id="326"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327" w:author="Unknown"/>
          <w:rFonts w:ascii="Helvetica" w:eastAsia="Times New Roman" w:hAnsi="Helvetica" w:cs="Helvetica"/>
          <w:color w:val="4D4D4D"/>
          <w:sz w:val="24"/>
          <w:szCs w:val="24"/>
        </w:rPr>
      </w:pPr>
      <w:ins w:id="328" w:author="Unknown">
        <w:r w:rsidRPr="00C258C3">
          <w:rPr>
            <w:rFonts w:ascii="Helvetica" w:eastAsia="Times New Roman" w:hAnsi="Helvetica" w:cs="Helvetica"/>
            <w:color w:val="4D4D4D"/>
            <w:sz w:val="24"/>
            <w:szCs w:val="24"/>
          </w:rPr>
          <w:t>To load HTML in Node.js we have to change the “Content-type” in the HTML code from text/plain to text/html.</w:t>
        </w:r>
        <w:r w:rsidRPr="00C258C3">
          <w:rPr>
            <w:rFonts w:ascii="Helvetica" w:eastAsia="Times New Roman" w:hAnsi="Helvetica" w:cs="Helvetica"/>
            <w:color w:val="4D4D4D"/>
            <w:sz w:val="24"/>
            <w:szCs w:val="24"/>
          </w:rPr>
          <w:br/>
          <w:t>Let’s see an example where we have created a static file in web server.</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29" w:author="Unknown"/>
          <w:rFonts w:ascii="Courier New" w:eastAsia="Times New Roman" w:hAnsi="Courier New" w:cs="Courier New"/>
          <w:color w:val="000000"/>
          <w:sz w:val="24"/>
          <w:szCs w:val="24"/>
          <w:bdr w:val="none" w:sz="0" w:space="0" w:color="auto" w:frame="1"/>
        </w:rPr>
      </w:pPr>
      <w:ins w:id="330" w:author="Unknown">
        <w:r w:rsidRPr="00C258C3">
          <w:rPr>
            <w:rFonts w:ascii="Courier New" w:eastAsia="Times New Roman" w:hAnsi="Courier New" w:cs="Courier New"/>
            <w:color w:val="000000"/>
            <w:sz w:val="24"/>
            <w:szCs w:val="24"/>
            <w:bdr w:val="none" w:sz="0" w:space="0" w:color="auto" w:frame="1"/>
          </w:rPr>
          <w:t>fs</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readFile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filename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8800"/>
            <w:sz w:val="24"/>
            <w:szCs w:val="24"/>
            <w:bdr w:val="none" w:sz="0" w:space="0" w:color="auto" w:frame="1"/>
          </w:rPr>
          <w:t>"binary"</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0088"/>
            <w:sz w:val="24"/>
            <w:szCs w:val="24"/>
            <w:bdr w:val="none" w:sz="0" w:space="0" w:color="auto" w:frame="1"/>
          </w:rPr>
          <w:t>function</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err</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file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31" w:author="Unknown"/>
          <w:rFonts w:ascii="Courier New" w:eastAsia="Times New Roman" w:hAnsi="Courier New" w:cs="Courier New"/>
          <w:color w:val="000000"/>
          <w:sz w:val="24"/>
          <w:szCs w:val="24"/>
          <w:bdr w:val="none" w:sz="0" w:space="0" w:color="auto" w:frame="1"/>
        </w:rPr>
      </w:pPr>
      <w:ins w:id="332" w:author="Unknown">
        <w:r w:rsidRPr="00C258C3">
          <w:rPr>
            <w:rFonts w:ascii="Courier New" w:eastAsia="Times New Roman" w:hAnsi="Courier New" w:cs="Courier New"/>
            <w:color w:val="000088"/>
            <w:sz w:val="24"/>
            <w:szCs w:val="24"/>
            <w:bdr w:val="none" w:sz="0" w:space="0" w:color="auto" w:frame="1"/>
          </w:rPr>
          <w:t>if</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err</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33" w:author="Unknown"/>
          <w:rFonts w:ascii="Courier New" w:eastAsia="Times New Roman" w:hAnsi="Courier New" w:cs="Courier New"/>
          <w:color w:val="000000"/>
          <w:sz w:val="24"/>
          <w:szCs w:val="24"/>
          <w:bdr w:val="none" w:sz="0" w:space="0" w:color="auto" w:frame="1"/>
        </w:rPr>
      </w:pPr>
      <w:ins w:id="334" w:author="Unknown">
        <w:r w:rsidRPr="00C258C3">
          <w:rPr>
            <w:rFonts w:ascii="Courier New" w:eastAsia="Times New Roman" w:hAnsi="Courier New" w:cs="Courier New"/>
            <w:color w:val="000000"/>
            <w:sz w:val="24"/>
            <w:szCs w:val="24"/>
            <w:bdr w:val="none" w:sz="0" w:space="0" w:color="auto" w:frame="1"/>
          </w:rPr>
          <w:t>response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writeHead</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6666"/>
            <w:sz w:val="24"/>
            <w:szCs w:val="24"/>
            <w:bdr w:val="none" w:sz="0" w:space="0" w:color="auto" w:frame="1"/>
          </w:rPr>
          <w:t>500</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8800"/>
            <w:sz w:val="24"/>
            <w:szCs w:val="24"/>
            <w:bdr w:val="none" w:sz="0" w:space="0" w:color="auto" w:frame="1"/>
          </w:rPr>
          <w:t>"Content-Type"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8800"/>
            <w:sz w:val="24"/>
            <w:szCs w:val="24"/>
            <w:bdr w:val="none" w:sz="0" w:space="0" w:color="auto" w:frame="1"/>
          </w:rPr>
          <w:t>"text/plain"</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35" w:author="Unknown"/>
          <w:rFonts w:ascii="Courier New" w:eastAsia="Times New Roman" w:hAnsi="Courier New" w:cs="Courier New"/>
          <w:color w:val="000000"/>
          <w:sz w:val="24"/>
          <w:szCs w:val="24"/>
          <w:bdr w:val="none" w:sz="0" w:space="0" w:color="auto" w:frame="1"/>
        </w:rPr>
      </w:pPr>
      <w:ins w:id="336" w:author="Unknown">
        <w:r w:rsidRPr="00C258C3">
          <w:rPr>
            <w:rFonts w:ascii="Courier New" w:eastAsia="Times New Roman" w:hAnsi="Courier New" w:cs="Courier New"/>
            <w:color w:val="000000"/>
            <w:sz w:val="24"/>
            <w:szCs w:val="24"/>
            <w:bdr w:val="none" w:sz="0" w:space="0" w:color="auto" w:frame="1"/>
          </w:rPr>
          <w:t>response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write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err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8800"/>
            <w:sz w:val="24"/>
            <w:szCs w:val="24"/>
            <w:bdr w:val="none" w:sz="0" w:space="0" w:color="auto" w:frame="1"/>
          </w:rPr>
          <w:t>"\n"</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37" w:author="Unknown"/>
          <w:rFonts w:ascii="Courier New" w:eastAsia="Times New Roman" w:hAnsi="Courier New" w:cs="Courier New"/>
          <w:color w:val="000000"/>
          <w:sz w:val="24"/>
          <w:szCs w:val="24"/>
          <w:bdr w:val="none" w:sz="0" w:space="0" w:color="auto" w:frame="1"/>
        </w:rPr>
      </w:pPr>
      <w:ins w:id="338" w:author="Unknown">
        <w:r w:rsidRPr="00C258C3">
          <w:rPr>
            <w:rFonts w:ascii="Courier New" w:eastAsia="Times New Roman" w:hAnsi="Courier New" w:cs="Courier New"/>
            <w:color w:val="000000"/>
            <w:sz w:val="24"/>
            <w:szCs w:val="24"/>
            <w:bdr w:val="none" w:sz="0" w:space="0" w:color="auto" w:frame="1"/>
          </w:rPr>
          <w:t>response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88"/>
            <w:sz w:val="24"/>
            <w:szCs w:val="24"/>
            <w:bdr w:val="none" w:sz="0" w:space="0" w:color="auto" w:frame="1"/>
          </w:rPr>
          <w:t>end</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39" w:author="Unknown"/>
          <w:rFonts w:ascii="Courier New" w:eastAsia="Times New Roman" w:hAnsi="Courier New" w:cs="Courier New"/>
          <w:color w:val="000000"/>
          <w:sz w:val="24"/>
          <w:szCs w:val="24"/>
          <w:bdr w:val="none" w:sz="0" w:space="0" w:color="auto" w:frame="1"/>
        </w:rPr>
      </w:pPr>
      <w:ins w:id="340" w:author="Unknown">
        <w:r w:rsidRPr="00C258C3">
          <w:rPr>
            <w:rFonts w:ascii="Courier New" w:eastAsia="Times New Roman" w:hAnsi="Courier New" w:cs="Courier New"/>
            <w:color w:val="000088"/>
            <w:sz w:val="24"/>
            <w:szCs w:val="24"/>
            <w:bdr w:val="none" w:sz="0" w:space="0" w:color="auto" w:frame="1"/>
          </w:rPr>
          <w:t>return</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41" w:author="Unknown"/>
          <w:rFonts w:ascii="Courier New" w:eastAsia="Times New Roman" w:hAnsi="Courier New" w:cs="Courier New"/>
          <w:color w:val="000000"/>
          <w:sz w:val="24"/>
          <w:szCs w:val="24"/>
          <w:bdr w:val="none" w:sz="0" w:space="0" w:color="auto" w:frame="1"/>
        </w:rPr>
      </w:pPr>
      <w:ins w:id="342" w:author="Unknown">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43" w:author="Unknown"/>
          <w:rFonts w:ascii="Courier New" w:eastAsia="Times New Roman" w:hAnsi="Courier New" w:cs="Courier New"/>
          <w:color w:val="000000"/>
          <w:sz w:val="24"/>
          <w:szCs w:val="24"/>
          <w:bdr w:val="none" w:sz="0" w:space="0" w:color="auto" w:frame="1"/>
        </w:rPr>
      </w:pPr>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44" w:author="Unknown"/>
          <w:rFonts w:ascii="Courier New" w:eastAsia="Times New Roman" w:hAnsi="Courier New" w:cs="Courier New"/>
          <w:color w:val="000000"/>
          <w:sz w:val="24"/>
          <w:szCs w:val="24"/>
          <w:bdr w:val="none" w:sz="0" w:space="0" w:color="auto" w:frame="1"/>
        </w:rPr>
      </w:pPr>
      <w:ins w:id="345" w:author="Unknown">
        <w:r w:rsidRPr="00C258C3">
          <w:rPr>
            <w:rFonts w:ascii="Courier New" w:eastAsia="Times New Roman" w:hAnsi="Courier New" w:cs="Courier New"/>
            <w:color w:val="000000"/>
            <w:sz w:val="24"/>
            <w:szCs w:val="24"/>
            <w:bdr w:val="none" w:sz="0" w:space="0" w:color="auto" w:frame="1"/>
          </w:rPr>
          <w:t>response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writeHead</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6666"/>
            <w:sz w:val="24"/>
            <w:szCs w:val="24"/>
            <w:bdr w:val="none" w:sz="0" w:space="0" w:color="auto" w:frame="1"/>
          </w:rPr>
          <w:t>200</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46" w:author="Unknown"/>
          <w:rFonts w:ascii="Courier New" w:eastAsia="Times New Roman" w:hAnsi="Courier New" w:cs="Courier New"/>
          <w:color w:val="000000"/>
          <w:sz w:val="24"/>
          <w:szCs w:val="24"/>
          <w:bdr w:val="none" w:sz="0" w:space="0" w:color="auto" w:frame="1"/>
        </w:rPr>
      </w:pPr>
      <w:ins w:id="347" w:author="Unknown">
        <w:r w:rsidRPr="00C258C3">
          <w:rPr>
            <w:rFonts w:ascii="Courier New" w:eastAsia="Times New Roman" w:hAnsi="Courier New" w:cs="Courier New"/>
            <w:color w:val="000000"/>
            <w:sz w:val="24"/>
            <w:szCs w:val="24"/>
            <w:bdr w:val="none" w:sz="0" w:space="0" w:color="auto" w:frame="1"/>
          </w:rPr>
          <w:t>response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write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file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8800"/>
            <w:sz w:val="24"/>
            <w:szCs w:val="24"/>
            <w:bdr w:val="none" w:sz="0" w:space="0" w:color="auto" w:frame="1"/>
          </w:rPr>
          <w:t>"binary"</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48" w:author="Unknown"/>
          <w:rFonts w:ascii="Courier New" w:eastAsia="Times New Roman" w:hAnsi="Courier New" w:cs="Courier New"/>
          <w:color w:val="000000"/>
          <w:sz w:val="24"/>
          <w:szCs w:val="24"/>
          <w:bdr w:val="none" w:sz="0" w:space="0" w:color="auto" w:frame="1"/>
        </w:rPr>
      </w:pPr>
      <w:ins w:id="349" w:author="Unknown">
        <w:r w:rsidRPr="00C258C3">
          <w:rPr>
            <w:rFonts w:ascii="Courier New" w:eastAsia="Times New Roman" w:hAnsi="Courier New" w:cs="Courier New"/>
            <w:color w:val="000000"/>
            <w:sz w:val="24"/>
            <w:szCs w:val="24"/>
            <w:bdr w:val="none" w:sz="0" w:space="0" w:color="auto" w:frame="1"/>
          </w:rPr>
          <w:t>response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88"/>
            <w:sz w:val="24"/>
            <w:szCs w:val="24"/>
            <w:bdr w:val="none" w:sz="0" w:space="0" w:color="auto" w:frame="1"/>
          </w:rPr>
          <w:t>end</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50" w:author="Unknown"/>
          <w:rFonts w:ascii="Courier New" w:eastAsia="Times New Roman" w:hAnsi="Courier New" w:cs="Courier New"/>
          <w:color w:val="444444"/>
          <w:sz w:val="24"/>
          <w:szCs w:val="24"/>
        </w:rPr>
      </w:pPr>
      <w:ins w:id="351" w:author="Unknown">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FFFFFF"/>
        <w:spacing w:after="375" w:line="240" w:lineRule="auto"/>
        <w:textAlignment w:val="baseline"/>
        <w:rPr>
          <w:ins w:id="352" w:author="Unknown"/>
          <w:rFonts w:ascii="Helvetica" w:eastAsia="Times New Roman" w:hAnsi="Helvetica" w:cs="Helvetica"/>
          <w:color w:val="4D4D4D"/>
          <w:sz w:val="24"/>
          <w:szCs w:val="24"/>
        </w:rPr>
      </w:pPr>
      <w:ins w:id="353" w:author="Unknown">
        <w:r w:rsidRPr="00C258C3">
          <w:rPr>
            <w:rFonts w:ascii="Helvetica" w:eastAsia="Times New Roman" w:hAnsi="Helvetica" w:cs="Helvetica"/>
            <w:color w:val="4D4D4D"/>
            <w:sz w:val="24"/>
            <w:szCs w:val="24"/>
          </w:rPr>
          <w:t>Now we will modify this code to load an HTML page instead of plain text.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54" w:author="Unknown"/>
          <w:rFonts w:ascii="Courier New" w:eastAsia="Times New Roman" w:hAnsi="Courier New" w:cs="Courier New"/>
          <w:color w:val="000000"/>
          <w:sz w:val="24"/>
          <w:szCs w:val="24"/>
          <w:bdr w:val="none" w:sz="0" w:space="0" w:color="auto" w:frame="1"/>
        </w:rPr>
      </w:pPr>
      <w:ins w:id="355" w:author="Unknown">
        <w:r w:rsidRPr="00C258C3">
          <w:rPr>
            <w:rFonts w:ascii="Courier New" w:eastAsia="Times New Roman" w:hAnsi="Courier New" w:cs="Courier New"/>
            <w:color w:val="000000"/>
            <w:sz w:val="24"/>
            <w:szCs w:val="24"/>
            <w:bdr w:val="none" w:sz="0" w:space="0" w:color="auto" w:frame="1"/>
          </w:rPr>
          <w:t>fs</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readFile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filename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8800"/>
            <w:sz w:val="24"/>
            <w:szCs w:val="24"/>
            <w:bdr w:val="none" w:sz="0" w:space="0" w:color="auto" w:frame="1"/>
          </w:rPr>
          <w:t>"binary"</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0088"/>
            <w:sz w:val="24"/>
            <w:szCs w:val="24"/>
            <w:bdr w:val="none" w:sz="0" w:space="0" w:color="auto" w:frame="1"/>
          </w:rPr>
          <w:t>function</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err</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file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56" w:author="Unknown"/>
          <w:rFonts w:ascii="Courier New" w:eastAsia="Times New Roman" w:hAnsi="Courier New" w:cs="Courier New"/>
          <w:color w:val="000000"/>
          <w:sz w:val="24"/>
          <w:szCs w:val="24"/>
          <w:bdr w:val="none" w:sz="0" w:space="0" w:color="auto" w:frame="1"/>
        </w:rPr>
      </w:pPr>
      <w:ins w:id="357" w:author="Unknown">
        <w:r w:rsidRPr="00C258C3">
          <w:rPr>
            <w:rFonts w:ascii="Courier New" w:eastAsia="Times New Roman" w:hAnsi="Courier New" w:cs="Courier New"/>
            <w:color w:val="000088"/>
            <w:sz w:val="24"/>
            <w:szCs w:val="24"/>
            <w:bdr w:val="none" w:sz="0" w:space="0" w:color="auto" w:frame="1"/>
          </w:rPr>
          <w:t>if</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err</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58" w:author="Unknown"/>
          <w:rFonts w:ascii="Courier New" w:eastAsia="Times New Roman" w:hAnsi="Courier New" w:cs="Courier New"/>
          <w:color w:val="000000"/>
          <w:sz w:val="24"/>
          <w:szCs w:val="24"/>
          <w:bdr w:val="none" w:sz="0" w:space="0" w:color="auto" w:frame="1"/>
        </w:rPr>
      </w:pPr>
      <w:ins w:id="359" w:author="Unknown">
        <w:r w:rsidRPr="00C258C3">
          <w:rPr>
            <w:rFonts w:ascii="Courier New" w:eastAsia="Times New Roman" w:hAnsi="Courier New" w:cs="Courier New"/>
            <w:color w:val="000000"/>
            <w:sz w:val="24"/>
            <w:szCs w:val="24"/>
            <w:bdr w:val="none" w:sz="0" w:space="0" w:color="auto" w:frame="1"/>
          </w:rPr>
          <w:t>response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writeHead</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6666"/>
            <w:sz w:val="24"/>
            <w:szCs w:val="24"/>
            <w:bdr w:val="none" w:sz="0" w:space="0" w:color="auto" w:frame="1"/>
          </w:rPr>
          <w:t>500</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8800"/>
            <w:sz w:val="24"/>
            <w:szCs w:val="24"/>
            <w:bdr w:val="none" w:sz="0" w:space="0" w:color="auto" w:frame="1"/>
          </w:rPr>
          <w:t>"Content-Type"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8800"/>
            <w:sz w:val="24"/>
            <w:szCs w:val="24"/>
            <w:bdr w:val="none" w:sz="0" w:space="0" w:color="auto" w:frame="1"/>
          </w:rPr>
          <w:t>"text/html"</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60" w:author="Unknown"/>
          <w:rFonts w:ascii="Courier New" w:eastAsia="Times New Roman" w:hAnsi="Courier New" w:cs="Courier New"/>
          <w:color w:val="000000"/>
          <w:sz w:val="24"/>
          <w:szCs w:val="24"/>
          <w:bdr w:val="none" w:sz="0" w:space="0" w:color="auto" w:frame="1"/>
        </w:rPr>
      </w:pPr>
      <w:ins w:id="361" w:author="Unknown">
        <w:r w:rsidRPr="00C258C3">
          <w:rPr>
            <w:rFonts w:ascii="Courier New" w:eastAsia="Times New Roman" w:hAnsi="Courier New" w:cs="Courier New"/>
            <w:color w:val="000000"/>
            <w:sz w:val="24"/>
            <w:szCs w:val="24"/>
            <w:bdr w:val="none" w:sz="0" w:space="0" w:color="auto" w:frame="1"/>
          </w:rPr>
          <w:t>response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write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err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8800"/>
            <w:sz w:val="24"/>
            <w:szCs w:val="24"/>
            <w:bdr w:val="none" w:sz="0" w:space="0" w:color="auto" w:frame="1"/>
          </w:rPr>
          <w:t>"\n"</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62" w:author="Unknown"/>
          <w:rFonts w:ascii="Courier New" w:eastAsia="Times New Roman" w:hAnsi="Courier New" w:cs="Courier New"/>
          <w:color w:val="000000"/>
          <w:sz w:val="24"/>
          <w:szCs w:val="24"/>
          <w:bdr w:val="none" w:sz="0" w:space="0" w:color="auto" w:frame="1"/>
        </w:rPr>
      </w:pPr>
      <w:ins w:id="363" w:author="Unknown">
        <w:r w:rsidRPr="00C258C3">
          <w:rPr>
            <w:rFonts w:ascii="Courier New" w:eastAsia="Times New Roman" w:hAnsi="Courier New" w:cs="Courier New"/>
            <w:color w:val="000000"/>
            <w:sz w:val="24"/>
            <w:szCs w:val="24"/>
            <w:bdr w:val="none" w:sz="0" w:space="0" w:color="auto" w:frame="1"/>
          </w:rPr>
          <w:t>response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88"/>
            <w:sz w:val="24"/>
            <w:szCs w:val="24"/>
            <w:bdr w:val="none" w:sz="0" w:space="0" w:color="auto" w:frame="1"/>
          </w:rPr>
          <w:t>end</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64" w:author="Unknown"/>
          <w:rFonts w:ascii="Courier New" w:eastAsia="Times New Roman" w:hAnsi="Courier New" w:cs="Courier New"/>
          <w:color w:val="000000"/>
          <w:sz w:val="24"/>
          <w:szCs w:val="24"/>
          <w:bdr w:val="none" w:sz="0" w:space="0" w:color="auto" w:frame="1"/>
        </w:rPr>
      </w:pPr>
      <w:ins w:id="365" w:author="Unknown">
        <w:r w:rsidRPr="00C258C3">
          <w:rPr>
            <w:rFonts w:ascii="Courier New" w:eastAsia="Times New Roman" w:hAnsi="Courier New" w:cs="Courier New"/>
            <w:color w:val="000088"/>
            <w:sz w:val="24"/>
            <w:szCs w:val="24"/>
            <w:bdr w:val="none" w:sz="0" w:space="0" w:color="auto" w:frame="1"/>
          </w:rPr>
          <w:t>return</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66" w:author="Unknown"/>
          <w:rFonts w:ascii="Courier New" w:eastAsia="Times New Roman" w:hAnsi="Courier New" w:cs="Courier New"/>
          <w:color w:val="000000"/>
          <w:sz w:val="24"/>
          <w:szCs w:val="24"/>
          <w:bdr w:val="none" w:sz="0" w:space="0" w:color="auto" w:frame="1"/>
        </w:rPr>
      </w:pPr>
      <w:ins w:id="367" w:author="Unknown">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68" w:author="Unknown"/>
          <w:rFonts w:ascii="Courier New" w:eastAsia="Times New Roman" w:hAnsi="Courier New" w:cs="Courier New"/>
          <w:color w:val="000000"/>
          <w:sz w:val="24"/>
          <w:szCs w:val="24"/>
          <w:bdr w:val="none" w:sz="0" w:space="0" w:color="auto" w:frame="1"/>
        </w:rPr>
      </w:pPr>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69" w:author="Unknown"/>
          <w:rFonts w:ascii="Courier New" w:eastAsia="Times New Roman" w:hAnsi="Courier New" w:cs="Courier New"/>
          <w:color w:val="000000"/>
          <w:sz w:val="24"/>
          <w:szCs w:val="24"/>
          <w:bdr w:val="none" w:sz="0" w:space="0" w:color="auto" w:frame="1"/>
        </w:rPr>
      </w:pPr>
      <w:ins w:id="370" w:author="Unknown">
        <w:r w:rsidRPr="00C258C3">
          <w:rPr>
            <w:rFonts w:ascii="Courier New" w:eastAsia="Times New Roman" w:hAnsi="Courier New" w:cs="Courier New"/>
            <w:color w:val="000000"/>
            <w:sz w:val="24"/>
            <w:szCs w:val="24"/>
            <w:bdr w:val="none" w:sz="0" w:space="0" w:color="auto" w:frame="1"/>
          </w:rPr>
          <w:t>response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writeHead</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6666"/>
            <w:sz w:val="24"/>
            <w:szCs w:val="24"/>
            <w:bdr w:val="none" w:sz="0" w:space="0" w:color="auto" w:frame="1"/>
          </w:rPr>
          <w:t>200</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8800"/>
            <w:sz w:val="24"/>
            <w:szCs w:val="24"/>
            <w:bdr w:val="none" w:sz="0" w:space="0" w:color="auto" w:frame="1"/>
          </w:rPr>
          <w:t>"Content-Type"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8800"/>
            <w:sz w:val="24"/>
            <w:szCs w:val="24"/>
            <w:bdr w:val="none" w:sz="0" w:space="0" w:color="auto" w:frame="1"/>
          </w:rPr>
          <w:t>"text/html"</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71" w:author="Unknown"/>
          <w:rFonts w:ascii="Courier New" w:eastAsia="Times New Roman" w:hAnsi="Courier New" w:cs="Courier New"/>
          <w:color w:val="000000"/>
          <w:sz w:val="24"/>
          <w:szCs w:val="24"/>
          <w:bdr w:val="none" w:sz="0" w:space="0" w:color="auto" w:frame="1"/>
        </w:rPr>
      </w:pPr>
      <w:ins w:id="372" w:author="Unknown">
        <w:r w:rsidRPr="00C258C3">
          <w:rPr>
            <w:rFonts w:ascii="Courier New" w:eastAsia="Times New Roman" w:hAnsi="Courier New" w:cs="Courier New"/>
            <w:color w:val="000000"/>
            <w:sz w:val="24"/>
            <w:szCs w:val="24"/>
            <w:bdr w:val="none" w:sz="0" w:space="0" w:color="auto" w:frame="1"/>
          </w:rPr>
          <w:t>response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write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file</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73" w:author="Unknown"/>
          <w:rFonts w:ascii="Courier New" w:eastAsia="Times New Roman" w:hAnsi="Courier New" w:cs="Courier New"/>
          <w:color w:val="000000"/>
          <w:sz w:val="24"/>
          <w:szCs w:val="24"/>
          <w:bdr w:val="none" w:sz="0" w:space="0" w:color="auto" w:frame="1"/>
        </w:rPr>
      </w:pPr>
      <w:ins w:id="374" w:author="Unknown">
        <w:r w:rsidRPr="00C258C3">
          <w:rPr>
            <w:rFonts w:ascii="Courier New" w:eastAsia="Times New Roman" w:hAnsi="Courier New" w:cs="Courier New"/>
            <w:color w:val="000000"/>
            <w:sz w:val="24"/>
            <w:szCs w:val="24"/>
            <w:bdr w:val="none" w:sz="0" w:space="0" w:color="auto" w:frame="1"/>
          </w:rPr>
          <w:t>response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88"/>
            <w:sz w:val="24"/>
            <w:szCs w:val="24"/>
            <w:bdr w:val="none" w:sz="0" w:space="0" w:color="auto" w:frame="1"/>
          </w:rPr>
          <w:t>end</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75" w:author="Unknown"/>
          <w:rFonts w:ascii="Courier New" w:eastAsia="Times New Roman" w:hAnsi="Courier New" w:cs="Courier New"/>
          <w:color w:val="444444"/>
          <w:sz w:val="24"/>
          <w:szCs w:val="24"/>
        </w:rPr>
      </w:pPr>
      <w:ins w:id="376" w:author="Unknown">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FFFFFF"/>
        <w:spacing w:after="375" w:line="240" w:lineRule="auto"/>
        <w:textAlignment w:val="baseline"/>
        <w:rPr>
          <w:ins w:id="377" w:author="Unknown"/>
          <w:rFonts w:ascii="Helvetica" w:eastAsia="Times New Roman" w:hAnsi="Helvetica" w:cs="Helvetica"/>
          <w:color w:val="4D4D4D"/>
          <w:sz w:val="24"/>
          <w:szCs w:val="24"/>
        </w:rPr>
      </w:pPr>
      <w:ins w:id="378"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379" w:author="Unknown"/>
          <w:rFonts w:ascii="Helvetica" w:eastAsia="Times New Roman" w:hAnsi="Helvetica" w:cs="Helvetica"/>
          <w:color w:val="444444"/>
          <w:sz w:val="32"/>
          <w:szCs w:val="32"/>
        </w:rPr>
      </w:pPr>
      <w:ins w:id="380" w:author="Unknown">
        <w:r w:rsidRPr="00C258C3">
          <w:rPr>
            <w:rFonts w:ascii="Helvetica" w:eastAsia="Times New Roman" w:hAnsi="Helvetica" w:cs="Helvetica"/>
            <w:color w:val="444444"/>
            <w:sz w:val="32"/>
            <w:szCs w:val="32"/>
          </w:rPr>
          <w:lastRenderedPageBreak/>
          <w:t>Q-17. What Is EventEmitter In Node.Js?</w:t>
        </w:r>
      </w:ins>
    </w:p>
    <w:p w:rsidR="00C258C3" w:rsidRPr="00C258C3" w:rsidRDefault="00C258C3" w:rsidP="00C258C3">
      <w:pPr>
        <w:shd w:val="clear" w:color="auto" w:fill="FFFFFF"/>
        <w:spacing w:after="0" w:line="240" w:lineRule="auto"/>
        <w:textAlignment w:val="baseline"/>
        <w:rPr>
          <w:ins w:id="381" w:author="Unknown"/>
          <w:rFonts w:ascii="Helvetica" w:eastAsia="Times New Roman" w:hAnsi="Helvetica" w:cs="Helvetica"/>
          <w:color w:val="4D4D4D"/>
          <w:sz w:val="24"/>
          <w:szCs w:val="24"/>
        </w:rPr>
      </w:pPr>
      <w:ins w:id="382"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383" w:author="Unknown"/>
          <w:rFonts w:ascii="Helvetica" w:eastAsia="Times New Roman" w:hAnsi="Helvetica" w:cs="Helvetica"/>
          <w:color w:val="4D4D4D"/>
          <w:sz w:val="24"/>
          <w:szCs w:val="24"/>
        </w:rPr>
      </w:pPr>
      <w:ins w:id="384" w:author="Unknown">
        <w:r w:rsidRPr="00C258C3">
          <w:rPr>
            <w:rFonts w:ascii="Helvetica" w:eastAsia="Times New Roman" w:hAnsi="Helvetica" w:cs="Helvetica"/>
            <w:color w:val="4D4D4D"/>
            <w:sz w:val="24"/>
            <w:szCs w:val="24"/>
          </w:rPr>
          <w:t>Events module in Node.js allows us to create and handle custom events. The Event module contains “EventEmitter” class which can be used to raise and handle custom events. It is accessible via the following code.</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85" w:author="Unknown"/>
          <w:rFonts w:ascii="Courier New" w:eastAsia="Times New Roman" w:hAnsi="Courier New" w:cs="Courier New"/>
          <w:color w:val="000000"/>
          <w:sz w:val="24"/>
          <w:szCs w:val="24"/>
          <w:bdr w:val="none" w:sz="0" w:space="0" w:color="auto" w:frame="1"/>
        </w:rPr>
      </w:pPr>
      <w:ins w:id="386" w:author="Unknown">
        <w:r w:rsidRPr="00C258C3">
          <w:rPr>
            <w:rFonts w:ascii="Courier New" w:eastAsia="Times New Roman" w:hAnsi="Courier New" w:cs="Courier New"/>
            <w:color w:val="880000"/>
            <w:sz w:val="24"/>
            <w:szCs w:val="24"/>
            <w:bdr w:val="none" w:sz="0" w:space="0" w:color="auto" w:frame="1"/>
          </w:rPr>
          <w:t>// Import events module</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87" w:author="Unknown"/>
          <w:rFonts w:ascii="Courier New" w:eastAsia="Times New Roman" w:hAnsi="Courier New" w:cs="Courier New"/>
          <w:color w:val="000000"/>
          <w:sz w:val="24"/>
          <w:szCs w:val="24"/>
          <w:bdr w:val="none" w:sz="0" w:space="0" w:color="auto" w:frame="1"/>
        </w:rPr>
      </w:pPr>
      <w:ins w:id="388" w:author="Unknown">
        <w:r w:rsidRPr="00C258C3">
          <w:rPr>
            <w:rFonts w:ascii="Courier New" w:eastAsia="Times New Roman" w:hAnsi="Courier New" w:cs="Courier New"/>
            <w:color w:val="000088"/>
            <w:sz w:val="24"/>
            <w:szCs w:val="24"/>
            <w:bdr w:val="none" w:sz="0" w:space="0" w:color="auto" w:frame="1"/>
          </w:rPr>
          <w:t>var</w:t>
        </w:r>
        <w:r w:rsidRPr="00C258C3">
          <w:rPr>
            <w:rFonts w:ascii="Courier New" w:eastAsia="Times New Roman" w:hAnsi="Courier New" w:cs="Courier New"/>
            <w:color w:val="000000"/>
            <w:sz w:val="24"/>
            <w:szCs w:val="24"/>
            <w:bdr w:val="none" w:sz="0" w:space="0" w:color="auto" w:frame="1"/>
          </w:rPr>
          <w:t xml:space="preserve"> events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0088"/>
            <w:sz w:val="24"/>
            <w:szCs w:val="24"/>
            <w:bdr w:val="none" w:sz="0" w:space="0" w:color="auto" w:frame="1"/>
          </w:rPr>
          <w:t>require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8800"/>
            <w:sz w:val="24"/>
            <w:szCs w:val="24"/>
            <w:bdr w:val="none" w:sz="0" w:space="0" w:color="auto" w:frame="1"/>
          </w:rPr>
          <w:t>'events'</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89" w:author="Unknown"/>
          <w:rFonts w:ascii="Courier New" w:eastAsia="Times New Roman" w:hAnsi="Courier New" w:cs="Courier New"/>
          <w:color w:val="000000"/>
          <w:sz w:val="24"/>
          <w:szCs w:val="24"/>
          <w:bdr w:val="none" w:sz="0" w:space="0" w:color="auto" w:frame="1"/>
        </w:rPr>
      </w:pPr>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90" w:author="Unknown"/>
          <w:rFonts w:ascii="Courier New" w:eastAsia="Times New Roman" w:hAnsi="Courier New" w:cs="Courier New"/>
          <w:color w:val="000000"/>
          <w:sz w:val="24"/>
          <w:szCs w:val="24"/>
          <w:bdr w:val="none" w:sz="0" w:space="0" w:color="auto" w:frame="1"/>
        </w:rPr>
      </w:pPr>
      <w:ins w:id="391" w:author="Unknown">
        <w:r w:rsidRPr="00C258C3">
          <w:rPr>
            <w:rFonts w:ascii="Courier New" w:eastAsia="Times New Roman" w:hAnsi="Courier New" w:cs="Courier New"/>
            <w:color w:val="880000"/>
            <w:sz w:val="24"/>
            <w:szCs w:val="24"/>
            <w:bdr w:val="none" w:sz="0" w:space="0" w:color="auto" w:frame="1"/>
          </w:rPr>
          <w:t>// Create an eventEmitter object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392" w:author="Unknown"/>
          <w:rFonts w:ascii="Courier New" w:eastAsia="Times New Roman" w:hAnsi="Courier New" w:cs="Courier New"/>
          <w:color w:val="444444"/>
          <w:sz w:val="24"/>
          <w:szCs w:val="24"/>
        </w:rPr>
      </w:pPr>
      <w:ins w:id="393" w:author="Unknown">
        <w:r w:rsidRPr="00C258C3">
          <w:rPr>
            <w:rFonts w:ascii="Courier New" w:eastAsia="Times New Roman" w:hAnsi="Courier New" w:cs="Courier New"/>
            <w:color w:val="000088"/>
            <w:sz w:val="24"/>
            <w:szCs w:val="24"/>
            <w:bdr w:val="none" w:sz="0" w:space="0" w:color="auto" w:frame="1"/>
          </w:rPr>
          <w:t>var</w:t>
        </w:r>
        <w:r w:rsidRPr="00C258C3">
          <w:rPr>
            <w:rFonts w:ascii="Courier New" w:eastAsia="Times New Roman" w:hAnsi="Courier New" w:cs="Courier New"/>
            <w:color w:val="000000"/>
            <w:sz w:val="24"/>
            <w:szCs w:val="24"/>
            <w:bdr w:val="none" w:sz="0" w:space="0" w:color="auto" w:frame="1"/>
          </w:rPr>
          <w:t xml:space="preserve"> eventEmitter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0088"/>
            <w:sz w:val="24"/>
            <w:szCs w:val="24"/>
            <w:bdr w:val="none" w:sz="0" w:space="0" w:color="auto" w:frame="1"/>
          </w:rPr>
          <w:t>new</w:t>
        </w:r>
        <w:r w:rsidRPr="00C258C3">
          <w:rPr>
            <w:rFonts w:ascii="Courier New" w:eastAsia="Times New Roman" w:hAnsi="Courier New" w:cs="Courier New"/>
            <w:color w:val="000000"/>
            <w:sz w:val="24"/>
            <w:szCs w:val="24"/>
            <w:bdr w:val="none" w:sz="0" w:space="0" w:color="auto" w:frame="1"/>
          </w:rPr>
          <w:t xml:space="preserve"> events</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660066"/>
            <w:sz w:val="24"/>
            <w:szCs w:val="24"/>
            <w:bdr w:val="none" w:sz="0" w:space="0" w:color="auto" w:frame="1"/>
          </w:rPr>
          <w:t>EventEmitter</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FFFFFF"/>
        <w:spacing w:after="375" w:line="240" w:lineRule="auto"/>
        <w:textAlignment w:val="baseline"/>
        <w:rPr>
          <w:ins w:id="394" w:author="Unknown"/>
          <w:rFonts w:ascii="Helvetica" w:eastAsia="Times New Roman" w:hAnsi="Helvetica" w:cs="Helvetica"/>
          <w:color w:val="4D4D4D"/>
          <w:sz w:val="24"/>
          <w:szCs w:val="24"/>
        </w:rPr>
      </w:pPr>
      <w:ins w:id="395" w:author="Unknown">
        <w:r w:rsidRPr="00C258C3">
          <w:rPr>
            <w:rFonts w:ascii="Helvetica" w:eastAsia="Times New Roman" w:hAnsi="Helvetica" w:cs="Helvetica"/>
            <w:color w:val="4D4D4D"/>
            <w:sz w:val="24"/>
            <w:szCs w:val="24"/>
          </w:rPr>
          <w:t>When an EventEmitter instance encounters an error, it emits an “error” event. When a new listener gets added, it fires a “newListener” event and when a listener gets removed, it fires a “removeListener” event.</w:t>
        </w:r>
      </w:ins>
    </w:p>
    <w:p w:rsidR="00C258C3" w:rsidRPr="00C258C3" w:rsidRDefault="00C258C3" w:rsidP="00C258C3">
      <w:pPr>
        <w:shd w:val="clear" w:color="auto" w:fill="FFFFFF"/>
        <w:spacing w:after="375" w:line="240" w:lineRule="auto"/>
        <w:textAlignment w:val="baseline"/>
        <w:rPr>
          <w:ins w:id="396" w:author="Unknown"/>
          <w:rFonts w:ascii="Helvetica" w:eastAsia="Times New Roman" w:hAnsi="Helvetica" w:cs="Helvetica"/>
          <w:color w:val="4D4D4D"/>
          <w:sz w:val="24"/>
          <w:szCs w:val="24"/>
        </w:rPr>
      </w:pPr>
      <w:ins w:id="397" w:author="Unknown">
        <w:r w:rsidRPr="00C258C3">
          <w:rPr>
            <w:rFonts w:ascii="Helvetica" w:eastAsia="Times New Roman" w:hAnsi="Helvetica" w:cs="Helvetica"/>
            <w:color w:val="4D4D4D"/>
            <w:sz w:val="24"/>
            <w:szCs w:val="24"/>
          </w:rPr>
          <w:t>EventEmitter provides multiple properties like “on” and “emit”. The “on” property is used to bind a function to the event and “emit” is used to fire an event.</w:t>
        </w:r>
      </w:ins>
    </w:p>
    <w:p w:rsidR="00C258C3" w:rsidRPr="00C258C3" w:rsidRDefault="00C258C3" w:rsidP="00C258C3">
      <w:pPr>
        <w:shd w:val="clear" w:color="auto" w:fill="FFFFFF"/>
        <w:spacing w:after="375" w:line="240" w:lineRule="auto"/>
        <w:textAlignment w:val="baseline"/>
        <w:rPr>
          <w:ins w:id="398" w:author="Unknown"/>
          <w:rFonts w:ascii="Helvetica" w:eastAsia="Times New Roman" w:hAnsi="Helvetica" w:cs="Helvetica"/>
          <w:color w:val="4D4D4D"/>
          <w:sz w:val="24"/>
          <w:szCs w:val="24"/>
        </w:rPr>
      </w:pPr>
      <w:ins w:id="399"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400" w:author="Unknown"/>
          <w:rFonts w:ascii="Helvetica" w:eastAsia="Times New Roman" w:hAnsi="Helvetica" w:cs="Helvetica"/>
          <w:color w:val="444444"/>
          <w:sz w:val="32"/>
          <w:szCs w:val="32"/>
        </w:rPr>
      </w:pPr>
      <w:ins w:id="401" w:author="Unknown">
        <w:r w:rsidRPr="00C258C3">
          <w:rPr>
            <w:rFonts w:ascii="Helvetica" w:eastAsia="Times New Roman" w:hAnsi="Helvetica" w:cs="Helvetica"/>
            <w:color w:val="444444"/>
            <w:sz w:val="32"/>
            <w:szCs w:val="32"/>
          </w:rPr>
          <w:t>Q-18. How Many Types Of Streams Are Present In Node.Js?</w:t>
        </w:r>
      </w:ins>
    </w:p>
    <w:p w:rsidR="00C258C3" w:rsidRPr="00C258C3" w:rsidRDefault="00C258C3" w:rsidP="00C258C3">
      <w:pPr>
        <w:shd w:val="clear" w:color="auto" w:fill="FFFFFF"/>
        <w:spacing w:after="0" w:line="240" w:lineRule="auto"/>
        <w:textAlignment w:val="baseline"/>
        <w:rPr>
          <w:ins w:id="402" w:author="Unknown"/>
          <w:rFonts w:ascii="Helvetica" w:eastAsia="Times New Roman" w:hAnsi="Helvetica" w:cs="Helvetica"/>
          <w:color w:val="4D4D4D"/>
          <w:sz w:val="24"/>
          <w:szCs w:val="24"/>
        </w:rPr>
      </w:pPr>
      <w:ins w:id="403"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404" w:author="Unknown"/>
          <w:rFonts w:ascii="Helvetica" w:eastAsia="Times New Roman" w:hAnsi="Helvetica" w:cs="Helvetica"/>
          <w:color w:val="4D4D4D"/>
          <w:sz w:val="24"/>
          <w:szCs w:val="24"/>
        </w:rPr>
      </w:pPr>
      <w:ins w:id="405" w:author="Unknown">
        <w:r w:rsidRPr="00C258C3">
          <w:rPr>
            <w:rFonts w:ascii="Helvetica" w:eastAsia="Times New Roman" w:hAnsi="Helvetica" w:cs="Helvetica"/>
            <w:color w:val="4D4D4D"/>
            <w:sz w:val="24"/>
            <w:szCs w:val="24"/>
          </w:rPr>
          <w:t>Stream in Node.js are objects that allow reading data from a source or writing data to a specific destination in a continuous fashion. In Node.js, there are four types of streams.</w:t>
        </w:r>
      </w:ins>
    </w:p>
    <w:p w:rsidR="00C258C3" w:rsidRPr="00C258C3" w:rsidRDefault="00C258C3" w:rsidP="00C258C3">
      <w:pPr>
        <w:numPr>
          <w:ilvl w:val="0"/>
          <w:numId w:val="37"/>
        </w:numPr>
        <w:shd w:val="clear" w:color="auto" w:fill="FFFFFF"/>
        <w:spacing w:after="0" w:line="240" w:lineRule="auto"/>
        <w:ind w:left="456"/>
        <w:textAlignment w:val="baseline"/>
        <w:rPr>
          <w:ins w:id="406" w:author="Unknown"/>
          <w:rFonts w:ascii="Helvetica" w:eastAsia="Times New Roman" w:hAnsi="Helvetica" w:cs="Helvetica"/>
          <w:color w:val="4D4D4D"/>
          <w:sz w:val="24"/>
          <w:szCs w:val="24"/>
        </w:rPr>
      </w:pPr>
      <w:ins w:id="407" w:author="Unknown">
        <w:r w:rsidRPr="00C258C3">
          <w:rPr>
            <w:rFonts w:ascii="inherit" w:eastAsia="Times New Roman" w:hAnsi="inherit" w:cs="Helvetica"/>
            <w:b/>
            <w:bCs/>
            <w:color w:val="4D4D4D"/>
            <w:sz w:val="24"/>
            <w:szCs w:val="24"/>
            <w:bdr w:val="none" w:sz="0" w:space="0" w:color="auto" w:frame="1"/>
          </w:rPr>
          <w:t>&lt;Readable&gt; –</w:t>
        </w:r>
        <w:r w:rsidRPr="00C258C3">
          <w:rPr>
            <w:rFonts w:ascii="Helvetica" w:eastAsia="Times New Roman" w:hAnsi="Helvetica" w:cs="Helvetica"/>
            <w:color w:val="4D4D4D"/>
            <w:sz w:val="24"/>
            <w:szCs w:val="24"/>
          </w:rPr>
          <w:t> This is the Stream to be used for reading operation.</w:t>
        </w:r>
      </w:ins>
    </w:p>
    <w:p w:rsidR="00C258C3" w:rsidRPr="00C258C3" w:rsidRDefault="00C258C3" w:rsidP="00C258C3">
      <w:pPr>
        <w:numPr>
          <w:ilvl w:val="0"/>
          <w:numId w:val="37"/>
        </w:numPr>
        <w:shd w:val="clear" w:color="auto" w:fill="FFFFFF"/>
        <w:spacing w:after="0" w:line="240" w:lineRule="auto"/>
        <w:ind w:left="456"/>
        <w:textAlignment w:val="baseline"/>
        <w:rPr>
          <w:ins w:id="408" w:author="Unknown"/>
          <w:rFonts w:ascii="Helvetica" w:eastAsia="Times New Roman" w:hAnsi="Helvetica" w:cs="Helvetica"/>
          <w:color w:val="4D4D4D"/>
          <w:sz w:val="24"/>
          <w:szCs w:val="24"/>
        </w:rPr>
      </w:pPr>
      <w:ins w:id="409" w:author="Unknown">
        <w:r w:rsidRPr="00C258C3">
          <w:rPr>
            <w:rFonts w:ascii="inherit" w:eastAsia="Times New Roman" w:hAnsi="inherit" w:cs="Helvetica"/>
            <w:b/>
            <w:bCs/>
            <w:color w:val="4D4D4D"/>
            <w:sz w:val="24"/>
            <w:szCs w:val="24"/>
            <w:bdr w:val="none" w:sz="0" w:space="0" w:color="auto" w:frame="1"/>
          </w:rPr>
          <w:t>&lt;Writable&gt; –</w:t>
        </w:r>
        <w:r w:rsidRPr="00C258C3">
          <w:rPr>
            <w:rFonts w:ascii="Helvetica" w:eastAsia="Times New Roman" w:hAnsi="Helvetica" w:cs="Helvetica"/>
            <w:color w:val="4D4D4D"/>
            <w:sz w:val="24"/>
            <w:szCs w:val="24"/>
          </w:rPr>
          <w:t> It facilitates the write operation.</w:t>
        </w:r>
      </w:ins>
    </w:p>
    <w:p w:rsidR="00C258C3" w:rsidRPr="00C258C3" w:rsidRDefault="00C258C3" w:rsidP="00C258C3">
      <w:pPr>
        <w:numPr>
          <w:ilvl w:val="0"/>
          <w:numId w:val="37"/>
        </w:numPr>
        <w:shd w:val="clear" w:color="auto" w:fill="FFFFFF"/>
        <w:spacing w:after="0" w:line="240" w:lineRule="auto"/>
        <w:ind w:left="456"/>
        <w:textAlignment w:val="baseline"/>
        <w:rPr>
          <w:ins w:id="410" w:author="Unknown"/>
          <w:rFonts w:ascii="Helvetica" w:eastAsia="Times New Roman" w:hAnsi="Helvetica" w:cs="Helvetica"/>
          <w:color w:val="4D4D4D"/>
          <w:sz w:val="24"/>
          <w:szCs w:val="24"/>
        </w:rPr>
      </w:pPr>
      <w:ins w:id="411" w:author="Unknown">
        <w:r w:rsidRPr="00C258C3">
          <w:rPr>
            <w:rFonts w:ascii="inherit" w:eastAsia="Times New Roman" w:hAnsi="inherit" w:cs="Helvetica"/>
            <w:b/>
            <w:bCs/>
            <w:color w:val="4D4D4D"/>
            <w:sz w:val="24"/>
            <w:szCs w:val="24"/>
            <w:bdr w:val="none" w:sz="0" w:space="0" w:color="auto" w:frame="1"/>
          </w:rPr>
          <w:t>&lt;Duplex&gt; –</w:t>
        </w:r>
        <w:r w:rsidRPr="00C258C3">
          <w:rPr>
            <w:rFonts w:ascii="Helvetica" w:eastAsia="Times New Roman" w:hAnsi="Helvetica" w:cs="Helvetica"/>
            <w:color w:val="4D4D4D"/>
            <w:sz w:val="24"/>
            <w:szCs w:val="24"/>
          </w:rPr>
          <w:t> This Stream can be used for both the read and write operations.</w:t>
        </w:r>
      </w:ins>
    </w:p>
    <w:p w:rsidR="00C258C3" w:rsidRPr="00C258C3" w:rsidRDefault="00C258C3" w:rsidP="00C258C3">
      <w:pPr>
        <w:numPr>
          <w:ilvl w:val="0"/>
          <w:numId w:val="37"/>
        </w:numPr>
        <w:shd w:val="clear" w:color="auto" w:fill="FFFFFF"/>
        <w:spacing w:after="0" w:line="240" w:lineRule="auto"/>
        <w:ind w:left="456"/>
        <w:textAlignment w:val="baseline"/>
        <w:rPr>
          <w:ins w:id="412" w:author="Unknown"/>
          <w:rFonts w:ascii="Helvetica" w:eastAsia="Times New Roman" w:hAnsi="Helvetica" w:cs="Helvetica"/>
          <w:color w:val="4D4D4D"/>
          <w:sz w:val="24"/>
          <w:szCs w:val="24"/>
        </w:rPr>
      </w:pPr>
      <w:ins w:id="413" w:author="Unknown">
        <w:r w:rsidRPr="00C258C3">
          <w:rPr>
            <w:rFonts w:ascii="inherit" w:eastAsia="Times New Roman" w:hAnsi="inherit" w:cs="Helvetica"/>
            <w:b/>
            <w:bCs/>
            <w:color w:val="4D4D4D"/>
            <w:sz w:val="24"/>
            <w:szCs w:val="24"/>
            <w:bdr w:val="none" w:sz="0" w:space="0" w:color="auto" w:frame="1"/>
          </w:rPr>
          <w:t>&lt;Transform&gt; –</w:t>
        </w:r>
        <w:r w:rsidRPr="00C258C3">
          <w:rPr>
            <w:rFonts w:ascii="Helvetica" w:eastAsia="Times New Roman" w:hAnsi="Helvetica" w:cs="Helvetica"/>
            <w:color w:val="4D4D4D"/>
            <w:sz w:val="24"/>
            <w:szCs w:val="24"/>
          </w:rPr>
          <w:t> It is a form of a duplex Stream, which performs the computations based on the available input.</w:t>
        </w:r>
      </w:ins>
    </w:p>
    <w:p w:rsidR="00C258C3" w:rsidRPr="00C258C3" w:rsidRDefault="00C258C3" w:rsidP="00C258C3">
      <w:pPr>
        <w:shd w:val="clear" w:color="auto" w:fill="FFFFFF"/>
        <w:spacing w:after="375" w:line="240" w:lineRule="auto"/>
        <w:textAlignment w:val="baseline"/>
        <w:rPr>
          <w:ins w:id="414" w:author="Unknown"/>
          <w:rFonts w:ascii="Helvetica" w:eastAsia="Times New Roman" w:hAnsi="Helvetica" w:cs="Helvetica"/>
          <w:color w:val="4D4D4D"/>
          <w:sz w:val="24"/>
          <w:szCs w:val="24"/>
        </w:rPr>
      </w:pPr>
      <w:ins w:id="415" w:author="Unknown">
        <w:r w:rsidRPr="00C258C3">
          <w:rPr>
            <w:rFonts w:ascii="Helvetica" w:eastAsia="Times New Roman" w:hAnsi="Helvetica" w:cs="Helvetica"/>
            <w:color w:val="4D4D4D"/>
            <w:sz w:val="24"/>
            <w:szCs w:val="24"/>
          </w:rPr>
          <w:t>All the Streams, discussed above are an instance of an “EventEmitter” class. The event thrown by the Stream varies with time. Some of the commonly used events are as follows.</w:t>
        </w:r>
      </w:ins>
    </w:p>
    <w:p w:rsidR="00C258C3" w:rsidRPr="00C258C3" w:rsidRDefault="00C258C3" w:rsidP="00C258C3">
      <w:pPr>
        <w:numPr>
          <w:ilvl w:val="0"/>
          <w:numId w:val="38"/>
        </w:numPr>
        <w:shd w:val="clear" w:color="auto" w:fill="FFFFFF"/>
        <w:spacing w:after="0" w:line="240" w:lineRule="auto"/>
        <w:ind w:left="456"/>
        <w:textAlignment w:val="baseline"/>
        <w:rPr>
          <w:ins w:id="416" w:author="Unknown"/>
          <w:rFonts w:ascii="Helvetica" w:eastAsia="Times New Roman" w:hAnsi="Helvetica" w:cs="Helvetica"/>
          <w:color w:val="4D4D4D"/>
          <w:sz w:val="24"/>
          <w:szCs w:val="24"/>
        </w:rPr>
      </w:pPr>
      <w:ins w:id="417" w:author="Unknown">
        <w:r w:rsidRPr="00C258C3">
          <w:rPr>
            <w:rFonts w:ascii="inherit" w:eastAsia="Times New Roman" w:hAnsi="inherit" w:cs="Helvetica"/>
            <w:b/>
            <w:bCs/>
            <w:color w:val="4D4D4D"/>
            <w:sz w:val="24"/>
            <w:szCs w:val="24"/>
            <w:bdr w:val="none" w:sz="0" w:space="0" w:color="auto" w:frame="1"/>
          </w:rPr>
          <w:t>&lt;data&gt; –</w:t>
        </w:r>
        <w:r w:rsidRPr="00C258C3">
          <w:rPr>
            <w:rFonts w:ascii="Helvetica" w:eastAsia="Times New Roman" w:hAnsi="Helvetica" w:cs="Helvetica"/>
            <w:color w:val="4D4D4D"/>
            <w:sz w:val="24"/>
            <w:szCs w:val="24"/>
          </w:rPr>
          <w:t> This event gets fired when there is data available for reading.</w:t>
        </w:r>
      </w:ins>
    </w:p>
    <w:p w:rsidR="00C258C3" w:rsidRPr="00C258C3" w:rsidRDefault="00C258C3" w:rsidP="00C258C3">
      <w:pPr>
        <w:numPr>
          <w:ilvl w:val="0"/>
          <w:numId w:val="38"/>
        </w:numPr>
        <w:shd w:val="clear" w:color="auto" w:fill="FFFFFF"/>
        <w:spacing w:after="0" w:line="240" w:lineRule="auto"/>
        <w:ind w:left="456"/>
        <w:textAlignment w:val="baseline"/>
        <w:rPr>
          <w:ins w:id="418" w:author="Unknown"/>
          <w:rFonts w:ascii="Helvetica" w:eastAsia="Times New Roman" w:hAnsi="Helvetica" w:cs="Helvetica"/>
          <w:color w:val="4D4D4D"/>
          <w:sz w:val="24"/>
          <w:szCs w:val="24"/>
        </w:rPr>
      </w:pPr>
      <w:ins w:id="419" w:author="Unknown">
        <w:r w:rsidRPr="00C258C3">
          <w:rPr>
            <w:rFonts w:ascii="inherit" w:eastAsia="Times New Roman" w:hAnsi="inherit" w:cs="Helvetica"/>
            <w:b/>
            <w:bCs/>
            <w:color w:val="4D4D4D"/>
            <w:sz w:val="24"/>
            <w:szCs w:val="24"/>
            <w:bdr w:val="none" w:sz="0" w:space="0" w:color="auto" w:frame="1"/>
          </w:rPr>
          <w:t>&lt;end&gt; –</w:t>
        </w:r>
        <w:r w:rsidRPr="00C258C3">
          <w:rPr>
            <w:rFonts w:ascii="Helvetica" w:eastAsia="Times New Roman" w:hAnsi="Helvetica" w:cs="Helvetica"/>
            <w:color w:val="4D4D4D"/>
            <w:sz w:val="24"/>
            <w:szCs w:val="24"/>
          </w:rPr>
          <w:t> The Stream fires this event when there is no more data to read.</w:t>
        </w:r>
      </w:ins>
    </w:p>
    <w:p w:rsidR="00C258C3" w:rsidRPr="00C258C3" w:rsidRDefault="00C258C3" w:rsidP="00C258C3">
      <w:pPr>
        <w:numPr>
          <w:ilvl w:val="0"/>
          <w:numId w:val="38"/>
        </w:numPr>
        <w:shd w:val="clear" w:color="auto" w:fill="FFFFFF"/>
        <w:spacing w:after="0" w:line="240" w:lineRule="auto"/>
        <w:ind w:left="456"/>
        <w:textAlignment w:val="baseline"/>
        <w:rPr>
          <w:ins w:id="420" w:author="Unknown"/>
          <w:rFonts w:ascii="Helvetica" w:eastAsia="Times New Roman" w:hAnsi="Helvetica" w:cs="Helvetica"/>
          <w:color w:val="4D4D4D"/>
          <w:sz w:val="24"/>
          <w:szCs w:val="24"/>
        </w:rPr>
      </w:pPr>
      <w:ins w:id="421" w:author="Unknown">
        <w:r w:rsidRPr="00C258C3">
          <w:rPr>
            <w:rFonts w:ascii="inherit" w:eastAsia="Times New Roman" w:hAnsi="inherit" w:cs="Helvetica"/>
            <w:b/>
            <w:bCs/>
            <w:color w:val="4D4D4D"/>
            <w:sz w:val="24"/>
            <w:szCs w:val="24"/>
            <w:bdr w:val="none" w:sz="0" w:space="0" w:color="auto" w:frame="1"/>
          </w:rPr>
          <w:t>&lt;error&gt; –</w:t>
        </w:r>
        <w:r w:rsidRPr="00C258C3">
          <w:rPr>
            <w:rFonts w:ascii="Helvetica" w:eastAsia="Times New Roman" w:hAnsi="Helvetica" w:cs="Helvetica"/>
            <w:color w:val="4D4D4D"/>
            <w:sz w:val="24"/>
            <w:szCs w:val="24"/>
          </w:rPr>
          <w:t> This event gets fired when there is any error in reading or writing data.</w:t>
        </w:r>
      </w:ins>
    </w:p>
    <w:p w:rsidR="00C258C3" w:rsidRPr="00C258C3" w:rsidRDefault="00C258C3" w:rsidP="00C258C3">
      <w:pPr>
        <w:numPr>
          <w:ilvl w:val="0"/>
          <w:numId w:val="38"/>
        </w:numPr>
        <w:shd w:val="clear" w:color="auto" w:fill="FFFFFF"/>
        <w:spacing w:after="0" w:line="240" w:lineRule="auto"/>
        <w:ind w:left="456"/>
        <w:textAlignment w:val="baseline"/>
        <w:rPr>
          <w:ins w:id="422" w:author="Unknown"/>
          <w:rFonts w:ascii="Helvetica" w:eastAsia="Times New Roman" w:hAnsi="Helvetica" w:cs="Helvetica"/>
          <w:color w:val="4D4D4D"/>
          <w:sz w:val="24"/>
          <w:szCs w:val="24"/>
        </w:rPr>
      </w:pPr>
      <w:ins w:id="423" w:author="Unknown">
        <w:r w:rsidRPr="00C258C3">
          <w:rPr>
            <w:rFonts w:ascii="inherit" w:eastAsia="Times New Roman" w:hAnsi="inherit" w:cs="Helvetica"/>
            <w:b/>
            <w:bCs/>
            <w:color w:val="4D4D4D"/>
            <w:sz w:val="24"/>
            <w:szCs w:val="24"/>
            <w:bdr w:val="none" w:sz="0" w:space="0" w:color="auto" w:frame="1"/>
          </w:rPr>
          <w:t>&lt;finish&gt; –</w:t>
        </w:r>
        <w:r w:rsidRPr="00C258C3">
          <w:rPr>
            <w:rFonts w:ascii="Helvetica" w:eastAsia="Times New Roman" w:hAnsi="Helvetica" w:cs="Helvetica"/>
            <w:color w:val="4D4D4D"/>
            <w:sz w:val="24"/>
            <w:szCs w:val="24"/>
          </w:rPr>
          <w:t> It fires this event after it has flushed all the data to the underlying system.</w:t>
        </w:r>
      </w:ins>
    </w:p>
    <w:p w:rsidR="00C258C3" w:rsidRPr="00C258C3" w:rsidRDefault="00C258C3" w:rsidP="00C258C3">
      <w:pPr>
        <w:shd w:val="clear" w:color="auto" w:fill="FFFFFF"/>
        <w:spacing w:after="375" w:line="240" w:lineRule="auto"/>
        <w:textAlignment w:val="baseline"/>
        <w:rPr>
          <w:ins w:id="424" w:author="Unknown"/>
          <w:rFonts w:ascii="Helvetica" w:eastAsia="Times New Roman" w:hAnsi="Helvetica" w:cs="Helvetica"/>
          <w:color w:val="4D4D4D"/>
          <w:sz w:val="24"/>
          <w:szCs w:val="24"/>
        </w:rPr>
      </w:pPr>
      <w:ins w:id="425"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426" w:author="Unknown"/>
          <w:rFonts w:ascii="Helvetica" w:eastAsia="Times New Roman" w:hAnsi="Helvetica" w:cs="Helvetica"/>
          <w:color w:val="444444"/>
          <w:sz w:val="32"/>
          <w:szCs w:val="32"/>
        </w:rPr>
      </w:pPr>
      <w:ins w:id="427" w:author="Unknown">
        <w:r w:rsidRPr="00C258C3">
          <w:rPr>
            <w:rFonts w:ascii="Helvetica" w:eastAsia="Times New Roman" w:hAnsi="Helvetica" w:cs="Helvetica"/>
            <w:color w:val="444444"/>
            <w:sz w:val="32"/>
            <w:szCs w:val="32"/>
          </w:rPr>
          <w:t>Q-19. List And Explain The Important REPL Commands?</w:t>
        </w:r>
      </w:ins>
    </w:p>
    <w:p w:rsidR="00C258C3" w:rsidRPr="00C258C3" w:rsidRDefault="00C258C3" w:rsidP="00C258C3">
      <w:pPr>
        <w:shd w:val="clear" w:color="auto" w:fill="FFFFFF"/>
        <w:spacing w:after="0" w:line="240" w:lineRule="auto"/>
        <w:textAlignment w:val="baseline"/>
        <w:rPr>
          <w:ins w:id="428" w:author="Unknown"/>
          <w:rFonts w:ascii="Helvetica" w:eastAsia="Times New Roman" w:hAnsi="Helvetica" w:cs="Helvetica"/>
          <w:color w:val="4D4D4D"/>
          <w:sz w:val="24"/>
          <w:szCs w:val="24"/>
        </w:rPr>
      </w:pPr>
      <w:ins w:id="429" w:author="Unknown">
        <w:r w:rsidRPr="00C258C3">
          <w:rPr>
            <w:rFonts w:ascii="inherit" w:eastAsia="Times New Roman" w:hAnsi="inherit" w:cs="Helvetica"/>
            <w:b/>
            <w:bCs/>
            <w:color w:val="4D4D4D"/>
            <w:sz w:val="24"/>
            <w:szCs w:val="24"/>
            <w:bdr w:val="none" w:sz="0" w:space="0" w:color="auto" w:frame="1"/>
          </w:rPr>
          <w:lastRenderedPageBreak/>
          <w:t>Answer.</w:t>
        </w:r>
      </w:ins>
    </w:p>
    <w:p w:rsidR="00C258C3" w:rsidRPr="00C258C3" w:rsidRDefault="00C258C3" w:rsidP="00C258C3">
      <w:pPr>
        <w:shd w:val="clear" w:color="auto" w:fill="FFFFFF"/>
        <w:spacing w:after="375" w:line="240" w:lineRule="auto"/>
        <w:textAlignment w:val="baseline"/>
        <w:rPr>
          <w:ins w:id="430" w:author="Unknown"/>
          <w:rFonts w:ascii="Helvetica" w:eastAsia="Times New Roman" w:hAnsi="Helvetica" w:cs="Helvetica"/>
          <w:color w:val="4D4D4D"/>
          <w:sz w:val="24"/>
          <w:szCs w:val="24"/>
        </w:rPr>
      </w:pPr>
      <w:ins w:id="431" w:author="Unknown">
        <w:r w:rsidRPr="00C258C3">
          <w:rPr>
            <w:rFonts w:ascii="Helvetica" w:eastAsia="Times New Roman" w:hAnsi="Helvetica" w:cs="Helvetica"/>
            <w:color w:val="4D4D4D"/>
            <w:sz w:val="24"/>
            <w:szCs w:val="24"/>
          </w:rPr>
          <w:t>Following is the list of some of the most commonly used REPL commands.</w:t>
        </w:r>
      </w:ins>
    </w:p>
    <w:p w:rsidR="00C258C3" w:rsidRPr="00C258C3" w:rsidRDefault="00C258C3" w:rsidP="00C258C3">
      <w:pPr>
        <w:numPr>
          <w:ilvl w:val="0"/>
          <w:numId w:val="39"/>
        </w:numPr>
        <w:shd w:val="clear" w:color="auto" w:fill="FFFFFF"/>
        <w:spacing w:after="0" w:line="240" w:lineRule="auto"/>
        <w:ind w:left="456"/>
        <w:textAlignment w:val="baseline"/>
        <w:rPr>
          <w:ins w:id="432" w:author="Unknown"/>
          <w:rFonts w:ascii="Helvetica" w:eastAsia="Times New Roman" w:hAnsi="Helvetica" w:cs="Helvetica"/>
          <w:color w:val="4D4D4D"/>
          <w:sz w:val="24"/>
          <w:szCs w:val="24"/>
        </w:rPr>
      </w:pPr>
      <w:ins w:id="433" w:author="Unknown">
        <w:r w:rsidRPr="00C258C3">
          <w:rPr>
            <w:rFonts w:ascii="inherit" w:eastAsia="Times New Roman" w:hAnsi="inherit" w:cs="Helvetica"/>
            <w:b/>
            <w:bCs/>
            <w:color w:val="4D4D4D"/>
            <w:sz w:val="24"/>
            <w:szCs w:val="24"/>
            <w:bdr w:val="none" w:sz="0" w:space="0" w:color="auto" w:frame="1"/>
          </w:rPr>
          <w:t>&lt;.help&gt; –</w:t>
        </w:r>
        <w:r w:rsidRPr="00C258C3">
          <w:rPr>
            <w:rFonts w:ascii="Helvetica" w:eastAsia="Times New Roman" w:hAnsi="Helvetica" w:cs="Helvetica"/>
            <w:color w:val="4D4D4D"/>
            <w:sz w:val="24"/>
            <w:szCs w:val="24"/>
          </w:rPr>
          <w:t> It displays help for all the commands.</w:t>
        </w:r>
      </w:ins>
    </w:p>
    <w:p w:rsidR="00C258C3" w:rsidRPr="00C258C3" w:rsidRDefault="00C258C3" w:rsidP="00C258C3">
      <w:pPr>
        <w:numPr>
          <w:ilvl w:val="0"/>
          <w:numId w:val="39"/>
        </w:numPr>
        <w:shd w:val="clear" w:color="auto" w:fill="FFFFFF"/>
        <w:spacing w:after="0" w:line="240" w:lineRule="auto"/>
        <w:ind w:left="456"/>
        <w:textAlignment w:val="baseline"/>
        <w:rPr>
          <w:ins w:id="434" w:author="Unknown"/>
          <w:rFonts w:ascii="Helvetica" w:eastAsia="Times New Roman" w:hAnsi="Helvetica" w:cs="Helvetica"/>
          <w:color w:val="4D4D4D"/>
          <w:sz w:val="24"/>
          <w:szCs w:val="24"/>
        </w:rPr>
      </w:pPr>
      <w:ins w:id="435" w:author="Unknown">
        <w:r w:rsidRPr="00C258C3">
          <w:rPr>
            <w:rFonts w:ascii="inherit" w:eastAsia="Times New Roman" w:hAnsi="inherit" w:cs="Helvetica"/>
            <w:b/>
            <w:bCs/>
            <w:color w:val="4D4D4D"/>
            <w:sz w:val="24"/>
            <w:szCs w:val="24"/>
            <w:bdr w:val="none" w:sz="0" w:space="0" w:color="auto" w:frame="1"/>
          </w:rPr>
          <w:t>&lt;tab Keys&gt; –</w:t>
        </w:r>
        <w:r w:rsidRPr="00C258C3">
          <w:rPr>
            <w:rFonts w:ascii="Helvetica" w:eastAsia="Times New Roman" w:hAnsi="Helvetica" w:cs="Helvetica"/>
            <w:color w:val="4D4D4D"/>
            <w:sz w:val="24"/>
            <w:szCs w:val="24"/>
          </w:rPr>
          <w:t> It displays the list of all the available commands.</w:t>
        </w:r>
      </w:ins>
    </w:p>
    <w:p w:rsidR="00C258C3" w:rsidRPr="00C258C3" w:rsidRDefault="00C258C3" w:rsidP="00C258C3">
      <w:pPr>
        <w:numPr>
          <w:ilvl w:val="0"/>
          <w:numId w:val="39"/>
        </w:numPr>
        <w:shd w:val="clear" w:color="auto" w:fill="FFFFFF"/>
        <w:spacing w:after="0" w:line="240" w:lineRule="auto"/>
        <w:ind w:left="456"/>
        <w:textAlignment w:val="baseline"/>
        <w:rPr>
          <w:ins w:id="436" w:author="Unknown"/>
          <w:rFonts w:ascii="Helvetica" w:eastAsia="Times New Roman" w:hAnsi="Helvetica" w:cs="Helvetica"/>
          <w:color w:val="4D4D4D"/>
          <w:sz w:val="24"/>
          <w:szCs w:val="24"/>
        </w:rPr>
      </w:pPr>
      <w:ins w:id="437" w:author="Unknown">
        <w:r w:rsidRPr="00C258C3">
          <w:rPr>
            <w:rFonts w:ascii="inherit" w:eastAsia="Times New Roman" w:hAnsi="inherit" w:cs="Helvetica"/>
            <w:b/>
            <w:bCs/>
            <w:color w:val="4D4D4D"/>
            <w:sz w:val="24"/>
            <w:szCs w:val="24"/>
            <w:bdr w:val="none" w:sz="0" w:space="0" w:color="auto" w:frame="1"/>
          </w:rPr>
          <w:t>&lt;Up/Down Keys&gt; –</w:t>
        </w:r>
        <w:r w:rsidRPr="00C258C3">
          <w:rPr>
            <w:rFonts w:ascii="Helvetica" w:eastAsia="Times New Roman" w:hAnsi="Helvetica" w:cs="Helvetica"/>
            <w:color w:val="4D4D4D"/>
            <w:sz w:val="24"/>
            <w:szCs w:val="24"/>
          </w:rPr>
          <w:t> Its use is to determine what command was executed in REPL previously.</w:t>
        </w:r>
      </w:ins>
    </w:p>
    <w:p w:rsidR="00C258C3" w:rsidRPr="00C258C3" w:rsidRDefault="00C258C3" w:rsidP="00C258C3">
      <w:pPr>
        <w:numPr>
          <w:ilvl w:val="0"/>
          <w:numId w:val="39"/>
        </w:numPr>
        <w:shd w:val="clear" w:color="auto" w:fill="FFFFFF"/>
        <w:spacing w:after="0" w:line="240" w:lineRule="auto"/>
        <w:ind w:left="456"/>
        <w:textAlignment w:val="baseline"/>
        <w:rPr>
          <w:ins w:id="438" w:author="Unknown"/>
          <w:rFonts w:ascii="Helvetica" w:eastAsia="Times New Roman" w:hAnsi="Helvetica" w:cs="Helvetica"/>
          <w:color w:val="4D4D4D"/>
          <w:sz w:val="24"/>
          <w:szCs w:val="24"/>
        </w:rPr>
      </w:pPr>
      <w:ins w:id="439" w:author="Unknown">
        <w:r w:rsidRPr="00C258C3">
          <w:rPr>
            <w:rFonts w:ascii="inherit" w:eastAsia="Times New Roman" w:hAnsi="inherit" w:cs="Helvetica"/>
            <w:b/>
            <w:bCs/>
            <w:color w:val="4D4D4D"/>
            <w:sz w:val="24"/>
            <w:szCs w:val="24"/>
            <w:bdr w:val="none" w:sz="0" w:space="0" w:color="auto" w:frame="1"/>
          </w:rPr>
          <w:t>&lt;.save filename&gt; –</w:t>
        </w:r>
        <w:r w:rsidRPr="00C258C3">
          <w:rPr>
            <w:rFonts w:ascii="Helvetica" w:eastAsia="Times New Roman" w:hAnsi="Helvetica" w:cs="Helvetica"/>
            <w:color w:val="4D4D4D"/>
            <w:sz w:val="24"/>
            <w:szCs w:val="24"/>
          </w:rPr>
          <w:t> Save the current REPL session to a file.</w:t>
        </w:r>
      </w:ins>
    </w:p>
    <w:p w:rsidR="00C258C3" w:rsidRPr="00C258C3" w:rsidRDefault="00C258C3" w:rsidP="00C258C3">
      <w:pPr>
        <w:numPr>
          <w:ilvl w:val="0"/>
          <w:numId w:val="39"/>
        </w:numPr>
        <w:shd w:val="clear" w:color="auto" w:fill="FFFFFF"/>
        <w:spacing w:after="0" w:line="240" w:lineRule="auto"/>
        <w:ind w:left="456"/>
        <w:textAlignment w:val="baseline"/>
        <w:rPr>
          <w:ins w:id="440" w:author="Unknown"/>
          <w:rFonts w:ascii="Helvetica" w:eastAsia="Times New Roman" w:hAnsi="Helvetica" w:cs="Helvetica"/>
          <w:color w:val="4D4D4D"/>
          <w:sz w:val="24"/>
          <w:szCs w:val="24"/>
        </w:rPr>
      </w:pPr>
      <w:ins w:id="441" w:author="Unknown">
        <w:r w:rsidRPr="00C258C3">
          <w:rPr>
            <w:rFonts w:ascii="inherit" w:eastAsia="Times New Roman" w:hAnsi="inherit" w:cs="Helvetica"/>
            <w:b/>
            <w:bCs/>
            <w:color w:val="4D4D4D"/>
            <w:sz w:val="24"/>
            <w:szCs w:val="24"/>
            <w:bdr w:val="none" w:sz="0" w:space="0" w:color="auto" w:frame="1"/>
          </w:rPr>
          <w:t>&lt;.load filename&gt; –</w:t>
        </w:r>
        <w:r w:rsidRPr="00C258C3">
          <w:rPr>
            <w:rFonts w:ascii="Helvetica" w:eastAsia="Times New Roman" w:hAnsi="Helvetica" w:cs="Helvetica"/>
            <w:color w:val="4D4D4D"/>
            <w:sz w:val="24"/>
            <w:szCs w:val="24"/>
          </w:rPr>
          <w:t> To Load the specified file in the current REPL session.</w:t>
        </w:r>
      </w:ins>
    </w:p>
    <w:p w:rsidR="00C258C3" w:rsidRPr="00C258C3" w:rsidRDefault="00C258C3" w:rsidP="00C258C3">
      <w:pPr>
        <w:numPr>
          <w:ilvl w:val="0"/>
          <w:numId w:val="39"/>
        </w:numPr>
        <w:shd w:val="clear" w:color="auto" w:fill="FFFFFF"/>
        <w:spacing w:after="0" w:line="240" w:lineRule="auto"/>
        <w:ind w:left="456"/>
        <w:textAlignment w:val="baseline"/>
        <w:rPr>
          <w:ins w:id="442" w:author="Unknown"/>
          <w:rFonts w:ascii="Helvetica" w:eastAsia="Times New Roman" w:hAnsi="Helvetica" w:cs="Helvetica"/>
          <w:color w:val="4D4D4D"/>
          <w:sz w:val="24"/>
          <w:szCs w:val="24"/>
        </w:rPr>
      </w:pPr>
      <w:ins w:id="443" w:author="Unknown">
        <w:r w:rsidRPr="00C258C3">
          <w:rPr>
            <w:rFonts w:ascii="inherit" w:eastAsia="Times New Roman" w:hAnsi="inherit" w:cs="Helvetica"/>
            <w:b/>
            <w:bCs/>
            <w:color w:val="4D4D4D"/>
            <w:sz w:val="24"/>
            <w:szCs w:val="24"/>
            <w:bdr w:val="none" w:sz="0" w:space="0" w:color="auto" w:frame="1"/>
          </w:rPr>
          <w:t>&lt;ctrl + c&gt; –</w:t>
        </w:r>
        <w:r w:rsidRPr="00C258C3">
          <w:rPr>
            <w:rFonts w:ascii="Helvetica" w:eastAsia="Times New Roman" w:hAnsi="Helvetica" w:cs="Helvetica"/>
            <w:color w:val="4D4D4D"/>
            <w:sz w:val="24"/>
            <w:szCs w:val="24"/>
          </w:rPr>
          <w:t> used to Terminate the current command.</w:t>
        </w:r>
      </w:ins>
    </w:p>
    <w:p w:rsidR="00C258C3" w:rsidRPr="00C258C3" w:rsidRDefault="00C258C3" w:rsidP="00C258C3">
      <w:pPr>
        <w:numPr>
          <w:ilvl w:val="0"/>
          <w:numId w:val="39"/>
        </w:numPr>
        <w:shd w:val="clear" w:color="auto" w:fill="FFFFFF"/>
        <w:spacing w:after="0" w:line="240" w:lineRule="auto"/>
        <w:ind w:left="456"/>
        <w:textAlignment w:val="baseline"/>
        <w:rPr>
          <w:ins w:id="444" w:author="Unknown"/>
          <w:rFonts w:ascii="Helvetica" w:eastAsia="Times New Roman" w:hAnsi="Helvetica" w:cs="Helvetica"/>
          <w:color w:val="4D4D4D"/>
          <w:sz w:val="24"/>
          <w:szCs w:val="24"/>
        </w:rPr>
      </w:pPr>
      <w:ins w:id="445" w:author="Unknown">
        <w:r w:rsidRPr="00C258C3">
          <w:rPr>
            <w:rFonts w:ascii="inherit" w:eastAsia="Times New Roman" w:hAnsi="inherit" w:cs="Helvetica"/>
            <w:b/>
            <w:bCs/>
            <w:color w:val="4D4D4D"/>
            <w:sz w:val="24"/>
            <w:szCs w:val="24"/>
            <w:bdr w:val="none" w:sz="0" w:space="0" w:color="auto" w:frame="1"/>
          </w:rPr>
          <w:t>&lt;ctrl + c (twice)&gt; –</w:t>
        </w:r>
        <w:r w:rsidRPr="00C258C3">
          <w:rPr>
            <w:rFonts w:ascii="Helvetica" w:eastAsia="Times New Roman" w:hAnsi="Helvetica" w:cs="Helvetica"/>
            <w:color w:val="4D4D4D"/>
            <w:sz w:val="24"/>
            <w:szCs w:val="24"/>
          </w:rPr>
          <w:t> To Exit from the REPL.</w:t>
        </w:r>
      </w:ins>
    </w:p>
    <w:p w:rsidR="00C258C3" w:rsidRPr="00C258C3" w:rsidRDefault="00C258C3" w:rsidP="00C258C3">
      <w:pPr>
        <w:numPr>
          <w:ilvl w:val="0"/>
          <w:numId w:val="39"/>
        </w:numPr>
        <w:shd w:val="clear" w:color="auto" w:fill="FFFFFF"/>
        <w:spacing w:after="0" w:line="240" w:lineRule="auto"/>
        <w:ind w:left="456"/>
        <w:textAlignment w:val="baseline"/>
        <w:rPr>
          <w:ins w:id="446" w:author="Unknown"/>
          <w:rFonts w:ascii="Helvetica" w:eastAsia="Times New Roman" w:hAnsi="Helvetica" w:cs="Helvetica"/>
          <w:color w:val="4D4D4D"/>
          <w:sz w:val="24"/>
          <w:szCs w:val="24"/>
        </w:rPr>
      </w:pPr>
      <w:ins w:id="447" w:author="Unknown">
        <w:r w:rsidRPr="00C258C3">
          <w:rPr>
            <w:rFonts w:ascii="inherit" w:eastAsia="Times New Roman" w:hAnsi="inherit" w:cs="Helvetica"/>
            <w:b/>
            <w:bCs/>
            <w:color w:val="4D4D4D"/>
            <w:sz w:val="24"/>
            <w:szCs w:val="24"/>
            <w:bdr w:val="none" w:sz="0" w:space="0" w:color="auto" w:frame="1"/>
          </w:rPr>
          <w:t>&lt;ctrl + d&gt; –</w:t>
        </w:r>
        <w:r w:rsidRPr="00C258C3">
          <w:rPr>
            <w:rFonts w:ascii="Helvetica" w:eastAsia="Times New Roman" w:hAnsi="Helvetica" w:cs="Helvetica"/>
            <w:color w:val="4D4D4D"/>
            <w:sz w:val="24"/>
            <w:szCs w:val="24"/>
          </w:rPr>
          <w:t> This command perfoms Exit from the REPL.</w:t>
        </w:r>
      </w:ins>
    </w:p>
    <w:p w:rsidR="00C258C3" w:rsidRPr="00C258C3" w:rsidRDefault="00C258C3" w:rsidP="00C258C3">
      <w:pPr>
        <w:numPr>
          <w:ilvl w:val="0"/>
          <w:numId w:val="39"/>
        </w:numPr>
        <w:shd w:val="clear" w:color="auto" w:fill="FFFFFF"/>
        <w:spacing w:after="0" w:line="240" w:lineRule="auto"/>
        <w:ind w:left="456"/>
        <w:textAlignment w:val="baseline"/>
        <w:rPr>
          <w:ins w:id="448" w:author="Unknown"/>
          <w:rFonts w:ascii="Helvetica" w:eastAsia="Times New Roman" w:hAnsi="Helvetica" w:cs="Helvetica"/>
          <w:color w:val="4D4D4D"/>
          <w:sz w:val="24"/>
          <w:szCs w:val="24"/>
        </w:rPr>
      </w:pPr>
      <w:ins w:id="449" w:author="Unknown">
        <w:r w:rsidRPr="00C258C3">
          <w:rPr>
            <w:rFonts w:ascii="inherit" w:eastAsia="Times New Roman" w:hAnsi="inherit" w:cs="Helvetica"/>
            <w:b/>
            <w:bCs/>
            <w:color w:val="4D4D4D"/>
            <w:sz w:val="24"/>
            <w:szCs w:val="24"/>
            <w:bdr w:val="none" w:sz="0" w:space="0" w:color="auto" w:frame="1"/>
          </w:rPr>
          <w:t>&lt;.break&gt; –</w:t>
        </w:r>
        <w:r w:rsidRPr="00C258C3">
          <w:rPr>
            <w:rFonts w:ascii="Helvetica" w:eastAsia="Times New Roman" w:hAnsi="Helvetica" w:cs="Helvetica"/>
            <w:color w:val="4D4D4D"/>
            <w:sz w:val="24"/>
            <w:szCs w:val="24"/>
          </w:rPr>
          <w:t> It leads Exitting from multiline expression.</w:t>
        </w:r>
      </w:ins>
    </w:p>
    <w:p w:rsidR="00C258C3" w:rsidRPr="00C258C3" w:rsidRDefault="00C258C3" w:rsidP="00C258C3">
      <w:pPr>
        <w:numPr>
          <w:ilvl w:val="0"/>
          <w:numId w:val="39"/>
        </w:numPr>
        <w:shd w:val="clear" w:color="auto" w:fill="FFFFFF"/>
        <w:spacing w:after="0" w:line="240" w:lineRule="auto"/>
        <w:ind w:left="456"/>
        <w:textAlignment w:val="baseline"/>
        <w:rPr>
          <w:ins w:id="450" w:author="Unknown"/>
          <w:rFonts w:ascii="Helvetica" w:eastAsia="Times New Roman" w:hAnsi="Helvetica" w:cs="Helvetica"/>
          <w:color w:val="4D4D4D"/>
          <w:sz w:val="24"/>
          <w:szCs w:val="24"/>
        </w:rPr>
      </w:pPr>
      <w:ins w:id="451" w:author="Unknown">
        <w:r w:rsidRPr="00C258C3">
          <w:rPr>
            <w:rFonts w:ascii="inherit" w:eastAsia="Times New Roman" w:hAnsi="inherit" w:cs="Helvetica"/>
            <w:b/>
            <w:bCs/>
            <w:color w:val="4D4D4D"/>
            <w:sz w:val="24"/>
            <w:szCs w:val="24"/>
            <w:bdr w:val="none" w:sz="0" w:space="0" w:color="auto" w:frame="1"/>
          </w:rPr>
          <w:t>&lt;.clear&gt; –</w:t>
        </w:r>
        <w:r w:rsidRPr="00C258C3">
          <w:rPr>
            <w:rFonts w:ascii="Helvetica" w:eastAsia="Times New Roman" w:hAnsi="Helvetica" w:cs="Helvetica"/>
            <w:color w:val="4D4D4D"/>
            <w:sz w:val="24"/>
            <w:szCs w:val="24"/>
          </w:rPr>
          <w:t> Exit from multiline expression.</w:t>
        </w:r>
      </w:ins>
    </w:p>
    <w:p w:rsidR="00C258C3" w:rsidRPr="00C258C3" w:rsidRDefault="00C258C3" w:rsidP="00C258C3">
      <w:pPr>
        <w:shd w:val="clear" w:color="auto" w:fill="FFFFFF"/>
        <w:spacing w:after="375" w:line="240" w:lineRule="auto"/>
        <w:textAlignment w:val="baseline"/>
        <w:rPr>
          <w:ins w:id="452" w:author="Unknown"/>
          <w:rFonts w:ascii="Helvetica" w:eastAsia="Times New Roman" w:hAnsi="Helvetica" w:cs="Helvetica"/>
          <w:color w:val="4D4D4D"/>
          <w:sz w:val="24"/>
          <w:szCs w:val="24"/>
        </w:rPr>
      </w:pPr>
      <w:ins w:id="453"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454" w:author="Unknown"/>
          <w:rFonts w:ascii="Helvetica" w:eastAsia="Times New Roman" w:hAnsi="Helvetica" w:cs="Helvetica"/>
          <w:color w:val="444444"/>
          <w:sz w:val="32"/>
          <w:szCs w:val="32"/>
        </w:rPr>
      </w:pPr>
      <w:ins w:id="455" w:author="Unknown">
        <w:r w:rsidRPr="00C258C3">
          <w:rPr>
            <w:rFonts w:ascii="Helvetica" w:eastAsia="Times New Roman" w:hAnsi="Helvetica" w:cs="Helvetica"/>
            <w:color w:val="444444"/>
            <w:sz w:val="32"/>
            <w:szCs w:val="32"/>
          </w:rPr>
          <w:t>Q-20. What Is NPM In Node.Js?</w:t>
        </w:r>
      </w:ins>
    </w:p>
    <w:p w:rsidR="00C258C3" w:rsidRPr="00C258C3" w:rsidRDefault="00C258C3" w:rsidP="00C258C3">
      <w:pPr>
        <w:shd w:val="clear" w:color="auto" w:fill="FFFFFF"/>
        <w:spacing w:after="0" w:line="240" w:lineRule="auto"/>
        <w:textAlignment w:val="baseline"/>
        <w:rPr>
          <w:ins w:id="456" w:author="Unknown"/>
          <w:rFonts w:ascii="Helvetica" w:eastAsia="Times New Roman" w:hAnsi="Helvetica" w:cs="Helvetica"/>
          <w:color w:val="4D4D4D"/>
          <w:sz w:val="24"/>
          <w:szCs w:val="24"/>
        </w:rPr>
      </w:pPr>
      <w:ins w:id="457"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458" w:author="Unknown"/>
          <w:rFonts w:ascii="Helvetica" w:eastAsia="Times New Roman" w:hAnsi="Helvetica" w:cs="Helvetica"/>
          <w:color w:val="4D4D4D"/>
          <w:sz w:val="24"/>
          <w:szCs w:val="24"/>
        </w:rPr>
      </w:pPr>
      <w:ins w:id="459" w:author="Unknown">
        <w:r w:rsidRPr="00C258C3">
          <w:rPr>
            <w:rFonts w:ascii="Helvetica" w:eastAsia="Times New Roman" w:hAnsi="Helvetica" w:cs="Helvetica"/>
            <w:color w:val="4D4D4D"/>
            <w:sz w:val="24"/>
            <w:szCs w:val="24"/>
          </w:rPr>
          <w:t>NPM stands for Node Package Manager. It provides following two main functionalities.</w:t>
        </w:r>
      </w:ins>
    </w:p>
    <w:p w:rsidR="00C258C3" w:rsidRPr="00C258C3" w:rsidRDefault="00C258C3" w:rsidP="00C258C3">
      <w:pPr>
        <w:numPr>
          <w:ilvl w:val="0"/>
          <w:numId w:val="40"/>
        </w:numPr>
        <w:shd w:val="clear" w:color="auto" w:fill="FFFFFF"/>
        <w:spacing w:after="0" w:line="240" w:lineRule="auto"/>
        <w:ind w:left="456"/>
        <w:textAlignment w:val="baseline"/>
        <w:rPr>
          <w:ins w:id="460" w:author="Unknown"/>
          <w:rFonts w:ascii="Helvetica" w:eastAsia="Times New Roman" w:hAnsi="Helvetica" w:cs="Helvetica"/>
          <w:color w:val="4D4D4D"/>
          <w:sz w:val="24"/>
          <w:szCs w:val="24"/>
        </w:rPr>
      </w:pPr>
      <w:ins w:id="461" w:author="Unknown">
        <w:r w:rsidRPr="00C258C3">
          <w:rPr>
            <w:rFonts w:ascii="Helvetica" w:eastAsia="Times New Roman" w:hAnsi="Helvetica" w:cs="Helvetica"/>
            <w:color w:val="4D4D4D"/>
            <w:sz w:val="24"/>
            <w:szCs w:val="24"/>
          </w:rPr>
          <w:t>It works as an Online repository for node.js packages/modules which are present at &lt;nodejs.org&gt;.</w:t>
        </w:r>
      </w:ins>
    </w:p>
    <w:p w:rsidR="00C258C3" w:rsidRPr="00C258C3" w:rsidRDefault="00C258C3" w:rsidP="00C258C3">
      <w:pPr>
        <w:numPr>
          <w:ilvl w:val="0"/>
          <w:numId w:val="40"/>
        </w:numPr>
        <w:shd w:val="clear" w:color="auto" w:fill="FFFFFF"/>
        <w:spacing w:after="0" w:line="240" w:lineRule="auto"/>
        <w:ind w:left="456"/>
        <w:textAlignment w:val="baseline"/>
        <w:rPr>
          <w:ins w:id="462" w:author="Unknown"/>
          <w:rFonts w:ascii="Helvetica" w:eastAsia="Times New Roman" w:hAnsi="Helvetica" w:cs="Helvetica"/>
          <w:color w:val="4D4D4D"/>
          <w:sz w:val="24"/>
          <w:szCs w:val="24"/>
        </w:rPr>
      </w:pPr>
      <w:ins w:id="463" w:author="Unknown">
        <w:r w:rsidRPr="00C258C3">
          <w:rPr>
            <w:rFonts w:ascii="Helvetica" w:eastAsia="Times New Roman" w:hAnsi="Helvetica" w:cs="Helvetica"/>
            <w:color w:val="4D4D4D"/>
            <w:sz w:val="24"/>
            <w:szCs w:val="24"/>
          </w:rPr>
          <w:t>It works as Command line utility to install packages, do version management and dependency management of Node.js packages.</w:t>
        </w:r>
      </w:ins>
    </w:p>
    <w:p w:rsidR="00C258C3" w:rsidRPr="00C258C3" w:rsidRDefault="00C258C3" w:rsidP="00C258C3">
      <w:pPr>
        <w:shd w:val="clear" w:color="auto" w:fill="FFFFFF"/>
        <w:spacing w:after="375" w:line="240" w:lineRule="auto"/>
        <w:textAlignment w:val="baseline"/>
        <w:rPr>
          <w:ins w:id="464" w:author="Unknown"/>
          <w:rFonts w:ascii="Helvetica" w:eastAsia="Times New Roman" w:hAnsi="Helvetica" w:cs="Helvetica"/>
          <w:color w:val="4D4D4D"/>
          <w:sz w:val="24"/>
          <w:szCs w:val="24"/>
        </w:rPr>
      </w:pPr>
      <w:ins w:id="465" w:author="Unknown">
        <w:r w:rsidRPr="00C258C3">
          <w:rPr>
            <w:rFonts w:ascii="Helvetica" w:eastAsia="Times New Roman" w:hAnsi="Helvetica" w:cs="Helvetica"/>
            <w:color w:val="4D4D4D"/>
            <w:sz w:val="24"/>
            <w:szCs w:val="24"/>
          </w:rPr>
          <w:t>NPM comes bundled along with Node.js installable. We can verify its version using the following command-</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466" w:author="Unknown"/>
          <w:rFonts w:ascii="Courier New" w:eastAsia="Times New Roman" w:hAnsi="Courier New" w:cs="Courier New"/>
          <w:color w:val="444444"/>
          <w:sz w:val="24"/>
          <w:szCs w:val="24"/>
        </w:rPr>
      </w:pPr>
      <w:ins w:id="467" w:author="Unknown">
        <w:r w:rsidRPr="00C258C3">
          <w:rPr>
            <w:rFonts w:ascii="Courier New" w:eastAsia="Times New Roman" w:hAnsi="Courier New" w:cs="Courier New"/>
            <w:color w:val="000000"/>
            <w:sz w:val="24"/>
            <w:szCs w:val="24"/>
            <w:bdr w:val="none" w:sz="0" w:space="0" w:color="auto" w:frame="1"/>
          </w:rPr>
          <w:t xml:space="preserve">$ npm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version</w:t>
        </w:r>
      </w:ins>
    </w:p>
    <w:p w:rsidR="00C258C3" w:rsidRPr="00C258C3" w:rsidRDefault="00C258C3" w:rsidP="00C258C3">
      <w:pPr>
        <w:shd w:val="clear" w:color="auto" w:fill="FFFFFF"/>
        <w:spacing w:after="375" w:line="240" w:lineRule="auto"/>
        <w:textAlignment w:val="baseline"/>
        <w:rPr>
          <w:ins w:id="468" w:author="Unknown"/>
          <w:rFonts w:ascii="Helvetica" w:eastAsia="Times New Roman" w:hAnsi="Helvetica" w:cs="Helvetica"/>
          <w:color w:val="4D4D4D"/>
          <w:sz w:val="24"/>
          <w:szCs w:val="24"/>
        </w:rPr>
      </w:pPr>
      <w:ins w:id="469" w:author="Unknown">
        <w:r w:rsidRPr="00C258C3">
          <w:rPr>
            <w:rFonts w:ascii="Helvetica" w:eastAsia="Times New Roman" w:hAnsi="Helvetica" w:cs="Helvetica"/>
            <w:color w:val="4D4D4D"/>
            <w:sz w:val="24"/>
            <w:szCs w:val="24"/>
          </w:rPr>
          <w:t>NPM helps to install any Node.js module using the following command.</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470" w:author="Unknown"/>
          <w:rFonts w:ascii="Courier New" w:eastAsia="Times New Roman" w:hAnsi="Courier New" w:cs="Courier New"/>
          <w:color w:val="444444"/>
          <w:sz w:val="24"/>
          <w:szCs w:val="24"/>
        </w:rPr>
      </w:pPr>
      <w:ins w:id="471" w:author="Unknown">
        <w:r w:rsidRPr="00C258C3">
          <w:rPr>
            <w:rFonts w:ascii="Courier New" w:eastAsia="Times New Roman" w:hAnsi="Courier New" w:cs="Courier New"/>
            <w:color w:val="000000"/>
            <w:sz w:val="24"/>
            <w:szCs w:val="24"/>
            <w:bdr w:val="none" w:sz="0" w:space="0" w:color="auto" w:frame="1"/>
          </w:rPr>
          <w:t xml:space="preserve">$ npm install </w:t>
        </w:r>
        <w:r w:rsidRPr="00C258C3">
          <w:rPr>
            <w:rFonts w:ascii="Courier New" w:eastAsia="Times New Roman" w:hAnsi="Courier New" w:cs="Courier New"/>
            <w:color w:val="666600"/>
            <w:sz w:val="24"/>
            <w:szCs w:val="24"/>
            <w:bdr w:val="none" w:sz="0" w:space="0" w:color="auto" w:frame="1"/>
          </w:rPr>
          <w:t>&lt;</w:t>
        </w:r>
        <w:r w:rsidRPr="00C258C3">
          <w:rPr>
            <w:rFonts w:ascii="Courier New" w:eastAsia="Times New Roman" w:hAnsi="Courier New" w:cs="Courier New"/>
            <w:color w:val="660066"/>
            <w:sz w:val="24"/>
            <w:szCs w:val="24"/>
            <w:bdr w:val="none" w:sz="0" w:space="0" w:color="auto" w:frame="1"/>
          </w:rPr>
          <w:t>Module</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0066"/>
            <w:sz w:val="24"/>
            <w:szCs w:val="24"/>
            <w:bdr w:val="none" w:sz="0" w:space="0" w:color="auto" w:frame="1"/>
          </w:rPr>
          <w:t>Name</w:t>
        </w:r>
        <w:r w:rsidRPr="00C258C3">
          <w:rPr>
            <w:rFonts w:ascii="Courier New" w:eastAsia="Times New Roman" w:hAnsi="Courier New" w:cs="Courier New"/>
            <w:color w:val="666600"/>
            <w:sz w:val="24"/>
            <w:szCs w:val="24"/>
            <w:bdr w:val="none" w:sz="0" w:space="0" w:color="auto" w:frame="1"/>
          </w:rPr>
          <w:t>&gt;</w:t>
        </w:r>
      </w:ins>
    </w:p>
    <w:p w:rsidR="00C258C3" w:rsidRPr="00C258C3" w:rsidRDefault="00C258C3" w:rsidP="00C258C3">
      <w:pPr>
        <w:shd w:val="clear" w:color="auto" w:fill="FFFFFF"/>
        <w:spacing w:after="375" w:line="240" w:lineRule="auto"/>
        <w:textAlignment w:val="baseline"/>
        <w:rPr>
          <w:ins w:id="472" w:author="Unknown"/>
          <w:rFonts w:ascii="Helvetica" w:eastAsia="Times New Roman" w:hAnsi="Helvetica" w:cs="Helvetica"/>
          <w:color w:val="4D4D4D"/>
          <w:sz w:val="24"/>
          <w:szCs w:val="24"/>
        </w:rPr>
      </w:pPr>
      <w:ins w:id="473" w:author="Unknown">
        <w:r w:rsidRPr="00C258C3">
          <w:rPr>
            <w:rFonts w:ascii="Helvetica" w:eastAsia="Times New Roman" w:hAnsi="Helvetica" w:cs="Helvetica"/>
            <w:color w:val="4D4D4D"/>
            <w:sz w:val="24"/>
            <w:szCs w:val="24"/>
          </w:rPr>
          <w:t>For example, following is the command to install a famous Node.js web framework module called express-</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474" w:author="Unknown"/>
          <w:rFonts w:ascii="Courier New" w:eastAsia="Times New Roman" w:hAnsi="Courier New" w:cs="Courier New"/>
          <w:color w:val="444444"/>
          <w:sz w:val="24"/>
          <w:szCs w:val="24"/>
        </w:rPr>
      </w:pPr>
      <w:ins w:id="475" w:author="Unknown">
        <w:r w:rsidRPr="00C258C3">
          <w:rPr>
            <w:rFonts w:ascii="Courier New" w:eastAsia="Times New Roman" w:hAnsi="Courier New" w:cs="Courier New"/>
            <w:color w:val="000000"/>
            <w:sz w:val="24"/>
            <w:szCs w:val="24"/>
            <w:bdr w:val="none" w:sz="0" w:space="0" w:color="auto" w:frame="1"/>
          </w:rPr>
          <w:t>$ npm install express</w:t>
        </w:r>
      </w:ins>
    </w:p>
    <w:p w:rsidR="00C258C3" w:rsidRPr="00C258C3" w:rsidRDefault="00C258C3" w:rsidP="00C258C3">
      <w:pPr>
        <w:shd w:val="clear" w:color="auto" w:fill="FFFFFF"/>
        <w:spacing w:after="375" w:line="240" w:lineRule="auto"/>
        <w:textAlignment w:val="baseline"/>
        <w:rPr>
          <w:ins w:id="476" w:author="Unknown"/>
          <w:rFonts w:ascii="Helvetica" w:eastAsia="Times New Roman" w:hAnsi="Helvetica" w:cs="Helvetica"/>
          <w:color w:val="4D4D4D"/>
          <w:sz w:val="24"/>
          <w:szCs w:val="24"/>
        </w:rPr>
      </w:pPr>
      <w:ins w:id="477"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478" w:author="Unknown"/>
          <w:rFonts w:ascii="Helvetica" w:eastAsia="Times New Roman" w:hAnsi="Helvetica" w:cs="Helvetica"/>
          <w:color w:val="444444"/>
          <w:sz w:val="32"/>
          <w:szCs w:val="32"/>
        </w:rPr>
      </w:pPr>
      <w:ins w:id="479" w:author="Unknown">
        <w:r w:rsidRPr="00C258C3">
          <w:rPr>
            <w:rFonts w:ascii="Helvetica" w:eastAsia="Times New Roman" w:hAnsi="Helvetica" w:cs="Helvetica"/>
            <w:color w:val="444444"/>
            <w:sz w:val="32"/>
            <w:szCs w:val="32"/>
          </w:rPr>
          <w:t>Q-21. What Is The Global Installation Of Dependencies?</w:t>
        </w:r>
      </w:ins>
    </w:p>
    <w:p w:rsidR="00C258C3" w:rsidRPr="00C258C3" w:rsidRDefault="00C258C3" w:rsidP="00C258C3">
      <w:pPr>
        <w:shd w:val="clear" w:color="auto" w:fill="FFFFFF"/>
        <w:spacing w:after="0" w:line="240" w:lineRule="auto"/>
        <w:textAlignment w:val="baseline"/>
        <w:rPr>
          <w:ins w:id="480" w:author="Unknown"/>
          <w:rFonts w:ascii="Helvetica" w:eastAsia="Times New Roman" w:hAnsi="Helvetica" w:cs="Helvetica"/>
          <w:color w:val="4D4D4D"/>
          <w:sz w:val="24"/>
          <w:szCs w:val="24"/>
        </w:rPr>
      </w:pPr>
      <w:ins w:id="481"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482" w:author="Unknown"/>
          <w:rFonts w:ascii="Helvetica" w:eastAsia="Times New Roman" w:hAnsi="Helvetica" w:cs="Helvetica"/>
          <w:color w:val="4D4D4D"/>
          <w:sz w:val="24"/>
          <w:szCs w:val="24"/>
        </w:rPr>
      </w:pPr>
      <w:ins w:id="483" w:author="Unknown">
        <w:r w:rsidRPr="00C258C3">
          <w:rPr>
            <w:rFonts w:ascii="Helvetica" w:eastAsia="Times New Roman" w:hAnsi="Helvetica" w:cs="Helvetica"/>
            <w:color w:val="4D4D4D"/>
            <w:sz w:val="24"/>
            <w:szCs w:val="24"/>
          </w:rPr>
          <w:lastRenderedPageBreak/>
          <w:t>Globally installed packages/dependencies are stored in &lt;user-directory&gt;/npm directory. Such dependencies can be used in CLI (Command Line Interface) function of any node.js, but cannot be imported using require() in the Node application directly.</w:t>
        </w:r>
      </w:ins>
    </w:p>
    <w:p w:rsidR="00C258C3" w:rsidRPr="00C258C3" w:rsidRDefault="00C258C3" w:rsidP="00C258C3">
      <w:pPr>
        <w:shd w:val="clear" w:color="auto" w:fill="FFFFFF"/>
        <w:spacing w:after="375" w:line="240" w:lineRule="auto"/>
        <w:textAlignment w:val="baseline"/>
        <w:rPr>
          <w:ins w:id="484" w:author="Unknown"/>
          <w:rFonts w:ascii="Helvetica" w:eastAsia="Times New Roman" w:hAnsi="Helvetica" w:cs="Helvetica"/>
          <w:color w:val="4D4D4D"/>
          <w:sz w:val="24"/>
          <w:szCs w:val="24"/>
        </w:rPr>
      </w:pPr>
      <w:ins w:id="485" w:author="Unknown">
        <w:r w:rsidRPr="00C258C3">
          <w:rPr>
            <w:rFonts w:ascii="Helvetica" w:eastAsia="Times New Roman" w:hAnsi="Helvetica" w:cs="Helvetica"/>
            <w:color w:val="4D4D4D"/>
            <w:sz w:val="24"/>
            <w:szCs w:val="24"/>
          </w:rPr>
          <w:t>To install a Node project globally use -g flag as.</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486" w:author="Unknown"/>
          <w:rFonts w:ascii="Courier New" w:eastAsia="Times New Roman" w:hAnsi="Courier New" w:cs="Courier New"/>
          <w:color w:val="444444"/>
          <w:sz w:val="24"/>
          <w:szCs w:val="24"/>
        </w:rPr>
      </w:pPr>
      <w:ins w:id="487" w:author="Unknown">
        <w:r w:rsidRPr="00C258C3">
          <w:rPr>
            <w:rFonts w:ascii="Courier New" w:eastAsia="Times New Roman" w:hAnsi="Courier New" w:cs="Courier New"/>
            <w:color w:val="000000"/>
            <w:sz w:val="24"/>
            <w:szCs w:val="24"/>
            <w:bdr w:val="none" w:sz="0" w:space="0" w:color="auto" w:frame="1"/>
          </w:rPr>
          <w:t>C</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\Nodejs_WorkSpace</w:t>
        </w:r>
        <w:r w:rsidRPr="00C258C3">
          <w:rPr>
            <w:rFonts w:ascii="Courier New" w:eastAsia="Times New Roman" w:hAnsi="Courier New" w:cs="Courier New"/>
            <w:color w:val="666600"/>
            <w:sz w:val="24"/>
            <w:szCs w:val="24"/>
            <w:bdr w:val="none" w:sz="0" w:space="0" w:color="auto" w:frame="1"/>
          </w:rPr>
          <w:t>&gt;</w:t>
        </w:r>
        <w:r w:rsidRPr="00C258C3">
          <w:rPr>
            <w:rFonts w:ascii="Courier New" w:eastAsia="Times New Roman" w:hAnsi="Courier New" w:cs="Courier New"/>
            <w:color w:val="000000"/>
            <w:sz w:val="24"/>
            <w:szCs w:val="24"/>
            <w:bdr w:val="none" w:sz="0" w:space="0" w:color="auto" w:frame="1"/>
          </w:rPr>
          <w:t xml:space="preserve">npm install express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g</w:t>
        </w:r>
      </w:ins>
    </w:p>
    <w:p w:rsidR="00C258C3" w:rsidRPr="00C258C3" w:rsidRDefault="00C258C3" w:rsidP="00C258C3">
      <w:pPr>
        <w:shd w:val="clear" w:color="auto" w:fill="FFFFFF"/>
        <w:spacing w:after="375" w:line="240" w:lineRule="auto"/>
        <w:textAlignment w:val="baseline"/>
        <w:rPr>
          <w:ins w:id="488" w:author="Unknown"/>
          <w:rFonts w:ascii="Helvetica" w:eastAsia="Times New Roman" w:hAnsi="Helvetica" w:cs="Helvetica"/>
          <w:color w:val="4D4D4D"/>
          <w:sz w:val="24"/>
          <w:szCs w:val="24"/>
        </w:rPr>
      </w:pPr>
      <w:ins w:id="489"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490" w:author="Unknown"/>
          <w:rFonts w:ascii="Helvetica" w:eastAsia="Times New Roman" w:hAnsi="Helvetica" w:cs="Helvetica"/>
          <w:color w:val="444444"/>
          <w:sz w:val="32"/>
          <w:szCs w:val="32"/>
        </w:rPr>
      </w:pPr>
      <w:ins w:id="491" w:author="Unknown">
        <w:r w:rsidRPr="00C258C3">
          <w:rPr>
            <w:rFonts w:ascii="Helvetica" w:eastAsia="Times New Roman" w:hAnsi="Helvetica" w:cs="Helvetica"/>
            <w:color w:val="444444"/>
            <w:sz w:val="32"/>
            <w:szCs w:val="32"/>
          </w:rPr>
          <w:t>Q-22. What Is The Local Installation Of Dependencies?</w:t>
        </w:r>
      </w:ins>
    </w:p>
    <w:p w:rsidR="00C258C3" w:rsidRPr="00C258C3" w:rsidRDefault="00C258C3" w:rsidP="00C258C3">
      <w:pPr>
        <w:shd w:val="clear" w:color="auto" w:fill="FFFFFF"/>
        <w:spacing w:after="0" w:line="240" w:lineRule="auto"/>
        <w:textAlignment w:val="baseline"/>
        <w:rPr>
          <w:ins w:id="492" w:author="Unknown"/>
          <w:rFonts w:ascii="Helvetica" w:eastAsia="Times New Roman" w:hAnsi="Helvetica" w:cs="Helvetica"/>
          <w:color w:val="4D4D4D"/>
          <w:sz w:val="24"/>
          <w:szCs w:val="24"/>
        </w:rPr>
      </w:pPr>
      <w:ins w:id="493"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494" w:author="Unknown"/>
          <w:rFonts w:ascii="Helvetica" w:eastAsia="Times New Roman" w:hAnsi="Helvetica" w:cs="Helvetica"/>
          <w:color w:val="4D4D4D"/>
          <w:sz w:val="24"/>
          <w:szCs w:val="24"/>
        </w:rPr>
      </w:pPr>
      <w:ins w:id="495" w:author="Unknown">
        <w:r w:rsidRPr="00C258C3">
          <w:rPr>
            <w:rFonts w:ascii="Helvetica" w:eastAsia="Times New Roman" w:hAnsi="Helvetica" w:cs="Helvetica"/>
            <w:color w:val="4D4D4D"/>
            <w:sz w:val="24"/>
            <w:szCs w:val="24"/>
          </w:rPr>
          <w:t>By default, NPM installs any dependency in the local mode. It means that the package gets installed in “node_modules” directory which is present in the same folder, where Node application is placed. Locally deployed packages are accessible via require(). Following is the syntax to install a Node project locally.</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496" w:author="Unknown"/>
          <w:rFonts w:ascii="Courier New" w:eastAsia="Times New Roman" w:hAnsi="Courier New" w:cs="Courier New"/>
          <w:color w:val="444444"/>
          <w:sz w:val="24"/>
          <w:szCs w:val="24"/>
        </w:rPr>
      </w:pPr>
      <w:ins w:id="497" w:author="Unknown">
        <w:r w:rsidRPr="00C258C3">
          <w:rPr>
            <w:rFonts w:ascii="Courier New" w:eastAsia="Times New Roman" w:hAnsi="Courier New" w:cs="Courier New"/>
            <w:color w:val="000000"/>
            <w:sz w:val="24"/>
            <w:szCs w:val="24"/>
            <w:bdr w:val="none" w:sz="0" w:space="0" w:color="auto" w:frame="1"/>
          </w:rPr>
          <w:t>C</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\Nodejs_WorkSpace</w:t>
        </w:r>
        <w:r w:rsidRPr="00C258C3">
          <w:rPr>
            <w:rFonts w:ascii="Courier New" w:eastAsia="Times New Roman" w:hAnsi="Courier New" w:cs="Courier New"/>
            <w:color w:val="666600"/>
            <w:sz w:val="24"/>
            <w:szCs w:val="24"/>
            <w:bdr w:val="none" w:sz="0" w:space="0" w:color="auto" w:frame="1"/>
          </w:rPr>
          <w:t>&gt;</w:t>
        </w:r>
        <w:r w:rsidRPr="00C258C3">
          <w:rPr>
            <w:rFonts w:ascii="Courier New" w:eastAsia="Times New Roman" w:hAnsi="Courier New" w:cs="Courier New"/>
            <w:color w:val="000000"/>
            <w:sz w:val="24"/>
            <w:szCs w:val="24"/>
            <w:bdr w:val="none" w:sz="0" w:space="0" w:color="auto" w:frame="1"/>
          </w:rPr>
          <w:t>npm install express</w:t>
        </w:r>
      </w:ins>
    </w:p>
    <w:p w:rsidR="00C258C3" w:rsidRPr="00C258C3" w:rsidRDefault="00C258C3" w:rsidP="00C258C3">
      <w:pPr>
        <w:shd w:val="clear" w:color="auto" w:fill="FFFFFF"/>
        <w:spacing w:after="375" w:line="240" w:lineRule="auto"/>
        <w:textAlignment w:val="baseline"/>
        <w:rPr>
          <w:ins w:id="498" w:author="Unknown"/>
          <w:rFonts w:ascii="Helvetica" w:eastAsia="Times New Roman" w:hAnsi="Helvetica" w:cs="Helvetica"/>
          <w:color w:val="4D4D4D"/>
          <w:sz w:val="24"/>
          <w:szCs w:val="24"/>
        </w:rPr>
      </w:pPr>
      <w:ins w:id="499"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500" w:author="Unknown"/>
          <w:rFonts w:ascii="Helvetica" w:eastAsia="Times New Roman" w:hAnsi="Helvetica" w:cs="Helvetica"/>
          <w:color w:val="444444"/>
          <w:sz w:val="32"/>
          <w:szCs w:val="32"/>
        </w:rPr>
      </w:pPr>
      <w:ins w:id="501" w:author="Unknown">
        <w:r w:rsidRPr="00C258C3">
          <w:rPr>
            <w:rFonts w:ascii="Helvetica" w:eastAsia="Times New Roman" w:hAnsi="Helvetica" w:cs="Helvetica"/>
            <w:color w:val="444444"/>
            <w:sz w:val="32"/>
            <w:szCs w:val="32"/>
          </w:rPr>
          <w:t>Q-23. What Is Package.Json? Who Uses It?</w:t>
        </w:r>
      </w:ins>
    </w:p>
    <w:p w:rsidR="00C258C3" w:rsidRPr="00C258C3" w:rsidRDefault="00C258C3" w:rsidP="00C258C3">
      <w:pPr>
        <w:shd w:val="clear" w:color="auto" w:fill="FFFFFF"/>
        <w:spacing w:after="0" w:line="240" w:lineRule="auto"/>
        <w:textAlignment w:val="baseline"/>
        <w:rPr>
          <w:ins w:id="502" w:author="Unknown"/>
          <w:rFonts w:ascii="Helvetica" w:eastAsia="Times New Roman" w:hAnsi="Helvetica" w:cs="Helvetica"/>
          <w:color w:val="4D4D4D"/>
          <w:sz w:val="24"/>
          <w:szCs w:val="24"/>
        </w:rPr>
      </w:pPr>
      <w:ins w:id="503"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225" w:line="240" w:lineRule="auto"/>
        <w:textAlignment w:val="baseline"/>
        <w:outlineLvl w:val="3"/>
        <w:rPr>
          <w:ins w:id="504" w:author="Unknown"/>
          <w:rFonts w:ascii="Helvetica" w:eastAsia="Times New Roman" w:hAnsi="Helvetica" w:cs="Helvetica"/>
          <w:color w:val="444444"/>
          <w:sz w:val="29"/>
          <w:szCs w:val="29"/>
        </w:rPr>
      </w:pPr>
      <w:ins w:id="505" w:author="Unknown">
        <w:r w:rsidRPr="00C258C3">
          <w:rPr>
            <w:rFonts w:ascii="Helvetica" w:eastAsia="Times New Roman" w:hAnsi="Helvetica" w:cs="Helvetica"/>
            <w:color w:val="444444"/>
            <w:sz w:val="29"/>
            <w:szCs w:val="29"/>
          </w:rPr>
          <w:t>What Is &lt;Package.Json&gt;?</w:t>
        </w:r>
      </w:ins>
    </w:p>
    <w:p w:rsidR="00C258C3" w:rsidRPr="00C258C3" w:rsidRDefault="00C258C3" w:rsidP="00C258C3">
      <w:pPr>
        <w:numPr>
          <w:ilvl w:val="0"/>
          <w:numId w:val="41"/>
        </w:numPr>
        <w:shd w:val="clear" w:color="auto" w:fill="FFFFFF"/>
        <w:spacing w:after="0" w:line="240" w:lineRule="auto"/>
        <w:ind w:left="456"/>
        <w:textAlignment w:val="baseline"/>
        <w:rPr>
          <w:ins w:id="506" w:author="Unknown"/>
          <w:rFonts w:ascii="Helvetica" w:eastAsia="Times New Roman" w:hAnsi="Helvetica" w:cs="Helvetica"/>
          <w:color w:val="4D4D4D"/>
          <w:sz w:val="24"/>
          <w:szCs w:val="24"/>
        </w:rPr>
      </w:pPr>
      <w:ins w:id="507" w:author="Unknown">
        <w:r w:rsidRPr="00C258C3">
          <w:rPr>
            <w:rFonts w:ascii="Helvetica" w:eastAsia="Times New Roman" w:hAnsi="Helvetica" w:cs="Helvetica"/>
            <w:color w:val="4D4D4D"/>
            <w:sz w:val="24"/>
            <w:szCs w:val="24"/>
          </w:rPr>
          <w:t>It is a plain JSON (JavaScript Object Notation) text file which contains all metadata information about Node.js Project or application.</w:t>
        </w:r>
      </w:ins>
    </w:p>
    <w:p w:rsidR="00C258C3" w:rsidRPr="00C258C3" w:rsidRDefault="00C258C3" w:rsidP="00C258C3">
      <w:pPr>
        <w:numPr>
          <w:ilvl w:val="0"/>
          <w:numId w:val="41"/>
        </w:numPr>
        <w:shd w:val="clear" w:color="auto" w:fill="FFFFFF"/>
        <w:spacing w:after="0" w:line="240" w:lineRule="auto"/>
        <w:ind w:left="456"/>
        <w:textAlignment w:val="baseline"/>
        <w:rPr>
          <w:ins w:id="508" w:author="Unknown"/>
          <w:rFonts w:ascii="Helvetica" w:eastAsia="Times New Roman" w:hAnsi="Helvetica" w:cs="Helvetica"/>
          <w:color w:val="4D4D4D"/>
          <w:sz w:val="24"/>
          <w:szCs w:val="24"/>
        </w:rPr>
      </w:pPr>
      <w:ins w:id="509" w:author="Unknown">
        <w:r w:rsidRPr="00C258C3">
          <w:rPr>
            <w:rFonts w:ascii="Helvetica" w:eastAsia="Times New Roman" w:hAnsi="Helvetica" w:cs="Helvetica"/>
            <w:color w:val="4D4D4D"/>
            <w:sz w:val="24"/>
            <w:szCs w:val="24"/>
          </w:rPr>
          <w:t>This file should be present in the root directory of every Node.js Package or Module to describe its metadata in JSON format.</w:t>
        </w:r>
      </w:ins>
    </w:p>
    <w:p w:rsidR="00C258C3" w:rsidRPr="00C258C3" w:rsidRDefault="00C258C3" w:rsidP="00C258C3">
      <w:pPr>
        <w:numPr>
          <w:ilvl w:val="0"/>
          <w:numId w:val="41"/>
        </w:numPr>
        <w:shd w:val="clear" w:color="auto" w:fill="FFFFFF"/>
        <w:spacing w:after="0" w:line="240" w:lineRule="auto"/>
        <w:ind w:left="456"/>
        <w:textAlignment w:val="baseline"/>
        <w:rPr>
          <w:ins w:id="510" w:author="Unknown"/>
          <w:rFonts w:ascii="Helvetica" w:eastAsia="Times New Roman" w:hAnsi="Helvetica" w:cs="Helvetica"/>
          <w:color w:val="4D4D4D"/>
          <w:sz w:val="24"/>
          <w:szCs w:val="24"/>
        </w:rPr>
      </w:pPr>
      <w:ins w:id="511" w:author="Unknown">
        <w:r w:rsidRPr="00C258C3">
          <w:rPr>
            <w:rFonts w:ascii="Helvetica" w:eastAsia="Times New Roman" w:hAnsi="Helvetica" w:cs="Helvetica"/>
            <w:color w:val="4D4D4D"/>
            <w:sz w:val="24"/>
            <w:szCs w:val="24"/>
          </w:rPr>
          <w:t>The file is named as “package” because Node.js platform treats every feature as a separate component. Node.js calls these as Package or Module.</w:t>
        </w:r>
      </w:ins>
    </w:p>
    <w:p w:rsidR="00C258C3" w:rsidRPr="00C258C3" w:rsidRDefault="00C258C3" w:rsidP="00C258C3">
      <w:pPr>
        <w:shd w:val="clear" w:color="auto" w:fill="FFFFFF"/>
        <w:spacing w:after="225" w:line="240" w:lineRule="auto"/>
        <w:textAlignment w:val="baseline"/>
        <w:outlineLvl w:val="3"/>
        <w:rPr>
          <w:ins w:id="512" w:author="Unknown"/>
          <w:rFonts w:ascii="Helvetica" w:eastAsia="Times New Roman" w:hAnsi="Helvetica" w:cs="Helvetica"/>
          <w:color w:val="444444"/>
          <w:sz w:val="29"/>
          <w:szCs w:val="29"/>
        </w:rPr>
      </w:pPr>
      <w:ins w:id="513" w:author="Unknown">
        <w:r w:rsidRPr="00C258C3">
          <w:rPr>
            <w:rFonts w:ascii="Helvetica" w:eastAsia="Times New Roman" w:hAnsi="Helvetica" w:cs="Helvetica"/>
            <w:color w:val="444444"/>
            <w:sz w:val="29"/>
            <w:szCs w:val="29"/>
          </w:rPr>
          <w:t>Who Use It?</w:t>
        </w:r>
      </w:ins>
    </w:p>
    <w:p w:rsidR="00C258C3" w:rsidRPr="00C258C3" w:rsidRDefault="00C258C3" w:rsidP="00C258C3">
      <w:pPr>
        <w:numPr>
          <w:ilvl w:val="0"/>
          <w:numId w:val="42"/>
        </w:numPr>
        <w:shd w:val="clear" w:color="auto" w:fill="FFFFFF"/>
        <w:spacing w:after="0" w:line="240" w:lineRule="auto"/>
        <w:ind w:left="456"/>
        <w:textAlignment w:val="baseline"/>
        <w:rPr>
          <w:ins w:id="514" w:author="Unknown"/>
          <w:rFonts w:ascii="Helvetica" w:eastAsia="Times New Roman" w:hAnsi="Helvetica" w:cs="Helvetica"/>
          <w:color w:val="4D4D4D"/>
          <w:sz w:val="24"/>
          <w:szCs w:val="24"/>
        </w:rPr>
      </w:pPr>
      <w:ins w:id="515" w:author="Unknown">
        <w:r w:rsidRPr="00C258C3">
          <w:rPr>
            <w:rFonts w:ascii="Helvetica" w:eastAsia="Times New Roman" w:hAnsi="Helvetica" w:cs="Helvetica"/>
            <w:color w:val="4D4D4D"/>
            <w:sz w:val="24"/>
            <w:szCs w:val="24"/>
          </w:rPr>
          <w:t>NPM (Node Package Manager) uses &lt;package.json&gt; file. It includes details of the Node.js application or package. This file contains a no. of different directives or elements. These directives guide NPM, about how to handle a module or package.</w:t>
        </w:r>
      </w:ins>
    </w:p>
    <w:p w:rsidR="00C258C3" w:rsidRPr="00C258C3" w:rsidRDefault="00C258C3" w:rsidP="00C258C3">
      <w:pPr>
        <w:shd w:val="clear" w:color="auto" w:fill="FFFFFF"/>
        <w:spacing w:after="375" w:line="240" w:lineRule="auto"/>
        <w:textAlignment w:val="baseline"/>
        <w:rPr>
          <w:ins w:id="516" w:author="Unknown"/>
          <w:rFonts w:ascii="Helvetica" w:eastAsia="Times New Roman" w:hAnsi="Helvetica" w:cs="Helvetica"/>
          <w:color w:val="4D4D4D"/>
          <w:sz w:val="24"/>
          <w:szCs w:val="24"/>
        </w:rPr>
      </w:pPr>
      <w:ins w:id="517"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518" w:author="Unknown"/>
          <w:rFonts w:ascii="Helvetica" w:eastAsia="Times New Roman" w:hAnsi="Helvetica" w:cs="Helvetica"/>
          <w:color w:val="444444"/>
          <w:sz w:val="32"/>
          <w:szCs w:val="32"/>
        </w:rPr>
      </w:pPr>
      <w:ins w:id="519" w:author="Unknown">
        <w:r w:rsidRPr="00C258C3">
          <w:rPr>
            <w:rFonts w:ascii="Helvetica" w:eastAsia="Times New Roman" w:hAnsi="Helvetica" w:cs="Helvetica"/>
            <w:color w:val="444444"/>
            <w:sz w:val="32"/>
            <w:szCs w:val="32"/>
          </w:rPr>
          <w:t>Q-24. Does Node.Js Support Multi-Core Platforms? And Is It Capable Of Utilizing All The Cores?</w:t>
        </w:r>
      </w:ins>
    </w:p>
    <w:p w:rsidR="00C258C3" w:rsidRPr="00C258C3" w:rsidRDefault="00C258C3" w:rsidP="00C258C3">
      <w:pPr>
        <w:shd w:val="clear" w:color="auto" w:fill="FFFFFF"/>
        <w:spacing w:after="0" w:line="240" w:lineRule="auto"/>
        <w:textAlignment w:val="baseline"/>
        <w:rPr>
          <w:ins w:id="520" w:author="Unknown"/>
          <w:rFonts w:ascii="Helvetica" w:eastAsia="Times New Roman" w:hAnsi="Helvetica" w:cs="Helvetica"/>
          <w:color w:val="4D4D4D"/>
          <w:sz w:val="24"/>
          <w:szCs w:val="24"/>
        </w:rPr>
      </w:pPr>
      <w:ins w:id="521"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522" w:author="Unknown"/>
          <w:rFonts w:ascii="Helvetica" w:eastAsia="Times New Roman" w:hAnsi="Helvetica" w:cs="Helvetica"/>
          <w:color w:val="4D4D4D"/>
          <w:sz w:val="24"/>
          <w:szCs w:val="24"/>
        </w:rPr>
      </w:pPr>
      <w:ins w:id="523" w:author="Unknown">
        <w:r w:rsidRPr="00C258C3">
          <w:rPr>
            <w:rFonts w:ascii="Helvetica" w:eastAsia="Times New Roman" w:hAnsi="Helvetica" w:cs="Helvetica"/>
            <w:color w:val="4D4D4D"/>
            <w:sz w:val="24"/>
            <w:szCs w:val="24"/>
          </w:rPr>
          <w:lastRenderedPageBreak/>
          <w:t>Yes, Node.js would run on a multi-core system without any issue. But it is by default a single-threaded application, so it can’t completely utilize the multi-core system.</w:t>
        </w:r>
      </w:ins>
    </w:p>
    <w:p w:rsidR="00C258C3" w:rsidRPr="00C258C3" w:rsidRDefault="00C258C3" w:rsidP="00C258C3">
      <w:pPr>
        <w:shd w:val="clear" w:color="auto" w:fill="FFFFFF"/>
        <w:spacing w:after="375" w:line="240" w:lineRule="auto"/>
        <w:textAlignment w:val="baseline"/>
        <w:rPr>
          <w:ins w:id="524" w:author="Unknown"/>
          <w:rFonts w:ascii="Helvetica" w:eastAsia="Times New Roman" w:hAnsi="Helvetica" w:cs="Helvetica"/>
          <w:color w:val="4D4D4D"/>
          <w:sz w:val="24"/>
          <w:szCs w:val="24"/>
        </w:rPr>
      </w:pPr>
      <w:ins w:id="525" w:author="Unknown">
        <w:r w:rsidRPr="00C258C3">
          <w:rPr>
            <w:rFonts w:ascii="Helvetica" w:eastAsia="Times New Roman" w:hAnsi="Helvetica" w:cs="Helvetica"/>
            <w:color w:val="4D4D4D"/>
            <w:sz w:val="24"/>
            <w:szCs w:val="24"/>
          </w:rPr>
          <w:t>However, Node.js can facilitate deployment on multi-core systems where it does use the additional hardware. It packages with a Cluster module which is capable of starting multiple Node.js worker processes that will share the same port.</w:t>
        </w:r>
      </w:ins>
    </w:p>
    <w:p w:rsidR="00C258C3" w:rsidRPr="00C258C3" w:rsidRDefault="00C258C3" w:rsidP="00C258C3">
      <w:pPr>
        <w:shd w:val="clear" w:color="auto" w:fill="FFFFFF"/>
        <w:spacing w:after="375" w:line="240" w:lineRule="auto"/>
        <w:textAlignment w:val="baseline"/>
        <w:rPr>
          <w:ins w:id="526" w:author="Unknown"/>
          <w:rFonts w:ascii="Helvetica" w:eastAsia="Times New Roman" w:hAnsi="Helvetica" w:cs="Helvetica"/>
          <w:color w:val="4D4D4D"/>
          <w:sz w:val="24"/>
          <w:szCs w:val="24"/>
        </w:rPr>
      </w:pPr>
      <w:ins w:id="527"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528" w:author="Unknown"/>
          <w:rFonts w:ascii="Helvetica" w:eastAsia="Times New Roman" w:hAnsi="Helvetica" w:cs="Helvetica"/>
          <w:color w:val="444444"/>
          <w:sz w:val="32"/>
          <w:szCs w:val="32"/>
        </w:rPr>
      </w:pPr>
      <w:ins w:id="529" w:author="Unknown">
        <w:r w:rsidRPr="00C258C3">
          <w:rPr>
            <w:rFonts w:ascii="Helvetica" w:eastAsia="Times New Roman" w:hAnsi="Helvetica" w:cs="Helvetica"/>
            <w:color w:val="444444"/>
            <w:sz w:val="32"/>
            <w:szCs w:val="32"/>
          </w:rPr>
          <w:t>Q-25. Which Is The First Argument Usually Passed To A Node.Js Callback Handler?</w:t>
        </w:r>
      </w:ins>
    </w:p>
    <w:p w:rsidR="00C258C3" w:rsidRPr="00C258C3" w:rsidRDefault="00C258C3" w:rsidP="00C258C3">
      <w:pPr>
        <w:shd w:val="clear" w:color="auto" w:fill="FFFFFF"/>
        <w:spacing w:after="0" w:line="240" w:lineRule="auto"/>
        <w:textAlignment w:val="baseline"/>
        <w:rPr>
          <w:ins w:id="530" w:author="Unknown"/>
          <w:rFonts w:ascii="Helvetica" w:eastAsia="Times New Roman" w:hAnsi="Helvetica" w:cs="Helvetica"/>
          <w:color w:val="4D4D4D"/>
          <w:sz w:val="24"/>
          <w:szCs w:val="24"/>
        </w:rPr>
      </w:pPr>
      <w:ins w:id="531"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532" w:author="Unknown"/>
          <w:rFonts w:ascii="Helvetica" w:eastAsia="Times New Roman" w:hAnsi="Helvetica" w:cs="Helvetica"/>
          <w:color w:val="4D4D4D"/>
          <w:sz w:val="24"/>
          <w:szCs w:val="24"/>
        </w:rPr>
      </w:pPr>
      <w:ins w:id="533" w:author="Unknown">
        <w:r w:rsidRPr="00C258C3">
          <w:rPr>
            <w:rFonts w:ascii="Helvetica" w:eastAsia="Times New Roman" w:hAnsi="Helvetica" w:cs="Helvetica"/>
            <w:color w:val="4D4D4D"/>
            <w:sz w:val="24"/>
            <w:szCs w:val="24"/>
          </w:rPr>
          <w:t>Node.js core modules follow a standard signature for its callback handlers and usually the first argument is an optional error object. And if there is no error, then the argument defaults to null or undefined.</w:t>
        </w:r>
      </w:ins>
    </w:p>
    <w:p w:rsidR="00C258C3" w:rsidRPr="00C258C3" w:rsidRDefault="00C258C3" w:rsidP="00C258C3">
      <w:pPr>
        <w:shd w:val="clear" w:color="auto" w:fill="FFFFFF"/>
        <w:spacing w:after="375" w:line="240" w:lineRule="auto"/>
        <w:textAlignment w:val="baseline"/>
        <w:rPr>
          <w:ins w:id="534" w:author="Unknown"/>
          <w:rFonts w:ascii="Helvetica" w:eastAsia="Times New Roman" w:hAnsi="Helvetica" w:cs="Helvetica"/>
          <w:color w:val="4D4D4D"/>
          <w:sz w:val="24"/>
          <w:szCs w:val="24"/>
        </w:rPr>
      </w:pPr>
      <w:ins w:id="535" w:author="Unknown">
        <w:r w:rsidRPr="00C258C3">
          <w:rPr>
            <w:rFonts w:ascii="Helvetica" w:eastAsia="Times New Roman" w:hAnsi="Helvetica" w:cs="Helvetica"/>
            <w:color w:val="4D4D4D"/>
            <w:sz w:val="24"/>
            <w:szCs w:val="24"/>
          </w:rPr>
          <w:t>Here is a sample signature for the Node.js callback handler.</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536" w:author="Unknown"/>
          <w:rFonts w:ascii="Courier New" w:eastAsia="Times New Roman" w:hAnsi="Courier New" w:cs="Courier New"/>
          <w:color w:val="000000"/>
          <w:sz w:val="24"/>
          <w:szCs w:val="24"/>
          <w:bdr w:val="none" w:sz="0" w:space="0" w:color="auto" w:frame="1"/>
        </w:rPr>
      </w:pPr>
      <w:ins w:id="537" w:author="Unknown">
        <w:r w:rsidRPr="00C258C3">
          <w:rPr>
            <w:rFonts w:ascii="Courier New" w:eastAsia="Times New Roman" w:hAnsi="Courier New" w:cs="Courier New"/>
            <w:color w:val="000088"/>
            <w:sz w:val="24"/>
            <w:szCs w:val="24"/>
            <w:bdr w:val="none" w:sz="0" w:space="0" w:color="auto" w:frame="1"/>
          </w:rPr>
          <w:t>function</w:t>
        </w:r>
        <w:r w:rsidRPr="00C258C3">
          <w:rPr>
            <w:rFonts w:ascii="Courier New" w:eastAsia="Times New Roman" w:hAnsi="Courier New" w:cs="Courier New"/>
            <w:color w:val="000000"/>
            <w:sz w:val="24"/>
            <w:szCs w:val="24"/>
            <w:bdr w:val="none" w:sz="0" w:space="0" w:color="auto" w:frame="1"/>
          </w:rPr>
          <w:t xml:space="preserve"> callback</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error</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results</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538" w:author="Unknown"/>
          <w:rFonts w:ascii="Courier New" w:eastAsia="Times New Roman" w:hAnsi="Courier New" w:cs="Courier New"/>
          <w:color w:val="000000"/>
          <w:sz w:val="24"/>
          <w:szCs w:val="24"/>
          <w:bdr w:val="none" w:sz="0" w:space="0" w:color="auto" w:frame="1"/>
        </w:rPr>
      </w:pPr>
      <w:ins w:id="539" w:author="Unknown">
        <w:r w:rsidRPr="00C258C3">
          <w:rPr>
            <w:rFonts w:ascii="Courier New" w:eastAsia="Times New Roman" w:hAnsi="Courier New" w:cs="Courier New"/>
            <w:color w:val="880000"/>
            <w:sz w:val="24"/>
            <w:szCs w:val="24"/>
            <w:bdr w:val="none" w:sz="0" w:space="0" w:color="auto" w:frame="1"/>
          </w:rPr>
          <w:t>// Check for errors before handling results.</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540" w:author="Unknown"/>
          <w:rFonts w:ascii="Courier New" w:eastAsia="Times New Roman" w:hAnsi="Courier New" w:cs="Courier New"/>
          <w:color w:val="000000"/>
          <w:sz w:val="24"/>
          <w:szCs w:val="24"/>
          <w:bdr w:val="none" w:sz="0" w:space="0" w:color="auto" w:frame="1"/>
        </w:rPr>
      </w:pPr>
      <w:ins w:id="541" w:author="Unknown">
        <w:r w:rsidRPr="00C258C3">
          <w:rPr>
            <w:rFonts w:ascii="Courier New" w:eastAsia="Times New Roman" w:hAnsi="Courier New" w:cs="Courier New"/>
            <w:color w:val="000088"/>
            <w:sz w:val="24"/>
            <w:szCs w:val="24"/>
            <w:bdr w:val="none" w:sz="0" w:space="0" w:color="auto" w:frame="1"/>
          </w:rPr>
          <w:t>if</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error </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542" w:author="Unknown"/>
          <w:rFonts w:ascii="Courier New" w:eastAsia="Times New Roman" w:hAnsi="Courier New" w:cs="Courier New"/>
          <w:color w:val="000000"/>
          <w:sz w:val="24"/>
          <w:szCs w:val="24"/>
          <w:bdr w:val="none" w:sz="0" w:space="0" w:color="auto" w:frame="1"/>
        </w:rPr>
      </w:pPr>
      <w:ins w:id="543" w:author="Unknown">
        <w:r w:rsidRPr="00C258C3">
          <w:rPr>
            <w:rFonts w:ascii="Courier New" w:eastAsia="Times New Roman" w:hAnsi="Courier New" w:cs="Courier New"/>
            <w:color w:val="880000"/>
            <w:sz w:val="24"/>
            <w:szCs w:val="24"/>
            <w:bdr w:val="none" w:sz="0" w:space="0" w:color="auto" w:frame="1"/>
          </w:rPr>
          <w:t>// Handle error and return.</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544" w:author="Unknown"/>
          <w:rFonts w:ascii="Courier New" w:eastAsia="Times New Roman" w:hAnsi="Courier New" w:cs="Courier New"/>
          <w:color w:val="000000"/>
          <w:sz w:val="24"/>
          <w:szCs w:val="24"/>
          <w:bdr w:val="none" w:sz="0" w:space="0" w:color="auto" w:frame="1"/>
        </w:rPr>
      </w:pPr>
      <w:ins w:id="545" w:author="Unknown">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546" w:author="Unknown"/>
          <w:rFonts w:ascii="Courier New" w:eastAsia="Times New Roman" w:hAnsi="Courier New" w:cs="Courier New"/>
          <w:color w:val="000000"/>
          <w:sz w:val="24"/>
          <w:szCs w:val="24"/>
          <w:bdr w:val="none" w:sz="0" w:space="0" w:color="auto" w:frame="1"/>
        </w:rPr>
      </w:pPr>
      <w:ins w:id="547" w:author="Unknown">
        <w:r w:rsidRPr="00C258C3">
          <w:rPr>
            <w:rFonts w:ascii="Courier New" w:eastAsia="Times New Roman" w:hAnsi="Courier New" w:cs="Courier New"/>
            <w:color w:val="880000"/>
            <w:sz w:val="24"/>
            <w:szCs w:val="24"/>
            <w:bdr w:val="none" w:sz="0" w:space="0" w:color="auto" w:frame="1"/>
          </w:rPr>
          <w:t>// No error, continue with callback handling.</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548" w:author="Unknown"/>
          <w:rFonts w:ascii="Courier New" w:eastAsia="Times New Roman" w:hAnsi="Courier New" w:cs="Courier New"/>
          <w:color w:val="444444"/>
          <w:sz w:val="24"/>
          <w:szCs w:val="24"/>
        </w:rPr>
      </w:pPr>
      <w:ins w:id="549" w:author="Unknown">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FFFFFF"/>
        <w:spacing w:after="375" w:line="240" w:lineRule="auto"/>
        <w:textAlignment w:val="baseline"/>
        <w:rPr>
          <w:ins w:id="550" w:author="Unknown"/>
          <w:rFonts w:ascii="Helvetica" w:eastAsia="Times New Roman" w:hAnsi="Helvetica" w:cs="Helvetica"/>
          <w:color w:val="4D4D4D"/>
          <w:sz w:val="24"/>
          <w:szCs w:val="24"/>
        </w:rPr>
      </w:pPr>
      <w:ins w:id="551"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552" w:author="Unknown"/>
          <w:rFonts w:ascii="Helvetica" w:eastAsia="Times New Roman" w:hAnsi="Helvetica" w:cs="Helvetica"/>
          <w:color w:val="444444"/>
          <w:sz w:val="32"/>
          <w:szCs w:val="32"/>
        </w:rPr>
      </w:pPr>
      <w:ins w:id="553" w:author="Unknown">
        <w:r w:rsidRPr="00C258C3">
          <w:rPr>
            <w:rFonts w:ascii="Helvetica" w:eastAsia="Times New Roman" w:hAnsi="Helvetica" w:cs="Helvetica"/>
            <w:color w:val="444444"/>
            <w:sz w:val="32"/>
            <w:szCs w:val="32"/>
          </w:rPr>
          <w:t>Q-26. What Is Chaining Process In Node.Js?</w:t>
        </w:r>
      </w:ins>
    </w:p>
    <w:p w:rsidR="00C258C3" w:rsidRPr="00C258C3" w:rsidRDefault="00C258C3" w:rsidP="00C258C3">
      <w:pPr>
        <w:shd w:val="clear" w:color="auto" w:fill="FFFFFF"/>
        <w:spacing w:after="0" w:line="240" w:lineRule="auto"/>
        <w:textAlignment w:val="baseline"/>
        <w:rPr>
          <w:ins w:id="554" w:author="Unknown"/>
          <w:rFonts w:ascii="Helvetica" w:eastAsia="Times New Roman" w:hAnsi="Helvetica" w:cs="Helvetica"/>
          <w:color w:val="4D4D4D"/>
          <w:sz w:val="24"/>
          <w:szCs w:val="24"/>
        </w:rPr>
      </w:pPr>
      <w:ins w:id="555"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556" w:author="Unknown"/>
          <w:rFonts w:ascii="Helvetica" w:eastAsia="Times New Roman" w:hAnsi="Helvetica" w:cs="Helvetica"/>
          <w:color w:val="4D4D4D"/>
          <w:sz w:val="24"/>
          <w:szCs w:val="24"/>
        </w:rPr>
      </w:pPr>
      <w:ins w:id="557" w:author="Unknown">
        <w:r w:rsidRPr="00C258C3">
          <w:rPr>
            <w:rFonts w:ascii="Helvetica" w:eastAsia="Times New Roman" w:hAnsi="Helvetica" w:cs="Helvetica"/>
            <w:color w:val="4D4D4D"/>
            <w:sz w:val="24"/>
            <w:szCs w:val="24"/>
          </w:rPr>
          <w:t>It’s an approach to connect the output of one stream to the input of another stream, thus creating a chain of multiple stream operations.</w:t>
        </w:r>
      </w:ins>
    </w:p>
    <w:p w:rsidR="00C258C3" w:rsidRPr="00C258C3" w:rsidRDefault="00C258C3" w:rsidP="00C258C3">
      <w:pPr>
        <w:shd w:val="clear" w:color="auto" w:fill="FFFFFF"/>
        <w:spacing w:after="375" w:line="240" w:lineRule="auto"/>
        <w:textAlignment w:val="baseline"/>
        <w:rPr>
          <w:ins w:id="558" w:author="Unknown"/>
          <w:rFonts w:ascii="Helvetica" w:eastAsia="Times New Roman" w:hAnsi="Helvetica" w:cs="Helvetica"/>
          <w:color w:val="4D4D4D"/>
          <w:sz w:val="24"/>
          <w:szCs w:val="24"/>
        </w:rPr>
      </w:pPr>
      <w:ins w:id="559"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560" w:author="Unknown"/>
          <w:rFonts w:ascii="Helvetica" w:eastAsia="Times New Roman" w:hAnsi="Helvetica" w:cs="Helvetica"/>
          <w:color w:val="444444"/>
          <w:sz w:val="32"/>
          <w:szCs w:val="32"/>
        </w:rPr>
      </w:pPr>
      <w:ins w:id="561" w:author="Unknown">
        <w:r w:rsidRPr="00C258C3">
          <w:rPr>
            <w:rFonts w:ascii="Helvetica" w:eastAsia="Times New Roman" w:hAnsi="Helvetica" w:cs="Helvetica"/>
            <w:color w:val="444444"/>
            <w:sz w:val="32"/>
            <w:szCs w:val="32"/>
          </w:rPr>
          <w:t>Q-27. How To Create A Custom Directive In AngularJS?</w:t>
        </w:r>
      </w:ins>
    </w:p>
    <w:p w:rsidR="00C258C3" w:rsidRPr="00C258C3" w:rsidRDefault="00C258C3" w:rsidP="00C258C3">
      <w:pPr>
        <w:shd w:val="clear" w:color="auto" w:fill="FFFFFF"/>
        <w:spacing w:after="0" w:line="240" w:lineRule="auto"/>
        <w:textAlignment w:val="baseline"/>
        <w:rPr>
          <w:ins w:id="562" w:author="Unknown"/>
          <w:rFonts w:ascii="Helvetica" w:eastAsia="Times New Roman" w:hAnsi="Helvetica" w:cs="Helvetica"/>
          <w:color w:val="4D4D4D"/>
          <w:sz w:val="24"/>
          <w:szCs w:val="24"/>
        </w:rPr>
      </w:pPr>
      <w:ins w:id="563"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564" w:author="Unknown"/>
          <w:rFonts w:ascii="Helvetica" w:eastAsia="Times New Roman" w:hAnsi="Helvetica" w:cs="Helvetica"/>
          <w:color w:val="4D4D4D"/>
          <w:sz w:val="24"/>
          <w:szCs w:val="24"/>
        </w:rPr>
      </w:pPr>
      <w:ins w:id="565" w:author="Unknown">
        <w:r w:rsidRPr="00C258C3">
          <w:rPr>
            <w:rFonts w:ascii="Helvetica" w:eastAsia="Times New Roman" w:hAnsi="Helvetica" w:cs="Helvetica"/>
            <w:color w:val="4D4D4D"/>
            <w:sz w:val="24"/>
            <w:szCs w:val="24"/>
          </w:rPr>
          <w:t>To create a custom directive, we have to first register it with the application object by calling the &lt;directive&gt; function. While invoking the &lt;register&gt; method of &lt;directive&gt;, we need to give the name of the function implementing the logic for that directive.</w:t>
        </w:r>
      </w:ins>
    </w:p>
    <w:p w:rsidR="00C258C3" w:rsidRPr="00C258C3" w:rsidRDefault="00C258C3" w:rsidP="00C258C3">
      <w:pPr>
        <w:shd w:val="clear" w:color="auto" w:fill="FFFFFF"/>
        <w:spacing w:after="375" w:line="240" w:lineRule="auto"/>
        <w:textAlignment w:val="baseline"/>
        <w:rPr>
          <w:ins w:id="566" w:author="Unknown"/>
          <w:rFonts w:ascii="Helvetica" w:eastAsia="Times New Roman" w:hAnsi="Helvetica" w:cs="Helvetica"/>
          <w:color w:val="4D4D4D"/>
          <w:sz w:val="24"/>
          <w:szCs w:val="24"/>
        </w:rPr>
      </w:pPr>
      <w:ins w:id="567" w:author="Unknown">
        <w:r w:rsidRPr="00C258C3">
          <w:rPr>
            <w:rFonts w:ascii="Helvetica" w:eastAsia="Times New Roman" w:hAnsi="Helvetica" w:cs="Helvetica"/>
            <w:color w:val="4D4D4D"/>
            <w:sz w:val="24"/>
            <w:szCs w:val="24"/>
          </w:rPr>
          <w:lastRenderedPageBreak/>
          <w:t>For example, in the below code, we have created a copyright directive which returns a copyright text.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568" w:author="Unknown"/>
          <w:rFonts w:ascii="Courier New" w:eastAsia="Times New Roman" w:hAnsi="Courier New" w:cs="Courier New"/>
          <w:color w:val="000000"/>
          <w:sz w:val="24"/>
          <w:szCs w:val="24"/>
          <w:bdr w:val="none" w:sz="0" w:space="0" w:color="auto" w:frame="1"/>
        </w:rPr>
      </w:pPr>
      <w:ins w:id="569" w:author="Unknown">
        <w:r w:rsidRPr="00C258C3">
          <w:rPr>
            <w:rFonts w:ascii="Courier New" w:eastAsia="Times New Roman" w:hAnsi="Courier New" w:cs="Courier New"/>
            <w:color w:val="000000"/>
            <w:sz w:val="24"/>
            <w:szCs w:val="24"/>
            <w:bdr w:val="none" w:sz="0" w:space="0" w:color="auto" w:frame="1"/>
          </w:rPr>
          <w:t>app</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directive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8800"/>
            <w:sz w:val="24"/>
            <w:szCs w:val="24"/>
            <w:bdr w:val="none" w:sz="0" w:space="0" w:color="auto" w:frame="1"/>
          </w:rPr>
          <w:t>'myCopyRight'</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0088"/>
            <w:sz w:val="24"/>
            <w:szCs w:val="24"/>
            <w:bdr w:val="none" w:sz="0" w:space="0" w:color="auto" w:frame="1"/>
          </w:rPr>
          <w:t>function</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570" w:author="Unknown"/>
          <w:rFonts w:ascii="Courier New" w:eastAsia="Times New Roman" w:hAnsi="Courier New" w:cs="Courier New"/>
          <w:color w:val="000000"/>
          <w:sz w:val="24"/>
          <w:szCs w:val="24"/>
          <w:bdr w:val="none" w:sz="0" w:space="0" w:color="auto" w:frame="1"/>
        </w:rPr>
      </w:pPr>
      <w:ins w:id="571" w:author="Unknown">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572" w:author="Unknown"/>
          <w:rFonts w:ascii="Courier New" w:eastAsia="Times New Roman" w:hAnsi="Courier New" w:cs="Courier New"/>
          <w:color w:val="000000"/>
          <w:sz w:val="24"/>
          <w:szCs w:val="24"/>
          <w:bdr w:val="none" w:sz="0" w:space="0" w:color="auto" w:frame="1"/>
        </w:rPr>
      </w:pPr>
      <w:ins w:id="573" w:author="Unknown">
        <w:r w:rsidRPr="00C258C3">
          <w:rPr>
            <w:rFonts w:ascii="Courier New" w:eastAsia="Times New Roman" w:hAnsi="Courier New" w:cs="Courier New"/>
            <w:color w:val="000088"/>
            <w:sz w:val="24"/>
            <w:szCs w:val="24"/>
            <w:bdr w:val="none" w:sz="0" w:space="0" w:color="auto" w:frame="1"/>
          </w:rPr>
          <w:t>return</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574" w:author="Unknown"/>
          <w:rFonts w:ascii="Courier New" w:eastAsia="Times New Roman" w:hAnsi="Courier New" w:cs="Courier New"/>
          <w:color w:val="000000"/>
          <w:sz w:val="24"/>
          <w:szCs w:val="24"/>
          <w:bdr w:val="none" w:sz="0" w:space="0" w:color="auto" w:frame="1"/>
        </w:rPr>
      </w:pPr>
      <w:ins w:id="575" w:author="Unknown">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576" w:author="Unknown"/>
          <w:rFonts w:ascii="Courier New" w:eastAsia="Times New Roman" w:hAnsi="Courier New" w:cs="Courier New"/>
          <w:color w:val="000000"/>
          <w:sz w:val="24"/>
          <w:szCs w:val="24"/>
          <w:bdr w:val="none" w:sz="0" w:space="0" w:color="auto" w:frame="1"/>
        </w:rPr>
      </w:pPr>
      <w:ins w:id="577" w:author="Unknown">
        <w:r w:rsidRPr="00C258C3">
          <w:rPr>
            <w:rFonts w:ascii="Courier New" w:eastAsia="Times New Roman" w:hAnsi="Courier New" w:cs="Courier New"/>
            <w:color w:val="000088"/>
            <w:sz w:val="24"/>
            <w:szCs w:val="24"/>
            <w:bdr w:val="none" w:sz="0" w:space="0" w:color="auto" w:frame="1"/>
          </w:rPr>
          <w:t>template</w:t>
        </w:r>
        <w:r w:rsidRPr="00C258C3">
          <w:rPr>
            <w:rFonts w:ascii="Courier New" w:eastAsia="Times New Roman" w:hAnsi="Courier New" w:cs="Courier New"/>
            <w:color w:val="666600"/>
            <w:sz w:val="24"/>
            <w:szCs w:val="24"/>
            <w:bdr w:val="none" w:sz="0" w:space="0" w:color="auto" w:frame="1"/>
          </w:rPr>
          <w:t>:</w:t>
        </w:r>
        <w:r w:rsidRPr="00C258C3">
          <w:rPr>
            <w:rFonts w:ascii="Courier New" w:eastAsia="Times New Roman" w:hAnsi="Courier New" w:cs="Courier New"/>
            <w:color w:val="000000"/>
            <w:sz w:val="24"/>
            <w:szCs w:val="24"/>
            <w:bdr w:val="none" w:sz="0" w:space="0" w:color="auto" w:frame="1"/>
          </w:rPr>
          <w:t xml:space="preserve"> </w:t>
        </w:r>
        <w:r w:rsidRPr="00C258C3">
          <w:rPr>
            <w:rFonts w:ascii="Courier New" w:eastAsia="Times New Roman" w:hAnsi="Courier New" w:cs="Courier New"/>
            <w:color w:val="008800"/>
            <w:sz w:val="24"/>
            <w:szCs w:val="24"/>
            <w:bdr w:val="none" w:sz="0" w:space="0" w:color="auto" w:frame="1"/>
          </w:rPr>
          <w:t>'@CopyRight MyDomain.com '</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578" w:author="Unknown"/>
          <w:rFonts w:ascii="Courier New" w:eastAsia="Times New Roman" w:hAnsi="Courier New" w:cs="Courier New"/>
          <w:color w:val="000000"/>
          <w:sz w:val="24"/>
          <w:szCs w:val="24"/>
          <w:bdr w:val="none" w:sz="0" w:space="0" w:color="auto" w:frame="1"/>
        </w:rPr>
      </w:pPr>
      <w:ins w:id="579" w:author="Unknown">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ins w:id="580" w:author="Unknown"/>
          <w:rFonts w:ascii="Courier New" w:eastAsia="Times New Roman" w:hAnsi="Courier New" w:cs="Courier New"/>
          <w:color w:val="444444"/>
          <w:sz w:val="24"/>
          <w:szCs w:val="24"/>
        </w:rPr>
      </w:pPr>
      <w:ins w:id="581" w:author="Unknown">
        <w:r w:rsidRPr="00C258C3">
          <w:rPr>
            <w:rFonts w:ascii="Courier New" w:eastAsia="Times New Roman" w:hAnsi="Courier New" w:cs="Courier New"/>
            <w:color w:val="666600"/>
            <w:sz w:val="24"/>
            <w:szCs w:val="24"/>
            <w:bdr w:val="none" w:sz="0" w:space="0" w:color="auto" w:frame="1"/>
          </w:rPr>
          <w:t>});</w:t>
        </w:r>
      </w:ins>
    </w:p>
    <w:p w:rsidR="00C258C3" w:rsidRPr="00C258C3" w:rsidRDefault="00C258C3" w:rsidP="00C258C3">
      <w:pPr>
        <w:shd w:val="clear" w:color="auto" w:fill="FFFFFF"/>
        <w:spacing w:after="0" w:line="240" w:lineRule="auto"/>
        <w:textAlignment w:val="baseline"/>
        <w:rPr>
          <w:ins w:id="582" w:author="Unknown"/>
          <w:rFonts w:ascii="Helvetica" w:eastAsia="Times New Roman" w:hAnsi="Helvetica" w:cs="Helvetica"/>
          <w:color w:val="4D4D4D"/>
          <w:sz w:val="24"/>
          <w:szCs w:val="24"/>
        </w:rPr>
      </w:pPr>
      <w:ins w:id="583" w:author="Unknown">
        <w:r w:rsidRPr="00C258C3">
          <w:rPr>
            <w:rFonts w:ascii="inherit" w:eastAsia="Times New Roman" w:hAnsi="inherit" w:cs="Helvetica"/>
            <w:b/>
            <w:bCs/>
            <w:color w:val="4D4D4D"/>
            <w:sz w:val="24"/>
            <w:szCs w:val="24"/>
            <w:bdr w:val="none" w:sz="0" w:space="0" w:color="auto" w:frame="1"/>
          </w:rPr>
          <w:t>Note –</w:t>
        </w:r>
        <w:r w:rsidRPr="00C258C3">
          <w:rPr>
            <w:rFonts w:ascii="Helvetica" w:eastAsia="Times New Roman" w:hAnsi="Helvetica" w:cs="Helvetica"/>
            <w:color w:val="4D4D4D"/>
            <w:sz w:val="24"/>
            <w:szCs w:val="24"/>
          </w:rPr>
          <w:t> A custom directive should follow the camel case format as shown above.</w:t>
        </w:r>
      </w:ins>
    </w:p>
    <w:p w:rsidR="00C258C3" w:rsidRPr="00C258C3" w:rsidRDefault="00C258C3" w:rsidP="00C258C3">
      <w:pPr>
        <w:shd w:val="clear" w:color="auto" w:fill="FFFFFF"/>
        <w:spacing w:after="375" w:line="240" w:lineRule="auto"/>
        <w:textAlignment w:val="baseline"/>
        <w:rPr>
          <w:ins w:id="584" w:author="Unknown"/>
          <w:rFonts w:ascii="Helvetica" w:eastAsia="Times New Roman" w:hAnsi="Helvetica" w:cs="Helvetica"/>
          <w:color w:val="4D4D4D"/>
          <w:sz w:val="24"/>
          <w:szCs w:val="24"/>
        </w:rPr>
      </w:pPr>
      <w:ins w:id="585"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586" w:author="Unknown"/>
          <w:rFonts w:ascii="Helvetica" w:eastAsia="Times New Roman" w:hAnsi="Helvetica" w:cs="Helvetica"/>
          <w:color w:val="444444"/>
          <w:sz w:val="32"/>
          <w:szCs w:val="32"/>
        </w:rPr>
      </w:pPr>
      <w:ins w:id="587" w:author="Unknown">
        <w:r w:rsidRPr="00C258C3">
          <w:rPr>
            <w:rFonts w:ascii="Helvetica" w:eastAsia="Times New Roman" w:hAnsi="Helvetica" w:cs="Helvetica"/>
            <w:color w:val="444444"/>
            <w:sz w:val="32"/>
            <w:szCs w:val="32"/>
          </w:rPr>
          <w:t>Q-28. What Is A Child_process Module In Node.Js?</w:t>
        </w:r>
      </w:ins>
    </w:p>
    <w:p w:rsidR="00C258C3" w:rsidRPr="00C258C3" w:rsidRDefault="00C258C3" w:rsidP="00C258C3">
      <w:pPr>
        <w:shd w:val="clear" w:color="auto" w:fill="FFFFFF"/>
        <w:spacing w:after="0" w:line="240" w:lineRule="auto"/>
        <w:textAlignment w:val="baseline"/>
        <w:rPr>
          <w:ins w:id="588" w:author="Unknown"/>
          <w:rFonts w:ascii="Helvetica" w:eastAsia="Times New Roman" w:hAnsi="Helvetica" w:cs="Helvetica"/>
          <w:color w:val="4D4D4D"/>
          <w:sz w:val="24"/>
          <w:szCs w:val="24"/>
        </w:rPr>
      </w:pPr>
      <w:ins w:id="589"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590" w:author="Unknown"/>
          <w:rFonts w:ascii="Helvetica" w:eastAsia="Times New Roman" w:hAnsi="Helvetica" w:cs="Helvetica"/>
          <w:color w:val="4D4D4D"/>
          <w:sz w:val="24"/>
          <w:szCs w:val="24"/>
        </w:rPr>
      </w:pPr>
      <w:ins w:id="591" w:author="Unknown">
        <w:r w:rsidRPr="00C258C3">
          <w:rPr>
            <w:rFonts w:ascii="Helvetica" w:eastAsia="Times New Roman" w:hAnsi="Helvetica" w:cs="Helvetica"/>
            <w:color w:val="4D4D4D"/>
            <w:sz w:val="24"/>
            <w:szCs w:val="24"/>
          </w:rPr>
          <w:t>Node.js supports the creation of child processes to help in parallel processing along with the event-driven model.</w:t>
        </w:r>
      </w:ins>
    </w:p>
    <w:p w:rsidR="00C258C3" w:rsidRPr="00C258C3" w:rsidRDefault="00C258C3" w:rsidP="00C258C3">
      <w:pPr>
        <w:shd w:val="clear" w:color="auto" w:fill="FFFFFF"/>
        <w:spacing w:after="375" w:line="240" w:lineRule="auto"/>
        <w:textAlignment w:val="baseline"/>
        <w:rPr>
          <w:ins w:id="592" w:author="Unknown"/>
          <w:rFonts w:ascii="Helvetica" w:eastAsia="Times New Roman" w:hAnsi="Helvetica" w:cs="Helvetica"/>
          <w:color w:val="4D4D4D"/>
          <w:sz w:val="24"/>
          <w:szCs w:val="24"/>
        </w:rPr>
      </w:pPr>
      <w:ins w:id="593" w:author="Unknown">
        <w:r w:rsidRPr="00C258C3">
          <w:rPr>
            <w:rFonts w:ascii="Helvetica" w:eastAsia="Times New Roman" w:hAnsi="Helvetica" w:cs="Helvetica"/>
            <w:color w:val="4D4D4D"/>
            <w:sz w:val="24"/>
            <w:szCs w:val="24"/>
          </w:rPr>
          <w:t>The Child processes always have three streams &lt;child.stdin&gt;, child.stdout, and child.stderr. The &lt;stdio&gt; stream of the parent process shares the streams of the child process.</w:t>
        </w:r>
      </w:ins>
    </w:p>
    <w:p w:rsidR="00C258C3" w:rsidRPr="00C258C3" w:rsidRDefault="00C258C3" w:rsidP="00C258C3">
      <w:pPr>
        <w:shd w:val="clear" w:color="auto" w:fill="FFFFFF"/>
        <w:spacing w:after="375" w:line="240" w:lineRule="auto"/>
        <w:textAlignment w:val="baseline"/>
        <w:rPr>
          <w:ins w:id="594" w:author="Unknown"/>
          <w:rFonts w:ascii="Helvetica" w:eastAsia="Times New Roman" w:hAnsi="Helvetica" w:cs="Helvetica"/>
          <w:color w:val="4D4D4D"/>
          <w:sz w:val="24"/>
          <w:szCs w:val="24"/>
        </w:rPr>
      </w:pPr>
      <w:ins w:id="595" w:author="Unknown">
        <w:r w:rsidRPr="00C258C3">
          <w:rPr>
            <w:rFonts w:ascii="Helvetica" w:eastAsia="Times New Roman" w:hAnsi="Helvetica" w:cs="Helvetica"/>
            <w:color w:val="4D4D4D"/>
            <w:sz w:val="24"/>
            <w:szCs w:val="24"/>
          </w:rPr>
          <w:t>Node.js provides a &lt;child_process&gt; module which supports following three methods to create a child process.</w:t>
        </w:r>
      </w:ins>
    </w:p>
    <w:p w:rsidR="00C258C3" w:rsidRPr="00C258C3" w:rsidRDefault="00C258C3" w:rsidP="00C258C3">
      <w:pPr>
        <w:numPr>
          <w:ilvl w:val="0"/>
          <w:numId w:val="43"/>
        </w:numPr>
        <w:shd w:val="clear" w:color="auto" w:fill="FFFFFF"/>
        <w:spacing w:after="0" w:line="240" w:lineRule="auto"/>
        <w:ind w:left="456"/>
        <w:textAlignment w:val="baseline"/>
        <w:rPr>
          <w:ins w:id="596" w:author="Unknown"/>
          <w:rFonts w:ascii="Helvetica" w:eastAsia="Times New Roman" w:hAnsi="Helvetica" w:cs="Helvetica"/>
          <w:color w:val="4D4D4D"/>
          <w:sz w:val="24"/>
          <w:szCs w:val="24"/>
        </w:rPr>
      </w:pPr>
      <w:ins w:id="597" w:author="Unknown">
        <w:r w:rsidRPr="00C258C3">
          <w:rPr>
            <w:rFonts w:ascii="inherit" w:eastAsia="Times New Roman" w:hAnsi="inherit" w:cs="Helvetica"/>
            <w:b/>
            <w:bCs/>
            <w:color w:val="4D4D4D"/>
            <w:sz w:val="24"/>
            <w:szCs w:val="24"/>
            <w:bdr w:val="none" w:sz="0" w:space="0" w:color="auto" w:frame="1"/>
          </w:rPr>
          <w:t>exec – &lt;child_process.exec&gt;</w:t>
        </w:r>
        <w:r w:rsidRPr="00C258C3">
          <w:rPr>
            <w:rFonts w:ascii="Helvetica" w:eastAsia="Times New Roman" w:hAnsi="Helvetica" w:cs="Helvetica"/>
            <w:color w:val="4D4D4D"/>
            <w:sz w:val="24"/>
            <w:szCs w:val="24"/>
          </w:rPr>
          <w:t> method runs a command in a shell/console and buffers the output.</w:t>
        </w:r>
      </w:ins>
    </w:p>
    <w:p w:rsidR="00C258C3" w:rsidRPr="00C258C3" w:rsidRDefault="00C258C3" w:rsidP="00C258C3">
      <w:pPr>
        <w:numPr>
          <w:ilvl w:val="0"/>
          <w:numId w:val="43"/>
        </w:numPr>
        <w:shd w:val="clear" w:color="auto" w:fill="FFFFFF"/>
        <w:spacing w:after="0" w:line="240" w:lineRule="auto"/>
        <w:ind w:left="456"/>
        <w:textAlignment w:val="baseline"/>
        <w:rPr>
          <w:ins w:id="598" w:author="Unknown"/>
          <w:rFonts w:ascii="Helvetica" w:eastAsia="Times New Roman" w:hAnsi="Helvetica" w:cs="Helvetica"/>
          <w:color w:val="4D4D4D"/>
          <w:sz w:val="24"/>
          <w:szCs w:val="24"/>
        </w:rPr>
      </w:pPr>
      <w:ins w:id="599" w:author="Unknown">
        <w:r w:rsidRPr="00C258C3">
          <w:rPr>
            <w:rFonts w:ascii="inherit" w:eastAsia="Times New Roman" w:hAnsi="inherit" w:cs="Helvetica"/>
            <w:b/>
            <w:bCs/>
            <w:color w:val="4D4D4D"/>
            <w:sz w:val="24"/>
            <w:szCs w:val="24"/>
            <w:bdr w:val="none" w:sz="0" w:space="0" w:color="auto" w:frame="1"/>
          </w:rPr>
          <w:t>spawn – &lt;child_process.spawn&gt;</w:t>
        </w:r>
        <w:r w:rsidRPr="00C258C3">
          <w:rPr>
            <w:rFonts w:ascii="Helvetica" w:eastAsia="Times New Roman" w:hAnsi="Helvetica" w:cs="Helvetica"/>
            <w:color w:val="4D4D4D"/>
            <w:sz w:val="24"/>
            <w:szCs w:val="24"/>
          </w:rPr>
          <w:t> launches a new process with a given command.</w:t>
        </w:r>
      </w:ins>
    </w:p>
    <w:p w:rsidR="00C258C3" w:rsidRPr="00C258C3" w:rsidRDefault="00C258C3" w:rsidP="00C258C3">
      <w:pPr>
        <w:numPr>
          <w:ilvl w:val="0"/>
          <w:numId w:val="43"/>
        </w:numPr>
        <w:shd w:val="clear" w:color="auto" w:fill="FFFFFF"/>
        <w:spacing w:after="0" w:line="240" w:lineRule="auto"/>
        <w:ind w:left="456"/>
        <w:textAlignment w:val="baseline"/>
        <w:rPr>
          <w:ins w:id="600" w:author="Unknown"/>
          <w:rFonts w:ascii="Helvetica" w:eastAsia="Times New Roman" w:hAnsi="Helvetica" w:cs="Helvetica"/>
          <w:color w:val="4D4D4D"/>
          <w:sz w:val="24"/>
          <w:szCs w:val="24"/>
        </w:rPr>
      </w:pPr>
      <w:ins w:id="601" w:author="Unknown">
        <w:r w:rsidRPr="00C258C3">
          <w:rPr>
            <w:rFonts w:ascii="inherit" w:eastAsia="Times New Roman" w:hAnsi="inherit" w:cs="Helvetica"/>
            <w:b/>
            <w:bCs/>
            <w:color w:val="4D4D4D"/>
            <w:sz w:val="24"/>
            <w:szCs w:val="24"/>
            <w:bdr w:val="none" w:sz="0" w:space="0" w:color="auto" w:frame="1"/>
          </w:rPr>
          <w:t>fork – &lt;child_process.fork&gt;</w:t>
        </w:r>
        <w:r w:rsidRPr="00C258C3">
          <w:rPr>
            <w:rFonts w:ascii="Helvetica" w:eastAsia="Times New Roman" w:hAnsi="Helvetica" w:cs="Helvetica"/>
            <w:color w:val="4D4D4D"/>
            <w:sz w:val="24"/>
            <w:szCs w:val="24"/>
          </w:rPr>
          <w:t> is a special case of the spawn() method to create child processes.</w:t>
        </w:r>
      </w:ins>
    </w:p>
    <w:p w:rsidR="00C258C3" w:rsidRPr="00C258C3" w:rsidRDefault="00C258C3" w:rsidP="00C258C3">
      <w:pPr>
        <w:shd w:val="clear" w:color="auto" w:fill="FFFFFF"/>
        <w:spacing w:after="375" w:line="240" w:lineRule="auto"/>
        <w:textAlignment w:val="baseline"/>
        <w:rPr>
          <w:ins w:id="602" w:author="Unknown"/>
          <w:rFonts w:ascii="Helvetica" w:eastAsia="Times New Roman" w:hAnsi="Helvetica" w:cs="Helvetica"/>
          <w:color w:val="4D4D4D"/>
          <w:sz w:val="24"/>
          <w:szCs w:val="24"/>
        </w:rPr>
      </w:pPr>
      <w:ins w:id="603"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604" w:author="Unknown"/>
          <w:rFonts w:ascii="Helvetica" w:eastAsia="Times New Roman" w:hAnsi="Helvetica" w:cs="Helvetica"/>
          <w:color w:val="444444"/>
          <w:sz w:val="32"/>
          <w:szCs w:val="32"/>
        </w:rPr>
      </w:pPr>
      <w:ins w:id="605" w:author="Unknown">
        <w:r w:rsidRPr="00C258C3">
          <w:rPr>
            <w:rFonts w:ascii="Helvetica" w:eastAsia="Times New Roman" w:hAnsi="Helvetica" w:cs="Helvetica"/>
            <w:color w:val="444444"/>
            <w:sz w:val="32"/>
            <w:szCs w:val="32"/>
          </w:rPr>
          <w:t>Q-29. What Are The Different Custom Directive Types In AngularJS?</w:t>
        </w:r>
      </w:ins>
    </w:p>
    <w:p w:rsidR="00C258C3" w:rsidRPr="00C258C3" w:rsidRDefault="00C258C3" w:rsidP="00C258C3">
      <w:pPr>
        <w:shd w:val="clear" w:color="auto" w:fill="FFFFFF"/>
        <w:spacing w:after="0" w:line="240" w:lineRule="auto"/>
        <w:textAlignment w:val="baseline"/>
        <w:rPr>
          <w:ins w:id="606" w:author="Unknown"/>
          <w:rFonts w:ascii="Helvetica" w:eastAsia="Times New Roman" w:hAnsi="Helvetica" w:cs="Helvetica"/>
          <w:color w:val="4D4D4D"/>
          <w:sz w:val="24"/>
          <w:szCs w:val="24"/>
        </w:rPr>
      </w:pPr>
      <w:ins w:id="607"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608" w:author="Unknown"/>
          <w:rFonts w:ascii="Helvetica" w:eastAsia="Times New Roman" w:hAnsi="Helvetica" w:cs="Helvetica"/>
          <w:color w:val="4D4D4D"/>
          <w:sz w:val="24"/>
          <w:szCs w:val="24"/>
        </w:rPr>
      </w:pPr>
      <w:ins w:id="609" w:author="Unknown">
        <w:r w:rsidRPr="00C258C3">
          <w:rPr>
            <w:rFonts w:ascii="Helvetica" w:eastAsia="Times New Roman" w:hAnsi="Helvetica" w:cs="Helvetica"/>
            <w:color w:val="4D4D4D"/>
            <w:sz w:val="24"/>
            <w:szCs w:val="24"/>
          </w:rPr>
          <w:t>AngularJS supports a no. of different directives which also depend on the level we want to restrict them.</w:t>
        </w:r>
      </w:ins>
    </w:p>
    <w:p w:rsidR="00C258C3" w:rsidRPr="00C258C3" w:rsidRDefault="00C258C3" w:rsidP="00C258C3">
      <w:pPr>
        <w:shd w:val="clear" w:color="auto" w:fill="FFFFFF"/>
        <w:spacing w:after="375" w:line="240" w:lineRule="auto"/>
        <w:textAlignment w:val="baseline"/>
        <w:rPr>
          <w:ins w:id="610" w:author="Unknown"/>
          <w:rFonts w:ascii="Helvetica" w:eastAsia="Times New Roman" w:hAnsi="Helvetica" w:cs="Helvetica"/>
          <w:color w:val="4D4D4D"/>
          <w:sz w:val="24"/>
          <w:szCs w:val="24"/>
        </w:rPr>
      </w:pPr>
      <w:ins w:id="611" w:author="Unknown">
        <w:r w:rsidRPr="00C258C3">
          <w:rPr>
            <w:rFonts w:ascii="Helvetica" w:eastAsia="Times New Roman" w:hAnsi="Helvetica" w:cs="Helvetica"/>
            <w:color w:val="4D4D4D"/>
            <w:sz w:val="24"/>
            <w:szCs w:val="24"/>
          </w:rPr>
          <w:t>So in all, there are four different kinds of custom directives.</w:t>
        </w:r>
      </w:ins>
    </w:p>
    <w:p w:rsidR="00C258C3" w:rsidRPr="00C258C3" w:rsidRDefault="00C258C3" w:rsidP="00C258C3">
      <w:pPr>
        <w:numPr>
          <w:ilvl w:val="0"/>
          <w:numId w:val="44"/>
        </w:numPr>
        <w:shd w:val="clear" w:color="auto" w:fill="FFFFFF"/>
        <w:spacing w:after="0" w:line="240" w:lineRule="auto"/>
        <w:ind w:left="456"/>
        <w:textAlignment w:val="baseline"/>
        <w:rPr>
          <w:ins w:id="612" w:author="Unknown"/>
          <w:rFonts w:ascii="Helvetica" w:eastAsia="Times New Roman" w:hAnsi="Helvetica" w:cs="Helvetica"/>
          <w:color w:val="4D4D4D"/>
          <w:sz w:val="24"/>
          <w:szCs w:val="24"/>
        </w:rPr>
      </w:pPr>
      <w:ins w:id="613" w:author="Unknown">
        <w:r w:rsidRPr="00C258C3">
          <w:rPr>
            <w:rFonts w:ascii="Helvetica" w:eastAsia="Times New Roman" w:hAnsi="Helvetica" w:cs="Helvetica"/>
            <w:color w:val="4D4D4D"/>
            <w:sz w:val="24"/>
            <w:szCs w:val="24"/>
          </w:rPr>
          <w:lastRenderedPageBreak/>
          <w:t>Element Directives (E)</w:t>
        </w:r>
      </w:ins>
    </w:p>
    <w:p w:rsidR="00C258C3" w:rsidRPr="00C258C3" w:rsidRDefault="00C258C3" w:rsidP="00C258C3">
      <w:pPr>
        <w:numPr>
          <w:ilvl w:val="0"/>
          <w:numId w:val="44"/>
        </w:numPr>
        <w:shd w:val="clear" w:color="auto" w:fill="FFFFFF"/>
        <w:spacing w:after="0" w:line="240" w:lineRule="auto"/>
        <w:ind w:left="456"/>
        <w:textAlignment w:val="baseline"/>
        <w:rPr>
          <w:ins w:id="614" w:author="Unknown"/>
          <w:rFonts w:ascii="Helvetica" w:eastAsia="Times New Roman" w:hAnsi="Helvetica" w:cs="Helvetica"/>
          <w:color w:val="4D4D4D"/>
          <w:sz w:val="24"/>
          <w:szCs w:val="24"/>
        </w:rPr>
      </w:pPr>
      <w:ins w:id="615" w:author="Unknown">
        <w:r w:rsidRPr="00C258C3">
          <w:rPr>
            <w:rFonts w:ascii="Helvetica" w:eastAsia="Times New Roman" w:hAnsi="Helvetica" w:cs="Helvetica"/>
            <w:color w:val="4D4D4D"/>
            <w:sz w:val="24"/>
            <w:szCs w:val="24"/>
          </w:rPr>
          <w:t>Attribute Directives (A)</w:t>
        </w:r>
      </w:ins>
    </w:p>
    <w:p w:rsidR="00C258C3" w:rsidRPr="00C258C3" w:rsidRDefault="00C258C3" w:rsidP="00C258C3">
      <w:pPr>
        <w:numPr>
          <w:ilvl w:val="0"/>
          <w:numId w:val="44"/>
        </w:numPr>
        <w:shd w:val="clear" w:color="auto" w:fill="FFFFFF"/>
        <w:spacing w:after="0" w:line="240" w:lineRule="auto"/>
        <w:ind w:left="456"/>
        <w:textAlignment w:val="baseline"/>
        <w:rPr>
          <w:ins w:id="616" w:author="Unknown"/>
          <w:rFonts w:ascii="Helvetica" w:eastAsia="Times New Roman" w:hAnsi="Helvetica" w:cs="Helvetica"/>
          <w:color w:val="4D4D4D"/>
          <w:sz w:val="24"/>
          <w:szCs w:val="24"/>
        </w:rPr>
      </w:pPr>
      <w:ins w:id="617" w:author="Unknown">
        <w:r w:rsidRPr="00C258C3">
          <w:rPr>
            <w:rFonts w:ascii="Helvetica" w:eastAsia="Times New Roman" w:hAnsi="Helvetica" w:cs="Helvetica"/>
            <w:color w:val="4D4D4D"/>
            <w:sz w:val="24"/>
            <w:szCs w:val="24"/>
          </w:rPr>
          <w:t>CSS Class Directives (C)</w:t>
        </w:r>
      </w:ins>
    </w:p>
    <w:p w:rsidR="00C258C3" w:rsidRPr="00C258C3" w:rsidRDefault="00C258C3" w:rsidP="00C258C3">
      <w:pPr>
        <w:numPr>
          <w:ilvl w:val="0"/>
          <w:numId w:val="44"/>
        </w:numPr>
        <w:shd w:val="clear" w:color="auto" w:fill="FFFFFF"/>
        <w:spacing w:after="0" w:line="240" w:lineRule="auto"/>
        <w:ind w:left="456"/>
        <w:textAlignment w:val="baseline"/>
        <w:rPr>
          <w:ins w:id="618" w:author="Unknown"/>
          <w:rFonts w:ascii="Helvetica" w:eastAsia="Times New Roman" w:hAnsi="Helvetica" w:cs="Helvetica"/>
          <w:color w:val="4D4D4D"/>
          <w:sz w:val="24"/>
          <w:szCs w:val="24"/>
        </w:rPr>
      </w:pPr>
      <w:ins w:id="619" w:author="Unknown">
        <w:r w:rsidRPr="00C258C3">
          <w:rPr>
            <w:rFonts w:ascii="Helvetica" w:eastAsia="Times New Roman" w:hAnsi="Helvetica" w:cs="Helvetica"/>
            <w:color w:val="4D4D4D"/>
            <w:sz w:val="24"/>
            <w:szCs w:val="24"/>
          </w:rPr>
          <w:t>Comment Directives (M)</w:t>
        </w:r>
      </w:ins>
    </w:p>
    <w:p w:rsidR="00C258C3" w:rsidRPr="00C258C3" w:rsidRDefault="00C258C3" w:rsidP="00C258C3">
      <w:pPr>
        <w:shd w:val="clear" w:color="auto" w:fill="FFFFFF"/>
        <w:spacing w:after="375" w:line="240" w:lineRule="auto"/>
        <w:textAlignment w:val="baseline"/>
        <w:rPr>
          <w:ins w:id="620" w:author="Unknown"/>
          <w:rFonts w:ascii="Helvetica" w:eastAsia="Times New Roman" w:hAnsi="Helvetica" w:cs="Helvetica"/>
          <w:color w:val="4D4D4D"/>
          <w:sz w:val="24"/>
          <w:szCs w:val="24"/>
        </w:rPr>
      </w:pPr>
      <w:ins w:id="621" w:author="Unknown">
        <w:r w:rsidRPr="00C258C3">
          <w:rPr>
            <w:rFonts w:ascii="Helvetica" w:eastAsia="Times New Roman" w:hAnsi="Helvetica" w:cs="Helvetica"/>
            <w:color w:val="4D4D4D"/>
            <w:sz w:val="24"/>
            <w:szCs w:val="24"/>
          </w:rPr>
          <w:t> </w:t>
        </w:r>
      </w:ins>
    </w:p>
    <w:p w:rsidR="00C258C3" w:rsidRPr="00C258C3" w:rsidRDefault="00C258C3" w:rsidP="00C258C3">
      <w:pPr>
        <w:shd w:val="clear" w:color="auto" w:fill="FFFFFF"/>
        <w:spacing w:after="225" w:line="240" w:lineRule="auto"/>
        <w:textAlignment w:val="baseline"/>
        <w:outlineLvl w:val="2"/>
        <w:rPr>
          <w:ins w:id="622" w:author="Unknown"/>
          <w:rFonts w:ascii="Helvetica" w:eastAsia="Times New Roman" w:hAnsi="Helvetica" w:cs="Helvetica"/>
          <w:color w:val="444444"/>
          <w:sz w:val="32"/>
          <w:szCs w:val="32"/>
        </w:rPr>
      </w:pPr>
      <w:ins w:id="623" w:author="Unknown">
        <w:r w:rsidRPr="00C258C3">
          <w:rPr>
            <w:rFonts w:ascii="Helvetica" w:eastAsia="Times New Roman" w:hAnsi="Helvetica" w:cs="Helvetica"/>
            <w:color w:val="444444"/>
            <w:sz w:val="32"/>
            <w:szCs w:val="32"/>
          </w:rPr>
          <w:t>Q-30. What Is A Control Flow Function? What Are The Steps Does It Execute?</w:t>
        </w:r>
      </w:ins>
    </w:p>
    <w:p w:rsidR="00C258C3" w:rsidRPr="00C258C3" w:rsidRDefault="00C258C3" w:rsidP="00C258C3">
      <w:pPr>
        <w:shd w:val="clear" w:color="auto" w:fill="FFFFFF"/>
        <w:spacing w:after="0" w:line="240" w:lineRule="auto"/>
        <w:textAlignment w:val="baseline"/>
        <w:rPr>
          <w:ins w:id="624" w:author="Unknown"/>
          <w:rFonts w:ascii="Helvetica" w:eastAsia="Times New Roman" w:hAnsi="Helvetica" w:cs="Helvetica"/>
          <w:color w:val="4D4D4D"/>
          <w:sz w:val="24"/>
          <w:szCs w:val="24"/>
        </w:rPr>
      </w:pPr>
      <w:ins w:id="625" w:author="Unknown">
        <w:r w:rsidRPr="00C258C3">
          <w:rPr>
            <w:rFonts w:ascii="inherit" w:eastAsia="Times New Roman" w:hAnsi="inherit" w:cs="Helvetica"/>
            <w:b/>
            <w:bCs/>
            <w:color w:val="4D4D4D"/>
            <w:sz w:val="24"/>
            <w:szCs w:val="24"/>
            <w:bdr w:val="none" w:sz="0" w:space="0" w:color="auto" w:frame="1"/>
          </w:rPr>
          <w:t>Answer.</w:t>
        </w:r>
      </w:ins>
    </w:p>
    <w:p w:rsidR="00C258C3" w:rsidRPr="00C258C3" w:rsidRDefault="00C258C3" w:rsidP="00C258C3">
      <w:pPr>
        <w:shd w:val="clear" w:color="auto" w:fill="FFFFFF"/>
        <w:spacing w:after="375" w:line="240" w:lineRule="auto"/>
        <w:textAlignment w:val="baseline"/>
        <w:rPr>
          <w:ins w:id="626" w:author="Unknown"/>
          <w:rFonts w:ascii="Helvetica" w:eastAsia="Times New Roman" w:hAnsi="Helvetica" w:cs="Helvetica"/>
          <w:color w:val="4D4D4D"/>
          <w:sz w:val="24"/>
          <w:szCs w:val="24"/>
        </w:rPr>
      </w:pPr>
      <w:ins w:id="627" w:author="Unknown">
        <w:r w:rsidRPr="00C258C3">
          <w:rPr>
            <w:rFonts w:ascii="Helvetica" w:eastAsia="Times New Roman" w:hAnsi="Helvetica" w:cs="Helvetica"/>
            <w:color w:val="4D4D4D"/>
            <w:sz w:val="24"/>
            <w:szCs w:val="24"/>
          </w:rPr>
          <w:t>It is a generic piece of code which runs in between several asynchronous function calls is known as control flow function.</w:t>
        </w:r>
      </w:ins>
    </w:p>
    <w:p w:rsidR="00C258C3" w:rsidRPr="00C258C3" w:rsidRDefault="00C258C3" w:rsidP="00C258C3">
      <w:pPr>
        <w:shd w:val="clear" w:color="auto" w:fill="FFFFFF"/>
        <w:spacing w:after="375" w:line="240" w:lineRule="auto"/>
        <w:textAlignment w:val="baseline"/>
        <w:rPr>
          <w:ins w:id="628" w:author="Unknown"/>
          <w:rFonts w:ascii="Helvetica" w:eastAsia="Times New Roman" w:hAnsi="Helvetica" w:cs="Helvetica"/>
          <w:color w:val="4D4D4D"/>
          <w:sz w:val="24"/>
          <w:szCs w:val="24"/>
        </w:rPr>
      </w:pPr>
      <w:ins w:id="629" w:author="Unknown">
        <w:r w:rsidRPr="00C258C3">
          <w:rPr>
            <w:rFonts w:ascii="Helvetica" w:eastAsia="Times New Roman" w:hAnsi="Helvetica" w:cs="Helvetica"/>
            <w:color w:val="4D4D4D"/>
            <w:sz w:val="24"/>
            <w:szCs w:val="24"/>
          </w:rPr>
          <w:t>It executes the following steps.</w:t>
        </w:r>
      </w:ins>
    </w:p>
    <w:p w:rsidR="00C258C3" w:rsidRPr="00C258C3" w:rsidRDefault="00C258C3" w:rsidP="00C258C3">
      <w:pPr>
        <w:numPr>
          <w:ilvl w:val="0"/>
          <w:numId w:val="45"/>
        </w:numPr>
        <w:shd w:val="clear" w:color="auto" w:fill="FFFFFF"/>
        <w:spacing w:after="0" w:line="240" w:lineRule="auto"/>
        <w:ind w:left="456"/>
        <w:textAlignment w:val="baseline"/>
        <w:rPr>
          <w:ins w:id="630" w:author="Unknown"/>
          <w:rFonts w:ascii="Helvetica" w:eastAsia="Times New Roman" w:hAnsi="Helvetica" w:cs="Helvetica"/>
          <w:color w:val="4D4D4D"/>
          <w:sz w:val="24"/>
          <w:szCs w:val="24"/>
        </w:rPr>
      </w:pPr>
      <w:ins w:id="631" w:author="Unknown">
        <w:r w:rsidRPr="00C258C3">
          <w:rPr>
            <w:rFonts w:ascii="Helvetica" w:eastAsia="Times New Roman" w:hAnsi="Helvetica" w:cs="Helvetica"/>
            <w:color w:val="4D4D4D"/>
            <w:sz w:val="24"/>
            <w:szCs w:val="24"/>
          </w:rPr>
          <w:t>Control the order of execution.</w:t>
        </w:r>
      </w:ins>
    </w:p>
    <w:p w:rsidR="00C258C3" w:rsidRPr="00C258C3" w:rsidRDefault="00C258C3" w:rsidP="00C258C3">
      <w:pPr>
        <w:numPr>
          <w:ilvl w:val="0"/>
          <w:numId w:val="45"/>
        </w:numPr>
        <w:shd w:val="clear" w:color="auto" w:fill="FFFFFF"/>
        <w:spacing w:after="0" w:line="240" w:lineRule="auto"/>
        <w:ind w:left="456"/>
        <w:textAlignment w:val="baseline"/>
        <w:rPr>
          <w:ins w:id="632" w:author="Unknown"/>
          <w:rFonts w:ascii="Helvetica" w:eastAsia="Times New Roman" w:hAnsi="Helvetica" w:cs="Helvetica"/>
          <w:color w:val="4D4D4D"/>
          <w:sz w:val="24"/>
          <w:szCs w:val="24"/>
        </w:rPr>
      </w:pPr>
      <w:ins w:id="633" w:author="Unknown">
        <w:r w:rsidRPr="00C258C3">
          <w:rPr>
            <w:rFonts w:ascii="Helvetica" w:eastAsia="Times New Roman" w:hAnsi="Helvetica" w:cs="Helvetica"/>
            <w:color w:val="4D4D4D"/>
            <w:sz w:val="24"/>
            <w:szCs w:val="24"/>
          </w:rPr>
          <w:t>Collect data.</w:t>
        </w:r>
      </w:ins>
    </w:p>
    <w:p w:rsidR="00C258C3" w:rsidRPr="00C258C3" w:rsidRDefault="00C258C3" w:rsidP="00C258C3">
      <w:pPr>
        <w:numPr>
          <w:ilvl w:val="0"/>
          <w:numId w:val="45"/>
        </w:numPr>
        <w:shd w:val="clear" w:color="auto" w:fill="FFFFFF"/>
        <w:spacing w:after="0" w:line="240" w:lineRule="auto"/>
        <w:ind w:left="456"/>
        <w:textAlignment w:val="baseline"/>
        <w:rPr>
          <w:ins w:id="634" w:author="Unknown"/>
          <w:rFonts w:ascii="Helvetica" w:eastAsia="Times New Roman" w:hAnsi="Helvetica" w:cs="Helvetica"/>
          <w:color w:val="4D4D4D"/>
          <w:sz w:val="24"/>
          <w:szCs w:val="24"/>
        </w:rPr>
      </w:pPr>
      <w:ins w:id="635" w:author="Unknown">
        <w:r w:rsidRPr="00C258C3">
          <w:rPr>
            <w:rFonts w:ascii="Helvetica" w:eastAsia="Times New Roman" w:hAnsi="Helvetica" w:cs="Helvetica"/>
            <w:color w:val="4D4D4D"/>
            <w:sz w:val="24"/>
            <w:szCs w:val="24"/>
          </w:rPr>
          <w:t>Limit concurrency.</w:t>
        </w:r>
      </w:ins>
    </w:p>
    <w:p w:rsidR="00C258C3" w:rsidRPr="00C258C3" w:rsidRDefault="00C258C3" w:rsidP="00C258C3">
      <w:pPr>
        <w:numPr>
          <w:ilvl w:val="0"/>
          <w:numId w:val="45"/>
        </w:numPr>
        <w:shd w:val="clear" w:color="auto" w:fill="FFFFFF"/>
        <w:spacing w:after="0" w:line="240" w:lineRule="auto"/>
        <w:ind w:left="456"/>
        <w:textAlignment w:val="baseline"/>
        <w:rPr>
          <w:ins w:id="636" w:author="Unknown"/>
          <w:rFonts w:ascii="Helvetica" w:eastAsia="Times New Roman" w:hAnsi="Helvetica" w:cs="Helvetica"/>
          <w:color w:val="4D4D4D"/>
          <w:sz w:val="24"/>
          <w:szCs w:val="24"/>
        </w:rPr>
      </w:pPr>
      <w:ins w:id="637" w:author="Unknown">
        <w:r w:rsidRPr="00C258C3">
          <w:rPr>
            <w:rFonts w:ascii="Helvetica" w:eastAsia="Times New Roman" w:hAnsi="Helvetica" w:cs="Helvetica"/>
            <w:color w:val="4D4D4D"/>
            <w:sz w:val="24"/>
            <w:szCs w:val="24"/>
          </w:rPr>
          <w:t>Call the next step in the program.</w:t>
        </w:r>
      </w:ins>
    </w:p>
    <w:p w:rsidR="00C258C3" w:rsidRDefault="00C258C3"/>
    <w:p w:rsidR="00C258C3" w:rsidRDefault="00C258C3">
      <w:pPr>
        <w:pBdr>
          <w:bottom w:val="single" w:sz="6" w:space="1" w:color="auto"/>
        </w:pBdr>
      </w:pPr>
    </w:p>
    <w:p w:rsidR="00C258C3" w:rsidRDefault="00C258C3"/>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1)      What is node.js?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Node.js is a Server side scripting which is used to build scalable programs. Its multiple advantages over other server side languages, the prominent being non-blocking I/O.</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2)      How node.js works?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Node.js works on a v8 environment, it is a virtual machine that utilizes JavaScript as its scripting language and achieves high output via non-blocking I/O and single threaded event loop.</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3)      What do you mean by the term I/O ?</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I/O is the shorthand for input and output, and it will access anything outside of your application. It will be loaded into the machine memory to run the program, once the application is started.</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Helvetica" w:hAnsi="Helvetica" w:cs="Helvetica"/>
          <w:noProof/>
          <w:color w:val="F05A1A"/>
          <w:sz w:val="23"/>
          <w:szCs w:val="23"/>
          <w:bdr w:val="none" w:sz="0" w:space="0" w:color="auto" w:frame="1"/>
        </w:rPr>
        <w:drawing>
          <wp:inline distT="0" distB="0" distL="0" distR="0" wp14:anchorId="0F5D2EC0" wp14:editId="04D739A5">
            <wp:extent cx="2228850" cy="695325"/>
            <wp:effectExtent l="0" t="0" r="0" b="9525"/>
            <wp:docPr id="20" name="Picture 20" descr="NodeJ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deJS">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28850" cy="695325"/>
                    </a:xfrm>
                    <a:prstGeom prst="rect">
                      <a:avLst/>
                    </a:prstGeom>
                    <a:noFill/>
                    <a:ln>
                      <a:noFill/>
                    </a:ln>
                  </pic:spPr>
                </pic:pic>
              </a:graphicData>
            </a:graphic>
          </wp:inline>
        </w:drawing>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4)      What does event-driven programming mean?</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lastRenderedPageBreak/>
        <w:t>In computer programming, event driven programming is a programming paradigm in which the flow of the program is determined by events like messages from other programs or threads. It is an application architecture technique divided into two sections 1) Event Selection 2) Event Handling</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5)      Where can we use node.js?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Node.js can be used for the following purposes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Web applications ( especially real-time web apps )</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Network applications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c)       Distributed systems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d)      General purpose applications</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6)      What is the advantage of using node.js?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It provides an easy way to build scalable network programs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Generally fast</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c)       Great concurrency</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d)      Asynchronous everything</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e)      Almost never blocks</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7)      What are the two types of API functions in Node.js ?</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The two types of API functions in Node.js are</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Asynchronous, non-blocking functions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Synchronous, blocking functions</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8)      What is control flow function?</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generic piece of code which runs in between several asynchronous function calls is known as control flow function.</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9)      Explain the steps how “Control Flow” controls the functions calls?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Control the order of execution</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Collect data</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c)       Limit concurrency</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d)      Call the next step in program</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10)   Why Node.js is single threaded</w:t>
      </w:r>
      <w:r>
        <w:rPr>
          <w:rFonts w:ascii="Helvetica" w:hAnsi="Helvetica" w:cs="Helvetica"/>
          <w:color w:val="666666"/>
          <w:sz w:val="23"/>
          <w:szCs w:val="23"/>
        </w:rPr>
        <w:t>?</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lastRenderedPageBreak/>
        <w:t>For async processing, Node.js was created explicitly as an experiment. It is believed that more performance and scalability can be achieved by doing async processing on a single thread under typical web loads than the typical thread based implementation.</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11)   Does node run on windows?</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Helvetica" w:hAnsi="Helvetica" w:cs="Helvetica"/>
          <w:color w:val="666666"/>
          <w:sz w:val="23"/>
          <w:szCs w:val="23"/>
        </w:rPr>
        <w:t>Yes – it does. Download the MSI installer from </w:t>
      </w:r>
      <w:hyperlink r:id="rId53" w:history="1">
        <w:r>
          <w:rPr>
            <w:rStyle w:val="Hyperlink"/>
            <w:rFonts w:ascii="Helvetica" w:hAnsi="Helvetica" w:cs="Helvetica"/>
            <w:color w:val="0074A2"/>
            <w:sz w:val="23"/>
            <w:szCs w:val="23"/>
            <w:bdr w:val="none" w:sz="0" w:space="0" w:color="auto" w:frame="1"/>
          </w:rPr>
          <w:t>http://nodejs.org/download/</w:t>
        </w:r>
      </w:hyperlink>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12)   Can you access DOM in node?</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No, you cannot access DOM in node.</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13)   Using the event loop what are the tasks that should be done asynchronously?</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I/O operations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Heavy computation</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c)       Anything requiring blocking</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14)   Why node.js is quickly gaining attention from JAVA programmers?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Node.js is quickly gaining attention as it is a loop based server for JavaScript. Node.js gives user the ability to write the JavaScript on the server, which has access to things like HTTP stack, file I/O, TCP and databases.</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15)   What are the two arguments that async.queue takes?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The two arguments that async.queue takes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Task function</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Concurrency value</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16)   What is an event loop in Node.js ?</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To process and handle external events and to convert them into callback invocations an event loop is used. So, at I/O calls, node.js can switch from one request to another .</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17)   Mention the steps by which you can async in Node.js?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By following steps you can async Node.js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First class functions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Function composition</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c)       Callback Counters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d)      Event loops</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18)    What are the pros and cons of Node.js?</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Pros: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lastRenderedPageBreak/>
        <w:t>a)      If your application does not have any CPU intensive computation, you can build it in Javascript top to bottom, even down to the database level if you use JSON storage object DB like MongoDB.</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b)      Crawlers receive a full-rendered HTML response, which is far more SEO friendly rather than a single page application or a websockets app run on top of Node.js.</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Cons: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a)       Any intensive CPU computation will block node.js responsiveness, so a threaded platform is a better approach.</w:t>
      </w:r>
      <w:r>
        <w:rPr>
          <w:rFonts w:ascii="Helvetica" w:hAnsi="Helvetica" w:cs="Helvetica"/>
          <w:color w:val="666666"/>
          <w:sz w:val="23"/>
          <w:szCs w:val="23"/>
        </w:rPr>
        <w:br/>
        <w:t>b)      Using relational database with Node.js is considered less favourable</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19)   How Node.js overcomes the problem of blocking of I/O operations?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Node.js solves this problem by putting the event based model at its core, using an event loop instead of threads.</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20)   What is the difference between Node.js vs Ajax?</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The difference between Node.js and Ajax is that, Ajax (short for Asynchronous Javascript and XML) is a client side technology, often used for updating the contents of the page without refreshing it. While,Node.js is Server Side Javascript, used for developing server software. Node.js does not execute in the browser but by the server.</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21)   What are the Challenges with Node.js ?</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Emphasizing on the technical side, it’s a bit of challenge in Node.js to have one process with one thread to scale up on multi core server.</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22)   </w:t>
      </w:r>
      <w:r>
        <w:rPr>
          <w:rFonts w:ascii="Helvetica" w:hAnsi="Helvetica" w:cs="Helvetica"/>
          <w:color w:val="666666"/>
          <w:sz w:val="23"/>
          <w:szCs w:val="23"/>
        </w:rPr>
        <w:t> </w:t>
      </w:r>
      <w:r>
        <w:rPr>
          <w:rFonts w:ascii="inherit" w:hAnsi="inherit" w:cs="Helvetica"/>
          <w:b/>
          <w:bCs/>
          <w:color w:val="000000"/>
          <w:sz w:val="23"/>
          <w:szCs w:val="23"/>
          <w:bdr w:val="none" w:sz="0" w:space="0" w:color="auto" w:frame="1"/>
        </w:rPr>
        <w:t>What does it mean “non-blocking” in node.js?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In node.js “non-blocking” means that its IO is non-blocking.  Node uses “libuv” to handle its IO in a platform-agnostic way. On windows, it uses completion ports for unix it uses epoll or kqueue etc. So, it makes a non-blocking request and upon a request, it queues it within the event loop which call the JavaScript ‘callback’ on the main JavaScript thread.</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23)   What is the command that is used in node.js to import external libraries?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Command “require” is used for importing external libraries, for example, “var http=require (“http”)”.  This will load the http library and the single exported object through the http variable.</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24)   Mention the framework most commonly used in node.js?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“Express” is the most common framework used in node.js</w:t>
      </w:r>
    </w:p>
    <w:p w:rsidR="00C258C3" w:rsidRDefault="00C258C3" w:rsidP="00C258C3">
      <w:pPr>
        <w:pStyle w:val="NormalWeb"/>
        <w:shd w:val="clear" w:color="auto" w:fill="FFFFFF"/>
        <w:spacing w:before="0" w:beforeAutospacing="0" w:after="0" w:afterAutospacing="0"/>
        <w:textAlignment w:val="baseline"/>
        <w:rPr>
          <w:rFonts w:ascii="Helvetica" w:hAnsi="Helvetica" w:cs="Helvetica"/>
          <w:color w:val="666666"/>
          <w:sz w:val="23"/>
          <w:szCs w:val="23"/>
        </w:rPr>
      </w:pPr>
      <w:r>
        <w:rPr>
          <w:rFonts w:ascii="inherit" w:hAnsi="inherit" w:cs="Helvetica"/>
          <w:b/>
          <w:bCs/>
          <w:color w:val="000000"/>
          <w:sz w:val="23"/>
          <w:szCs w:val="23"/>
          <w:bdr w:val="none" w:sz="0" w:space="0" w:color="auto" w:frame="1"/>
        </w:rPr>
        <w:t>25)   What is ‘Callback’ in node.js?</w:t>
      </w:r>
    </w:p>
    <w:p w:rsidR="00C258C3" w:rsidRDefault="00C258C3" w:rsidP="00C258C3">
      <w:pPr>
        <w:pStyle w:val="NormalWeb"/>
        <w:shd w:val="clear" w:color="auto" w:fill="FFFFFF"/>
        <w:spacing w:before="204" w:beforeAutospacing="0" w:after="204" w:afterAutospacing="0"/>
        <w:textAlignment w:val="baseline"/>
        <w:rPr>
          <w:rFonts w:ascii="Helvetica" w:hAnsi="Helvetica" w:cs="Helvetica"/>
          <w:color w:val="666666"/>
          <w:sz w:val="23"/>
          <w:szCs w:val="23"/>
        </w:rPr>
      </w:pPr>
      <w:r>
        <w:rPr>
          <w:rFonts w:ascii="Helvetica" w:hAnsi="Helvetica" w:cs="Helvetica"/>
          <w:color w:val="666666"/>
          <w:sz w:val="23"/>
          <w:szCs w:val="23"/>
        </w:rPr>
        <w:t xml:space="preserve">Callback function is used in node.js to deal with multiple requests made to the server. Like if you have a large file which is going to take a long time for a server to read and if you don’t want a server to get engage in reading that large file while dealing with other requests, call </w:t>
      </w:r>
      <w:r>
        <w:rPr>
          <w:rFonts w:ascii="Helvetica" w:hAnsi="Helvetica" w:cs="Helvetica"/>
          <w:color w:val="666666"/>
          <w:sz w:val="23"/>
          <w:szCs w:val="23"/>
        </w:rPr>
        <w:lastRenderedPageBreak/>
        <w:t>back function is used. Call back function allows the server to deal with pending request first and call a function when it is finished.</w:t>
      </w:r>
    </w:p>
    <w:p w:rsidR="00C258C3" w:rsidRDefault="00C258C3">
      <w:pPr>
        <w:pBdr>
          <w:bottom w:val="single" w:sz="6" w:space="1" w:color="auto"/>
        </w:pBdr>
      </w:pPr>
    </w:p>
    <w:p w:rsidR="00C258C3" w:rsidRDefault="00C258C3"/>
    <w:p w:rsidR="00C258C3" w:rsidRPr="00C258C3" w:rsidRDefault="00C258C3" w:rsidP="00C258C3">
      <w:pPr>
        <w:spacing w:after="100" w:afterAutospacing="1" w:line="240" w:lineRule="auto"/>
        <w:jc w:val="center"/>
        <w:outlineLvl w:val="1"/>
        <w:rPr>
          <w:rFonts w:ascii="Arial" w:eastAsia="Times New Roman" w:hAnsi="Arial" w:cs="Arial"/>
          <w:color w:val="4A4A4A"/>
          <w:sz w:val="36"/>
          <w:szCs w:val="36"/>
        </w:rPr>
      </w:pPr>
      <w:r w:rsidRPr="00C258C3">
        <w:rPr>
          <w:rFonts w:ascii="Arial" w:eastAsia="Times New Roman" w:hAnsi="Arial" w:cs="Arial"/>
          <w:b/>
          <w:bCs/>
          <w:color w:val="4A4A4A"/>
          <w:sz w:val="36"/>
          <w:szCs w:val="36"/>
        </w:rPr>
        <w:t>Node.js Interview Questions – Beginners Level</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1. Differentiate between JavaScript and Node.js.</w:t>
      </w:r>
    </w:p>
    <w:tbl>
      <w:tblPr>
        <w:tblW w:w="5000" w:type="pct"/>
        <w:tblCellMar>
          <w:top w:w="15" w:type="dxa"/>
          <w:left w:w="15" w:type="dxa"/>
          <w:bottom w:w="15" w:type="dxa"/>
          <w:right w:w="15" w:type="dxa"/>
        </w:tblCellMar>
        <w:tblLook w:val="04A0" w:firstRow="1" w:lastRow="0" w:firstColumn="1" w:lastColumn="0" w:noHBand="0" w:noVBand="1"/>
      </w:tblPr>
      <w:tblGrid>
        <w:gridCol w:w="1771"/>
        <w:gridCol w:w="3878"/>
        <w:gridCol w:w="3861"/>
      </w:tblGrid>
      <w:tr w:rsidR="00C258C3" w:rsidRPr="00C258C3" w:rsidTr="00C258C3">
        <w:trPr>
          <w:trHeight w:val="315"/>
        </w:trPr>
        <w:tc>
          <w:tcPr>
            <w:tcW w:w="1965" w:type="dxa"/>
            <w:shd w:val="clear" w:color="auto" w:fill="008DD9"/>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FFFFFF"/>
                <w:sz w:val="24"/>
                <w:szCs w:val="24"/>
              </w:rPr>
            </w:pPr>
            <w:r w:rsidRPr="00C258C3">
              <w:rPr>
                <w:rFonts w:ascii="Arial" w:eastAsia="Times New Roman" w:hAnsi="Arial" w:cs="Arial"/>
                <w:b/>
                <w:bCs/>
                <w:i/>
                <w:iCs/>
                <w:color w:val="FFFFFF"/>
                <w:sz w:val="24"/>
                <w:szCs w:val="24"/>
              </w:rPr>
              <w:t>Features</w:t>
            </w:r>
          </w:p>
        </w:tc>
        <w:tc>
          <w:tcPr>
            <w:tcW w:w="4590" w:type="dxa"/>
            <w:shd w:val="clear" w:color="auto" w:fill="008DD9"/>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FFFFFF"/>
                <w:sz w:val="24"/>
                <w:szCs w:val="24"/>
              </w:rPr>
            </w:pPr>
            <w:r w:rsidRPr="00C258C3">
              <w:rPr>
                <w:rFonts w:ascii="Arial" w:eastAsia="Times New Roman" w:hAnsi="Arial" w:cs="Arial"/>
                <w:b/>
                <w:bCs/>
                <w:color w:val="FFFFFF"/>
                <w:sz w:val="24"/>
                <w:szCs w:val="24"/>
              </w:rPr>
              <w:t>JavaScript</w:t>
            </w:r>
          </w:p>
        </w:tc>
        <w:tc>
          <w:tcPr>
            <w:tcW w:w="4605" w:type="dxa"/>
            <w:shd w:val="clear" w:color="auto" w:fill="008DD9"/>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FFFFFF"/>
                <w:sz w:val="24"/>
                <w:szCs w:val="24"/>
              </w:rPr>
            </w:pPr>
            <w:r w:rsidRPr="00C258C3">
              <w:rPr>
                <w:rFonts w:ascii="Arial" w:eastAsia="Times New Roman" w:hAnsi="Arial" w:cs="Arial"/>
                <w:b/>
                <w:bCs/>
                <w:color w:val="FFFFFF"/>
                <w:sz w:val="24"/>
                <w:szCs w:val="24"/>
              </w:rPr>
              <w:t>Node.js</w:t>
            </w:r>
          </w:p>
        </w:tc>
      </w:tr>
      <w:tr w:rsidR="00C258C3" w:rsidRPr="00C258C3" w:rsidTr="00C258C3">
        <w:trPr>
          <w:trHeight w:val="660"/>
        </w:trPr>
        <w:tc>
          <w:tcPr>
            <w:tcW w:w="1965" w:type="dxa"/>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4A4A4A"/>
                <w:sz w:val="24"/>
                <w:szCs w:val="24"/>
              </w:rPr>
            </w:pPr>
            <w:r w:rsidRPr="00C258C3">
              <w:rPr>
                <w:rFonts w:ascii="Arial" w:eastAsia="Times New Roman" w:hAnsi="Arial" w:cs="Arial"/>
                <w:i/>
                <w:iCs/>
                <w:color w:val="4A4A4A"/>
                <w:sz w:val="24"/>
                <w:szCs w:val="24"/>
              </w:rPr>
              <w:t>Type</w:t>
            </w:r>
          </w:p>
        </w:tc>
        <w:tc>
          <w:tcPr>
            <w:tcW w:w="4590" w:type="dxa"/>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4A4A4A"/>
                <w:sz w:val="24"/>
                <w:szCs w:val="24"/>
              </w:rPr>
            </w:pPr>
            <w:r w:rsidRPr="00C258C3">
              <w:rPr>
                <w:rFonts w:ascii="Arial" w:eastAsia="Times New Roman" w:hAnsi="Arial" w:cs="Arial"/>
                <w:color w:val="4A4A4A"/>
                <w:sz w:val="24"/>
                <w:szCs w:val="24"/>
              </w:rPr>
              <w:t>Programming Language</w:t>
            </w:r>
          </w:p>
        </w:tc>
        <w:tc>
          <w:tcPr>
            <w:tcW w:w="4605" w:type="dxa"/>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4A4A4A"/>
                <w:sz w:val="24"/>
                <w:szCs w:val="24"/>
              </w:rPr>
            </w:pPr>
            <w:r w:rsidRPr="00C258C3">
              <w:rPr>
                <w:rFonts w:ascii="Arial" w:eastAsia="Times New Roman" w:hAnsi="Arial" w:cs="Arial"/>
                <w:color w:val="4A4A4A"/>
                <w:sz w:val="24"/>
                <w:szCs w:val="24"/>
              </w:rPr>
              <w:t>Interpreter and environment for JavaScript </w:t>
            </w:r>
          </w:p>
        </w:tc>
      </w:tr>
      <w:tr w:rsidR="00C258C3" w:rsidRPr="00C258C3" w:rsidTr="00C258C3">
        <w:trPr>
          <w:trHeight w:val="315"/>
        </w:trPr>
        <w:tc>
          <w:tcPr>
            <w:tcW w:w="1965" w:type="dxa"/>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4A4A4A"/>
                <w:sz w:val="24"/>
                <w:szCs w:val="24"/>
              </w:rPr>
            </w:pPr>
            <w:r w:rsidRPr="00C258C3">
              <w:rPr>
                <w:rFonts w:ascii="Arial" w:eastAsia="Times New Roman" w:hAnsi="Arial" w:cs="Arial"/>
                <w:i/>
                <w:iCs/>
                <w:color w:val="4A4A4A"/>
                <w:sz w:val="24"/>
                <w:szCs w:val="24"/>
              </w:rPr>
              <w:t>Utility</w:t>
            </w:r>
          </w:p>
        </w:tc>
        <w:tc>
          <w:tcPr>
            <w:tcW w:w="4590" w:type="dxa"/>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4A4A4A"/>
                <w:sz w:val="24"/>
                <w:szCs w:val="24"/>
              </w:rPr>
            </w:pPr>
            <w:r w:rsidRPr="00C258C3">
              <w:rPr>
                <w:rFonts w:ascii="Arial" w:eastAsia="Times New Roman" w:hAnsi="Arial" w:cs="Arial"/>
                <w:color w:val="4A4A4A"/>
                <w:sz w:val="24"/>
                <w:szCs w:val="24"/>
              </w:rPr>
              <w:t>Used for any client-side activity for a web application</w:t>
            </w:r>
          </w:p>
        </w:tc>
        <w:tc>
          <w:tcPr>
            <w:tcW w:w="4605" w:type="dxa"/>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4A4A4A"/>
                <w:sz w:val="24"/>
                <w:szCs w:val="24"/>
              </w:rPr>
            </w:pPr>
            <w:r w:rsidRPr="00C258C3">
              <w:rPr>
                <w:rFonts w:ascii="Arial" w:eastAsia="Times New Roman" w:hAnsi="Arial" w:cs="Arial"/>
                <w:color w:val="4A4A4A"/>
                <w:sz w:val="24"/>
                <w:szCs w:val="24"/>
              </w:rPr>
              <w:t>Used for accessing or performing any non-blocking operation of any operating system</w:t>
            </w:r>
          </w:p>
        </w:tc>
      </w:tr>
      <w:tr w:rsidR="00C258C3" w:rsidRPr="00C258C3" w:rsidTr="00C258C3">
        <w:trPr>
          <w:trHeight w:val="315"/>
        </w:trPr>
        <w:tc>
          <w:tcPr>
            <w:tcW w:w="1965" w:type="dxa"/>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4A4A4A"/>
                <w:sz w:val="24"/>
                <w:szCs w:val="24"/>
              </w:rPr>
            </w:pPr>
            <w:r w:rsidRPr="00C258C3">
              <w:rPr>
                <w:rFonts w:ascii="Arial" w:eastAsia="Times New Roman" w:hAnsi="Arial" w:cs="Arial"/>
                <w:i/>
                <w:iCs/>
                <w:color w:val="4A4A4A"/>
                <w:sz w:val="24"/>
                <w:szCs w:val="24"/>
              </w:rPr>
              <w:t>Running Engine</w:t>
            </w:r>
          </w:p>
        </w:tc>
        <w:tc>
          <w:tcPr>
            <w:tcW w:w="4590" w:type="dxa"/>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4A4A4A"/>
                <w:sz w:val="24"/>
                <w:szCs w:val="24"/>
              </w:rPr>
            </w:pPr>
            <w:r w:rsidRPr="00C258C3">
              <w:rPr>
                <w:rFonts w:ascii="Arial" w:eastAsia="Times New Roman" w:hAnsi="Arial" w:cs="Arial"/>
                <w:color w:val="4A4A4A"/>
                <w:sz w:val="24"/>
                <w:szCs w:val="24"/>
              </w:rPr>
              <w:t>Spider monkey (FireFox), JavaScript Core (Safari), V8 (Google Chrome), etc.</w:t>
            </w:r>
          </w:p>
        </w:tc>
        <w:tc>
          <w:tcPr>
            <w:tcW w:w="4605" w:type="dxa"/>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4A4A4A"/>
                <w:sz w:val="24"/>
                <w:szCs w:val="24"/>
              </w:rPr>
            </w:pPr>
            <w:r w:rsidRPr="00C258C3">
              <w:rPr>
                <w:rFonts w:ascii="Arial" w:eastAsia="Times New Roman" w:hAnsi="Arial" w:cs="Arial"/>
                <w:color w:val="4A4A4A"/>
                <w:sz w:val="24"/>
                <w:szCs w:val="24"/>
              </w:rPr>
              <w:t>V8 (Google Chrome)</w:t>
            </w:r>
          </w:p>
        </w:tc>
      </w:tr>
    </w:tbl>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2. What Is Node.js?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Node.js is a powerful framework developed on </w:t>
      </w:r>
      <w:r w:rsidRPr="00C258C3">
        <w:rPr>
          <w:rFonts w:ascii="Arial" w:eastAsia="Times New Roman" w:hAnsi="Arial" w:cs="Arial"/>
          <w:b/>
          <w:bCs/>
          <w:color w:val="4A4A4A"/>
          <w:sz w:val="24"/>
          <w:szCs w:val="24"/>
        </w:rPr>
        <w:t>Chrome’s V8 JavaScript engine</w:t>
      </w:r>
      <w:r w:rsidRPr="00C258C3">
        <w:rPr>
          <w:rFonts w:ascii="Arial" w:eastAsia="Times New Roman" w:hAnsi="Arial" w:cs="Arial"/>
          <w:color w:val="4A4A4A"/>
          <w:sz w:val="24"/>
          <w:szCs w:val="24"/>
        </w:rPr>
        <w:t> that compiles the JavaScript directly into the native machine code. It is a lightweight framework used for creating server-side web applications and extends JavaScript API to offer usual server-side functionalities. It is generally used for large-scale application development, especially for video streaming sites, single page application, and other web applications.</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3. List down the major benefits of using Node.js?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7637"/>
      </w:tblGrid>
      <w:tr w:rsidR="00C258C3" w:rsidRPr="00C258C3" w:rsidTr="00C258C3">
        <w:trPr>
          <w:trHeight w:val="330"/>
        </w:trPr>
        <w:tc>
          <w:tcPr>
            <w:tcW w:w="1907"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FFFFFF"/>
                <w:sz w:val="24"/>
                <w:szCs w:val="24"/>
              </w:rPr>
            </w:pPr>
            <w:r w:rsidRPr="00C258C3">
              <w:rPr>
                <w:rFonts w:ascii="Arial" w:eastAsia="Times New Roman" w:hAnsi="Arial" w:cs="Arial"/>
                <w:b/>
                <w:bCs/>
                <w:color w:val="FFFFFF"/>
                <w:sz w:val="24"/>
                <w:szCs w:val="24"/>
              </w:rPr>
              <w:t>Features</w:t>
            </w:r>
          </w:p>
        </w:tc>
        <w:tc>
          <w:tcPr>
            <w:tcW w:w="12541"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FFFFFF"/>
                <w:sz w:val="24"/>
                <w:szCs w:val="24"/>
              </w:rPr>
            </w:pPr>
            <w:r w:rsidRPr="00C258C3">
              <w:rPr>
                <w:rFonts w:ascii="Arial" w:eastAsia="Times New Roman" w:hAnsi="Arial" w:cs="Arial"/>
                <w:b/>
                <w:bCs/>
                <w:color w:val="FFFFFF"/>
                <w:sz w:val="24"/>
                <w:szCs w:val="24"/>
              </w:rPr>
              <w:t>Description</w:t>
            </w:r>
          </w:p>
        </w:tc>
      </w:tr>
      <w:tr w:rsidR="00C258C3" w:rsidRPr="00C258C3" w:rsidTr="00C258C3">
        <w:trPr>
          <w:trHeight w:val="330"/>
        </w:trPr>
        <w:tc>
          <w:tcPr>
            <w:tcW w:w="190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4A4A4A"/>
                <w:sz w:val="24"/>
                <w:szCs w:val="24"/>
              </w:rPr>
            </w:pPr>
            <w:r w:rsidRPr="00C258C3">
              <w:rPr>
                <w:rFonts w:ascii="Arial" w:eastAsia="Times New Roman" w:hAnsi="Arial" w:cs="Arial"/>
                <w:b/>
                <w:bCs/>
                <w:i/>
                <w:iCs/>
                <w:color w:val="4A4A4A"/>
                <w:sz w:val="24"/>
                <w:szCs w:val="24"/>
              </w:rPr>
              <w:t>Fast</w:t>
            </w:r>
          </w:p>
        </w:tc>
        <w:tc>
          <w:tcPr>
            <w:tcW w:w="1254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Node.js is built on Google Chrome’s V8 JavaScript Engine which makes its library very fast in code execution</w:t>
            </w:r>
          </w:p>
        </w:tc>
      </w:tr>
      <w:tr w:rsidR="00C258C3" w:rsidRPr="00C258C3" w:rsidTr="00C258C3">
        <w:trPr>
          <w:trHeight w:val="330"/>
        </w:trPr>
        <w:tc>
          <w:tcPr>
            <w:tcW w:w="190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4A4A4A"/>
                <w:sz w:val="24"/>
                <w:szCs w:val="24"/>
              </w:rPr>
            </w:pPr>
            <w:r w:rsidRPr="00C258C3">
              <w:rPr>
                <w:rFonts w:ascii="Arial" w:eastAsia="Times New Roman" w:hAnsi="Arial" w:cs="Arial"/>
                <w:b/>
                <w:bCs/>
                <w:i/>
                <w:iCs/>
                <w:color w:val="4A4A4A"/>
                <w:sz w:val="24"/>
                <w:szCs w:val="24"/>
              </w:rPr>
              <w:t>Asynchronous</w:t>
            </w:r>
          </w:p>
        </w:tc>
        <w:tc>
          <w:tcPr>
            <w:tcW w:w="1254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Node.js based server never waits for an API to return data thus making it asynchronous</w:t>
            </w:r>
          </w:p>
        </w:tc>
      </w:tr>
      <w:tr w:rsidR="00C258C3" w:rsidRPr="00C258C3" w:rsidTr="00C258C3">
        <w:trPr>
          <w:trHeight w:val="330"/>
        </w:trPr>
        <w:tc>
          <w:tcPr>
            <w:tcW w:w="190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4A4A4A"/>
                <w:sz w:val="24"/>
                <w:szCs w:val="24"/>
              </w:rPr>
            </w:pPr>
            <w:r w:rsidRPr="00C258C3">
              <w:rPr>
                <w:rFonts w:ascii="Arial" w:eastAsia="Times New Roman" w:hAnsi="Arial" w:cs="Arial"/>
                <w:b/>
                <w:bCs/>
                <w:i/>
                <w:iCs/>
                <w:color w:val="4A4A4A"/>
                <w:sz w:val="24"/>
                <w:szCs w:val="24"/>
              </w:rPr>
              <w:t> Scalable</w:t>
            </w:r>
          </w:p>
        </w:tc>
        <w:tc>
          <w:tcPr>
            <w:tcW w:w="1254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It is highly scalable because of its event mechanism which helps the server to respond in a non-blocking way</w:t>
            </w:r>
          </w:p>
        </w:tc>
      </w:tr>
      <w:tr w:rsidR="00C258C3" w:rsidRPr="00C258C3" w:rsidTr="00C258C3">
        <w:trPr>
          <w:trHeight w:val="675"/>
        </w:trPr>
        <w:tc>
          <w:tcPr>
            <w:tcW w:w="190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4A4A4A"/>
                <w:sz w:val="24"/>
                <w:szCs w:val="24"/>
              </w:rPr>
            </w:pPr>
            <w:r w:rsidRPr="00C258C3">
              <w:rPr>
                <w:rFonts w:ascii="Arial" w:eastAsia="Times New Roman" w:hAnsi="Arial" w:cs="Arial"/>
                <w:b/>
                <w:bCs/>
                <w:i/>
                <w:iCs/>
                <w:color w:val="4A4A4A"/>
                <w:sz w:val="24"/>
                <w:szCs w:val="24"/>
              </w:rPr>
              <w:t>Open Source</w:t>
            </w:r>
          </w:p>
        </w:tc>
        <w:tc>
          <w:tcPr>
            <w:tcW w:w="1254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 xml:space="preserve">Node.js has an extensive open source community which has contributed in producing some excellent modules to add additional </w:t>
            </w:r>
            <w:r w:rsidRPr="00C258C3">
              <w:rPr>
                <w:rFonts w:ascii="Arial" w:eastAsia="Times New Roman" w:hAnsi="Arial" w:cs="Arial"/>
                <w:color w:val="4A4A4A"/>
                <w:sz w:val="24"/>
                <w:szCs w:val="24"/>
              </w:rPr>
              <w:lastRenderedPageBreak/>
              <w:t>capabilities to Node.js applications</w:t>
            </w:r>
          </w:p>
        </w:tc>
      </w:tr>
      <w:tr w:rsidR="00C258C3" w:rsidRPr="00C258C3" w:rsidTr="00C258C3">
        <w:trPr>
          <w:trHeight w:val="330"/>
        </w:trPr>
        <w:tc>
          <w:tcPr>
            <w:tcW w:w="190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4A4A4A"/>
                <w:sz w:val="24"/>
                <w:szCs w:val="24"/>
              </w:rPr>
            </w:pPr>
            <w:r w:rsidRPr="00C258C3">
              <w:rPr>
                <w:rFonts w:ascii="Arial" w:eastAsia="Times New Roman" w:hAnsi="Arial" w:cs="Arial"/>
                <w:b/>
                <w:bCs/>
                <w:i/>
                <w:iCs/>
                <w:color w:val="4A4A4A"/>
                <w:sz w:val="24"/>
                <w:szCs w:val="24"/>
              </w:rPr>
              <w:lastRenderedPageBreak/>
              <w:t>No Buffering</w:t>
            </w:r>
          </w:p>
        </w:tc>
        <w:tc>
          <w:tcPr>
            <w:tcW w:w="1254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Node.js applications simply output the data in chunks and never buffer any data</w:t>
            </w:r>
          </w:p>
        </w:tc>
      </w:tr>
    </w:tbl>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4. What is the difference between Angular and Node.js?</w:t>
      </w:r>
    </w:p>
    <w:tbl>
      <w:tblPr>
        <w:tblW w:w="5000" w:type="pct"/>
        <w:tblCellMar>
          <w:top w:w="15" w:type="dxa"/>
          <w:left w:w="15" w:type="dxa"/>
          <w:bottom w:w="15" w:type="dxa"/>
          <w:right w:w="15" w:type="dxa"/>
        </w:tblCellMar>
        <w:tblLook w:val="04A0" w:firstRow="1" w:lastRow="0" w:firstColumn="1" w:lastColumn="0" w:noHBand="0" w:noVBand="1"/>
      </w:tblPr>
      <w:tblGrid>
        <w:gridCol w:w="4507"/>
        <w:gridCol w:w="5003"/>
      </w:tblGrid>
      <w:tr w:rsidR="00C258C3" w:rsidRPr="00C258C3" w:rsidTr="00C258C3">
        <w:trPr>
          <w:trHeight w:val="315"/>
        </w:trPr>
        <w:tc>
          <w:tcPr>
            <w:tcW w:w="5385" w:type="dxa"/>
            <w:shd w:val="clear" w:color="auto" w:fill="008DD9"/>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FFFFFF"/>
                <w:sz w:val="24"/>
                <w:szCs w:val="24"/>
              </w:rPr>
            </w:pPr>
            <w:r w:rsidRPr="00C258C3">
              <w:rPr>
                <w:rFonts w:ascii="Arial" w:eastAsia="Times New Roman" w:hAnsi="Arial" w:cs="Arial"/>
                <w:b/>
                <w:bCs/>
                <w:color w:val="FFFFFF"/>
                <w:sz w:val="24"/>
                <w:szCs w:val="24"/>
              </w:rPr>
              <w:t>Angular</w:t>
            </w:r>
          </w:p>
        </w:tc>
        <w:tc>
          <w:tcPr>
            <w:tcW w:w="5775" w:type="dxa"/>
            <w:shd w:val="clear" w:color="auto" w:fill="008DD9"/>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FFFFFF"/>
                <w:sz w:val="24"/>
                <w:szCs w:val="24"/>
              </w:rPr>
            </w:pPr>
            <w:r w:rsidRPr="00C258C3">
              <w:rPr>
                <w:rFonts w:ascii="Arial" w:eastAsia="Times New Roman" w:hAnsi="Arial" w:cs="Arial"/>
                <w:b/>
                <w:bCs/>
                <w:color w:val="FFFFFF"/>
                <w:sz w:val="24"/>
                <w:szCs w:val="24"/>
              </w:rPr>
              <w:t>Node.js</w:t>
            </w:r>
          </w:p>
        </w:tc>
      </w:tr>
      <w:tr w:rsidR="00C258C3" w:rsidRPr="00C258C3" w:rsidTr="00C258C3">
        <w:trPr>
          <w:trHeight w:val="315"/>
        </w:trPr>
        <w:tc>
          <w:tcPr>
            <w:tcW w:w="5385"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1. It is an </w:t>
            </w:r>
            <w:r w:rsidRPr="00C258C3">
              <w:rPr>
                <w:rFonts w:ascii="Arial" w:eastAsia="Times New Roman" w:hAnsi="Arial" w:cs="Arial"/>
                <w:b/>
                <w:bCs/>
                <w:color w:val="4A4A4A"/>
                <w:sz w:val="24"/>
                <w:szCs w:val="24"/>
              </w:rPr>
              <w:t>open source</w:t>
            </w:r>
            <w:r w:rsidRPr="00C258C3">
              <w:rPr>
                <w:rFonts w:ascii="Arial" w:eastAsia="Times New Roman" w:hAnsi="Arial" w:cs="Arial"/>
                <w:color w:val="4A4A4A"/>
                <w:sz w:val="24"/>
                <w:szCs w:val="24"/>
              </w:rPr>
              <w:t> web application development framework</w:t>
            </w:r>
          </w:p>
        </w:tc>
        <w:tc>
          <w:tcPr>
            <w:tcW w:w="5775"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1. It is a cross-platform </w:t>
            </w:r>
            <w:r w:rsidRPr="00C258C3">
              <w:rPr>
                <w:rFonts w:ascii="Arial" w:eastAsia="Times New Roman" w:hAnsi="Arial" w:cs="Arial"/>
                <w:b/>
                <w:bCs/>
                <w:color w:val="4A4A4A"/>
                <w:sz w:val="24"/>
                <w:szCs w:val="24"/>
              </w:rPr>
              <w:t>run-time environment</w:t>
            </w:r>
            <w:r w:rsidRPr="00C258C3">
              <w:rPr>
                <w:rFonts w:ascii="Arial" w:eastAsia="Times New Roman" w:hAnsi="Arial" w:cs="Arial"/>
                <w:color w:val="4A4A4A"/>
                <w:sz w:val="24"/>
                <w:szCs w:val="24"/>
              </w:rPr>
              <w:t> for applications</w:t>
            </w:r>
          </w:p>
        </w:tc>
      </w:tr>
      <w:tr w:rsidR="00C258C3" w:rsidRPr="00C258C3" w:rsidTr="00C258C3">
        <w:trPr>
          <w:trHeight w:val="330"/>
        </w:trPr>
        <w:tc>
          <w:tcPr>
            <w:tcW w:w="5385"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2. It is written in TypeScript</w:t>
            </w:r>
          </w:p>
        </w:tc>
        <w:tc>
          <w:tcPr>
            <w:tcW w:w="5775"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2. It is written in </w:t>
            </w:r>
            <w:r w:rsidRPr="00C258C3">
              <w:rPr>
                <w:rFonts w:ascii="Arial" w:eastAsia="Times New Roman" w:hAnsi="Arial" w:cs="Arial"/>
                <w:b/>
                <w:bCs/>
                <w:color w:val="4A4A4A"/>
                <w:sz w:val="24"/>
                <w:szCs w:val="24"/>
              </w:rPr>
              <w:t>C, C++ and JavaScript</w:t>
            </w:r>
            <w:r w:rsidRPr="00C258C3">
              <w:rPr>
                <w:rFonts w:ascii="Arial" w:eastAsia="Times New Roman" w:hAnsi="Arial" w:cs="Arial"/>
                <w:color w:val="4A4A4A"/>
                <w:sz w:val="24"/>
                <w:szCs w:val="24"/>
              </w:rPr>
              <w:t> languages</w:t>
            </w:r>
          </w:p>
        </w:tc>
      </w:tr>
      <w:tr w:rsidR="00C258C3" w:rsidRPr="00C258C3" w:rsidTr="00C258C3">
        <w:trPr>
          <w:trHeight w:val="330"/>
        </w:trPr>
        <w:tc>
          <w:tcPr>
            <w:tcW w:w="5385"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3. Used for building </w:t>
            </w:r>
            <w:r w:rsidRPr="00C258C3">
              <w:rPr>
                <w:rFonts w:ascii="Arial" w:eastAsia="Times New Roman" w:hAnsi="Arial" w:cs="Arial"/>
                <w:b/>
                <w:bCs/>
                <w:color w:val="4A4A4A"/>
                <w:sz w:val="24"/>
                <w:szCs w:val="24"/>
              </w:rPr>
              <w:t>single-page</w:t>
            </w:r>
            <w:r w:rsidRPr="00C258C3">
              <w:rPr>
                <w:rFonts w:ascii="Arial" w:eastAsia="Times New Roman" w:hAnsi="Arial" w:cs="Arial"/>
                <w:color w:val="4A4A4A"/>
                <w:sz w:val="24"/>
                <w:szCs w:val="24"/>
              </w:rPr>
              <w:t> client-side web applications</w:t>
            </w:r>
          </w:p>
        </w:tc>
        <w:tc>
          <w:tcPr>
            <w:tcW w:w="5775"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3. Used for building f</w:t>
            </w:r>
            <w:r w:rsidRPr="00C258C3">
              <w:rPr>
                <w:rFonts w:ascii="Arial" w:eastAsia="Times New Roman" w:hAnsi="Arial" w:cs="Arial"/>
                <w:b/>
                <w:bCs/>
                <w:color w:val="4A4A4A"/>
                <w:sz w:val="24"/>
                <w:szCs w:val="24"/>
              </w:rPr>
              <w:t>ast and scalable </w:t>
            </w:r>
            <w:r w:rsidRPr="00C258C3">
              <w:rPr>
                <w:rFonts w:ascii="Arial" w:eastAsia="Times New Roman" w:hAnsi="Arial" w:cs="Arial"/>
                <w:color w:val="4A4A4A"/>
                <w:sz w:val="24"/>
                <w:szCs w:val="24"/>
              </w:rPr>
              <w:t>server-side networking applications</w:t>
            </w:r>
          </w:p>
        </w:tc>
      </w:tr>
      <w:tr w:rsidR="00C258C3" w:rsidRPr="00C258C3" w:rsidTr="00C258C3">
        <w:trPr>
          <w:trHeight w:val="660"/>
        </w:trPr>
        <w:tc>
          <w:tcPr>
            <w:tcW w:w="5385"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4. Angular itself is a </w:t>
            </w:r>
            <w:r w:rsidRPr="00C258C3">
              <w:rPr>
                <w:rFonts w:ascii="Arial" w:eastAsia="Times New Roman" w:hAnsi="Arial" w:cs="Arial"/>
                <w:b/>
                <w:bCs/>
                <w:color w:val="4A4A4A"/>
                <w:sz w:val="24"/>
                <w:szCs w:val="24"/>
              </w:rPr>
              <w:t>web application framework</w:t>
            </w:r>
          </w:p>
        </w:tc>
        <w:tc>
          <w:tcPr>
            <w:tcW w:w="5775"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4. Node.js has many </w:t>
            </w:r>
            <w:r w:rsidRPr="00C258C3">
              <w:rPr>
                <w:rFonts w:ascii="Arial" w:eastAsia="Times New Roman" w:hAnsi="Arial" w:cs="Arial"/>
                <w:b/>
                <w:bCs/>
                <w:color w:val="4A4A4A"/>
                <w:sz w:val="24"/>
                <w:szCs w:val="24"/>
              </w:rPr>
              <w:t>different frameworks </w:t>
            </w:r>
            <w:r w:rsidRPr="00C258C3">
              <w:rPr>
                <w:rFonts w:ascii="Arial" w:eastAsia="Times New Roman" w:hAnsi="Arial" w:cs="Arial"/>
                <w:color w:val="4A4A4A"/>
                <w:sz w:val="24"/>
                <w:szCs w:val="24"/>
              </w:rPr>
              <w:t>like Sails.js, Partial.js, and Express.js, etc.</w:t>
            </w:r>
          </w:p>
        </w:tc>
      </w:tr>
      <w:tr w:rsidR="00C258C3" w:rsidRPr="00C258C3" w:rsidTr="00C258C3">
        <w:trPr>
          <w:trHeight w:val="315"/>
        </w:trPr>
        <w:tc>
          <w:tcPr>
            <w:tcW w:w="5385"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5. Ideal for creating </w:t>
            </w:r>
            <w:r w:rsidRPr="00C258C3">
              <w:rPr>
                <w:rFonts w:ascii="Arial" w:eastAsia="Times New Roman" w:hAnsi="Arial" w:cs="Arial"/>
                <w:b/>
                <w:bCs/>
                <w:color w:val="4A4A4A"/>
                <w:sz w:val="24"/>
                <w:szCs w:val="24"/>
              </w:rPr>
              <w:t>highly active and interactive</w:t>
            </w:r>
            <w:r w:rsidRPr="00C258C3">
              <w:rPr>
                <w:rFonts w:ascii="Arial" w:eastAsia="Times New Roman" w:hAnsi="Arial" w:cs="Arial"/>
                <w:color w:val="4A4A4A"/>
                <w:sz w:val="24"/>
                <w:szCs w:val="24"/>
              </w:rPr>
              <w:t> web apps</w:t>
            </w:r>
          </w:p>
        </w:tc>
        <w:tc>
          <w:tcPr>
            <w:tcW w:w="5775"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5. Ideal for developing </w:t>
            </w:r>
            <w:r w:rsidRPr="00C258C3">
              <w:rPr>
                <w:rFonts w:ascii="Arial" w:eastAsia="Times New Roman" w:hAnsi="Arial" w:cs="Arial"/>
                <w:b/>
                <w:bCs/>
                <w:color w:val="4A4A4A"/>
                <w:sz w:val="24"/>
                <w:szCs w:val="24"/>
              </w:rPr>
              <w:t>small size </w:t>
            </w:r>
            <w:r w:rsidRPr="00C258C3">
              <w:rPr>
                <w:rFonts w:ascii="Arial" w:eastAsia="Times New Roman" w:hAnsi="Arial" w:cs="Arial"/>
                <w:color w:val="4A4A4A"/>
                <w:sz w:val="24"/>
                <w:szCs w:val="24"/>
              </w:rPr>
              <w:t>projects</w:t>
            </w:r>
          </w:p>
        </w:tc>
      </w:tr>
      <w:tr w:rsidR="00C258C3" w:rsidRPr="00C258C3" w:rsidTr="00C258C3">
        <w:trPr>
          <w:trHeight w:val="315"/>
        </w:trPr>
        <w:tc>
          <w:tcPr>
            <w:tcW w:w="5385"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6. Helpful in </w:t>
            </w:r>
            <w:r w:rsidRPr="00C258C3">
              <w:rPr>
                <w:rFonts w:ascii="Arial" w:eastAsia="Times New Roman" w:hAnsi="Arial" w:cs="Arial"/>
                <w:b/>
                <w:bCs/>
                <w:color w:val="4A4A4A"/>
                <w:sz w:val="24"/>
                <w:szCs w:val="24"/>
              </w:rPr>
              <w:t>splitting an app into MVC components</w:t>
            </w:r>
          </w:p>
        </w:tc>
        <w:tc>
          <w:tcPr>
            <w:tcW w:w="5775"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6. Helpful in </w:t>
            </w:r>
            <w:r w:rsidRPr="00C258C3">
              <w:rPr>
                <w:rFonts w:ascii="Arial" w:eastAsia="Times New Roman" w:hAnsi="Arial" w:cs="Arial"/>
                <w:b/>
                <w:bCs/>
                <w:color w:val="4A4A4A"/>
                <w:sz w:val="24"/>
                <w:szCs w:val="24"/>
              </w:rPr>
              <w:t>generating database queries</w:t>
            </w:r>
            <w:r w:rsidRPr="00C258C3">
              <w:rPr>
                <w:rFonts w:ascii="Arial" w:eastAsia="Times New Roman" w:hAnsi="Arial" w:cs="Arial"/>
                <w:color w:val="4A4A4A"/>
                <w:sz w:val="24"/>
                <w:szCs w:val="24"/>
              </w:rPr>
              <w:t> </w:t>
            </w:r>
          </w:p>
        </w:tc>
      </w:tr>
      <w:tr w:rsidR="00C258C3" w:rsidRPr="00C258C3" w:rsidTr="00C258C3">
        <w:trPr>
          <w:trHeight w:val="315"/>
        </w:trPr>
        <w:tc>
          <w:tcPr>
            <w:tcW w:w="5385"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7. Suitable for developing </w:t>
            </w:r>
            <w:r w:rsidRPr="00C258C3">
              <w:rPr>
                <w:rFonts w:ascii="Arial" w:eastAsia="Times New Roman" w:hAnsi="Arial" w:cs="Arial"/>
                <w:b/>
                <w:bCs/>
                <w:color w:val="4A4A4A"/>
                <w:sz w:val="24"/>
                <w:szCs w:val="24"/>
              </w:rPr>
              <w:t>real-time applications</w:t>
            </w:r>
            <w:r w:rsidRPr="00C258C3">
              <w:rPr>
                <w:rFonts w:ascii="Arial" w:eastAsia="Times New Roman" w:hAnsi="Arial" w:cs="Arial"/>
                <w:color w:val="4A4A4A"/>
                <w:sz w:val="24"/>
                <w:szCs w:val="24"/>
              </w:rPr>
              <w:t> </w:t>
            </w:r>
          </w:p>
        </w:tc>
        <w:tc>
          <w:tcPr>
            <w:tcW w:w="5775"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7. Suitable in situations where something </w:t>
            </w:r>
            <w:r w:rsidRPr="00C258C3">
              <w:rPr>
                <w:rFonts w:ascii="Arial" w:eastAsia="Times New Roman" w:hAnsi="Arial" w:cs="Arial"/>
                <w:b/>
                <w:bCs/>
                <w:color w:val="4A4A4A"/>
                <w:sz w:val="24"/>
                <w:szCs w:val="24"/>
              </w:rPr>
              <w:t>faster and more scalable</w:t>
            </w:r>
            <w:r w:rsidRPr="00C258C3">
              <w:rPr>
                <w:rFonts w:ascii="Arial" w:eastAsia="Times New Roman" w:hAnsi="Arial" w:cs="Arial"/>
                <w:color w:val="4A4A4A"/>
                <w:sz w:val="24"/>
                <w:szCs w:val="24"/>
              </w:rPr>
              <w:t> is required</w:t>
            </w:r>
          </w:p>
        </w:tc>
      </w:tr>
    </w:tbl>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5. Why Node.js is single threaded?</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Node.js uses a single threaded model in order to support async processing. With async processing, an application can perform better and is more scalable under web loads. Thus, Node.js makes use of a </w:t>
      </w:r>
      <w:hyperlink r:id="rId54" w:anchor="nodearchitecture" w:tgtFrame="_blank" w:history="1">
        <w:r w:rsidRPr="00C258C3">
          <w:rPr>
            <w:rFonts w:ascii="Arial" w:eastAsia="Times New Roman" w:hAnsi="Arial" w:cs="Arial"/>
            <w:color w:val="007BFF"/>
            <w:sz w:val="24"/>
            <w:szCs w:val="24"/>
            <w:u w:val="single"/>
          </w:rPr>
          <w:t>single-threaded model</w:t>
        </w:r>
      </w:hyperlink>
      <w:r w:rsidRPr="00C258C3">
        <w:rPr>
          <w:rFonts w:ascii="Arial" w:eastAsia="Times New Roman" w:hAnsi="Arial" w:cs="Arial"/>
          <w:color w:val="4A4A4A"/>
          <w:sz w:val="24"/>
          <w:szCs w:val="24"/>
        </w:rPr>
        <w:t> approach rather than typical thread-based implementation.</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6. How do Node.js works?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Node.js is a virtual machine that uses JavaScript as its scripting language and runs on a v8 environment. It works on a single-threaded event loop and a non-blocking I/O which provides high rate as it can handle a higher number of concurrent requests. Also, by making use of the </w:t>
      </w:r>
      <w:hyperlink r:id="rId55" w:anchor="http" w:tgtFrame="_blank" w:history="1">
        <w:r w:rsidRPr="00C258C3">
          <w:rPr>
            <w:rFonts w:ascii="Arial" w:eastAsia="Times New Roman" w:hAnsi="Arial" w:cs="Arial"/>
            <w:color w:val="007BFF"/>
            <w:sz w:val="24"/>
            <w:szCs w:val="24"/>
            <w:u w:val="single"/>
          </w:rPr>
          <w:t>‘HTTP’ module</w:t>
        </w:r>
      </w:hyperlink>
      <w:r w:rsidRPr="00C258C3">
        <w:rPr>
          <w:rFonts w:ascii="Arial" w:eastAsia="Times New Roman" w:hAnsi="Arial" w:cs="Arial"/>
          <w:color w:val="4A4A4A"/>
          <w:sz w:val="24"/>
          <w:szCs w:val="24"/>
        </w:rPr>
        <w:t>, Node.js can run on any stand-alone web server. </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7. Where Node.js can be used?</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Node.js can be used to develop:</w:t>
      </w:r>
    </w:p>
    <w:p w:rsidR="00C258C3" w:rsidRPr="00C258C3" w:rsidRDefault="00C258C3" w:rsidP="00C258C3">
      <w:pPr>
        <w:numPr>
          <w:ilvl w:val="0"/>
          <w:numId w:val="46"/>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lastRenderedPageBreak/>
        <w:t>Real-Time Web Applications</w:t>
      </w:r>
    </w:p>
    <w:p w:rsidR="00C258C3" w:rsidRPr="00C258C3" w:rsidRDefault="00C258C3" w:rsidP="00C258C3">
      <w:pPr>
        <w:numPr>
          <w:ilvl w:val="0"/>
          <w:numId w:val="46"/>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Network Applications</w:t>
      </w:r>
    </w:p>
    <w:p w:rsidR="00C258C3" w:rsidRPr="00C258C3" w:rsidRDefault="00C258C3" w:rsidP="00C258C3">
      <w:pPr>
        <w:numPr>
          <w:ilvl w:val="0"/>
          <w:numId w:val="46"/>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Distributed Systems</w:t>
      </w:r>
    </w:p>
    <w:p w:rsidR="00C258C3" w:rsidRPr="00C258C3" w:rsidRDefault="00C258C3" w:rsidP="00C258C3">
      <w:pPr>
        <w:numPr>
          <w:ilvl w:val="0"/>
          <w:numId w:val="46"/>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General Purpose Applications</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8. How many types of API functions are there in Node.js?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There are two types of API functions in Node.js:</w:t>
      </w:r>
    </w:p>
    <w:p w:rsidR="00C258C3" w:rsidRPr="00C258C3" w:rsidRDefault="00C258C3" w:rsidP="00C258C3">
      <w:pPr>
        <w:numPr>
          <w:ilvl w:val="0"/>
          <w:numId w:val="47"/>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Asynchronous, non-blocking functions</w:t>
      </w:r>
    </w:p>
    <w:p w:rsidR="00C258C3" w:rsidRPr="00C258C3" w:rsidRDefault="00C258C3" w:rsidP="00C258C3">
      <w:pPr>
        <w:numPr>
          <w:ilvl w:val="0"/>
          <w:numId w:val="47"/>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Synchronous, blocking functions</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color w:val="4A4A4A"/>
          <w:sz w:val="27"/>
          <w:szCs w:val="27"/>
        </w:rPr>
        <w:t>9. </w:t>
      </w:r>
      <w:r w:rsidRPr="00C258C3">
        <w:rPr>
          <w:rFonts w:ascii="Arial" w:eastAsia="Times New Roman" w:hAnsi="Arial" w:cs="Arial"/>
          <w:b/>
          <w:bCs/>
          <w:color w:val="4A4A4A"/>
          <w:sz w:val="27"/>
          <w:szCs w:val="27"/>
        </w:rPr>
        <w:t>What is the difference between Asynchronous and Non-blocking?</w:t>
      </w:r>
    </w:p>
    <w:tbl>
      <w:tblPr>
        <w:tblW w:w="5000" w:type="pct"/>
        <w:tblCellMar>
          <w:top w:w="15" w:type="dxa"/>
          <w:left w:w="15" w:type="dxa"/>
          <w:bottom w:w="15" w:type="dxa"/>
          <w:right w:w="15" w:type="dxa"/>
        </w:tblCellMar>
        <w:tblLook w:val="04A0" w:firstRow="1" w:lastRow="0" w:firstColumn="1" w:lastColumn="0" w:noHBand="0" w:noVBand="1"/>
      </w:tblPr>
      <w:tblGrid>
        <w:gridCol w:w="4835"/>
        <w:gridCol w:w="4675"/>
      </w:tblGrid>
      <w:tr w:rsidR="00C258C3" w:rsidRPr="00C258C3" w:rsidTr="00C258C3">
        <w:trPr>
          <w:trHeight w:val="315"/>
        </w:trPr>
        <w:tc>
          <w:tcPr>
            <w:tcW w:w="7241" w:type="dxa"/>
            <w:shd w:val="clear" w:color="auto" w:fill="008DD9"/>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FFFFFF"/>
                <w:sz w:val="24"/>
                <w:szCs w:val="24"/>
              </w:rPr>
            </w:pPr>
            <w:r w:rsidRPr="00C258C3">
              <w:rPr>
                <w:rFonts w:ascii="Arial" w:eastAsia="Times New Roman" w:hAnsi="Arial" w:cs="Arial"/>
                <w:b/>
                <w:bCs/>
                <w:color w:val="FFFFFF"/>
                <w:sz w:val="24"/>
                <w:szCs w:val="24"/>
              </w:rPr>
              <w:t>Asynchronous</w:t>
            </w:r>
          </w:p>
        </w:tc>
        <w:tc>
          <w:tcPr>
            <w:tcW w:w="7274" w:type="dxa"/>
            <w:shd w:val="clear" w:color="auto" w:fill="008DD9"/>
            <w:tcMar>
              <w:top w:w="75" w:type="dxa"/>
              <w:left w:w="75" w:type="dxa"/>
              <w:bottom w:w="75" w:type="dxa"/>
              <w:right w:w="75" w:type="dxa"/>
            </w:tcMar>
            <w:vAlign w:val="center"/>
            <w:hideMark/>
          </w:tcPr>
          <w:p w:rsidR="00C258C3" w:rsidRPr="00C258C3" w:rsidRDefault="00C258C3" w:rsidP="00C258C3">
            <w:pPr>
              <w:spacing w:after="0" w:line="240" w:lineRule="auto"/>
              <w:jc w:val="center"/>
              <w:rPr>
                <w:rFonts w:ascii="Arial" w:eastAsia="Times New Roman" w:hAnsi="Arial" w:cs="Arial"/>
                <w:color w:val="FFFFFF"/>
                <w:sz w:val="24"/>
                <w:szCs w:val="24"/>
              </w:rPr>
            </w:pPr>
            <w:r w:rsidRPr="00C258C3">
              <w:rPr>
                <w:rFonts w:ascii="Arial" w:eastAsia="Times New Roman" w:hAnsi="Arial" w:cs="Arial"/>
                <w:b/>
                <w:bCs/>
                <w:color w:val="FFFFFF"/>
                <w:sz w:val="24"/>
                <w:szCs w:val="24"/>
              </w:rPr>
              <w:t>Non-blocking</w:t>
            </w:r>
          </w:p>
        </w:tc>
      </w:tr>
      <w:tr w:rsidR="00C258C3" w:rsidRPr="00C258C3" w:rsidTr="00C258C3">
        <w:trPr>
          <w:trHeight w:val="315"/>
        </w:trPr>
        <w:tc>
          <w:tcPr>
            <w:tcW w:w="7241" w:type="dxa"/>
            <w:tcMar>
              <w:top w:w="75" w:type="dxa"/>
              <w:left w:w="75" w:type="dxa"/>
              <w:bottom w:w="75" w:type="dxa"/>
              <w:right w:w="75" w:type="dxa"/>
            </w:tcMar>
            <w:vAlign w:val="center"/>
            <w:hideMark/>
          </w:tcPr>
          <w:p w:rsidR="00C258C3" w:rsidRPr="00C258C3" w:rsidRDefault="00C258C3" w:rsidP="00C258C3">
            <w:pPr>
              <w:spacing w:after="0"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Asynchronous means not synchronous. Using these we can make asynchronous HTTP requests that do not wait for the server to respond. These functions continue to respond to the request for which it has already received the server response.</w:t>
            </w:r>
          </w:p>
        </w:tc>
        <w:tc>
          <w:tcPr>
            <w:tcW w:w="7274" w:type="dxa"/>
            <w:tcMar>
              <w:top w:w="75" w:type="dxa"/>
              <w:left w:w="75" w:type="dxa"/>
              <w:bottom w:w="75" w:type="dxa"/>
              <w:right w:w="75" w:type="dxa"/>
            </w:tcMar>
            <w:vAlign w:val="center"/>
            <w:hideMark/>
          </w:tcPr>
          <w:p w:rsidR="00C258C3" w:rsidRPr="00C258C3" w:rsidRDefault="00C258C3" w:rsidP="00C258C3">
            <w:pPr>
              <w:spacing w:after="0"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Non-blocking functions are used in regards with I/O operations. They immediately respond with whatever data is available and keeps on running as per the requests. In case, any answer couldn’t be retrieved then the API returns immediately with an error. </w:t>
            </w:r>
          </w:p>
        </w:tc>
      </w:tr>
    </w:tbl>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10. What is package.json?</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The </w:t>
      </w:r>
      <w:hyperlink r:id="rId56" w:anchor="json" w:tgtFrame="_blank" w:history="1">
        <w:r w:rsidRPr="00C258C3">
          <w:rPr>
            <w:rFonts w:ascii="Arial" w:eastAsia="Times New Roman" w:hAnsi="Arial" w:cs="Arial"/>
            <w:b/>
            <w:bCs/>
            <w:color w:val="007BFF"/>
            <w:sz w:val="24"/>
            <w:szCs w:val="24"/>
            <w:u w:val="single"/>
          </w:rPr>
          <w:t>package.json file</w:t>
        </w:r>
      </w:hyperlink>
      <w:r w:rsidRPr="00C258C3">
        <w:rPr>
          <w:rFonts w:ascii="Arial" w:eastAsia="Times New Roman" w:hAnsi="Arial" w:cs="Arial"/>
          <w:color w:val="4A4A4A"/>
          <w:sz w:val="24"/>
          <w:szCs w:val="24"/>
        </w:rPr>
        <w:t> in Node.js is the heart of the entire application. It is basically the manifest file that contains the metadata of the project where we define the properties of a package.</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noProof/>
          <w:color w:val="4A4A4A"/>
          <w:sz w:val="24"/>
          <w:szCs w:val="24"/>
        </w:rPr>
        <w:lastRenderedPageBreak/>
        <w:drawing>
          <wp:inline distT="0" distB="0" distL="0" distR="0" wp14:anchorId="06FF4F62" wp14:editId="0B95067F">
            <wp:extent cx="5610225" cy="4876800"/>
            <wp:effectExtent l="0" t="0" r="9525" b="0"/>
            <wp:docPr id="21" name="Picture 21" descr="package json - Node J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ackage json - Node JS Interview Questions - Edurek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10225" cy="4876800"/>
                    </a:xfrm>
                    <a:prstGeom prst="rect">
                      <a:avLst/>
                    </a:prstGeom>
                    <a:noFill/>
                    <a:ln>
                      <a:noFill/>
                    </a:ln>
                  </pic:spPr>
                </pic:pic>
              </a:graphicData>
            </a:graphic>
          </wp:inline>
        </w:drawing>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11. What do you understand by Event-driven programming?</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Event-driven programming is a programming approach that heavily makes use of events for triggering various functions. An event can be anything like a mouse click, key press, etc. When an event occurs, a call back function is executed that is already registered with the element. This approach mainly follows the publish-subscribe pattern. Because of </w:t>
      </w:r>
      <w:hyperlink r:id="rId58" w:anchor="events" w:tgtFrame="_blank" w:history="1">
        <w:r w:rsidRPr="00C258C3">
          <w:rPr>
            <w:rFonts w:ascii="Arial" w:eastAsia="Times New Roman" w:hAnsi="Arial" w:cs="Arial"/>
            <w:color w:val="007BFF"/>
            <w:sz w:val="24"/>
            <w:szCs w:val="24"/>
            <w:u w:val="single"/>
          </w:rPr>
          <w:t>event-driven programming</w:t>
        </w:r>
      </w:hyperlink>
      <w:r w:rsidRPr="00C258C3">
        <w:rPr>
          <w:rFonts w:ascii="Arial" w:eastAsia="Times New Roman" w:hAnsi="Arial" w:cs="Arial"/>
          <w:color w:val="4A4A4A"/>
          <w:sz w:val="24"/>
          <w:szCs w:val="24"/>
        </w:rPr>
        <w:t>, Node.js is faster when compared to other technologies.</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12. What is an </w:t>
      </w:r>
      <w:r w:rsidRPr="00C258C3">
        <w:rPr>
          <w:rFonts w:ascii="Arial" w:eastAsia="Times New Roman" w:hAnsi="Arial" w:cs="Arial"/>
          <w:b/>
          <w:bCs/>
          <w:i/>
          <w:iCs/>
          <w:color w:val="4A4A4A"/>
          <w:sz w:val="27"/>
          <w:szCs w:val="27"/>
        </w:rPr>
        <w:t>Event loop</w:t>
      </w:r>
      <w:r w:rsidRPr="00C258C3">
        <w:rPr>
          <w:rFonts w:ascii="Arial" w:eastAsia="Times New Roman" w:hAnsi="Arial" w:cs="Arial"/>
          <w:b/>
          <w:bCs/>
          <w:color w:val="4A4A4A"/>
          <w:sz w:val="27"/>
          <w:szCs w:val="27"/>
        </w:rPr>
        <w:t> in Node.js and how does it work?</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 xml:space="preserve">An event loop in Node.js handles all the asynchronous callbacks in an application. It is one of the most important aspects of Node.js and the reason behind Node.js have non-blocking I/O. Since Node.js is an event-driven language, you can easily attach a listener to an event and then when the event occurs the callback will be executed by the specific listener. Whenever functions like setTimeout, http.get, and fs.readFile are called, Node.js executed the event loop and then proceeds with the further code without </w:t>
      </w:r>
      <w:r w:rsidRPr="00C258C3">
        <w:rPr>
          <w:rFonts w:ascii="Arial" w:eastAsia="Times New Roman" w:hAnsi="Arial" w:cs="Arial"/>
          <w:color w:val="4A4A4A"/>
          <w:sz w:val="24"/>
          <w:szCs w:val="24"/>
        </w:rPr>
        <w:lastRenderedPageBreak/>
        <w:t>waiting for the output. Once the entire operation is finished, Node.js receives the output and then executes the callback function. This is why all the callback functions are placed in a queue in a loop. Once the response is received, they are executed one by one.</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noProof/>
          <w:color w:val="4A4A4A"/>
          <w:sz w:val="24"/>
          <w:szCs w:val="24"/>
        </w:rPr>
        <w:drawing>
          <wp:inline distT="0" distB="0" distL="0" distR="0" wp14:anchorId="6F26E9D6" wp14:editId="42E59D52">
            <wp:extent cx="6734175" cy="3124200"/>
            <wp:effectExtent l="0" t="0" r="9525" b="0"/>
            <wp:docPr id="22" name="Picture 22" descr="Thread Model - Node.j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read Model - Node.js Interview Questions - Edurek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734175" cy="3124200"/>
                    </a:xfrm>
                    <a:prstGeom prst="rect">
                      <a:avLst/>
                    </a:prstGeom>
                    <a:noFill/>
                    <a:ln>
                      <a:noFill/>
                    </a:ln>
                  </pic:spPr>
                </pic:pic>
              </a:graphicData>
            </a:graphic>
          </wp:inline>
        </w:drawing>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13. Explain  REPL in the context of Node.js.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REPL in Node.js stands for </w:t>
      </w:r>
      <w:r w:rsidRPr="00C258C3">
        <w:rPr>
          <w:rFonts w:ascii="Arial" w:eastAsia="Times New Roman" w:hAnsi="Arial" w:cs="Arial"/>
          <w:b/>
          <w:bCs/>
          <w:color w:val="4A4A4A"/>
          <w:sz w:val="24"/>
          <w:szCs w:val="24"/>
        </w:rPr>
        <w:t>R</w:t>
      </w:r>
      <w:r w:rsidRPr="00C258C3">
        <w:rPr>
          <w:rFonts w:ascii="Arial" w:eastAsia="Times New Roman" w:hAnsi="Arial" w:cs="Arial"/>
          <w:color w:val="4A4A4A"/>
          <w:sz w:val="24"/>
          <w:szCs w:val="24"/>
        </w:rPr>
        <w:t>ead, </w:t>
      </w:r>
      <w:r w:rsidRPr="00C258C3">
        <w:rPr>
          <w:rFonts w:ascii="Arial" w:eastAsia="Times New Roman" w:hAnsi="Arial" w:cs="Arial"/>
          <w:b/>
          <w:bCs/>
          <w:color w:val="4A4A4A"/>
          <w:sz w:val="24"/>
          <w:szCs w:val="24"/>
        </w:rPr>
        <w:t>E</w:t>
      </w:r>
      <w:r w:rsidRPr="00C258C3">
        <w:rPr>
          <w:rFonts w:ascii="Arial" w:eastAsia="Times New Roman" w:hAnsi="Arial" w:cs="Arial"/>
          <w:color w:val="4A4A4A"/>
          <w:sz w:val="24"/>
          <w:szCs w:val="24"/>
        </w:rPr>
        <w:t>val, </w:t>
      </w:r>
      <w:r w:rsidRPr="00C258C3">
        <w:rPr>
          <w:rFonts w:ascii="Arial" w:eastAsia="Times New Roman" w:hAnsi="Arial" w:cs="Arial"/>
          <w:b/>
          <w:bCs/>
          <w:color w:val="4A4A4A"/>
          <w:sz w:val="24"/>
          <w:szCs w:val="24"/>
        </w:rPr>
        <w:t>P</w:t>
      </w:r>
      <w:r w:rsidRPr="00C258C3">
        <w:rPr>
          <w:rFonts w:ascii="Arial" w:eastAsia="Times New Roman" w:hAnsi="Arial" w:cs="Arial"/>
          <w:color w:val="4A4A4A"/>
          <w:sz w:val="24"/>
          <w:szCs w:val="24"/>
        </w:rPr>
        <w:t>rint, and </w:t>
      </w:r>
      <w:r w:rsidRPr="00C258C3">
        <w:rPr>
          <w:rFonts w:ascii="Arial" w:eastAsia="Times New Roman" w:hAnsi="Arial" w:cs="Arial"/>
          <w:b/>
          <w:bCs/>
          <w:color w:val="4A4A4A"/>
          <w:sz w:val="24"/>
          <w:szCs w:val="24"/>
        </w:rPr>
        <w:t>L</w:t>
      </w:r>
      <w:r w:rsidRPr="00C258C3">
        <w:rPr>
          <w:rFonts w:ascii="Arial" w:eastAsia="Times New Roman" w:hAnsi="Arial" w:cs="Arial"/>
          <w:color w:val="4A4A4A"/>
          <w:sz w:val="24"/>
          <w:szCs w:val="24"/>
        </w:rPr>
        <w:t>oop. It represents a computer environment such as a window console or Unix/Linux shell where any command can be entered and then the system can respond with an output. Node.js comes bundled with a REPL environment by default. REPL can perform the below-listed tasks:</w:t>
      </w:r>
    </w:p>
    <w:p w:rsidR="00C258C3" w:rsidRPr="00C258C3" w:rsidRDefault="00C258C3" w:rsidP="00C258C3">
      <w:pPr>
        <w:spacing w:after="0" w:line="240" w:lineRule="auto"/>
        <w:rPr>
          <w:rFonts w:ascii="Times New Roman" w:eastAsia="Times New Roman" w:hAnsi="Times New Roman" w:cs="Times New Roman"/>
          <w:color w:val="007BFF"/>
          <w:sz w:val="24"/>
          <w:szCs w:val="24"/>
        </w:rPr>
      </w:pPr>
      <w:r w:rsidRPr="00C258C3">
        <w:rPr>
          <w:rFonts w:ascii="Times New Roman" w:eastAsia="Times New Roman" w:hAnsi="Times New Roman" w:cs="Times New Roman"/>
          <w:sz w:val="24"/>
          <w:szCs w:val="24"/>
        </w:rPr>
        <w:fldChar w:fldCharType="begin"/>
      </w:r>
      <w:r w:rsidRPr="00C258C3">
        <w:rPr>
          <w:rFonts w:ascii="Times New Roman" w:eastAsia="Times New Roman" w:hAnsi="Times New Roman" w:cs="Times New Roman"/>
          <w:sz w:val="24"/>
          <w:szCs w:val="24"/>
        </w:rPr>
        <w:instrText xml:space="preserve"> HYPERLINK "https://www.edureka.co/nodejs-certification-training" \t "_blank" </w:instrText>
      </w:r>
      <w:r w:rsidRPr="00C258C3">
        <w:rPr>
          <w:rFonts w:ascii="Times New Roman" w:eastAsia="Times New Roman" w:hAnsi="Times New Roman" w:cs="Times New Roman"/>
          <w:sz w:val="24"/>
          <w:szCs w:val="24"/>
        </w:rPr>
        <w:fldChar w:fldCharType="separate"/>
      </w:r>
    </w:p>
    <w:p w:rsidR="00C258C3" w:rsidRPr="00C258C3" w:rsidRDefault="00C258C3" w:rsidP="00C258C3">
      <w:pPr>
        <w:spacing w:after="0" w:line="240" w:lineRule="auto"/>
        <w:rPr>
          <w:rFonts w:ascii="Times New Roman" w:eastAsia="Times New Roman" w:hAnsi="Times New Roman" w:cs="Times New Roman"/>
          <w:color w:val="FFFFFF"/>
          <w:sz w:val="24"/>
          <w:szCs w:val="24"/>
        </w:rPr>
      </w:pPr>
      <w:r w:rsidRPr="00C258C3">
        <w:rPr>
          <w:rFonts w:ascii="Arial" w:eastAsia="Times New Roman" w:hAnsi="Arial" w:cs="Arial"/>
          <w:noProof/>
          <w:color w:val="FFFFFF"/>
          <w:sz w:val="24"/>
          <w:szCs w:val="24"/>
        </w:rPr>
        <w:drawing>
          <wp:inline distT="0" distB="0" distL="0" distR="0" wp14:anchorId="7DD11FE3" wp14:editId="5AC14425">
            <wp:extent cx="1981200" cy="1438275"/>
            <wp:effectExtent l="0" t="0" r="0" b="9525"/>
            <wp:docPr id="23" name="Picture 23" descr="Course Curriculum">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urse Curriculum">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81200" cy="1438275"/>
                    </a:xfrm>
                    <a:prstGeom prst="rect">
                      <a:avLst/>
                    </a:prstGeom>
                    <a:noFill/>
                    <a:ln>
                      <a:noFill/>
                    </a:ln>
                  </pic:spPr>
                </pic:pic>
              </a:graphicData>
            </a:graphic>
          </wp:inline>
        </w:drawing>
      </w:r>
    </w:p>
    <w:p w:rsidR="00C258C3" w:rsidRPr="00C258C3" w:rsidRDefault="00C258C3" w:rsidP="00C258C3">
      <w:pPr>
        <w:spacing w:after="100" w:afterAutospacing="1" w:line="240" w:lineRule="auto"/>
        <w:outlineLvl w:val="2"/>
        <w:rPr>
          <w:rFonts w:ascii="inherit" w:eastAsia="Times New Roman" w:hAnsi="inherit" w:cs="Arial"/>
          <w:b/>
          <w:bCs/>
          <w:color w:val="FFFFFF"/>
          <w:sz w:val="27"/>
          <w:szCs w:val="27"/>
        </w:rPr>
      </w:pPr>
      <w:r w:rsidRPr="00C258C3">
        <w:rPr>
          <w:rFonts w:ascii="inherit" w:eastAsia="Times New Roman" w:hAnsi="inherit" w:cs="Arial"/>
          <w:b/>
          <w:bCs/>
          <w:color w:val="FFFFFF"/>
          <w:sz w:val="27"/>
          <w:szCs w:val="27"/>
        </w:rPr>
        <w:t>Node.js Certification Training</w:t>
      </w:r>
    </w:p>
    <w:p w:rsidR="00C258C3" w:rsidRPr="00C258C3" w:rsidRDefault="00C258C3" w:rsidP="00C258C3">
      <w:pPr>
        <w:spacing w:after="0" w:line="240" w:lineRule="auto"/>
        <w:rPr>
          <w:rFonts w:ascii="Arial" w:eastAsia="Times New Roman" w:hAnsi="Arial" w:cs="Arial"/>
          <w:color w:val="FFFFFF"/>
          <w:sz w:val="24"/>
          <w:szCs w:val="24"/>
        </w:rPr>
      </w:pPr>
      <w:r w:rsidRPr="00C258C3">
        <w:rPr>
          <w:rFonts w:ascii="Arial" w:eastAsia="Times New Roman" w:hAnsi="Arial" w:cs="Arial"/>
          <w:color w:val="FFFFFF"/>
          <w:sz w:val="24"/>
          <w:szCs w:val="24"/>
        </w:rPr>
        <w:t>Explore Curriculum</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fldChar w:fldCharType="end"/>
      </w:r>
    </w:p>
    <w:p w:rsidR="00C258C3" w:rsidRPr="00C258C3" w:rsidRDefault="00C258C3" w:rsidP="00C258C3">
      <w:pPr>
        <w:numPr>
          <w:ilvl w:val="0"/>
          <w:numId w:val="48"/>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b/>
          <w:bCs/>
          <w:color w:val="4A4A4A"/>
          <w:sz w:val="24"/>
          <w:szCs w:val="24"/>
        </w:rPr>
        <w:lastRenderedPageBreak/>
        <w:t>Read:</w:t>
      </w:r>
      <w:r w:rsidRPr="00C258C3">
        <w:rPr>
          <w:rFonts w:ascii="Arial" w:eastAsia="Times New Roman" w:hAnsi="Arial" w:cs="Arial"/>
          <w:color w:val="4A4A4A"/>
          <w:sz w:val="24"/>
          <w:szCs w:val="24"/>
        </w:rPr>
        <w:t> Reads the user’s input, parses it into JavaScript data-structure and then stores it in the memory.</w:t>
      </w:r>
    </w:p>
    <w:p w:rsidR="00C258C3" w:rsidRPr="00C258C3" w:rsidRDefault="00C258C3" w:rsidP="00C258C3">
      <w:pPr>
        <w:numPr>
          <w:ilvl w:val="0"/>
          <w:numId w:val="48"/>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b/>
          <w:bCs/>
          <w:color w:val="4A4A4A"/>
          <w:sz w:val="24"/>
          <w:szCs w:val="24"/>
        </w:rPr>
        <w:t>Eval:</w:t>
      </w:r>
      <w:r w:rsidRPr="00C258C3">
        <w:rPr>
          <w:rFonts w:ascii="Arial" w:eastAsia="Times New Roman" w:hAnsi="Arial" w:cs="Arial"/>
          <w:color w:val="4A4A4A"/>
          <w:sz w:val="24"/>
          <w:szCs w:val="24"/>
        </w:rPr>
        <w:t> Receives and evaluates the data structure.</w:t>
      </w:r>
    </w:p>
    <w:p w:rsidR="00C258C3" w:rsidRPr="00C258C3" w:rsidRDefault="00C258C3" w:rsidP="00C258C3">
      <w:pPr>
        <w:numPr>
          <w:ilvl w:val="0"/>
          <w:numId w:val="48"/>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b/>
          <w:bCs/>
          <w:color w:val="4A4A4A"/>
          <w:sz w:val="24"/>
          <w:szCs w:val="24"/>
        </w:rPr>
        <w:t>Print: </w:t>
      </w:r>
      <w:r w:rsidRPr="00C258C3">
        <w:rPr>
          <w:rFonts w:ascii="Arial" w:eastAsia="Times New Roman" w:hAnsi="Arial" w:cs="Arial"/>
          <w:color w:val="4A4A4A"/>
          <w:sz w:val="24"/>
          <w:szCs w:val="24"/>
        </w:rPr>
        <w:t>Prints the final result.</w:t>
      </w:r>
    </w:p>
    <w:p w:rsidR="00C258C3" w:rsidRPr="00C258C3" w:rsidRDefault="00C258C3" w:rsidP="00C258C3">
      <w:pPr>
        <w:numPr>
          <w:ilvl w:val="0"/>
          <w:numId w:val="48"/>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b/>
          <w:bCs/>
          <w:color w:val="4A4A4A"/>
          <w:sz w:val="24"/>
          <w:szCs w:val="24"/>
        </w:rPr>
        <w:t>Loop:</w:t>
      </w:r>
      <w:r w:rsidRPr="00C258C3">
        <w:rPr>
          <w:rFonts w:ascii="Arial" w:eastAsia="Times New Roman" w:hAnsi="Arial" w:cs="Arial"/>
          <w:color w:val="4A4A4A"/>
          <w:sz w:val="24"/>
          <w:szCs w:val="24"/>
        </w:rPr>
        <w:t> Loops the provided command until </w:t>
      </w:r>
      <w:r w:rsidRPr="00C258C3">
        <w:rPr>
          <w:rFonts w:ascii="Arial" w:eastAsia="Times New Roman" w:hAnsi="Arial" w:cs="Arial"/>
          <w:i/>
          <w:iCs/>
          <w:color w:val="4A4A4A"/>
          <w:sz w:val="24"/>
          <w:szCs w:val="24"/>
        </w:rPr>
        <w:t>CTRL+C</w:t>
      </w:r>
      <w:r w:rsidRPr="00C258C3">
        <w:rPr>
          <w:rFonts w:ascii="Arial" w:eastAsia="Times New Roman" w:hAnsi="Arial" w:cs="Arial"/>
          <w:color w:val="4A4A4A"/>
          <w:sz w:val="24"/>
          <w:szCs w:val="24"/>
        </w:rPr>
        <w:t> is pressed twice.</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14. List down the tasks which should be done asynchronously using the event loop?</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Below is the list of the tasks which must be done asynchronously using the event loop:</w:t>
      </w:r>
    </w:p>
    <w:p w:rsidR="00C258C3" w:rsidRPr="00C258C3" w:rsidRDefault="00C258C3" w:rsidP="00C258C3">
      <w:pPr>
        <w:numPr>
          <w:ilvl w:val="0"/>
          <w:numId w:val="49"/>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 I/O operations</w:t>
      </w:r>
    </w:p>
    <w:p w:rsidR="00C258C3" w:rsidRPr="00C258C3" w:rsidRDefault="00C258C3" w:rsidP="00C258C3">
      <w:pPr>
        <w:numPr>
          <w:ilvl w:val="0"/>
          <w:numId w:val="49"/>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Heavy computation</w:t>
      </w:r>
    </w:p>
    <w:p w:rsidR="00C258C3" w:rsidRPr="00C258C3" w:rsidRDefault="00C258C3" w:rsidP="00C258C3">
      <w:pPr>
        <w:numPr>
          <w:ilvl w:val="0"/>
          <w:numId w:val="49"/>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Anything requiring blocking</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15. List down the steps using which “Control Flow” controls the function calls in Node.js?</w:t>
      </w:r>
      <w:bookmarkStart w:id="638" w:name="moderatelevel"/>
      <w:bookmarkEnd w:id="638"/>
    </w:p>
    <w:p w:rsidR="00C258C3" w:rsidRPr="00C258C3" w:rsidRDefault="00C258C3" w:rsidP="00C258C3">
      <w:pPr>
        <w:numPr>
          <w:ilvl w:val="0"/>
          <w:numId w:val="50"/>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Control the order of execution</w:t>
      </w:r>
    </w:p>
    <w:p w:rsidR="00C258C3" w:rsidRPr="00C258C3" w:rsidRDefault="00C258C3" w:rsidP="00C258C3">
      <w:pPr>
        <w:numPr>
          <w:ilvl w:val="0"/>
          <w:numId w:val="50"/>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Collect data</w:t>
      </w:r>
    </w:p>
    <w:p w:rsidR="00C258C3" w:rsidRPr="00C258C3" w:rsidRDefault="00C258C3" w:rsidP="00C258C3">
      <w:pPr>
        <w:numPr>
          <w:ilvl w:val="0"/>
          <w:numId w:val="50"/>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Limit concurrency</w:t>
      </w:r>
    </w:p>
    <w:p w:rsidR="00C258C3" w:rsidRPr="00C258C3" w:rsidRDefault="00C258C3" w:rsidP="00C258C3">
      <w:pPr>
        <w:numPr>
          <w:ilvl w:val="0"/>
          <w:numId w:val="50"/>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Call the next step in the program</w:t>
      </w:r>
    </w:p>
    <w:p w:rsidR="00C258C3" w:rsidRPr="00C258C3" w:rsidRDefault="00C258C3" w:rsidP="00C258C3">
      <w:pPr>
        <w:spacing w:after="100" w:afterAutospacing="1" w:line="240" w:lineRule="auto"/>
        <w:jc w:val="center"/>
        <w:outlineLvl w:val="1"/>
        <w:rPr>
          <w:rFonts w:ascii="Arial" w:eastAsia="Times New Roman" w:hAnsi="Arial" w:cs="Arial"/>
          <w:color w:val="4A4A4A"/>
          <w:sz w:val="36"/>
          <w:szCs w:val="36"/>
        </w:rPr>
      </w:pPr>
      <w:r w:rsidRPr="00C258C3">
        <w:rPr>
          <w:rFonts w:ascii="Arial" w:eastAsia="Times New Roman" w:hAnsi="Arial" w:cs="Arial"/>
          <w:b/>
          <w:bCs/>
          <w:color w:val="4A4A4A"/>
          <w:sz w:val="36"/>
          <w:szCs w:val="36"/>
        </w:rPr>
        <w:t>Node.js Interview Questions – Moderate Level</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16. What do you understand by a test pyramid?</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A test pyramid basically is a diagram that describes the ratio of how many unit tests, integration tests, and end-to-end test are required to be written for the successful development of the project.</w:t>
      </w:r>
      <w:r w:rsidRPr="00C258C3">
        <w:rPr>
          <w:rFonts w:ascii="Arial" w:eastAsia="Times New Roman" w:hAnsi="Arial" w:cs="Arial"/>
          <w:noProof/>
          <w:color w:val="4A4A4A"/>
          <w:sz w:val="24"/>
          <w:szCs w:val="24"/>
        </w:rPr>
        <w:drawing>
          <wp:inline distT="0" distB="0" distL="0" distR="0" wp14:anchorId="55BC0B77" wp14:editId="2A10C573">
            <wp:extent cx="2905125" cy="2162175"/>
            <wp:effectExtent l="0" t="0" r="9525" b="9525"/>
            <wp:docPr id="24" name="Picture 24" descr="test pyramid - NodeJ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est pyramid - NodeJS Interview Questions - Edureka"/>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05125" cy="2162175"/>
                    </a:xfrm>
                    <a:prstGeom prst="rect">
                      <a:avLst/>
                    </a:prstGeom>
                    <a:noFill/>
                    <a:ln>
                      <a:noFill/>
                    </a:ln>
                  </pic:spPr>
                </pic:pic>
              </a:graphicData>
            </a:graphic>
          </wp:inline>
        </w:drawing>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17. What is an error-first callback in Node.js?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lastRenderedPageBreak/>
        <w:t>Error-first callbacks in Node.js are used to pass errors and data. The very first parameter you need to pass to these functions has to be an error object while the other parameters represent the associated data. Thus you can pass the error object for checking if anything is wrong and handle it. In case there is no issue, you can just go ahead and with the subsequent arguments.</w:t>
      </w:r>
    </w:p>
    <w:tbl>
      <w:tblPr>
        <w:tblW w:w="11175" w:type="dxa"/>
        <w:tblCellMar>
          <w:left w:w="0" w:type="dxa"/>
          <w:right w:w="0" w:type="dxa"/>
        </w:tblCellMar>
        <w:tblLook w:val="04A0" w:firstRow="1" w:lastRow="0" w:firstColumn="1" w:lastColumn="0" w:noHBand="0" w:noVBand="1"/>
      </w:tblPr>
      <w:tblGrid>
        <w:gridCol w:w="540"/>
        <w:gridCol w:w="10635"/>
      </w:tblGrid>
      <w:tr w:rsidR="00C258C3" w:rsidRPr="00C258C3" w:rsidTr="00C258C3">
        <w:tc>
          <w:tcPr>
            <w:tcW w:w="0" w:type="auto"/>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1</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2</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3</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4</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5</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6</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7</w:t>
            </w:r>
          </w:p>
        </w:tc>
        <w:tc>
          <w:tcPr>
            <w:tcW w:w="10635" w:type="dxa"/>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var myPost = new</w:t>
            </w:r>
            <w:r w:rsidRPr="00C258C3">
              <w:rPr>
                <w:rFonts w:ascii="Times New Roman" w:eastAsia="Times New Roman" w:hAnsi="Times New Roman" w:cs="Times New Roman"/>
                <w:color w:val="FFFFFF"/>
                <w:sz w:val="24"/>
                <w:szCs w:val="24"/>
              </w:rPr>
              <w:t xml:space="preserve"> </w:t>
            </w:r>
            <w:r w:rsidRPr="00C258C3">
              <w:rPr>
                <w:rFonts w:ascii="Courier New" w:eastAsia="Times New Roman" w:hAnsi="Courier New" w:cs="Courier New"/>
                <w:color w:val="FFFFFF"/>
                <w:sz w:val="20"/>
                <w:szCs w:val="20"/>
              </w:rPr>
              <w:t>Post({title: 'edureka'});</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myPost.save(function(err,myInstance){</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if(err){</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//handle error and return</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//go ahead with `myInstance`</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w:t>
            </w:r>
          </w:p>
        </w:tc>
      </w:tr>
    </w:tbl>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18. Explain the purpose of module.exports?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A module in Node.js is used to encapsulate all the related codes into a single unit of code which can be interpreted by shifting all related functions into a single file. For example, suppose you have a file called greet.js that contains the two functions as shown below:</w:t>
      </w:r>
    </w:p>
    <w:tbl>
      <w:tblPr>
        <w:tblW w:w="11175" w:type="dxa"/>
        <w:tblCellMar>
          <w:left w:w="0" w:type="dxa"/>
          <w:right w:w="0" w:type="dxa"/>
        </w:tblCellMar>
        <w:tblLook w:val="04A0" w:firstRow="1" w:lastRow="0" w:firstColumn="1" w:lastColumn="0" w:noHBand="0" w:noVBand="1"/>
      </w:tblPr>
      <w:tblGrid>
        <w:gridCol w:w="540"/>
        <w:gridCol w:w="10635"/>
      </w:tblGrid>
      <w:tr w:rsidR="00C258C3" w:rsidRPr="00C258C3" w:rsidTr="00C258C3">
        <w:tc>
          <w:tcPr>
            <w:tcW w:w="0" w:type="auto"/>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1</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2</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3</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4</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5</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6</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7</w:t>
            </w:r>
          </w:p>
        </w:tc>
        <w:tc>
          <w:tcPr>
            <w:tcW w:w="10635" w:type="dxa"/>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module.exports = {</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greetInHindi: function(){</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return</w:t>
            </w:r>
            <w:r w:rsidRPr="00C258C3">
              <w:rPr>
                <w:rFonts w:ascii="Times New Roman" w:eastAsia="Times New Roman" w:hAnsi="Times New Roman" w:cs="Times New Roman"/>
                <w:color w:val="FFFFFF"/>
                <w:sz w:val="24"/>
                <w:szCs w:val="24"/>
              </w:rPr>
              <w:t xml:space="preserve"> </w:t>
            </w:r>
            <w:r w:rsidRPr="00C258C3">
              <w:rPr>
                <w:rFonts w:ascii="Courier New" w:eastAsia="Times New Roman" w:hAnsi="Courier New" w:cs="Courier New"/>
                <w:color w:val="FFFFFF"/>
                <w:sz w:val="20"/>
                <w:szCs w:val="20"/>
              </w:rPr>
              <w:t>"NAMASTE";</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greetInKorean: function(){</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return</w:t>
            </w:r>
            <w:r w:rsidRPr="00C258C3">
              <w:rPr>
                <w:rFonts w:ascii="Times New Roman" w:eastAsia="Times New Roman" w:hAnsi="Times New Roman" w:cs="Times New Roman"/>
                <w:color w:val="FFFFFF"/>
                <w:sz w:val="24"/>
                <w:szCs w:val="24"/>
              </w:rPr>
              <w:t xml:space="preserve"> </w:t>
            </w:r>
            <w:r w:rsidRPr="00C258C3">
              <w:rPr>
                <w:rFonts w:ascii="Courier New" w:eastAsia="Times New Roman" w:hAnsi="Courier New" w:cs="Courier New"/>
                <w:color w:val="FFFFFF"/>
                <w:sz w:val="20"/>
                <w:szCs w:val="20"/>
              </w:rPr>
              <w:t>"ANNYEONGHASEYO";</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w:t>
            </w:r>
          </w:p>
        </w:tc>
      </w:tr>
    </w:tbl>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As you can see module.exports provide two functions which can be imported in another file using below code:</w:t>
      </w:r>
    </w:p>
    <w:tbl>
      <w:tblPr>
        <w:tblW w:w="11175" w:type="dxa"/>
        <w:tblCellMar>
          <w:left w:w="0" w:type="dxa"/>
          <w:right w:w="0" w:type="dxa"/>
        </w:tblCellMar>
        <w:tblLook w:val="04A0" w:firstRow="1" w:lastRow="0" w:firstColumn="1" w:lastColumn="0" w:noHBand="0" w:noVBand="1"/>
      </w:tblPr>
      <w:tblGrid>
        <w:gridCol w:w="540"/>
        <w:gridCol w:w="10635"/>
      </w:tblGrid>
      <w:tr w:rsidR="00C258C3" w:rsidRPr="00C258C3" w:rsidTr="00C258C3">
        <w:tc>
          <w:tcPr>
            <w:tcW w:w="0" w:type="auto"/>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1</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2</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3</w:t>
            </w:r>
          </w:p>
        </w:tc>
        <w:tc>
          <w:tcPr>
            <w:tcW w:w="10635" w:type="dxa"/>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var eduGreets = require ("./greet.js");</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eduGreets.greetInHindi() //NAMASTE</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eduGreets.greetInKorean() //ANNYEONGHASEYO</w:t>
            </w:r>
          </w:p>
        </w:tc>
      </w:tr>
    </w:tbl>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19. What do you understand by Reactor Pattern in Node.js?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b/>
          <w:bCs/>
          <w:color w:val="4A4A4A"/>
          <w:sz w:val="24"/>
          <w:szCs w:val="24"/>
        </w:rPr>
        <w:t>Reactor Pattern</w:t>
      </w:r>
      <w:r w:rsidRPr="00C258C3">
        <w:rPr>
          <w:rFonts w:ascii="Arial" w:eastAsia="Times New Roman" w:hAnsi="Arial" w:cs="Arial"/>
          <w:color w:val="4A4A4A"/>
          <w:sz w:val="24"/>
          <w:szCs w:val="24"/>
        </w:rPr>
        <w:t> in Node.js is basically a concept of non-blocking I/O operations. This pattern provides a handler that is associated with each I/O operation and as soon as an I/O request is generated, it is then submitted to a </w:t>
      </w:r>
      <w:r w:rsidRPr="00C258C3">
        <w:rPr>
          <w:rFonts w:ascii="Arial" w:eastAsia="Times New Roman" w:hAnsi="Arial" w:cs="Arial"/>
          <w:i/>
          <w:iCs/>
          <w:color w:val="4A4A4A"/>
          <w:sz w:val="24"/>
          <w:szCs w:val="24"/>
        </w:rPr>
        <w:t>demultiplexer</w:t>
      </w:r>
      <w:r w:rsidRPr="00C258C3">
        <w:rPr>
          <w:rFonts w:ascii="Arial" w:eastAsia="Times New Roman" w:hAnsi="Arial" w:cs="Arial"/>
          <w:color w:val="4A4A4A"/>
          <w:sz w:val="24"/>
          <w:szCs w:val="24"/>
        </w:rPr>
        <w:t>. This demultiplexer is a notification interface which is capable of handling concurrency in non-blocking I/O mode. It also helps in collecting each and every request in the form of an event and then place each event in a queue. Thus resulting in the generation of the Event Queue. Simultaneously, we have our event loop which iterates the events present in the Event Queue.</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20. What’s the difference between ‘front-end’ and ‘back-end’ development?</w:t>
      </w:r>
    </w:p>
    <w:tbl>
      <w:tblPr>
        <w:tblW w:w="5000" w:type="pct"/>
        <w:tblCellMar>
          <w:top w:w="15" w:type="dxa"/>
          <w:left w:w="15" w:type="dxa"/>
          <w:bottom w:w="15" w:type="dxa"/>
          <w:right w:w="15" w:type="dxa"/>
        </w:tblCellMar>
        <w:tblLook w:val="04A0" w:firstRow="1" w:lastRow="0" w:firstColumn="1" w:lastColumn="0" w:noHBand="0" w:noVBand="1"/>
      </w:tblPr>
      <w:tblGrid>
        <w:gridCol w:w="4667"/>
        <w:gridCol w:w="4783"/>
      </w:tblGrid>
      <w:tr w:rsidR="00C258C3" w:rsidRPr="00C258C3" w:rsidTr="00C258C3">
        <w:trPr>
          <w:trHeight w:val="315"/>
        </w:trPr>
        <w:tc>
          <w:tcPr>
            <w:tcW w:w="7224" w:type="dxa"/>
            <w:shd w:val="clear" w:color="auto" w:fill="008DD9"/>
            <w:tcMar>
              <w:top w:w="15" w:type="dxa"/>
              <w:left w:w="75" w:type="dxa"/>
              <w:bottom w:w="15" w:type="dxa"/>
              <w:right w:w="15" w:type="dxa"/>
            </w:tcMar>
            <w:vAlign w:val="center"/>
            <w:hideMark/>
          </w:tcPr>
          <w:p w:rsidR="00C258C3" w:rsidRPr="00C258C3" w:rsidRDefault="00C258C3" w:rsidP="00C258C3">
            <w:pPr>
              <w:spacing w:after="0" w:line="240" w:lineRule="auto"/>
              <w:jc w:val="center"/>
              <w:rPr>
                <w:rFonts w:ascii="Arial" w:eastAsia="Times New Roman" w:hAnsi="Arial" w:cs="Arial"/>
                <w:color w:val="FFFFFF"/>
                <w:sz w:val="24"/>
                <w:szCs w:val="24"/>
              </w:rPr>
            </w:pPr>
            <w:r w:rsidRPr="00C258C3">
              <w:rPr>
                <w:rFonts w:ascii="Arial" w:eastAsia="Times New Roman" w:hAnsi="Arial" w:cs="Arial"/>
                <w:b/>
                <w:bCs/>
                <w:color w:val="FFFFFF"/>
                <w:sz w:val="24"/>
                <w:szCs w:val="24"/>
              </w:rPr>
              <w:lastRenderedPageBreak/>
              <w:t>Front-end Development</w:t>
            </w:r>
          </w:p>
        </w:tc>
        <w:tc>
          <w:tcPr>
            <w:tcW w:w="7274" w:type="dxa"/>
            <w:shd w:val="clear" w:color="auto" w:fill="008DD9"/>
            <w:tcMar>
              <w:top w:w="15" w:type="dxa"/>
              <w:left w:w="75" w:type="dxa"/>
              <w:bottom w:w="15" w:type="dxa"/>
              <w:right w:w="15" w:type="dxa"/>
            </w:tcMar>
            <w:vAlign w:val="center"/>
            <w:hideMark/>
          </w:tcPr>
          <w:p w:rsidR="00C258C3" w:rsidRPr="00C258C3" w:rsidRDefault="00C258C3" w:rsidP="00C258C3">
            <w:pPr>
              <w:spacing w:after="0" w:line="240" w:lineRule="auto"/>
              <w:jc w:val="center"/>
              <w:rPr>
                <w:rFonts w:ascii="Arial" w:eastAsia="Times New Roman" w:hAnsi="Arial" w:cs="Arial"/>
                <w:color w:val="FFFFFF"/>
                <w:sz w:val="24"/>
                <w:szCs w:val="24"/>
              </w:rPr>
            </w:pPr>
            <w:r w:rsidRPr="00C258C3">
              <w:rPr>
                <w:rFonts w:ascii="Arial" w:eastAsia="Times New Roman" w:hAnsi="Arial" w:cs="Arial"/>
                <w:b/>
                <w:bCs/>
                <w:color w:val="FFFFFF"/>
                <w:sz w:val="24"/>
                <w:szCs w:val="24"/>
              </w:rPr>
              <w:t>Back-end Development</w:t>
            </w:r>
          </w:p>
        </w:tc>
      </w:tr>
      <w:tr w:rsidR="00C258C3" w:rsidRPr="00C258C3" w:rsidTr="00C258C3">
        <w:trPr>
          <w:trHeight w:val="660"/>
        </w:trPr>
        <w:tc>
          <w:tcPr>
            <w:tcW w:w="7224"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1. Uses mark up and web languages like HTML, CSS, </w:t>
            </w:r>
            <w:hyperlink r:id="rId63" w:tgtFrame="_blank" w:history="1">
              <w:r w:rsidRPr="00C258C3">
                <w:rPr>
                  <w:rFonts w:ascii="Arial" w:eastAsia="Times New Roman" w:hAnsi="Arial" w:cs="Arial"/>
                  <w:color w:val="007BFF"/>
                  <w:sz w:val="24"/>
                  <w:szCs w:val="24"/>
                  <w:u w:val="single"/>
                </w:rPr>
                <w:t>JavaScript</w:t>
              </w:r>
            </w:hyperlink>
          </w:p>
        </w:tc>
        <w:tc>
          <w:tcPr>
            <w:tcW w:w="7274"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1. Uses programming and scripting languages like </w:t>
            </w:r>
            <w:hyperlink r:id="rId64" w:tgtFrame="_blank" w:history="1">
              <w:r w:rsidRPr="00C258C3">
                <w:rPr>
                  <w:rFonts w:ascii="Arial" w:eastAsia="Times New Roman" w:hAnsi="Arial" w:cs="Arial"/>
                  <w:color w:val="007BFF"/>
                  <w:sz w:val="24"/>
                  <w:szCs w:val="24"/>
                  <w:u w:val="single"/>
                </w:rPr>
                <w:t>Python</w:t>
              </w:r>
            </w:hyperlink>
            <w:r w:rsidRPr="00C258C3">
              <w:rPr>
                <w:rFonts w:ascii="Arial" w:eastAsia="Times New Roman" w:hAnsi="Arial" w:cs="Arial"/>
                <w:color w:val="4A4A4A"/>
                <w:sz w:val="24"/>
                <w:szCs w:val="24"/>
              </w:rPr>
              <w:t>, </w:t>
            </w:r>
            <w:hyperlink r:id="rId65" w:tgtFrame="_blank" w:history="1">
              <w:r w:rsidRPr="00C258C3">
                <w:rPr>
                  <w:rFonts w:ascii="Arial" w:eastAsia="Times New Roman" w:hAnsi="Arial" w:cs="Arial"/>
                  <w:color w:val="007BFF"/>
                  <w:sz w:val="24"/>
                  <w:szCs w:val="24"/>
                  <w:u w:val="single"/>
                </w:rPr>
                <w:t>Ruby</w:t>
              </w:r>
            </w:hyperlink>
            <w:r w:rsidRPr="00C258C3">
              <w:rPr>
                <w:rFonts w:ascii="Arial" w:eastAsia="Times New Roman" w:hAnsi="Arial" w:cs="Arial"/>
                <w:color w:val="4A4A4A"/>
                <w:sz w:val="24"/>
                <w:szCs w:val="24"/>
              </w:rPr>
              <w:t>, Perl, etc.</w:t>
            </w:r>
          </w:p>
        </w:tc>
      </w:tr>
      <w:tr w:rsidR="00C258C3" w:rsidRPr="00C258C3" w:rsidTr="00C258C3">
        <w:trPr>
          <w:trHeight w:val="330"/>
        </w:trPr>
        <w:tc>
          <w:tcPr>
            <w:tcW w:w="7224"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2. Based on asynchronous requests and AJAX</w:t>
            </w:r>
          </w:p>
        </w:tc>
        <w:tc>
          <w:tcPr>
            <w:tcW w:w="7274"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2. Based on Server Architecture</w:t>
            </w:r>
          </w:p>
        </w:tc>
      </w:tr>
      <w:tr w:rsidR="00C258C3" w:rsidRPr="00C258C3" w:rsidTr="00C258C3">
        <w:trPr>
          <w:trHeight w:val="330"/>
        </w:trPr>
        <w:tc>
          <w:tcPr>
            <w:tcW w:w="7224"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3. Better Accessibility</w:t>
            </w:r>
          </w:p>
        </w:tc>
        <w:tc>
          <w:tcPr>
            <w:tcW w:w="7274"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3. Enhanced Security</w:t>
            </w:r>
          </w:p>
        </w:tc>
      </w:tr>
      <w:tr w:rsidR="00C258C3" w:rsidRPr="00C258C3" w:rsidTr="00C258C3">
        <w:trPr>
          <w:trHeight w:val="330"/>
        </w:trPr>
        <w:tc>
          <w:tcPr>
            <w:tcW w:w="7224"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4. Used for SEO</w:t>
            </w:r>
          </w:p>
        </w:tc>
        <w:tc>
          <w:tcPr>
            <w:tcW w:w="7274" w:type="dxa"/>
            <w:tcMar>
              <w:top w:w="75" w:type="dxa"/>
              <w:left w:w="75" w:type="dxa"/>
              <w:bottom w:w="75" w:type="dxa"/>
              <w:right w:w="75" w:type="dxa"/>
            </w:tcMar>
            <w:vAlign w:val="center"/>
            <w:hideMark/>
          </w:tcPr>
          <w:p w:rsidR="00C258C3" w:rsidRPr="00C258C3" w:rsidRDefault="00C258C3" w:rsidP="00C258C3">
            <w:pPr>
              <w:spacing w:after="0" w:line="240" w:lineRule="auto"/>
              <w:rPr>
                <w:rFonts w:ascii="Arial" w:eastAsia="Times New Roman" w:hAnsi="Arial" w:cs="Arial"/>
                <w:color w:val="4A4A4A"/>
                <w:sz w:val="24"/>
                <w:szCs w:val="24"/>
              </w:rPr>
            </w:pPr>
            <w:r w:rsidRPr="00C258C3">
              <w:rPr>
                <w:rFonts w:ascii="Arial" w:eastAsia="Times New Roman" w:hAnsi="Arial" w:cs="Arial"/>
                <w:color w:val="4A4A4A"/>
                <w:sz w:val="24"/>
                <w:szCs w:val="24"/>
              </w:rPr>
              <w:t>4. Used for Backup</w:t>
            </w:r>
          </w:p>
        </w:tc>
      </w:tr>
    </w:tbl>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21. What are LTS releases of Node.js?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b/>
          <w:bCs/>
          <w:color w:val="4A4A4A"/>
          <w:sz w:val="24"/>
          <w:szCs w:val="24"/>
        </w:rPr>
        <w:t>LTS </w:t>
      </w:r>
      <w:r w:rsidRPr="00C258C3">
        <w:rPr>
          <w:rFonts w:ascii="Arial" w:eastAsia="Times New Roman" w:hAnsi="Arial" w:cs="Arial"/>
          <w:color w:val="4A4A4A"/>
          <w:sz w:val="24"/>
          <w:szCs w:val="24"/>
        </w:rPr>
        <w:t>stands </w:t>
      </w:r>
      <w:r w:rsidRPr="00C258C3">
        <w:rPr>
          <w:rFonts w:ascii="Arial" w:eastAsia="Times New Roman" w:hAnsi="Arial" w:cs="Arial"/>
          <w:b/>
          <w:bCs/>
          <w:color w:val="4A4A4A"/>
          <w:sz w:val="24"/>
          <w:szCs w:val="24"/>
        </w:rPr>
        <w:t>L</w:t>
      </w:r>
      <w:r w:rsidRPr="00C258C3">
        <w:rPr>
          <w:rFonts w:ascii="Arial" w:eastAsia="Times New Roman" w:hAnsi="Arial" w:cs="Arial"/>
          <w:color w:val="4A4A4A"/>
          <w:sz w:val="24"/>
          <w:szCs w:val="24"/>
        </w:rPr>
        <w:t>ong </w:t>
      </w:r>
      <w:r w:rsidRPr="00C258C3">
        <w:rPr>
          <w:rFonts w:ascii="Arial" w:eastAsia="Times New Roman" w:hAnsi="Arial" w:cs="Arial"/>
          <w:b/>
          <w:bCs/>
          <w:color w:val="4A4A4A"/>
          <w:sz w:val="24"/>
          <w:szCs w:val="24"/>
        </w:rPr>
        <w:t>T</w:t>
      </w:r>
      <w:r w:rsidRPr="00C258C3">
        <w:rPr>
          <w:rFonts w:ascii="Arial" w:eastAsia="Times New Roman" w:hAnsi="Arial" w:cs="Arial"/>
          <w:color w:val="4A4A4A"/>
          <w:sz w:val="24"/>
          <w:szCs w:val="24"/>
        </w:rPr>
        <w:t>erm </w:t>
      </w:r>
      <w:r w:rsidRPr="00C258C3">
        <w:rPr>
          <w:rFonts w:ascii="Arial" w:eastAsia="Times New Roman" w:hAnsi="Arial" w:cs="Arial"/>
          <w:b/>
          <w:bCs/>
          <w:color w:val="4A4A4A"/>
          <w:sz w:val="24"/>
          <w:szCs w:val="24"/>
        </w:rPr>
        <w:t>S</w:t>
      </w:r>
      <w:r w:rsidRPr="00C258C3">
        <w:rPr>
          <w:rFonts w:ascii="Arial" w:eastAsia="Times New Roman" w:hAnsi="Arial" w:cs="Arial"/>
          <w:color w:val="4A4A4A"/>
          <w:sz w:val="24"/>
          <w:szCs w:val="24"/>
        </w:rPr>
        <w:t>upport version of Node.js that receives all the critical bug fixes along with security updates and performance improvements. These versions are supported for at least 18 months and mainly focus on stability and security. The modifications done to the LTS versions are restricted to the bug fixes, security upgrade, npm, and documentation updates, performance improvement, etc.</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22. List down the major security implementations within Node.js?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Major security implementations in Node.js are:</w:t>
      </w:r>
    </w:p>
    <w:p w:rsidR="00C258C3" w:rsidRPr="00C258C3" w:rsidRDefault="00C258C3" w:rsidP="00C258C3">
      <w:pPr>
        <w:numPr>
          <w:ilvl w:val="0"/>
          <w:numId w:val="51"/>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Authentications</w:t>
      </w:r>
    </w:p>
    <w:p w:rsidR="00C258C3" w:rsidRPr="00C258C3" w:rsidRDefault="00C258C3" w:rsidP="00C258C3">
      <w:pPr>
        <w:numPr>
          <w:ilvl w:val="0"/>
          <w:numId w:val="51"/>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Error Handling</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23. What do you understand by callback hell?</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Callback Hell is also known as the Pyramid of Doom. It is a pattern caused by intensively nested callbacks which are unreadable and unwieldy. It typically contains multiple nested callback functions which in turn make the code hard to read and debug. It is caused by improper implementation of the asynchronous logic.</w:t>
      </w:r>
    </w:p>
    <w:tbl>
      <w:tblPr>
        <w:tblW w:w="11175" w:type="dxa"/>
        <w:tblCellMar>
          <w:left w:w="0" w:type="dxa"/>
          <w:right w:w="0" w:type="dxa"/>
        </w:tblCellMar>
        <w:tblLook w:val="04A0" w:firstRow="1" w:lastRow="0" w:firstColumn="1" w:lastColumn="0" w:noHBand="0" w:noVBand="1"/>
      </w:tblPr>
      <w:tblGrid>
        <w:gridCol w:w="540"/>
        <w:gridCol w:w="10635"/>
      </w:tblGrid>
      <w:tr w:rsidR="00C258C3" w:rsidRPr="00C258C3" w:rsidTr="00C258C3">
        <w:tc>
          <w:tcPr>
            <w:tcW w:w="0" w:type="auto"/>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1</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2</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3</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4</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5</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6</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7</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8</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9</w:t>
            </w:r>
          </w:p>
        </w:tc>
        <w:tc>
          <w:tcPr>
            <w:tcW w:w="10635" w:type="dxa"/>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async_A(function(){</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async_B(function(){</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async_C(function(){</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async_D(function(){</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w:t>
            </w:r>
          </w:p>
        </w:tc>
      </w:tr>
    </w:tbl>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24. Explain libuv.</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 xml:space="preserve">Libuv is a multi-platform support library of Node.js which majorly is used for asynchronous I/O. It was primarily developed for Node.js,  with time it is popularly practiced with other systems like as Luvit, pyuv, Julia, etc. Libuv is basically an </w:t>
      </w:r>
      <w:r w:rsidRPr="00C258C3">
        <w:rPr>
          <w:rFonts w:ascii="Arial" w:eastAsia="Times New Roman" w:hAnsi="Arial" w:cs="Arial"/>
          <w:color w:val="4A4A4A"/>
          <w:sz w:val="24"/>
          <w:szCs w:val="24"/>
        </w:rPr>
        <w:lastRenderedPageBreak/>
        <w:t>abstraction around libev/ IOCP depending on the platform, providing users an API based on libev. A few of the important features of libuv are:</w:t>
      </w:r>
    </w:p>
    <w:p w:rsidR="00C258C3" w:rsidRPr="00C258C3" w:rsidRDefault="00C258C3" w:rsidP="00C258C3">
      <w:pPr>
        <w:numPr>
          <w:ilvl w:val="0"/>
          <w:numId w:val="52"/>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Full-featured event loop backed</w:t>
      </w:r>
    </w:p>
    <w:p w:rsidR="00C258C3" w:rsidRPr="00C258C3" w:rsidRDefault="00C258C3" w:rsidP="00C258C3">
      <w:pPr>
        <w:numPr>
          <w:ilvl w:val="0"/>
          <w:numId w:val="52"/>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File system events</w:t>
      </w:r>
    </w:p>
    <w:p w:rsidR="00C258C3" w:rsidRPr="00C258C3" w:rsidRDefault="00C258C3" w:rsidP="00C258C3">
      <w:pPr>
        <w:numPr>
          <w:ilvl w:val="0"/>
          <w:numId w:val="52"/>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Asynchronous file &amp; file system operations</w:t>
      </w:r>
    </w:p>
    <w:p w:rsidR="00C258C3" w:rsidRPr="00C258C3" w:rsidRDefault="00C258C3" w:rsidP="00C258C3">
      <w:pPr>
        <w:numPr>
          <w:ilvl w:val="0"/>
          <w:numId w:val="52"/>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Asynchronous TCP &amp; UDP sockets</w:t>
      </w:r>
    </w:p>
    <w:p w:rsidR="00C258C3" w:rsidRPr="00C258C3" w:rsidRDefault="00C258C3" w:rsidP="00C258C3">
      <w:pPr>
        <w:numPr>
          <w:ilvl w:val="0"/>
          <w:numId w:val="52"/>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Child processes</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25. Explain the concept of middleware in Node.js?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In general, middleware is a function receives the Request and Response objects. In other words, in an application’s request-response cycle these functions have access to various request &amp;  response objects along with the next function of the cycle. The next function of middleware is represented with the help of a variable, usually named next. Most commonly performed tasks by the middleware functions are:</w:t>
      </w:r>
    </w:p>
    <w:p w:rsidR="00C258C3" w:rsidRPr="00C258C3" w:rsidRDefault="00C258C3" w:rsidP="00C258C3">
      <w:pPr>
        <w:numPr>
          <w:ilvl w:val="0"/>
          <w:numId w:val="53"/>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Execute any type of code</w:t>
      </w:r>
    </w:p>
    <w:p w:rsidR="00C258C3" w:rsidRPr="00C258C3" w:rsidRDefault="00C258C3" w:rsidP="00C258C3">
      <w:pPr>
        <w:numPr>
          <w:ilvl w:val="0"/>
          <w:numId w:val="53"/>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Update or modify the request and the response objects</w:t>
      </w:r>
    </w:p>
    <w:p w:rsidR="00C258C3" w:rsidRPr="00C258C3" w:rsidRDefault="00C258C3" w:rsidP="00C258C3">
      <w:pPr>
        <w:numPr>
          <w:ilvl w:val="0"/>
          <w:numId w:val="53"/>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Finish the request-response cycle</w:t>
      </w:r>
    </w:p>
    <w:p w:rsidR="00C258C3" w:rsidRPr="00C258C3" w:rsidRDefault="00C258C3" w:rsidP="00C258C3">
      <w:pPr>
        <w:numPr>
          <w:ilvl w:val="0"/>
          <w:numId w:val="53"/>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Invoke the next middleware in the stack</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26. Explain the concept of URL module.</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The </w:t>
      </w:r>
      <w:r w:rsidRPr="00C258C3">
        <w:rPr>
          <w:rFonts w:ascii="Arial" w:eastAsia="Times New Roman" w:hAnsi="Arial" w:cs="Arial"/>
          <w:b/>
          <w:bCs/>
          <w:color w:val="4A4A4A"/>
          <w:sz w:val="24"/>
          <w:szCs w:val="24"/>
        </w:rPr>
        <w:t>URL module</w:t>
      </w:r>
      <w:r w:rsidRPr="00C258C3">
        <w:rPr>
          <w:rFonts w:ascii="Arial" w:eastAsia="Times New Roman" w:hAnsi="Arial" w:cs="Arial"/>
          <w:color w:val="4A4A4A"/>
          <w:sz w:val="24"/>
          <w:szCs w:val="24"/>
        </w:rPr>
        <w:t> of Node.js provides various utilities for </w:t>
      </w:r>
      <w:r w:rsidRPr="00C258C3">
        <w:rPr>
          <w:rFonts w:ascii="Arial" w:eastAsia="Times New Roman" w:hAnsi="Arial" w:cs="Arial"/>
          <w:b/>
          <w:bCs/>
          <w:color w:val="4A4A4A"/>
          <w:sz w:val="24"/>
          <w:szCs w:val="24"/>
        </w:rPr>
        <w:t>URL</w:t>
      </w:r>
      <w:r w:rsidRPr="00C258C3">
        <w:rPr>
          <w:rFonts w:ascii="Arial" w:eastAsia="Times New Roman" w:hAnsi="Arial" w:cs="Arial"/>
          <w:color w:val="4A4A4A"/>
          <w:sz w:val="24"/>
          <w:szCs w:val="24"/>
        </w:rPr>
        <w:t> resolution and parsing. It is a built-in module that helps in splitting up the web address into a readable format:</w:t>
      </w:r>
    </w:p>
    <w:tbl>
      <w:tblPr>
        <w:tblW w:w="11175" w:type="dxa"/>
        <w:tblCellMar>
          <w:left w:w="0" w:type="dxa"/>
          <w:right w:w="0" w:type="dxa"/>
        </w:tblCellMar>
        <w:tblLook w:val="04A0" w:firstRow="1" w:lastRow="0" w:firstColumn="1" w:lastColumn="0" w:noHBand="0" w:noVBand="1"/>
      </w:tblPr>
      <w:tblGrid>
        <w:gridCol w:w="540"/>
        <w:gridCol w:w="10635"/>
      </w:tblGrid>
      <w:tr w:rsidR="00C258C3" w:rsidRPr="00C258C3" w:rsidTr="00C258C3">
        <w:tc>
          <w:tcPr>
            <w:tcW w:w="0" w:type="auto"/>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1</w:t>
            </w:r>
          </w:p>
        </w:tc>
        <w:tc>
          <w:tcPr>
            <w:tcW w:w="10635" w:type="dxa"/>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var url = require('url');</w:t>
            </w:r>
          </w:p>
        </w:tc>
      </w:tr>
    </w:tbl>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b/>
          <w:bCs/>
          <w:color w:val="4A4A4A"/>
          <w:sz w:val="24"/>
          <w:szCs w:val="24"/>
        </w:rPr>
        <w:t>For example:</w:t>
      </w:r>
    </w:p>
    <w:tbl>
      <w:tblPr>
        <w:tblW w:w="11175" w:type="dxa"/>
        <w:tblCellMar>
          <w:left w:w="0" w:type="dxa"/>
          <w:right w:w="0" w:type="dxa"/>
        </w:tblCellMar>
        <w:tblLook w:val="04A0" w:firstRow="1" w:lastRow="0" w:firstColumn="1" w:lastColumn="0" w:noHBand="0" w:noVBand="1"/>
      </w:tblPr>
      <w:tblGrid>
        <w:gridCol w:w="540"/>
        <w:gridCol w:w="10635"/>
      </w:tblGrid>
      <w:tr w:rsidR="00C258C3" w:rsidRPr="00C258C3" w:rsidTr="00C258C3">
        <w:tc>
          <w:tcPr>
            <w:tcW w:w="0" w:type="auto"/>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1</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2</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3</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4</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5</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6</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7</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8</w:t>
            </w:r>
          </w:p>
        </w:tc>
        <w:tc>
          <w:tcPr>
            <w:tcW w:w="10635" w:type="dxa"/>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var url = require('url');</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var adrs = '</w:t>
            </w:r>
            <w:hyperlink r:id="rId66" w:history="1">
              <w:r w:rsidRPr="00C258C3">
                <w:rPr>
                  <w:rFonts w:ascii="Courier New" w:eastAsia="Times New Roman" w:hAnsi="Courier New" w:cs="Courier New"/>
                  <w:color w:val="0000FF"/>
                  <w:sz w:val="20"/>
                  <w:szCs w:val="20"/>
                  <w:u w:val="single"/>
                </w:rPr>
                <w:t>http://localhost:8082/default.htm?year=2019&amp;month=april</w:t>
              </w:r>
            </w:hyperlink>
            <w:r w:rsidRPr="00C258C3">
              <w:rPr>
                <w:rFonts w:ascii="Courier New" w:eastAsia="Times New Roman" w:hAnsi="Courier New" w:cs="Courier New"/>
                <w:color w:val="FFFFFF"/>
                <w:sz w:val="20"/>
                <w:szCs w:val="20"/>
              </w:rPr>
              <w:t>';</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var q = url.parse(adr, true);</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console.log(q.host); //returns 'localhost:8082'</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console.log(q.pathname); //returns '/default.htm'</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console.log(q.search); //returns '?year=2019 and month=april'</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var qdata = q.query; //returns an object: { year: 2019, month: 'april' }</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console.log(qdata.month); //returns 'april'</w:t>
            </w:r>
          </w:p>
        </w:tc>
      </w:tr>
    </w:tbl>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27. What do you understand by ESLint?</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ESLint is an open source project initially developed by Nicholas C. Zakas in 2013 which aims to provide a linting utility for JavaScript through a plug. Linters in Node.js are good tools for searching certain bug classes, especially those which are related to the variable scope. </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28. For Node.js, why Google uses V8 engine?</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lastRenderedPageBreak/>
        <w:t>Google uses V8 as it is a Chrome runtime engine that converts JavaScript code into native machine code. This, in turn, speeds up the application execution and response process and give you a fast running application.</w:t>
      </w:r>
    </w:p>
    <w:p w:rsidR="00C258C3" w:rsidRPr="00C258C3" w:rsidRDefault="00C258C3" w:rsidP="00C258C3">
      <w:pPr>
        <w:spacing w:after="0" w:line="240" w:lineRule="auto"/>
        <w:rPr>
          <w:rFonts w:ascii="Times New Roman" w:eastAsia="Times New Roman" w:hAnsi="Times New Roman" w:cs="Times New Roman"/>
          <w:color w:val="007BFF"/>
          <w:sz w:val="24"/>
          <w:szCs w:val="24"/>
        </w:rPr>
      </w:pPr>
      <w:r w:rsidRPr="00C258C3">
        <w:rPr>
          <w:rFonts w:ascii="Times New Roman" w:eastAsia="Times New Roman" w:hAnsi="Times New Roman" w:cs="Times New Roman"/>
          <w:sz w:val="24"/>
          <w:szCs w:val="24"/>
        </w:rPr>
        <w:fldChar w:fldCharType="begin"/>
      </w:r>
      <w:r w:rsidRPr="00C258C3">
        <w:rPr>
          <w:rFonts w:ascii="Times New Roman" w:eastAsia="Times New Roman" w:hAnsi="Times New Roman" w:cs="Times New Roman"/>
          <w:sz w:val="24"/>
          <w:szCs w:val="24"/>
        </w:rPr>
        <w:instrText xml:space="preserve"> HYPERLINK "https://www.edureka.co/nodejs-certification-training" \t "_blank" </w:instrText>
      </w:r>
      <w:r w:rsidRPr="00C258C3">
        <w:rPr>
          <w:rFonts w:ascii="Times New Roman" w:eastAsia="Times New Roman" w:hAnsi="Times New Roman" w:cs="Times New Roman"/>
          <w:sz w:val="24"/>
          <w:szCs w:val="24"/>
        </w:rPr>
        <w:fldChar w:fldCharType="separate"/>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Arial" w:eastAsia="Times New Roman" w:hAnsi="Arial" w:cs="Arial"/>
          <w:noProof/>
          <w:color w:val="007BFF"/>
          <w:sz w:val="24"/>
          <w:szCs w:val="24"/>
        </w:rPr>
        <w:drawing>
          <wp:inline distT="0" distB="0" distL="0" distR="0" wp14:anchorId="38232B1A" wp14:editId="38395CF0">
            <wp:extent cx="1990725" cy="1390650"/>
            <wp:effectExtent l="0" t="0" r="9525" b="0"/>
            <wp:docPr id="25" name="Picture 25" descr="Course Curriculum">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ourse Curriculum">
                      <a:hlinkClick r:id="rId60"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90725" cy="1390650"/>
                    </a:xfrm>
                    <a:prstGeom prst="rect">
                      <a:avLst/>
                    </a:prstGeom>
                    <a:noFill/>
                    <a:ln>
                      <a:noFill/>
                    </a:ln>
                  </pic:spPr>
                </pic:pic>
              </a:graphicData>
            </a:graphic>
          </wp:inline>
        </w:drawing>
      </w:r>
    </w:p>
    <w:p w:rsidR="00C258C3" w:rsidRPr="00C258C3" w:rsidRDefault="00C258C3" w:rsidP="00C258C3">
      <w:pPr>
        <w:spacing w:after="100" w:afterAutospacing="1" w:line="240" w:lineRule="auto"/>
        <w:outlineLvl w:val="2"/>
        <w:rPr>
          <w:rFonts w:ascii="inherit" w:eastAsia="Times New Roman" w:hAnsi="inherit" w:cs="Arial"/>
          <w:b/>
          <w:bCs/>
          <w:color w:val="FFFFFF"/>
          <w:sz w:val="27"/>
          <w:szCs w:val="27"/>
        </w:rPr>
      </w:pPr>
      <w:r w:rsidRPr="00C258C3">
        <w:rPr>
          <w:rFonts w:ascii="inherit" w:eastAsia="Times New Roman" w:hAnsi="inherit" w:cs="Arial"/>
          <w:b/>
          <w:bCs/>
          <w:color w:val="FFFFFF"/>
          <w:sz w:val="27"/>
          <w:szCs w:val="27"/>
        </w:rPr>
        <w:t>Node.js Certification Training</w:t>
      </w:r>
    </w:p>
    <w:p w:rsidR="00C258C3" w:rsidRPr="00C258C3" w:rsidRDefault="00C258C3" w:rsidP="00C258C3">
      <w:pPr>
        <w:spacing w:after="0" w:line="240" w:lineRule="auto"/>
        <w:rPr>
          <w:rFonts w:ascii="Arial" w:eastAsia="Times New Roman" w:hAnsi="Arial" w:cs="Arial"/>
          <w:color w:val="007BFF"/>
          <w:sz w:val="24"/>
          <w:szCs w:val="24"/>
        </w:rPr>
      </w:pPr>
      <w:r w:rsidRPr="00C258C3">
        <w:rPr>
          <w:rFonts w:ascii="Arial" w:eastAsia="Times New Roman" w:hAnsi="Arial" w:cs="Arial"/>
          <w:color w:val="007BFF"/>
          <w:sz w:val="24"/>
          <w:szCs w:val="24"/>
        </w:rPr>
        <w:t>Watch The Course Preview</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fldChar w:fldCharType="end"/>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29. Explain the working of the control flow function.</w:t>
      </w:r>
      <w:r w:rsidRPr="00C258C3">
        <w:rPr>
          <w:rFonts w:ascii="Arial" w:eastAsia="Times New Roman" w:hAnsi="Arial" w:cs="Arial"/>
          <w:color w:val="4A4A4A"/>
          <w:sz w:val="27"/>
          <w:szCs w:val="27"/>
        </w:rPr>
        <w:br/>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In Node.js, the control flow function is basically the code that is executed between the asynchronous function calls. Below are the steps that must be followed for executing it:</w:t>
      </w:r>
    </w:p>
    <w:p w:rsidR="00C258C3" w:rsidRPr="00C258C3" w:rsidRDefault="00C258C3" w:rsidP="00C258C3">
      <w:pPr>
        <w:numPr>
          <w:ilvl w:val="0"/>
          <w:numId w:val="54"/>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Firstly, the order of execution must be controlled. </w:t>
      </w:r>
    </w:p>
    <w:p w:rsidR="00C258C3" w:rsidRPr="00C258C3" w:rsidRDefault="00C258C3" w:rsidP="00C258C3">
      <w:pPr>
        <w:numPr>
          <w:ilvl w:val="0"/>
          <w:numId w:val="54"/>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Then, the required data need to be collected.</w:t>
      </w:r>
    </w:p>
    <w:p w:rsidR="00C258C3" w:rsidRPr="00C258C3" w:rsidRDefault="00C258C3" w:rsidP="00C258C3">
      <w:pPr>
        <w:numPr>
          <w:ilvl w:val="0"/>
          <w:numId w:val="54"/>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Next, the concurrency must be limited.</w:t>
      </w:r>
    </w:p>
    <w:p w:rsidR="00C258C3" w:rsidRPr="00C258C3" w:rsidRDefault="00C258C3" w:rsidP="00C258C3">
      <w:pPr>
        <w:numPr>
          <w:ilvl w:val="0"/>
          <w:numId w:val="54"/>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Once done, the next step of the program has to be invoked.</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30. List down the two arguments that async.queue takes as input?</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Below are the two arguments that async.queue takes as input:</w:t>
      </w:r>
    </w:p>
    <w:p w:rsidR="00C258C3" w:rsidRPr="00C258C3" w:rsidRDefault="00C258C3" w:rsidP="00C258C3">
      <w:pPr>
        <w:numPr>
          <w:ilvl w:val="0"/>
          <w:numId w:val="55"/>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Task Function</w:t>
      </w:r>
    </w:p>
    <w:p w:rsidR="00C258C3" w:rsidRPr="00C258C3" w:rsidRDefault="00C258C3" w:rsidP="00C258C3">
      <w:pPr>
        <w:numPr>
          <w:ilvl w:val="0"/>
          <w:numId w:val="55"/>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Concurrency Value</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31. Differentiate between spawn() and fork() methods in Node.js?</w:t>
      </w:r>
      <w:r w:rsidRPr="00C258C3">
        <w:rPr>
          <w:rFonts w:ascii="Arial" w:eastAsia="Times New Roman" w:hAnsi="Arial" w:cs="Arial"/>
          <w:color w:val="4A4A4A"/>
          <w:sz w:val="27"/>
          <w:szCs w:val="27"/>
        </w:rPr>
        <w:br/>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In Node.js, the spawn() is used to launch a new process with the provided set of commands. This method doesn’t create a new V8 instance and just one copy of the node module is active on the processor. When your child process returns a large amount of data to the Node you can invoke this method.</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i/>
          <w:iCs/>
          <w:color w:val="4A4A4A"/>
          <w:sz w:val="24"/>
          <w:szCs w:val="24"/>
        </w:rPr>
        <w:t>Syntax:</w:t>
      </w:r>
    </w:p>
    <w:tbl>
      <w:tblPr>
        <w:tblW w:w="11175" w:type="dxa"/>
        <w:tblCellMar>
          <w:left w:w="0" w:type="dxa"/>
          <w:right w:w="0" w:type="dxa"/>
        </w:tblCellMar>
        <w:tblLook w:val="04A0" w:firstRow="1" w:lastRow="0" w:firstColumn="1" w:lastColumn="0" w:noHBand="0" w:noVBand="1"/>
      </w:tblPr>
      <w:tblGrid>
        <w:gridCol w:w="540"/>
        <w:gridCol w:w="10635"/>
      </w:tblGrid>
      <w:tr w:rsidR="00C258C3" w:rsidRPr="00C258C3" w:rsidTr="00C258C3">
        <w:tc>
          <w:tcPr>
            <w:tcW w:w="0" w:type="auto"/>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1</w:t>
            </w:r>
          </w:p>
        </w:tc>
        <w:tc>
          <w:tcPr>
            <w:tcW w:w="10635" w:type="dxa"/>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child_process.spawn(command[, args][, options])</w:t>
            </w:r>
          </w:p>
        </w:tc>
      </w:tr>
    </w:tbl>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lastRenderedPageBreak/>
        <w:t>Whereas, the fork() in Node.js is a special instance of spawn() that executes a new instance of the V8 engine. This method simply means that multiple workers are running on a single Node code base for various task.</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i/>
          <w:iCs/>
          <w:color w:val="4A4A4A"/>
          <w:sz w:val="24"/>
          <w:szCs w:val="24"/>
        </w:rPr>
        <w:t>Syntax:</w:t>
      </w:r>
    </w:p>
    <w:tbl>
      <w:tblPr>
        <w:tblW w:w="11175" w:type="dxa"/>
        <w:tblCellMar>
          <w:left w:w="0" w:type="dxa"/>
          <w:right w:w="0" w:type="dxa"/>
        </w:tblCellMar>
        <w:tblLook w:val="04A0" w:firstRow="1" w:lastRow="0" w:firstColumn="1" w:lastColumn="0" w:noHBand="0" w:noVBand="1"/>
      </w:tblPr>
      <w:tblGrid>
        <w:gridCol w:w="540"/>
        <w:gridCol w:w="10635"/>
      </w:tblGrid>
      <w:tr w:rsidR="00C258C3" w:rsidRPr="00C258C3" w:rsidTr="00C258C3">
        <w:tc>
          <w:tcPr>
            <w:tcW w:w="0" w:type="auto"/>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1</w:t>
            </w:r>
          </w:p>
        </w:tc>
        <w:tc>
          <w:tcPr>
            <w:tcW w:w="10635" w:type="dxa"/>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child_process.fork(modulePath[, args][, options])</w:t>
            </w:r>
          </w:p>
        </w:tc>
      </w:tr>
    </w:tbl>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32. What do you understand by global objects in Node.js?</w:t>
      </w:r>
      <w:r w:rsidRPr="00C258C3">
        <w:rPr>
          <w:rFonts w:ascii="Arial" w:eastAsia="Times New Roman" w:hAnsi="Arial" w:cs="Arial"/>
          <w:b/>
          <w:bCs/>
          <w:color w:val="4A4A4A"/>
          <w:sz w:val="27"/>
          <w:szCs w:val="27"/>
        </w:rPr>
        <w:br/>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In Node.js, Globals are the objects which are global in nature and are available in all the modules of the application. You can use these objects directly in your application, rather than having to include them explicitly. The global objects can be modules, functions, strings, object, etc. Moreover, some of these objects can be in the module scope instead of global scope.</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33. Explain the concept of stub in Node.js.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In Node.js, stubs are basically the programs or functions that are used for stimulating the module or component behavior. During any test cases, stubs provide the canned answers of the functions.</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34. How assert works in Node.js?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In Node.js, assert is used to write tests. It only provides feedback only when any of the running test cases fails. This module gives you a set of assertion tests which are then used for testing invariants. It is basically used internally by Node.js but using require(‘assert’) code, it can be used in other applications as well.</w:t>
      </w:r>
    </w:p>
    <w:tbl>
      <w:tblPr>
        <w:tblW w:w="11175" w:type="dxa"/>
        <w:tblCellMar>
          <w:left w:w="0" w:type="dxa"/>
          <w:right w:w="0" w:type="dxa"/>
        </w:tblCellMar>
        <w:tblLook w:val="04A0" w:firstRow="1" w:lastRow="0" w:firstColumn="1" w:lastColumn="0" w:noHBand="0" w:noVBand="1"/>
      </w:tblPr>
      <w:tblGrid>
        <w:gridCol w:w="540"/>
        <w:gridCol w:w="10635"/>
      </w:tblGrid>
      <w:tr w:rsidR="00C258C3" w:rsidRPr="00C258C3" w:rsidTr="00C258C3">
        <w:tc>
          <w:tcPr>
            <w:tcW w:w="0" w:type="auto"/>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1</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2</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3</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4</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5</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6</w:t>
            </w:r>
          </w:p>
        </w:tc>
        <w:tc>
          <w:tcPr>
            <w:tcW w:w="10635" w:type="dxa"/>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var assert</w:t>
            </w:r>
            <w:r w:rsidRPr="00C258C3">
              <w:rPr>
                <w:rFonts w:ascii="Times New Roman" w:eastAsia="Times New Roman" w:hAnsi="Times New Roman" w:cs="Times New Roman"/>
                <w:color w:val="FFFFFF"/>
                <w:sz w:val="24"/>
                <w:szCs w:val="24"/>
              </w:rPr>
              <w:t xml:space="preserve"> </w:t>
            </w:r>
            <w:r w:rsidRPr="00C258C3">
              <w:rPr>
                <w:rFonts w:ascii="Courier New" w:eastAsia="Times New Roman" w:hAnsi="Courier New" w:cs="Courier New"/>
                <w:color w:val="FFFFFF"/>
                <w:sz w:val="20"/>
                <w:szCs w:val="20"/>
              </w:rPr>
              <w:t>= require('assert');</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function mul(a, b) {</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return</w:t>
            </w:r>
            <w:r w:rsidRPr="00C258C3">
              <w:rPr>
                <w:rFonts w:ascii="Times New Roman" w:eastAsia="Times New Roman" w:hAnsi="Times New Roman" w:cs="Times New Roman"/>
                <w:color w:val="FFFFFF"/>
                <w:sz w:val="24"/>
                <w:szCs w:val="24"/>
              </w:rPr>
              <w:t xml:space="preserve"> </w:t>
            </w:r>
            <w:r w:rsidRPr="00C258C3">
              <w:rPr>
                <w:rFonts w:ascii="Courier New" w:eastAsia="Times New Roman" w:hAnsi="Courier New" w:cs="Courier New"/>
                <w:color w:val="FFFFFF"/>
                <w:sz w:val="20"/>
                <w:szCs w:val="20"/>
              </w:rPr>
              <w:t>a * b;</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var result = mul(1,2);</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assert( result === 2, 'one multiplied by two is two');</w:t>
            </w:r>
          </w:p>
        </w:tc>
      </w:tr>
    </w:tbl>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35. Define the concept of the test pyramid. Explain the process to implement them in terms of HTTP APIs.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The test</w:t>
      </w:r>
      <w:r w:rsidRPr="00C258C3">
        <w:rPr>
          <w:rFonts w:ascii="Arial" w:eastAsia="Times New Roman" w:hAnsi="Arial" w:cs="Arial"/>
          <w:b/>
          <w:bCs/>
          <w:color w:val="4A4A4A"/>
          <w:sz w:val="24"/>
          <w:szCs w:val="24"/>
        </w:rPr>
        <w:t> pyramid</w:t>
      </w:r>
      <w:r w:rsidRPr="00C258C3">
        <w:rPr>
          <w:rFonts w:ascii="Arial" w:eastAsia="Times New Roman" w:hAnsi="Arial" w:cs="Arial"/>
          <w:color w:val="4A4A4A"/>
          <w:sz w:val="24"/>
          <w:szCs w:val="24"/>
        </w:rPr>
        <w:t> is basically a concept that is developed by Mike Cohn. According to this, you should have a higher number of low-level unit </w:t>
      </w:r>
      <w:r w:rsidRPr="00C258C3">
        <w:rPr>
          <w:rFonts w:ascii="Arial" w:eastAsia="Times New Roman" w:hAnsi="Arial" w:cs="Arial"/>
          <w:b/>
          <w:bCs/>
          <w:color w:val="4A4A4A"/>
          <w:sz w:val="24"/>
          <w:szCs w:val="24"/>
        </w:rPr>
        <w:t>tests</w:t>
      </w:r>
      <w:r w:rsidRPr="00C258C3">
        <w:rPr>
          <w:rFonts w:ascii="Arial" w:eastAsia="Times New Roman" w:hAnsi="Arial" w:cs="Arial"/>
          <w:color w:val="4A4A4A"/>
          <w:sz w:val="24"/>
          <w:szCs w:val="24"/>
        </w:rPr>
        <w:t> as compared to high-level end-to-end </w:t>
      </w:r>
      <w:r w:rsidRPr="00C258C3">
        <w:rPr>
          <w:rFonts w:ascii="Arial" w:eastAsia="Times New Roman" w:hAnsi="Arial" w:cs="Arial"/>
          <w:b/>
          <w:bCs/>
          <w:color w:val="4A4A4A"/>
          <w:sz w:val="24"/>
          <w:szCs w:val="24"/>
        </w:rPr>
        <w:t>tests that </w:t>
      </w:r>
      <w:r w:rsidRPr="00C258C3">
        <w:rPr>
          <w:rFonts w:ascii="Arial" w:eastAsia="Times New Roman" w:hAnsi="Arial" w:cs="Arial"/>
          <w:color w:val="4A4A4A"/>
          <w:sz w:val="24"/>
          <w:szCs w:val="24"/>
        </w:rPr>
        <w:t>running through a GUI.</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In terms of HTTP APIs it may be defined as:</w:t>
      </w:r>
    </w:p>
    <w:p w:rsidR="00C258C3" w:rsidRPr="00C258C3" w:rsidRDefault="00C258C3" w:rsidP="00C258C3">
      <w:pPr>
        <w:numPr>
          <w:ilvl w:val="0"/>
          <w:numId w:val="56"/>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A higher number of low-level unit tests for each model</w:t>
      </w:r>
    </w:p>
    <w:p w:rsidR="00C258C3" w:rsidRPr="00C258C3" w:rsidRDefault="00C258C3" w:rsidP="00C258C3">
      <w:pPr>
        <w:numPr>
          <w:ilvl w:val="0"/>
          <w:numId w:val="56"/>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Lesser integration tests to test model interactions</w:t>
      </w:r>
    </w:p>
    <w:p w:rsidR="00C258C3" w:rsidRPr="00C258C3" w:rsidRDefault="00C258C3" w:rsidP="00C258C3">
      <w:pPr>
        <w:numPr>
          <w:ilvl w:val="0"/>
          <w:numId w:val="56"/>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lastRenderedPageBreak/>
        <w:t>Lesser acceptance tests for testing actual HTTP endpoints</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36. Explain the purpose of ExpressJS package?</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Express.js is a framework built on top of Node.js that facilitates the management of the flow of data between server and routes in the server-side applications.  It is a lightweight and flexible framework that provides a wide range of features required for the web as well as mobile application development. Express.js is developed on the middleware module of Node.js called </w:t>
      </w:r>
      <w:r w:rsidRPr="00C258C3">
        <w:rPr>
          <w:rFonts w:ascii="Arial" w:eastAsia="Times New Roman" w:hAnsi="Arial" w:cs="Arial"/>
          <w:b/>
          <w:bCs/>
          <w:i/>
          <w:iCs/>
          <w:color w:val="4A4A4A"/>
          <w:sz w:val="24"/>
          <w:szCs w:val="24"/>
        </w:rPr>
        <w:t>connect</w:t>
      </w:r>
      <w:r w:rsidRPr="00C258C3">
        <w:rPr>
          <w:rFonts w:ascii="Arial" w:eastAsia="Times New Roman" w:hAnsi="Arial" w:cs="Arial"/>
          <w:color w:val="4A4A4A"/>
          <w:sz w:val="24"/>
          <w:szCs w:val="24"/>
        </w:rPr>
        <w:t>. The connect module further makes use of </w:t>
      </w:r>
      <w:r w:rsidRPr="00C258C3">
        <w:rPr>
          <w:rFonts w:ascii="Arial" w:eastAsia="Times New Roman" w:hAnsi="Arial" w:cs="Arial"/>
          <w:b/>
          <w:bCs/>
          <w:color w:val="4A4A4A"/>
          <w:sz w:val="24"/>
          <w:szCs w:val="24"/>
        </w:rPr>
        <w:t>http</w:t>
      </w:r>
      <w:r w:rsidRPr="00C258C3">
        <w:rPr>
          <w:rFonts w:ascii="Arial" w:eastAsia="Times New Roman" w:hAnsi="Arial" w:cs="Arial"/>
          <w:color w:val="4A4A4A"/>
          <w:sz w:val="24"/>
          <w:szCs w:val="24"/>
        </w:rPr>
        <w:t> module to communicate with Node.js. Thus, if you are working with any of the connect based middleware modules, then you can easily integrate with Express.js.</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37. Differentiate between process.nextTick() and setImmediate()?</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In Node.js, process.nextTick() and setImmediate(), both are functions of the Timers module which help in executing the code after a predefined period of time. But these functions differ in their execution. The process.nextTick function waits for the execution of action till the next pass around in the event loop or once the event loop is completed only then it will invoke the callback function. On the other hand, setImmediate() is used to execute a callback method on the next cycle of the event loop which eventually returns it to the event loop in order to execute the I/O operations.</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38. Explain the usage of a buffer class in Node.js?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Buffer class in Node.js is used for storing the raw data in a similar manner of an array of integers. But it corresponds to a raw memory allocation that is located outside the V8 heap. It is a global class that is easily accessible can be accessed in an application without importing a buffer module. Buffer class is used because pure JavaScript is not compatible with binary data. So, when dealing with TCP streams or the file system, it’s necessary to handle octet streams.</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39. How does Node.js handle the child threads?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In general, Node.js is a single threaded process and doesn’t expose the child threads or thread management methods. But you can still make use of the child threads using spawn() for some specific asynchronous I/O tasks which execute in the background and don’t usually execute any JS code or hinder with the main event loop in the application. If you still want to use the threading concept in your application you have to include a module called ChildProcess explicitly.</w:t>
      </w:r>
    </w:p>
    <w:p w:rsidR="00C258C3" w:rsidRPr="00C258C3" w:rsidRDefault="00C258C3" w:rsidP="00C258C3">
      <w:pPr>
        <w:spacing w:after="0" w:line="240" w:lineRule="auto"/>
        <w:rPr>
          <w:rFonts w:ascii="Times New Roman" w:eastAsia="Times New Roman" w:hAnsi="Times New Roman" w:cs="Times New Roman"/>
          <w:color w:val="007BFF"/>
          <w:sz w:val="24"/>
          <w:szCs w:val="24"/>
        </w:rPr>
      </w:pPr>
      <w:r w:rsidRPr="00C258C3">
        <w:rPr>
          <w:rFonts w:ascii="Times New Roman" w:eastAsia="Times New Roman" w:hAnsi="Times New Roman" w:cs="Times New Roman"/>
          <w:sz w:val="24"/>
          <w:szCs w:val="24"/>
        </w:rPr>
        <w:fldChar w:fldCharType="begin"/>
      </w:r>
      <w:r w:rsidRPr="00C258C3">
        <w:rPr>
          <w:rFonts w:ascii="Times New Roman" w:eastAsia="Times New Roman" w:hAnsi="Times New Roman" w:cs="Times New Roman"/>
          <w:sz w:val="24"/>
          <w:szCs w:val="24"/>
        </w:rPr>
        <w:instrText xml:space="preserve"> HYPERLINK "https://www.edureka.co/nodejs-certification-training" \t "_blank" </w:instrText>
      </w:r>
      <w:r w:rsidRPr="00C258C3">
        <w:rPr>
          <w:rFonts w:ascii="Times New Roman" w:eastAsia="Times New Roman" w:hAnsi="Times New Roman" w:cs="Times New Roman"/>
          <w:sz w:val="24"/>
          <w:szCs w:val="24"/>
        </w:rPr>
        <w:fldChar w:fldCharType="separate"/>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Arial" w:eastAsia="Times New Roman" w:hAnsi="Arial" w:cs="Arial"/>
          <w:noProof/>
          <w:color w:val="007BFF"/>
          <w:sz w:val="24"/>
          <w:szCs w:val="24"/>
        </w:rPr>
        <w:lastRenderedPageBreak/>
        <w:drawing>
          <wp:inline distT="0" distB="0" distL="0" distR="0" wp14:anchorId="755C84FA" wp14:editId="79665B5C">
            <wp:extent cx="1704975" cy="1228725"/>
            <wp:effectExtent l="0" t="0" r="9525" b="9525"/>
            <wp:docPr id="26" name="Picture 26" descr="Course Curriculum">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urse Curriculum">
                      <a:hlinkClick r:id="rId60"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04975" cy="1228725"/>
                    </a:xfrm>
                    <a:prstGeom prst="rect">
                      <a:avLst/>
                    </a:prstGeom>
                    <a:noFill/>
                    <a:ln>
                      <a:noFill/>
                    </a:ln>
                  </pic:spPr>
                </pic:pic>
              </a:graphicData>
            </a:graphic>
          </wp:inline>
        </w:drawing>
      </w:r>
    </w:p>
    <w:p w:rsidR="00C258C3" w:rsidRPr="00C258C3" w:rsidRDefault="00C258C3" w:rsidP="00C258C3">
      <w:pPr>
        <w:spacing w:after="100" w:afterAutospacing="1" w:line="240" w:lineRule="auto"/>
        <w:outlineLvl w:val="2"/>
        <w:rPr>
          <w:rFonts w:ascii="inherit" w:eastAsia="Times New Roman" w:hAnsi="inherit" w:cs="Arial"/>
          <w:b/>
          <w:bCs/>
          <w:color w:val="FFFFFF"/>
          <w:sz w:val="27"/>
          <w:szCs w:val="27"/>
        </w:rPr>
      </w:pPr>
      <w:r w:rsidRPr="00C258C3">
        <w:rPr>
          <w:rFonts w:ascii="inherit" w:eastAsia="Times New Roman" w:hAnsi="inherit" w:cs="Arial"/>
          <w:b/>
          <w:bCs/>
          <w:color w:val="FFFFFF"/>
          <w:sz w:val="27"/>
          <w:szCs w:val="27"/>
        </w:rPr>
        <w:t>Node.js Certification Training</w:t>
      </w:r>
    </w:p>
    <w:p w:rsidR="00C258C3" w:rsidRPr="00C258C3" w:rsidRDefault="00C258C3" w:rsidP="00C258C3">
      <w:pPr>
        <w:spacing w:after="0" w:line="240" w:lineRule="auto"/>
        <w:rPr>
          <w:rFonts w:ascii="Arial" w:eastAsia="Times New Roman" w:hAnsi="Arial" w:cs="Arial"/>
          <w:color w:val="007BFF"/>
          <w:sz w:val="24"/>
          <w:szCs w:val="24"/>
        </w:rPr>
      </w:pPr>
      <w:r w:rsidRPr="00C258C3">
        <w:rPr>
          <w:rFonts w:ascii="Arial" w:eastAsia="Times New Roman" w:hAnsi="Arial" w:cs="Arial"/>
          <w:color w:val="FFFFFF"/>
          <w:sz w:val="24"/>
          <w:szCs w:val="24"/>
        </w:rPr>
        <w:t>Weekday / Weekend Batches</w:t>
      </w:r>
      <w:r w:rsidRPr="00C258C3">
        <w:rPr>
          <w:rFonts w:ascii="Arial" w:eastAsia="Times New Roman" w:hAnsi="Arial" w:cs="Arial"/>
          <w:color w:val="007BFF"/>
          <w:sz w:val="24"/>
          <w:szCs w:val="24"/>
        </w:rPr>
        <w:t>See Batch Details</w:t>
      </w:r>
    </w:p>
    <w:p w:rsidR="00C258C3" w:rsidRPr="00C258C3" w:rsidRDefault="00C258C3" w:rsidP="00C258C3">
      <w:pPr>
        <w:spacing w:after="0" w:line="240" w:lineRule="auto"/>
        <w:rPr>
          <w:rFonts w:ascii="Times New Roman" w:eastAsia="Times New Roman" w:hAnsi="Times New Roman" w:cs="Times New Roman"/>
          <w:sz w:val="24"/>
          <w:szCs w:val="24"/>
        </w:rPr>
      </w:pPr>
      <w:r w:rsidRPr="00C258C3">
        <w:rPr>
          <w:rFonts w:ascii="Times New Roman" w:eastAsia="Times New Roman" w:hAnsi="Times New Roman" w:cs="Times New Roman"/>
          <w:sz w:val="24"/>
          <w:szCs w:val="24"/>
        </w:rPr>
        <w:fldChar w:fldCharType="end"/>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40. Explain stream in Node.js along with its various types.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Streams in Node.js are the collection of data similar to arrays and strings. They are objects using which you can read data from a source or write data to a destination in a continuous manner. It might not be available at once and need not to have fit in the memory. These streams are especially useful for reading and processing a large set of data. In Node.js, there are four fundamental types of streams:</w:t>
      </w:r>
    </w:p>
    <w:p w:rsidR="00C258C3" w:rsidRPr="00C258C3" w:rsidRDefault="00C258C3" w:rsidP="00C258C3">
      <w:pPr>
        <w:numPr>
          <w:ilvl w:val="0"/>
          <w:numId w:val="57"/>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i/>
          <w:iCs/>
          <w:color w:val="4A4A4A"/>
          <w:sz w:val="24"/>
          <w:szCs w:val="24"/>
        </w:rPr>
        <w:t>Readable: </w:t>
      </w:r>
      <w:bookmarkStart w:id="639" w:name="advancedlevel"/>
      <w:bookmarkEnd w:id="639"/>
      <w:r w:rsidRPr="00C258C3">
        <w:rPr>
          <w:rFonts w:ascii="Arial" w:eastAsia="Times New Roman" w:hAnsi="Arial" w:cs="Arial"/>
          <w:color w:val="4A4A4A"/>
          <w:sz w:val="24"/>
          <w:szCs w:val="24"/>
        </w:rPr>
        <w:t>Used for reading large chunks of data from the source.</w:t>
      </w:r>
    </w:p>
    <w:p w:rsidR="00C258C3" w:rsidRPr="00C258C3" w:rsidRDefault="00C258C3" w:rsidP="00C258C3">
      <w:pPr>
        <w:numPr>
          <w:ilvl w:val="0"/>
          <w:numId w:val="57"/>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i/>
          <w:iCs/>
          <w:color w:val="4A4A4A"/>
          <w:sz w:val="24"/>
          <w:szCs w:val="24"/>
        </w:rPr>
        <w:t>Writeable:</w:t>
      </w:r>
      <w:r w:rsidRPr="00C258C3">
        <w:rPr>
          <w:rFonts w:ascii="Arial" w:eastAsia="Times New Roman" w:hAnsi="Arial" w:cs="Arial"/>
          <w:color w:val="4A4A4A"/>
          <w:sz w:val="24"/>
          <w:szCs w:val="24"/>
        </w:rPr>
        <w:t> Use for writing large chunks of data to the destination.</w:t>
      </w:r>
    </w:p>
    <w:p w:rsidR="00C258C3" w:rsidRPr="00C258C3" w:rsidRDefault="00C258C3" w:rsidP="00C258C3">
      <w:pPr>
        <w:numPr>
          <w:ilvl w:val="0"/>
          <w:numId w:val="57"/>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i/>
          <w:iCs/>
          <w:color w:val="4A4A4A"/>
          <w:sz w:val="24"/>
          <w:szCs w:val="24"/>
        </w:rPr>
        <w:t>Duplex: </w:t>
      </w:r>
      <w:r w:rsidRPr="00C258C3">
        <w:rPr>
          <w:rFonts w:ascii="Arial" w:eastAsia="Times New Roman" w:hAnsi="Arial" w:cs="Arial"/>
          <w:color w:val="4A4A4A"/>
          <w:sz w:val="24"/>
          <w:szCs w:val="24"/>
        </w:rPr>
        <w:t>Used for both the functions; read and write.</w:t>
      </w:r>
    </w:p>
    <w:p w:rsidR="00C258C3" w:rsidRPr="00C258C3" w:rsidRDefault="00C258C3" w:rsidP="00C258C3">
      <w:pPr>
        <w:numPr>
          <w:ilvl w:val="0"/>
          <w:numId w:val="57"/>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i/>
          <w:iCs/>
          <w:color w:val="4A4A4A"/>
          <w:sz w:val="24"/>
          <w:szCs w:val="24"/>
        </w:rPr>
        <w:t>Transform: </w:t>
      </w:r>
      <w:r w:rsidRPr="00C258C3">
        <w:rPr>
          <w:rFonts w:ascii="Arial" w:eastAsia="Times New Roman" w:hAnsi="Arial" w:cs="Arial"/>
          <w:color w:val="4A4A4A"/>
          <w:sz w:val="24"/>
          <w:szCs w:val="24"/>
        </w:rPr>
        <w:t>It is a duplex stream that is used for modifying the data.</w:t>
      </w:r>
    </w:p>
    <w:p w:rsidR="00C258C3" w:rsidRPr="00C258C3" w:rsidRDefault="00C258C3" w:rsidP="00C258C3">
      <w:pPr>
        <w:spacing w:after="100" w:afterAutospacing="1" w:line="240" w:lineRule="auto"/>
        <w:jc w:val="center"/>
        <w:outlineLvl w:val="1"/>
        <w:rPr>
          <w:rFonts w:ascii="Arial" w:eastAsia="Times New Roman" w:hAnsi="Arial" w:cs="Arial"/>
          <w:color w:val="4A4A4A"/>
          <w:sz w:val="36"/>
          <w:szCs w:val="36"/>
        </w:rPr>
      </w:pPr>
      <w:r w:rsidRPr="00C258C3">
        <w:rPr>
          <w:rFonts w:ascii="Arial" w:eastAsia="Times New Roman" w:hAnsi="Arial" w:cs="Arial"/>
          <w:b/>
          <w:bCs/>
          <w:color w:val="4A4A4A"/>
          <w:sz w:val="36"/>
          <w:szCs w:val="36"/>
        </w:rPr>
        <w:t>Node.js Interview Questions – Advanced Level</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41. What is the use of NODE_ENV?</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If the project is in the production stage, Node.js promotes the convention of making use of NODE_ENV variable to flag it. This helps in taking better judgment during the development of the projects. Also, when you set your NODE_ENV to production, your application tends to perform 3 times faster.</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42. Differentiate between readFile vs createReadStream in Node.js?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Node.js provides two ways to read and execute files which are using readFile and CreateStream. readFile() is a fully buffered process which returns the response only when the complete file is pushed into the buffer and is read. It is a memory intensive process and in case of large files, the processing can be very slow. Whereas createReadStream is a partially buffered which treats the entire process as an event series. The entire file is split into chunks which are then processed and sent back as a response one by one. Once done, they are finally removed from the buffer. Unlike readFile, createReadStream is really effective for the processing of the large files.</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43. List down the various timing features of Node.js.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lastRenderedPageBreak/>
        <w:t>Node.js provides a Timers module which contains various functions for executing the code after a specified period of time. Below I have listed down the various functions provided by this module:</w:t>
      </w:r>
    </w:p>
    <w:p w:rsidR="00C258C3" w:rsidRPr="00C258C3" w:rsidRDefault="00C258C3" w:rsidP="00C258C3">
      <w:pPr>
        <w:numPr>
          <w:ilvl w:val="0"/>
          <w:numId w:val="58"/>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b/>
          <w:bCs/>
          <w:color w:val="4A4A4A"/>
          <w:sz w:val="24"/>
          <w:szCs w:val="24"/>
        </w:rPr>
        <w:t>setTimeout/clearTimeout</w:t>
      </w:r>
      <w:r w:rsidRPr="00C258C3">
        <w:rPr>
          <w:rFonts w:ascii="Arial" w:eastAsia="Times New Roman" w:hAnsi="Arial" w:cs="Arial"/>
          <w:color w:val="4A4A4A"/>
          <w:sz w:val="24"/>
          <w:szCs w:val="24"/>
        </w:rPr>
        <w:t> – Used to schedule code execution after a designated amount of milliseconds</w:t>
      </w:r>
    </w:p>
    <w:p w:rsidR="00C258C3" w:rsidRPr="00C258C3" w:rsidRDefault="00C258C3" w:rsidP="00C258C3">
      <w:pPr>
        <w:numPr>
          <w:ilvl w:val="0"/>
          <w:numId w:val="58"/>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b/>
          <w:bCs/>
          <w:color w:val="4A4A4A"/>
          <w:sz w:val="24"/>
          <w:szCs w:val="24"/>
        </w:rPr>
        <w:t>setInterval/clearInterval</w:t>
      </w:r>
      <w:r w:rsidRPr="00C258C3">
        <w:rPr>
          <w:rFonts w:ascii="Arial" w:eastAsia="Times New Roman" w:hAnsi="Arial" w:cs="Arial"/>
          <w:color w:val="4A4A4A"/>
          <w:sz w:val="24"/>
          <w:szCs w:val="24"/>
        </w:rPr>
        <w:t> – Used to execute a block of code multiple times</w:t>
      </w:r>
    </w:p>
    <w:p w:rsidR="00C258C3" w:rsidRPr="00C258C3" w:rsidRDefault="00C258C3" w:rsidP="00C258C3">
      <w:pPr>
        <w:numPr>
          <w:ilvl w:val="0"/>
          <w:numId w:val="58"/>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b/>
          <w:bCs/>
          <w:color w:val="4A4A4A"/>
          <w:sz w:val="24"/>
          <w:szCs w:val="24"/>
        </w:rPr>
        <w:t>setImmediate/clearImmediate</w:t>
      </w:r>
      <w:r w:rsidRPr="00C258C3">
        <w:rPr>
          <w:rFonts w:ascii="Arial" w:eastAsia="Times New Roman" w:hAnsi="Arial" w:cs="Arial"/>
          <w:color w:val="4A4A4A"/>
          <w:sz w:val="24"/>
          <w:szCs w:val="24"/>
        </w:rPr>
        <w:t> – Used to execute code at the end of the current event loop cycle</w:t>
      </w:r>
    </w:p>
    <w:p w:rsidR="00C258C3" w:rsidRPr="00C258C3" w:rsidRDefault="00C258C3" w:rsidP="00C258C3">
      <w:pPr>
        <w:numPr>
          <w:ilvl w:val="0"/>
          <w:numId w:val="58"/>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b/>
          <w:bCs/>
          <w:color w:val="4A4A4A"/>
          <w:sz w:val="24"/>
          <w:szCs w:val="24"/>
        </w:rPr>
        <w:t>process.nextTick</w:t>
      </w:r>
      <w:r w:rsidRPr="00C258C3">
        <w:rPr>
          <w:rFonts w:ascii="Arial" w:eastAsia="Times New Roman" w:hAnsi="Arial" w:cs="Arial"/>
          <w:color w:val="4A4A4A"/>
          <w:sz w:val="24"/>
          <w:szCs w:val="24"/>
        </w:rPr>
        <w:t> – Used to schedule a callback function that needs to be invoked in the next iteration of the Event Loop</w:t>
      </w:r>
    </w:p>
    <w:p w:rsidR="00C258C3" w:rsidRPr="00C258C3" w:rsidRDefault="00C258C3" w:rsidP="00C258C3">
      <w:pPr>
        <w:spacing w:after="100" w:afterAutospacing="1" w:line="240" w:lineRule="auto"/>
        <w:jc w:val="both"/>
        <w:outlineLvl w:val="2"/>
        <w:rPr>
          <w:rFonts w:ascii="Arial" w:eastAsia="Times New Roman" w:hAnsi="Arial" w:cs="Arial"/>
          <w:color w:val="4A4A4A"/>
          <w:sz w:val="27"/>
          <w:szCs w:val="27"/>
        </w:rPr>
      </w:pPr>
      <w:r w:rsidRPr="00C258C3">
        <w:rPr>
          <w:rFonts w:ascii="Arial" w:eastAsia="Times New Roman" w:hAnsi="Arial" w:cs="Arial"/>
          <w:b/>
          <w:bCs/>
          <w:color w:val="4A4A4A"/>
          <w:sz w:val="27"/>
          <w:szCs w:val="27"/>
        </w:rPr>
        <w:t>44. Explain the concept of Punycode in Node.js?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In Node.js, Punycode is an encoding syntax that is used for converting Unicode (UTF-8) string of characters into a basic ASCII string of characters. It is important as the hostnames can only understand the ASCII characters. Thus, Node.js version 0.6.2 onwards, it was bundled up with the default Node package. If you want to use it with any previous versions, you can easily do that by using the following code:</w:t>
      </w:r>
    </w:p>
    <w:p w:rsidR="00C258C3" w:rsidRPr="00C258C3" w:rsidRDefault="00C258C3" w:rsidP="00C258C3">
      <w:pPr>
        <w:spacing w:after="100" w:afterAutospacing="1" w:line="240" w:lineRule="auto"/>
        <w:jc w:val="both"/>
        <w:outlineLvl w:val="3"/>
        <w:rPr>
          <w:rFonts w:ascii="Arial" w:eastAsia="Times New Roman" w:hAnsi="Arial" w:cs="Arial"/>
          <w:color w:val="4A4A4A"/>
          <w:sz w:val="24"/>
          <w:szCs w:val="24"/>
        </w:rPr>
      </w:pPr>
      <w:r w:rsidRPr="00C258C3">
        <w:rPr>
          <w:rFonts w:ascii="Arial" w:eastAsia="Times New Roman" w:hAnsi="Arial" w:cs="Arial"/>
          <w:color w:val="4A4A4A"/>
          <w:sz w:val="24"/>
          <w:szCs w:val="24"/>
        </w:rPr>
        <w:t>Syntax:</w:t>
      </w:r>
    </w:p>
    <w:tbl>
      <w:tblPr>
        <w:tblW w:w="11175" w:type="dxa"/>
        <w:tblCellMar>
          <w:left w:w="0" w:type="dxa"/>
          <w:right w:w="0" w:type="dxa"/>
        </w:tblCellMar>
        <w:tblLook w:val="04A0" w:firstRow="1" w:lastRow="0" w:firstColumn="1" w:lastColumn="0" w:noHBand="0" w:noVBand="1"/>
      </w:tblPr>
      <w:tblGrid>
        <w:gridCol w:w="540"/>
        <w:gridCol w:w="10635"/>
      </w:tblGrid>
      <w:tr w:rsidR="00C258C3" w:rsidRPr="00C258C3" w:rsidTr="00C258C3">
        <w:tc>
          <w:tcPr>
            <w:tcW w:w="0" w:type="auto"/>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1</w:t>
            </w:r>
          </w:p>
        </w:tc>
        <w:tc>
          <w:tcPr>
            <w:tcW w:w="10635" w:type="dxa"/>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punycode = require('punycode');</w:t>
            </w:r>
          </w:p>
        </w:tc>
      </w:tr>
    </w:tbl>
    <w:p w:rsidR="00C258C3" w:rsidRPr="00C258C3" w:rsidRDefault="00C258C3" w:rsidP="00C258C3">
      <w:pPr>
        <w:spacing w:after="100" w:afterAutospacing="1" w:line="240" w:lineRule="auto"/>
        <w:jc w:val="both"/>
        <w:outlineLvl w:val="2"/>
        <w:rPr>
          <w:rFonts w:ascii="inherit" w:eastAsia="Times New Roman" w:hAnsi="inherit" w:cs="Arial"/>
          <w:color w:val="4A4A4A"/>
          <w:sz w:val="27"/>
          <w:szCs w:val="27"/>
        </w:rPr>
      </w:pPr>
      <w:r w:rsidRPr="00C258C3">
        <w:rPr>
          <w:rFonts w:ascii="inherit" w:eastAsia="Times New Roman" w:hAnsi="inherit" w:cs="Arial"/>
          <w:b/>
          <w:bCs/>
          <w:color w:val="4A4A4A"/>
          <w:sz w:val="27"/>
          <w:szCs w:val="27"/>
        </w:rPr>
        <w:t>45. Differentiate between Node.js vs Ajax?</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The most basic difference between Node.js and Ajax that, Node.js is a server-side JavaScript whereas Ajax is a client-side technology. In simpler terms, Ajax is mostly used for updating or modifying the webpage contents without having to refresh it. On the other hand, Node.js is required to develop the server software that are typically executed by the servers instead of the web browsers.</w:t>
      </w:r>
    </w:p>
    <w:p w:rsidR="00C258C3" w:rsidRPr="00C258C3" w:rsidRDefault="00C258C3" w:rsidP="00C258C3">
      <w:pPr>
        <w:spacing w:after="100" w:afterAutospacing="1" w:line="240" w:lineRule="auto"/>
        <w:jc w:val="both"/>
        <w:outlineLvl w:val="2"/>
        <w:rPr>
          <w:rFonts w:ascii="inherit" w:eastAsia="Times New Roman" w:hAnsi="inherit" w:cs="Arial"/>
          <w:color w:val="4A4A4A"/>
          <w:sz w:val="27"/>
          <w:szCs w:val="27"/>
        </w:rPr>
      </w:pPr>
      <w:r w:rsidRPr="00C258C3">
        <w:rPr>
          <w:rFonts w:ascii="inherit" w:eastAsia="Times New Roman" w:hAnsi="inherit" w:cs="Arial"/>
          <w:b/>
          <w:bCs/>
          <w:color w:val="4A4A4A"/>
          <w:sz w:val="27"/>
          <w:szCs w:val="27"/>
        </w:rPr>
        <w:t>46. Does Node.js provide any Debugger?</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Node.js do provide a simple TCP based protocol and debugging client that comes built-in. In order to debug your JavaScript file, you can use the below debug argument followed by </w:t>
      </w:r>
      <w:r w:rsidRPr="00C258C3">
        <w:rPr>
          <w:rFonts w:ascii="Arial" w:eastAsia="Times New Roman" w:hAnsi="Arial" w:cs="Arial"/>
          <w:b/>
          <w:bCs/>
          <w:color w:val="4A4A4A"/>
          <w:sz w:val="24"/>
          <w:szCs w:val="24"/>
        </w:rPr>
        <w:t>js</w:t>
      </w:r>
      <w:r w:rsidRPr="00C258C3">
        <w:rPr>
          <w:rFonts w:ascii="Arial" w:eastAsia="Times New Roman" w:hAnsi="Arial" w:cs="Arial"/>
          <w:color w:val="4A4A4A"/>
          <w:sz w:val="24"/>
          <w:szCs w:val="24"/>
        </w:rPr>
        <w:t> file name that you want to debug.</w:t>
      </w:r>
    </w:p>
    <w:p w:rsidR="00C258C3" w:rsidRPr="00C258C3" w:rsidRDefault="00C258C3" w:rsidP="00C258C3">
      <w:pPr>
        <w:spacing w:after="100" w:afterAutospacing="1" w:line="240" w:lineRule="auto"/>
        <w:jc w:val="both"/>
        <w:rPr>
          <w:rFonts w:ascii="inherit" w:eastAsia="Times New Roman" w:hAnsi="inherit" w:cs="Arial"/>
          <w:color w:val="4A4A4A"/>
          <w:sz w:val="24"/>
          <w:szCs w:val="24"/>
        </w:rPr>
      </w:pPr>
      <w:r w:rsidRPr="00C258C3">
        <w:rPr>
          <w:rFonts w:ascii="inherit" w:eastAsia="Times New Roman" w:hAnsi="inherit" w:cs="Arial"/>
          <w:i/>
          <w:iCs/>
          <w:color w:val="4A4A4A"/>
          <w:sz w:val="24"/>
          <w:szCs w:val="24"/>
        </w:rPr>
        <w:t>Syntax:</w:t>
      </w:r>
    </w:p>
    <w:tbl>
      <w:tblPr>
        <w:tblW w:w="11175" w:type="dxa"/>
        <w:tblCellMar>
          <w:left w:w="0" w:type="dxa"/>
          <w:right w:w="0" w:type="dxa"/>
        </w:tblCellMar>
        <w:tblLook w:val="04A0" w:firstRow="1" w:lastRow="0" w:firstColumn="1" w:lastColumn="0" w:noHBand="0" w:noVBand="1"/>
      </w:tblPr>
      <w:tblGrid>
        <w:gridCol w:w="540"/>
        <w:gridCol w:w="10635"/>
      </w:tblGrid>
      <w:tr w:rsidR="00C258C3" w:rsidRPr="00C258C3" w:rsidTr="00C258C3">
        <w:tc>
          <w:tcPr>
            <w:tcW w:w="0" w:type="auto"/>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1</w:t>
            </w:r>
          </w:p>
        </w:tc>
        <w:tc>
          <w:tcPr>
            <w:tcW w:w="10635" w:type="dxa"/>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node debug [script.js | -e "script"</w:t>
            </w:r>
            <w:r w:rsidRPr="00C258C3">
              <w:rPr>
                <w:rFonts w:ascii="Times New Roman" w:eastAsia="Times New Roman" w:hAnsi="Times New Roman" w:cs="Times New Roman"/>
                <w:color w:val="FFFFFF"/>
                <w:sz w:val="24"/>
                <w:szCs w:val="24"/>
              </w:rPr>
              <w:t xml:space="preserve"> </w:t>
            </w:r>
            <w:r w:rsidRPr="00C258C3">
              <w:rPr>
                <w:rFonts w:ascii="Courier New" w:eastAsia="Times New Roman" w:hAnsi="Courier New" w:cs="Courier New"/>
                <w:color w:val="FFFFFF"/>
                <w:sz w:val="20"/>
                <w:szCs w:val="20"/>
              </w:rPr>
              <w:t>| &lt;host&gt; : &lt;port&gt; ]</w:t>
            </w:r>
          </w:p>
        </w:tc>
      </w:tr>
    </w:tbl>
    <w:p w:rsidR="00C258C3" w:rsidRPr="00C258C3" w:rsidRDefault="00C258C3" w:rsidP="00C258C3">
      <w:pPr>
        <w:spacing w:after="100" w:afterAutospacing="1" w:line="240" w:lineRule="auto"/>
        <w:jc w:val="both"/>
        <w:outlineLvl w:val="2"/>
        <w:rPr>
          <w:rFonts w:ascii="inherit" w:eastAsia="Times New Roman" w:hAnsi="inherit" w:cs="Arial"/>
          <w:color w:val="4A4A4A"/>
          <w:sz w:val="27"/>
          <w:szCs w:val="27"/>
        </w:rPr>
      </w:pPr>
      <w:r w:rsidRPr="00C258C3">
        <w:rPr>
          <w:rFonts w:ascii="inherit" w:eastAsia="Times New Roman" w:hAnsi="inherit" w:cs="Arial"/>
          <w:b/>
          <w:bCs/>
          <w:color w:val="4A4A4A"/>
          <w:sz w:val="27"/>
          <w:szCs w:val="27"/>
        </w:rPr>
        <w:t>47. Describe the exit codes of Node.js.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In Node.js, exit codes are a set of specific codes which are used for finishing a specific process. These processes can include the global object as well. Below are some of the exit codes used in Node.js:</w:t>
      </w:r>
    </w:p>
    <w:p w:rsidR="00C258C3" w:rsidRPr="00C258C3" w:rsidRDefault="00C258C3" w:rsidP="00C258C3">
      <w:pPr>
        <w:numPr>
          <w:ilvl w:val="0"/>
          <w:numId w:val="59"/>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lastRenderedPageBreak/>
        <w:t>Uncaught fatal exception</w:t>
      </w:r>
    </w:p>
    <w:p w:rsidR="00C258C3" w:rsidRPr="00C258C3" w:rsidRDefault="00C258C3" w:rsidP="00C258C3">
      <w:pPr>
        <w:numPr>
          <w:ilvl w:val="0"/>
          <w:numId w:val="59"/>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Unused</w:t>
      </w:r>
    </w:p>
    <w:p w:rsidR="00C258C3" w:rsidRPr="00C258C3" w:rsidRDefault="00C258C3" w:rsidP="00C258C3">
      <w:pPr>
        <w:numPr>
          <w:ilvl w:val="0"/>
          <w:numId w:val="59"/>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Fatal Error</w:t>
      </w:r>
    </w:p>
    <w:p w:rsidR="00C258C3" w:rsidRPr="00C258C3" w:rsidRDefault="00C258C3" w:rsidP="00C258C3">
      <w:pPr>
        <w:numPr>
          <w:ilvl w:val="0"/>
          <w:numId w:val="59"/>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Internal Exception handler Run-time failure</w:t>
      </w:r>
    </w:p>
    <w:p w:rsidR="00C258C3" w:rsidRPr="00C258C3" w:rsidRDefault="00C258C3" w:rsidP="00C258C3">
      <w:pPr>
        <w:numPr>
          <w:ilvl w:val="0"/>
          <w:numId w:val="59"/>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Internal JavaScript Evaluation Failure</w:t>
      </w:r>
    </w:p>
    <w:p w:rsidR="00C258C3" w:rsidRPr="00C258C3" w:rsidRDefault="00C258C3" w:rsidP="00C258C3">
      <w:pPr>
        <w:spacing w:after="100" w:afterAutospacing="1" w:line="240" w:lineRule="auto"/>
        <w:jc w:val="both"/>
        <w:outlineLvl w:val="2"/>
        <w:rPr>
          <w:rFonts w:ascii="inherit" w:eastAsia="Times New Roman" w:hAnsi="inherit" w:cs="Arial"/>
          <w:color w:val="4A4A4A"/>
          <w:sz w:val="27"/>
          <w:szCs w:val="27"/>
        </w:rPr>
      </w:pPr>
      <w:r w:rsidRPr="00C258C3">
        <w:rPr>
          <w:rFonts w:ascii="inherit" w:eastAsia="Times New Roman" w:hAnsi="inherit" w:cs="Arial"/>
          <w:b/>
          <w:bCs/>
          <w:color w:val="4A4A4A"/>
          <w:sz w:val="27"/>
          <w:szCs w:val="27"/>
        </w:rPr>
        <w:t>48. What do you understand by an Event Emitter in Node.js?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EventEmitter is a Node.js class that includes all the objects that are capable of emitting events. These objects contain an eventEmitter.on() function through which more than one function can be attached to the named events that are emitted by the object. Whenever an EventEmitter object throws an event, all the attached functions to that specific event are invoked synchronously. Below code shows how to us the EventEmitter in your application:</w:t>
      </w:r>
    </w:p>
    <w:tbl>
      <w:tblPr>
        <w:tblW w:w="11175" w:type="dxa"/>
        <w:tblCellMar>
          <w:left w:w="0" w:type="dxa"/>
          <w:right w:w="0" w:type="dxa"/>
        </w:tblCellMar>
        <w:tblLook w:val="04A0" w:firstRow="1" w:lastRow="0" w:firstColumn="1" w:lastColumn="0" w:noHBand="0" w:noVBand="1"/>
      </w:tblPr>
      <w:tblGrid>
        <w:gridCol w:w="540"/>
        <w:gridCol w:w="10635"/>
      </w:tblGrid>
      <w:tr w:rsidR="00C258C3" w:rsidRPr="00C258C3" w:rsidTr="00C258C3">
        <w:tc>
          <w:tcPr>
            <w:tcW w:w="0" w:type="auto"/>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1</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2</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3</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4</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5</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6</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7</w:t>
            </w:r>
          </w:p>
        </w:tc>
        <w:tc>
          <w:tcPr>
            <w:tcW w:w="10635" w:type="dxa"/>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const</w:t>
            </w:r>
            <w:r w:rsidRPr="00C258C3">
              <w:rPr>
                <w:rFonts w:ascii="Times New Roman" w:eastAsia="Times New Roman" w:hAnsi="Times New Roman" w:cs="Times New Roman"/>
                <w:color w:val="FFFFFF"/>
                <w:sz w:val="24"/>
                <w:szCs w:val="24"/>
              </w:rPr>
              <w:t xml:space="preserve"> </w:t>
            </w:r>
            <w:r w:rsidRPr="00C258C3">
              <w:rPr>
                <w:rFonts w:ascii="Courier New" w:eastAsia="Times New Roman" w:hAnsi="Courier New" w:cs="Courier New"/>
                <w:color w:val="FFFFFF"/>
                <w:sz w:val="20"/>
                <w:szCs w:val="20"/>
              </w:rPr>
              <w:t>EventEmitter = require('events');</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class</w:t>
            </w:r>
            <w:r w:rsidRPr="00C258C3">
              <w:rPr>
                <w:rFonts w:ascii="Times New Roman" w:eastAsia="Times New Roman" w:hAnsi="Times New Roman" w:cs="Times New Roman"/>
                <w:color w:val="FFFFFF"/>
                <w:sz w:val="24"/>
                <w:szCs w:val="24"/>
              </w:rPr>
              <w:t xml:space="preserve"> </w:t>
            </w:r>
            <w:r w:rsidRPr="00C258C3">
              <w:rPr>
                <w:rFonts w:ascii="Courier New" w:eastAsia="Times New Roman" w:hAnsi="Courier New" w:cs="Courier New"/>
                <w:color w:val="FFFFFF"/>
                <w:sz w:val="20"/>
                <w:szCs w:val="20"/>
              </w:rPr>
              <w:t>MyEmitter extends</w:t>
            </w:r>
            <w:r w:rsidRPr="00C258C3">
              <w:rPr>
                <w:rFonts w:ascii="Times New Roman" w:eastAsia="Times New Roman" w:hAnsi="Times New Roman" w:cs="Times New Roman"/>
                <w:color w:val="FFFFFF"/>
                <w:sz w:val="24"/>
                <w:szCs w:val="24"/>
              </w:rPr>
              <w:t xml:space="preserve"> </w:t>
            </w:r>
            <w:r w:rsidRPr="00C258C3">
              <w:rPr>
                <w:rFonts w:ascii="Courier New" w:eastAsia="Times New Roman" w:hAnsi="Courier New" w:cs="Courier New"/>
                <w:color w:val="FFFFFF"/>
                <w:sz w:val="20"/>
                <w:szCs w:val="20"/>
              </w:rPr>
              <w:t>EventEmitter { }</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const</w:t>
            </w:r>
            <w:r w:rsidRPr="00C258C3">
              <w:rPr>
                <w:rFonts w:ascii="Times New Roman" w:eastAsia="Times New Roman" w:hAnsi="Times New Roman" w:cs="Times New Roman"/>
                <w:color w:val="FFFFFF"/>
                <w:sz w:val="24"/>
                <w:szCs w:val="24"/>
              </w:rPr>
              <w:t xml:space="preserve"> </w:t>
            </w:r>
            <w:r w:rsidRPr="00C258C3">
              <w:rPr>
                <w:rFonts w:ascii="Courier New" w:eastAsia="Times New Roman" w:hAnsi="Courier New" w:cs="Courier New"/>
                <w:color w:val="FFFFFF"/>
                <w:sz w:val="20"/>
                <w:szCs w:val="20"/>
              </w:rPr>
              <w:t>myEmitter = new</w:t>
            </w:r>
            <w:r w:rsidRPr="00C258C3">
              <w:rPr>
                <w:rFonts w:ascii="Times New Roman" w:eastAsia="Times New Roman" w:hAnsi="Times New Roman" w:cs="Times New Roman"/>
                <w:color w:val="FFFFFF"/>
                <w:sz w:val="24"/>
                <w:szCs w:val="24"/>
              </w:rPr>
              <w:t xml:space="preserve"> </w:t>
            </w:r>
            <w:r w:rsidRPr="00C258C3">
              <w:rPr>
                <w:rFonts w:ascii="Courier New" w:eastAsia="Times New Roman" w:hAnsi="Courier New" w:cs="Courier New"/>
                <w:color w:val="FFFFFF"/>
                <w:sz w:val="20"/>
                <w:szCs w:val="20"/>
              </w:rPr>
              <w:t>MyEmitter();</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myEmitter.on('event', () =&gt; {</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console.log('an event occurred!');</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myEmitter.emit('event');</w:t>
            </w:r>
          </w:p>
        </w:tc>
      </w:tr>
    </w:tbl>
    <w:p w:rsidR="00C258C3" w:rsidRPr="00C258C3" w:rsidRDefault="00C258C3" w:rsidP="00C258C3">
      <w:pPr>
        <w:spacing w:after="100" w:afterAutospacing="1" w:line="240" w:lineRule="auto"/>
        <w:jc w:val="both"/>
        <w:outlineLvl w:val="2"/>
        <w:rPr>
          <w:rFonts w:ascii="inherit" w:eastAsia="Times New Roman" w:hAnsi="inherit" w:cs="Arial"/>
          <w:color w:val="4A4A4A"/>
          <w:sz w:val="27"/>
          <w:szCs w:val="27"/>
        </w:rPr>
      </w:pPr>
      <w:r w:rsidRPr="00C258C3">
        <w:rPr>
          <w:rFonts w:ascii="inherit" w:eastAsia="Times New Roman" w:hAnsi="inherit" w:cs="Arial"/>
          <w:b/>
          <w:bCs/>
          <w:color w:val="4A4A4A"/>
          <w:sz w:val="27"/>
          <w:szCs w:val="27"/>
        </w:rPr>
        <w:t>49. Is cryptography supported in Node.js?</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Yes, Node.js does support cryptography through a module called Crypto. This module provides various cryptographic functionalities like cipher, decipher, sign and verify functions, a set of wrappers for open SSL’s hash HMAC etc. For example:</w:t>
      </w:r>
    </w:p>
    <w:p w:rsidR="00C258C3" w:rsidRPr="00C258C3" w:rsidRDefault="00C258C3" w:rsidP="00C258C3">
      <w:pPr>
        <w:spacing w:after="0" w:line="240" w:lineRule="auto"/>
        <w:jc w:val="both"/>
        <w:rPr>
          <w:rFonts w:ascii="Arial" w:eastAsia="Times New Roman" w:hAnsi="Arial" w:cs="Arial"/>
          <w:color w:val="4A4A4A"/>
          <w:sz w:val="24"/>
          <w:szCs w:val="24"/>
        </w:rPr>
      </w:pPr>
      <w:r w:rsidRPr="00C258C3">
        <w:rPr>
          <w:rFonts w:ascii="Arial" w:eastAsia="Times New Roman" w:hAnsi="Arial" w:cs="Arial"/>
          <w:i/>
          <w:iCs/>
          <w:color w:val="4A4A4A"/>
          <w:sz w:val="24"/>
          <w:szCs w:val="24"/>
        </w:rPr>
        <w:t>Syntax:</w:t>
      </w:r>
    </w:p>
    <w:tbl>
      <w:tblPr>
        <w:tblW w:w="13170" w:type="dxa"/>
        <w:tblCellMar>
          <w:left w:w="0" w:type="dxa"/>
          <w:right w:w="0" w:type="dxa"/>
        </w:tblCellMar>
        <w:tblLook w:val="04A0" w:firstRow="1" w:lastRow="0" w:firstColumn="1" w:lastColumn="0" w:noHBand="0" w:noVBand="1"/>
      </w:tblPr>
      <w:tblGrid>
        <w:gridCol w:w="540"/>
        <w:gridCol w:w="12630"/>
      </w:tblGrid>
      <w:tr w:rsidR="00C258C3" w:rsidRPr="00C258C3" w:rsidTr="00C258C3">
        <w:tc>
          <w:tcPr>
            <w:tcW w:w="0" w:type="auto"/>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1</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2</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3</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4</w:t>
            </w:r>
          </w:p>
        </w:tc>
        <w:tc>
          <w:tcPr>
            <w:tcW w:w="12630" w:type="dxa"/>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const</w:t>
            </w:r>
            <w:r w:rsidRPr="00C258C3">
              <w:rPr>
                <w:rFonts w:ascii="Times New Roman" w:eastAsia="Times New Roman" w:hAnsi="Times New Roman" w:cs="Times New Roman"/>
                <w:color w:val="FFFFFF"/>
                <w:sz w:val="24"/>
                <w:szCs w:val="24"/>
              </w:rPr>
              <w:t xml:space="preserve"> </w:t>
            </w:r>
            <w:r w:rsidRPr="00C258C3">
              <w:rPr>
                <w:rFonts w:ascii="Courier New" w:eastAsia="Times New Roman" w:hAnsi="Courier New" w:cs="Courier New"/>
                <w:color w:val="FFFFFF"/>
                <w:sz w:val="20"/>
                <w:szCs w:val="20"/>
              </w:rPr>
              <w:t>crypto = require'crypto');</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const</w:t>
            </w:r>
            <w:r w:rsidRPr="00C258C3">
              <w:rPr>
                <w:rFonts w:ascii="Times New Roman" w:eastAsia="Times New Roman" w:hAnsi="Times New Roman" w:cs="Times New Roman"/>
                <w:color w:val="FFFFFF"/>
                <w:sz w:val="24"/>
                <w:szCs w:val="24"/>
              </w:rPr>
              <w:t xml:space="preserve"> </w:t>
            </w:r>
            <w:r w:rsidRPr="00C258C3">
              <w:rPr>
                <w:rFonts w:ascii="Courier New" w:eastAsia="Times New Roman" w:hAnsi="Courier New" w:cs="Courier New"/>
                <w:color w:val="FFFFFF"/>
                <w:sz w:val="20"/>
                <w:szCs w:val="20"/>
              </w:rPr>
              <w:t>secret = 'akerude';</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const</w:t>
            </w:r>
            <w:r w:rsidRPr="00C258C3">
              <w:rPr>
                <w:rFonts w:ascii="Times New Roman" w:eastAsia="Times New Roman" w:hAnsi="Times New Roman" w:cs="Times New Roman"/>
                <w:color w:val="FFFFFF"/>
                <w:sz w:val="24"/>
                <w:szCs w:val="24"/>
              </w:rPr>
              <w:t xml:space="preserve"> </w:t>
            </w:r>
            <w:r w:rsidRPr="00C258C3">
              <w:rPr>
                <w:rFonts w:ascii="Courier New" w:eastAsia="Times New Roman" w:hAnsi="Courier New" w:cs="Courier New"/>
                <w:color w:val="FFFFFF"/>
                <w:sz w:val="20"/>
                <w:szCs w:val="20"/>
              </w:rPr>
              <w:t>hash = crypto.createHmac('swaEdu', secret).update('Welcome to Edureka').digest('hex');</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console.log(hash);</w:t>
            </w:r>
          </w:p>
        </w:tc>
      </w:tr>
    </w:tbl>
    <w:p w:rsidR="00C258C3" w:rsidRPr="00C258C3" w:rsidRDefault="00C258C3" w:rsidP="00C258C3">
      <w:pPr>
        <w:spacing w:after="100" w:afterAutospacing="1" w:line="240" w:lineRule="auto"/>
        <w:jc w:val="both"/>
        <w:outlineLvl w:val="2"/>
        <w:rPr>
          <w:rFonts w:ascii="inherit" w:eastAsia="Times New Roman" w:hAnsi="inherit" w:cs="Arial"/>
          <w:color w:val="4A4A4A"/>
          <w:sz w:val="27"/>
          <w:szCs w:val="27"/>
        </w:rPr>
      </w:pPr>
      <w:r w:rsidRPr="00C258C3">
        <w:rPr>
          <w:rFonts w:ascii="inherit" w:eastAsia="Times New Roman" w:hAnsi="inherit" w:cs="Arial"/>
          <w:b/>
          <w:bCs/>
          <w:color w:val="4A4A4A"/>
          <w:sz w:val="27"/>
          <w:szCs w:val="27"/>
        </w:rPr>
        <w:t>50. Explain the reason as to why Express ‘app’ and ‘server’ must be kept separate.</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Express ‘app’ and ‘server’ must be kept separate as by doing this, you will be separating the API declaration from the network related configuration which benefits in the below listed ways:</w:t>
      </w:r>
    </w:p>
    <w:p w:rsidR="00C258C3" w:rsidRPr="00C258C3" w:rsidRDefault="00C258C3" w:rsidP="00C258C3">
      <w:pPr>
        <w:numPr>
          <w:ilvl w:val="0"/>
          <w:numId w:val="60"/>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It allows testing the API in-process without having to perform the network calls</w:t>
      </w:r>
    </w:p>
    <w:p w:rsidR="00C258C3" w:rsidRPr="00C258C3" w:rsidRDefault="00C258C3" w:rsidP="00C258C3">
      <w:pPr>
        <w:numPr>
          <w:ilvl w:val="0"/>
          <w:numId w:val="60"/>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Faster testing execution</w:t>
      </w:r>
    </w:p>
    <w:p w:rsidR="00C258C3" w:rsidRPr="00C258C3" w:rsidRDefault="00C258C3" w:rsidP="00C258C3">
      <w:pPr>
        <w:numPr>
          <w:ilvl w:val="0"/>
          <w:numId w:val="60"/>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Getting wider coverage metrics of the code</w:t>
      </w:r>
    </w:p>
    <w:p w:rsidR="00C258C3" w:rsidRPr="00C258C3" w:rsidRDefault="00C258C3" w:rsidP="00C258C3">
      <w:pPr>
        <w:numPr>
          <w:ilvl w:val="0"/>
          <w:numId w:val="60"/>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Allows deploying the same API under flexible and different network conditions</w:t>
      </w:r>
    </w:p>
    <w:p w:rsidR="00C258C3" w:rsidRPr="00C258C3" w:rsidRDefault="00C258C3" w:rsidP="00C258C3">
      <w:pPr>
        <w:numPr>
          <w:ilvl w:val="0"/>
          <w:numId w:val="60"/>
        </w:numPr>
        <w:spacing w:before="100" w:beforeAutospacing="1"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Better separation of concerns and cleaner code</w:t>
      </w:r>
    </w:p>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lastRenderedPageBreak/>
        <w:t>API declaration should reside in app.js:</w:t>
      </w:r>
    </w:p>
    <w:tbl>
      <w:tblPr>
        <w:tblW w:w="11175" w:type="dxa"/>
        <w:tblCellMar>
          <w:left w:w="0" w:type="dxa"/>
          <w:right w:w="0" w:type="dxa"/>
        </w:tblCellMar>
        <w:tblLook w:val="04A0" w:firstRow="1" w:lastRow="0" w:firstColumn="1" w:lastColumn="0" w:noHBand="0" w:noVBand="1"/>
      </w:tblPr>
      <w:tblGrid>
        <w:gridCol w:w="540"/>
        <w:gridCol w:w="10635"/>
      </w:tblGrid>
      <w:tr w:rsidR="00C258C3" w:rsidRPr="00C258C3" w:rsidTr="00C258C3">
        <w:tc>
          <w:tcPr>
            <w:tcW w:w="0" w:type="auto"/>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1</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2</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3</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4</w:t>
            </w:r>
          </w:p>
        </w:tc>
        <w:tc>
          <w:tcPr>
            <w:tcW w:w="10635" w:type="dxa"/>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var app = express();</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app.use(bodyParser.json());</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app.use("/api/events", events.API);</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app.use("/api/forms", forms);</w:t>
            </w:r>
          </w:p>
        </w:tc>
      </w:tr>
    </w:tbl>
    <w:p w:rsidR="00C258C3" w:rsidRPr="00C258C3" w:rsidRDefault="00C258C3" w:rsidP="00C258C3">
      <w:pPr>
        <w:spacing w:after="100" w:afterAutospacing="1" w:line="240" w:lineRule="auto"/>
        <w:jc w:val="both"/>
        <w:rPr>
          <w:rFonts w:ascii="Arial" w:eastAsia="Times New Roman" w:hAnsi="Arial" w:cs="Arial"/>
          <w:color w:val="4A4A4A"/>
          <w:sz w:val="24"/>
          <w:szCs w:val="24"/>
        </w:rPr>
      </w:pPr>
      <w:r w:rsidRPr="00C258C3">
        <w:rPr>
          <w:rFonts w:ascii="Arial" w:eastAsia="Times New Roman" w:hAnsi="Arial" w:cs="Arial"/>
          <w:color w:val="4A4A4A"/>
          <w:sz w:val="24"/>
          <w:szCs w:val="24"/>
        </w:rPr>
        <w:t>Server network declaration should reside in /bin/www:</w:t>
      </w:r>
    </w:p>
    <w:tbl>
      <w:tblPr>
        <w:tblW w:w="11175" w:type="dxa"/>
        <w:tblCellMar>
          <w:left w:w="0" w:type="dxa"/>
          <w:right w:w="0" w:type="dxa"/>
        </w:tblCellMar>
        <w:tblLook w:val="04A0" w:firstRow="1" w:lastRow="0" w:firstColumn="1" w:lastColumn="0" w:noHBand="0" w:noVBand="1"/>
      </w:tblPr>
      <w:tblGrid>
        <w:gridCol w:w="540"/>
        <w:gridCol w:w="10635"/>
      </w:tblGrid>
      <w:tr w:rsidR="00C258C3" w:rsidRPr="00C258C3" w:rsidTr="00C258C3">
        <w:tc>
          <w:tcPr>
            <w:tcW w:w="0" w:type="auto"/>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1</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2</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3</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4</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5</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6</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Times New Roman" w:eastAsia="Times New Roman" w:hAnsi="Times New Roman" w:cs="Times New Roman"/>
                <w:color w:val="FFFFFF"/>
                <w:sz w:val="24"/>
                <w:szCs w:val="24"/>
              </w:rPr>
              <w:t>7</w:t>
            </w:r>
          </w:p>
        </w:tc>
        <w:tc>
          <w:tcPr>
            <w:tcW w:w="10635" w:type="dxa"/>
            <w:shd w:val="clear" w:color="auto" w:fill="008DD9"/>
            <w:vAlign w:val="center"/>
            <w:hideMark/>
          </w:tcPr>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var app = require('../app');</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var http = require('http');</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//Get port from environment and store in Express</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var port = normalizePort(process.env.PORT || '8000');</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app.set('port', port);</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//Create HTTP server.</w:t>
            </w:r>
          </w:p>
          <w:p w:rsidR="00C258C3" w:rsidRPr="00C258C3" w:rsidRDefault="00C258C3" w:rsidP="00C258C3">
            <w:pPr>
              <w:spacing w:after="0" w:line="240" w:lineRule="auto"/>
              <w:jc w:val="center"/>
              <w:rPr>
                <w:rFonts w:ascii="Times New Roman" w:eastAsia="Times New Roman" w:hAnsi="Times New Roman" w:cs="Times New Roman"/>
                <w:color w:val="FFFFFF"/>
                <w:sz w:val="24"/>
                <w:szCs w:val="24"/>
              </w:rPr>
            </w:pPr>
            <w:r w:rsidRPr="00C258C3">
              <w:rPr>
                <w:rFonts w:ascii="Courier New" w:eastAsia="Times New Roman" w:hAnsi="Courier New" w:cs="Courier New"/>
                <w:color w:val="FFFFFF"/>
                <w:sz w:val="20"/>
                <w:szCs w:val="20"/>
              </w:rPr>
              <w:t>var server = http.createServer(app);</w:t>
            </w:r>
          </w:p>
        </w:tc>
      </w:tr>
    </w:tbl>
    <w:p w:rsidR="00C258C3" w:rsidRDefault="00C258C3"/>
    <w:p w:rsidR="00D65CC2" w:rsidRDefault="00D65CC2">
      <w:pPr>
        <w:pBdr>
          <w:bottom w:val="single" w:sz="6" w:space="1" w:color="auto"/>
        </w:pBdr>
      </w:pPr>
    </w:p>
    <w:p w:rsidR="00D65CC2" w:rsidRDefault="00D65CC2"/>
    <w:p w:rsidR="00D65CC2" w:rsidRPr="00D65CC2" w:rsidRDefault="00D65CC2" w:rsidP="00D65CC2">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D65CC2">
        <w:rPr>
          <w:rFonts w:ascii="Helvetica" w:eastAsia="Times New Roman" w:hAnsi="Helvetica" w:cs="Helvetica"/>
          <w:color w:val="610B38"/>
          <w:kern w:val="36"/>
          <w:sz w:val="44"/>
          <w:szCs w:val="44"/>
        </w:rPr>
        <w:t>Node.js Interview Questions</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A list of top frequently asked </w:t>
      </w:r>
      <w:r w:rsidRPr="00D65CC2">
        <w:rPr>
          <w:rFonts w:ascii="Verdana" w:eastAsia="Times New Roman" w:hAnsi="Verdana" w:cs="Times New Roman"/>
          <w:b/>
          <w:bCs/>
          <w:color w:val="000000"/>
          <w:sz w:val="20"/>
          <w:szCs w:val="20"/>
        </w:rPr>
        <w:t>Node.js interview questions</w:t>
      </w:r>
      <w:r w:rsidRPr="00D65CC2">
        <w:rPr>
          <w:rFonts w:ascii="Verdana" w:eastAsia="Times New Roman" w:hAnsi="Verdana" w:cs="Times New Roman"/>
          <w:color w:val="000000"/>
          <w:sz w:val="20"/>
          <w:szCs w:val="20"/>
        </w:rPr>
        <w:t> and answers are given below.</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46"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1) What is Node.js?</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Node.js is Server-side scripting which is used to build scalable programs. It is a web application framework built on Google Chrome's JavaScript Engine. It runs within the Node.js runtime on Mac OS, Windows, and Linux with no changes. This runtime facilitates you to execute a JavaScript code on any machine outside a browser.</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47"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2) Is Node.js free to use?</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Yes. It is released under MIT license and is free to use.</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48"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3) Is Node a single threaded application?</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Yes. Node is a single-threaded application with event looping.</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lastRenderedPageBreak/>
        <w:pict>
          <v:rect id="_x0000_i1049"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4) What is the purpose of Node.js?</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These are the following purposes of Node.js:</w:t>
      </w:r>
    </w:p>
    <w:p w:rsidR="00D65CC2" w:rsidRPr="00D65CC2" w:rsidRDefault="00D65CC2" w:rsidP="00D65CC2">
      <w:pPr>
        <w:numPr>
          <w:ilvl w:val="0"/>
          <w:numId w:val="61"/>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Real-time web applications</w:t>
      </w:r>
    </w:p>
    <w:p w:rsidR="00D65CC2" w:rsidRPr="00D65CC2" w:rsidRDefault="00D65CC2" w:rsidP="00D65CC2">
      <w:pPr>
        <w:numPr>
          <w:ilvl w:val="0"/>
          <w:numId w:val="61"/>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Network applications</w:t>
      </w:r>
    </w:p>
    <w:p w:rsidR="00D65CC2" w:rsidRPr="00D65CC2" w:rsidRDefault="00D65CC2" w:rsidP="00D65CC2">
      <w:pPr>
        <w:numPr>
          <w:ilvl w:val="0"/>
          <w:numId w:val="61"/>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Distributed systems</w:t>
      </w:r>
    </w:p>
    <w:p w:rsidR="00D65CC2" w:rsidRPr="00D65CC2" w:rsidRDefault="00D65CC2" w:rsidP="00D65CC2">
      <w:pPr>
        <w:numPr>
          <w:ilvl w:val="0"/>
          <w:numId w:val="61"/>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General purpose applications</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50"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5) What are the advantages of Node.js?</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Following are the main advantages of Node.js:</w:t>
      </w:r>
    </w:p>
    <w:p w:rsidR="00D65CC2" w:rsidRPr="00D65CC2" w:rsidRDefault="00D65CC2" w:rsidP="00D65CC2">
      <w:pPr>
        <w:numPr>
          <w:ilvl w:val="0"/>
          <w:numId w:val="62"/>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Node.js is asynchronous and event-driven. All API?s of Node.js library are non-blocking, and its server doesn't wait for an API to return data. It moves to the next API after calling it, and a notification mechanism of Events of Node.js responds to the server from the previous API call.</w:t>
      </w:r>
    </w:p>
    <w:p w:rsidR="00D65CC2" w:rsidRPr="00D65CC2" w:rsidRDefault="00D65CC2" w:rsidP="00D65CC2">
      <w:pPr>
        <w:numPr>
          <w:ilvl w:val="0"/>
          <w:numId w:val="62"/>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Node.js is very fast because it builds on Google Chrome?s V8 JavaScript engine. Its library is very fast in code execution.</w:t>
      </w:r>
    </w:p>
    <w:p w:rsidR="00D65CC2" w:rsidRPr="00D65CC2" w:rsidRDefault="00D65CC2" w:rsidP="00D65CC2">
      <w:pPr>
        <w:numPr>
          <w:ilvl w:val="0"/>
          <w:numId w:val="62"/>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Node.js is single threaded but highly scalable.</w:t>
      </w:r>
    </w:p>
    <w:p w:rsidR="00D65CC2" w:rsidRPr="00D65CC2" w:rsidRDefault="00D65CC2" w:rsidP="00D65CC2">
      <w:pPr>
        <w:numPr>
          <w:ilvl w:val="0"/>
          <w:numId w:val="62"/>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Node.js provides a facility of no buffering. Its application never buffers any data. It outputs the data in chunks.</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51"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6) Explain Node.js web application architecture?</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A web application distinguishes into 4 layers:</w:t>
      </w:r>
    </w:p>
    <w:p w:rsidR="00D65CC2" w:rsidRPr="00D65CC2" w:rsidRDefault="00D65CC2" w:rsidP="00D65CC2">
      <w:pPr>
        <w:numPr>
          <w:ilvl w:val="0"/>
          <w:numId w:val="63"/>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b/>
          <w:bCs/>
          <w:color w:val="000000"/>
          <w:sz w:val="20"/>
          <w:szCs w:val="20"/>
        </w:rPr>
        <w:t>Client Layer: </w:t>
      </w:r>
      <w:r w:rsidRPr="00D65CC2">
        <w:rPr>
          <w:rFonts w:ascii="Verdana" w:eastAsia="Times New Roman" w:hAnsi="Verdana" w:cs="Times New Roman"/>
          <w:color w:val="000000"/>
          <w:sz w:val="20"/>
          <w:szCs w:val="20"/>
        </w:rPr>
        <w:t>The Client layer contains web browsers, mobile browsers or applications which can make an HTTP request to the web server.</w:t>
      </w:r>
    </w:p>
    <w:p w:rsidR="00D65CC2" w:rsidRPr="00D65CC2" w:rsidRDefault="00D65CC2" w:rsidP="00D65CC2">
      <w:pPr>
        <w:numPr>
          <w:ilvl w:val="0"/>
          <w:numId w:val="63"/>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b/>
          <w:bCs/>
          <w:color w:val="000000"/>
          <w:sz w:val="20"/>
          <w:szCs w:val="20"/>
        </w:rPr>
        <w:t>Server Layer: </w:t>
      </w:r>
      <w:r w:rsidRPr="00D65CC2">
        <w:rPr>
          <w:rFonts w:ascii="Verdana" w:eastAsia="Times New Roman" w:hAnsi="Verdana" w:cs="Times New Roman"/>
          <w:color w:val="000000"/>
          <w:sz w:val="20"/>
          <w:szCs w:val="20"/>
        </w:rPr>
        <w:t>The Server layer contains the Web server which can intercept the request made by clients and pass them the response.</w:t>
      </w:r>
    </w:p>
    <w:p w:rsidR="00D65CC2" w:rsidRPr="00D65CC2" w:rsidRDefault="00D65CC2" w:rsidP="00D65CC2">
      <w:pPr>
        <w:numPr>
          <w:ilvl w:val="0"/>
          <w:numId w:val="63"/>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b/>
          <w:bCs/>
          <w:color w:val="000000"/>
          <w:sz w:val="20"/>
          <w:szCs w:val="20"/>
        </w:rPr>
        <w:t>Business Layer: </w:t>
      </w:r>
      <w:r w:rsidRPr="00D65CC2">
        <w:rPr>
          <w:rFonts w:ascii="Verdana" w:eastAsia="Times New Roman" w:hAnsi="Verdana" w:cs="Times New Roman"/>
          <w:color w:val="000000"/>
          <w:sz w:val="20"/>
          <w:szCs w:val="20"/>
        </w:rPr>
        <w:t>The business layer contains application server which is utilized by the web server to do required processing. This layer interacts with the data layer via database or some external programs.</w:t>
      </w:r>
    </w:p>
    <w:p w:rsidR="00D65CC2" w:rsidRPr="00D65CC2" w:rsidRDefault="00D65CC2" w:rsidP="00D65CC2">
      <w:pPr>
        <w:numPr>
          <w:ilvl w:val="0"/>
          <w:numId w:val="63"/>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b/>
          <w:bCs/>
          <w:color w:val="000000"/>
          <w:sz w:val="20"/>
          <w:szCs w:val="20"/>
        </w:rPr>
        <w:t>Data Layer: </w:t>
      </w:r>
      <w:r w:rsidRPr="00D65CC2">
        <w:rPr>
          <w:rFonts w:ascii="Verdana" w:eastAsia="Times New Roman" w:hAnsi="Verdana" w:cs="Times New Roman"/>
          <w:color w:val="000000"/>
          <w:sz w:val="20"/>
          <w:szCs w:val="20"/>
        </w:rPr>
        <w:t>The Data layer contains databases or any source of data.</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noProof/>
          <w:sz w:val="24"/>
          <w:szCs w:val="24"/>
        </w:rPr>
        <w:lastRenderedPageBreak/>
        <w:drawing>
          <wp:inline distT="0" distB="0" distL="0" distR="0" wp14:anchorId="3576501B" wp14:editId="16EBDF79">
            <wp:extent cx="6048375" cy="2857500"/>
            <wp:effectExtent l="0" t="0" r="9525" b="0"/>
            <wp:docPr id="27" name="Picture 27" descr="Node.js web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ode.js web lay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48375" cy="2857500"/>
                    </a:xfrm>
                    <a:prstGeom prst="rect">
                      <a:avLst/>
                    </a:prstGeom>
                    <a:noFill/>
                    <a:ln>
                      <a:noFill/>
                    </a:ln>
                  </pic:spPr>
                </pic:pic>
              </a:graphicData>
            </a:graphic>
          </wp:inline>
        </w:drawing>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7) What do you understand by the term I/O?</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I/O stands for input and output. It accesses anything outside of your application. It loaded into the machine memory to run the program, once the application starts.</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52"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8) How many types of API functions are available in Node.js?</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There are two types of API functions in Node.js:</w:t>
      </w:r>
    </w:p>
    <w:p w:rsidR="00D65CC2" w:rsidRPr="00D65CC2" w:rsidRDefault="00D65CC2" w:rsidP="00D65CC2">
      <w:pPr>
        <w:numPr>
          <w:ilvl w:val="0"/>
          <w:numId w:val="64"/>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Asynchronous, Non-blocking functions</w:t>
      </w:r>
    </w:p>
    <w:p w:rsidR="00D65CC2" w:rsidRPr="00D65CC2" w:rsidRDefault="00D65CC2" w:rsidP="00D65CC2">
      <w:pPr>
        <w:numPr>
          <w:ilvl w:val="0"/>
          <w:numId w:val="64"/>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Synchronous, Blocking functions</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53"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9) What is error-first callback?</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Error-first callbacks are used to pass errors and data. If something goes wrong, the programmer has to check the first argument because it is always an error argument. Additional arguments are used to pass data.</w:t>
      </w:r>
    </w:p>
    <w:p w:rsidR="00D65CC2" w:rsidRPr="00D65CC2" w:rsidRDefault="00D65CC2" w:rsidP="00D65CC2">
      <w:pPr>
        <w:numPr>
          <w:ilvl w:val="0"/>
          <w:numId w:val="65"/>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fs.readFile(filePath, function(err, data) {    </w:t>
      </w:r>
    </w:p>
    <w:p w:rsidR="00D65CC2" w:rsidRPr="00D65CC2" w:rsidRDefault="00D65CC2" w:rsidP="00D65CC2">
      <w:pPr>
        <w:numPr>
          <w:ilvl w:val="0"/>
          <w:numId w:val="65"/>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  if (err) {  </w:t>
      </w:r>
    </w:p>
    <w:p w:rsidR="00D65CC2" w:rsidRPr="00D65CC2" w:rsidRDefault="00D65CC2" w:rsidP="00D65CC2">
      <w:pPr>
        <w:numPr>
          <w:ilvl w:val="0"/>
          <w:numId w:val="65"/>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    //handle the error  </w:t>
      </w:r>
    </w:p>
    <w:p w:rsidR="00D65CC2" w:rsidRPr="00D65CC2" w:rsidRDefault="00D65CC2" w:rsidP="00D65CC2">
      <w:pPr>
        <w:numPr>
          <w:ilvl w:val="0"/>
          <w:numId w:val="65"/>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  }  </w:t>
      </w:r>
    </w:p>
    <w:p w:rsidR="00D65CC2" w:rsidRPr="00D65CC2" w:rsidRDefault="00D65CC2" w:rsidP="00D65CC2">
      <w:pPr>
        <w:numPr>
          <w:ilvl w:val="0"/>
          <w:numId w:val="65"/>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  // use the data object  </w:t>
      </w:r>
    </w:p>
    <w:p w:rsidR="00D65CC2" w:rsidRPr="00D65CC2" w:rsidRDefault="00D65CC2" w:rsidP="00D65CC2">
      <w:pPr>
        <w:numPr>
          <w:ilvl w:val="0"/>
          <w:numId w:val="65"/>
        </w:numPr>
        <w:shd w:val="clear" w:color="auto" w:fill="FFFFFF"/>
        <w:spacing w:after="12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lastRenderedPageBreak/>
        <w:t>});  </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54"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10) What is an asynchronous API?</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All the API's of Node.js library are asynchronous means non-blocking. A Node.js based server never waits for an API to return data. The Node.js server moves to the next API after calling it, and a notification mechanism of Events of Node.js responds to the server for the previous API call.</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55"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11) How can you avoid callbacks?</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To avoid callbacks, you can use any one of the following options:</w:t>
      </w:r>
    </w:p>
    <w:p w:rsidR="00D65CC2" w:rsidRPr="00D65CC2" w:rsidRDefault="00D65CC2" w:rsidP="00D65CC2">
      <w:pPr>
        <w:numPr>
          <w:ilvl w:val="0"/>
          <w:numId w:val="66"/>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You can use </w:t>
      </w:r>
      <w:r w:rsidRPr="00D65CC2">
        <w:rPr>
          <w:rFonts w:ascii="Verdana" w:eastAsia="Times New Roman" w:hAnsi="Verdana" w:cs="Times New Roman"/>
          <w:b/>
          <w:bCs/>
          <w:color w:val="000000"/>
          <w:sz w:val="20"/>
          <w:szCs w:val="20"/>
        </w:rPr>
        <w:t>modularization</w:t>
      </w:r>
      <w:r w:rsidRPr="00D65CC2">
        <w:rPr>
          <w:rFonts w:ascii="Verdana" w:eastAsia="Times New Roman" w:hAnsi="Verdana" w:cs="Times New Roman"/>
          <w:color w:val="000000"/>
          <w:sz w:val="20"/>
          <w:szCs w:val="20"/>
        </w:rPr>
        <w:t>. It breaks callbacks into independent functions.</w:t>
      </w:r>
    </w:p>
    <w:p w:rsidR="00D65CC2" w:rsidRPr="00D65CC2" w:rsidRDefault="00D65CC2" w:rsidP="00D65CC2">
      <w:pPr>
        <w:numPr>
          <w:ilvl w:val="0"/>
          <w:numId w:val="66"/>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You can use </w:t>
      </w:r>
      <w:r w:rsidRPr="00D65CC2">
        <w:rPr>
          <w:rFonts w:ascii="Verdana" w:eastAsia="Times New Roman" w:hAnsi="Verdana" w:cs="Times New Roman"/>
          <w:b/>
          <w:bCs/>
          <w:color w:val="000000"/>
          <w:sz w:val="20"/>
          <w:szCs w:val="20"/>
        </w:rPr>
        <w:t>promises</w:t>
      </w:r>
      <w:r w:rsidRPr="00D65CC2">
        <w:rPr>
          <w:rFonts w:ascii="Verdana" w:eastAsia="Times New Roman" w:hAnsi="Verdana" w:cs="Times New Roman"/>
          <w:color w:val="000000"/>
          <w:sz w:val="20"/>
          <w:szCs w:val="20"/>
        </w:rPr>
        <w:t>.</w:t>
      </w:r>
    </w:p>
    <w:p w:rsidR="00D65CC2" w:rsidRPr="00D65CC2" w:rsidRDefault="00D65CC2" w:rsidP="00D65CC2">
      <w:pPr>
        <w:numPr>
          <w:ilvl w:val="0"/>
          <w:numId w:val="66"/>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You can use </w:t>
      </w:r>
      <w:r w:rsidRPr="00D65CC2">
        <w:rPr>
          <w:rFonts w:ascii="Verdana" w:eastAsia="Times New Roman" w:hAnsi="Verdana" w:cs="Times New Roman"/>
          <w:b/>
          <w:bCs/>
          <w:color w:val="000000"/>
          <w:sz w:val="20"/>
          <w:szCs w:val="20"/>
        </w:rPr>
        <w:t>yield</w:t>
      </w:r>
      <w:r w:rsidRPr="00D65CC2">
        <w:rPr>
          <w:rFonts w:ascii="Verdana" w:eastAsia="Times New Roman" w:hAnsi="Verdana" w:cs="Times New Roman"/>
          <w:color w:val="000000"/>
          <w:sz w:val="20"/>
          <w:szCs w:val="20"/>
        </w:rPr>
        <w:t> with Generators and Promises.</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56"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12) Does Node.js provide Debugger?</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Yes, Node.js provides a simple TCP based protocol and built-in debugging client. For debugging your JavaScript file, you can use debug argument followed by the js file name you want to debug.</w:t>
      </w:r>
    </w:p>
    <w:p w:rsidR="00D65CC2" w:rsidRPr="00D65CC2" w:rsidRDefault="00D65CC2" w:rsidP="00D65CC2">
      <w:pPr>
        <w:shd w:val="clear" w:color="auto" w:fill="FFFFFF"/>
        <w:spacing w:before="100" w:beforeAutospacing="1" w:after="100" w:afterAutospacing="1" w:line="240" w:lineRule="auto"/>
        <w:outlineLvl w:val="3"/>
        <w:rPr>
          <w:rFonts w:ascii="Helvetica" w:eastAsia="Times New Roman" w:hAnsi="Helvetica" w:cs="Helvetica"/>
          <w:color w:val="610B4B"/>
          <w:sz w:val="26"/>
          <w:szCs w:val="26"/>
        </w:rPr>
      </w:pPr>
      <w:r w:rsidRPr="00D65CC2">
        <w:rPr>
          <w:rFonts w:ascii="Helvetica" w:eastAsia="Times New Roman" w:hAnsi="Helvetica" w:cs="Helvetica"/>
          <w:color w:val="610B4B"/>
          <w:sz w:val="26"/>
          <w:szCs w:val="26"/>
        </w:rPr>
        <w:t>Syntax:</w:t>
      </w:r>
    </w:p>
    <w:p w:rsidR="00D65CC2" w:rsidRPr="00D65CC2" w:rsidRDefault="00D65CC2" w:rsidP="00D65CC2">
      <w:pPr>
        <w:numPr>
          <w:ilvl w:val="0"/>
          <w:numId w:val="67"/>
        </w:numPr>
        <w:shd w:val="clear" w:color="auto" w:fill="FFFFFF"/>
        <w:spacing w:after="12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node debug [script.js | -e "script" | </w:t>
      </w:r>
      <w:r w:rsidRPr="00D65CC2">
        <w:rPr>
          <w:rFonts w:ascii="Verdana" w:eastAsia="Times New Roman" w:hAnsi="Verdana" w:cs="Times New Roman"/>
          <w:b/>
          <w:bCs/>
          <w:color w:val="006699"/>
          <w:sz w:val="20"/>
          <w:szCs w:val="20"/>
          <w:bdr w:val="none" w:sz="0" w:space="0" w:color="auto" w:frame="1"/>
        </w:rPr>
        <w:t>&lt;host&gt;</w:t>
      </w:r>
      <w:r w:rsidRPr="00D65CC2">
        <w:rPr>
          <w:rFonts w:ascii="Verdana" w:eastAsia="Times New Roman" w:hAnsi="Verdana" w:cs="Times New Roman"/>
          <w:color w:val="000000"/>
          <w:sz w:val="20"/>
          <w:szCs w:val="20"/>
          <w:bdr w:val="none" w:sz="0" w:space="0" w:color="auto" w:frame="1"/>
        </w:rPr>
        <w:t>:</w:t>
      </w:r>
      <w:r w:rsidRPr="00D65CC2">
        <w:rPr>
          <w:rFonts w:ascii="Verdana" w:eastAsia="Times New Roman" w:hAnsi="Verdana" w:cs="Times New Roman"/>
          <w:b/>
          <w:bCs/>
          <w:color w:val="006699"/>
          <w:sz w:val="20"/>
          <w:szCs w:val="20"/>
          <w:bdr w:val="none" w:sz="0" w:space="0" w:color="auto" w:frame="1"/>
        </w:rPr>
        <w:t>&lt;port&gt;</w:t>
      </w:r>
      <w:r w:rsidRPr="00D65CC2">
        <w:rPr>
          <w:rFonts w:ascii="Verdana" w:eastAsia="Times New Roman" w:hAnsi="Verdana" w:cs="Times New Roman"/>
          <w:color w:val="000000"/>
          <w:sz w:val="20"/>
          <w:szCs w:val="20"/>
          <w:bdr w:val="none" w:sz="0" w:space="0" w:color="auto" w:frame="1"/>
        </w:rPr>
        <w:t>]  </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57"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13) What is a control flow function?</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Control flow function is a generic piece of code that runs in between several asynchronous function calls.</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58"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14) How "Control Flow" controls the functions calls?</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The control flow does the following job:</w:t>
      </w:r>
    </w:p>
    <w:p w:rsidR="00D65CC2" w:rsidRPr="00D65CC2" w:rsidRDefault="00D65CC2" w:rsidP="00D65CC2">
      <w:pPr>
        <w:numPr>
          <w:ilvl w:val="0"/>
          <w:numId w:val="68"/>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lastRenderedPageBreak/>
        <w:t>Control the order of execution</w:t>
      </w:r>
    </w:p>
    <w:p w:rsidR="00D65CC2" w:rsidRPr="00D65CC2" w:rsidRDefault="00D65CC2" w:rsidP="00D65CC2">
      <w:pPr>
        <w:numPr>
          <w:ilvl w:val="0"/>
          <w:numId w:val="68"/>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Collect data</w:t>
      </w:r>
    </w:p>
    <w:p w:rsidR="00D65CC2" w:rsidRPr="00D65CC2" w:rsidRDefault="00D65CC2" w:rsidP="00D65CC2">
      <w:pPr>
        <w:numPr>
          <w:ilvl w:val="0"/>
          <w:numId w:val="68"/>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Limit concurrency</w:t>
      </w:r>
    </w:p>
    <w:p w:rsidR="00D65CC2" w:rsidRPr="00D65CC2" w:rsidRDefault="00D65CC2" w:rsidP="00D65CC2">
      <w:pPr>
        <w:numPr>
          <w:ilvl w:val="0"/>
          <w:numId w:val="68"/>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Call the next step in a program</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59"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15) Is it possible to access DOM in Node?</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No, it is not possible to access DOM in Node.</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60"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16) What types of tasks can be done asynchronously using the event loop?</w:t>
      </w:r>
    </w:p>
    <w:p w:rsidR="00D65CC2" w:rsidRPr="00D65CC2" w:rsidRDefault="00D65CC2" w:rsidP="00D65CC2">
      <w:pPr>
        <w:numPr>
          <w:ilvl w:val="0"/>
          <w:numId w:val="69"/>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I/O operations</w:t>
      </w:r>
    </w:p>
    <w:p w:rsidR="00D65CC2" w:rsidRPr="00D65CC2" w:rsidRDefault="00D65CC2" w:rsidP="00D65CC2">
      <w:pPr>
        <w:numPr>
          <w:ilvl w:val="0"/>
          <w:numId w:val="69"/>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Heavy computation</w:t>
      </w:r>
    </w:p>
    <w:p w:rsidR="00D65CC2" w:rsidRPr="00D65CC2" w:rsidRDefault="00D65CC2" w:rsidP="00D65CC2">
      <w:pPr>
        <w:numPr>
          <w:ilvl w:val="0"/>
          <w:numId w:val="69"/>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Anything requiring blocking</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61"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17) What is REPL in Node.js?</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REPL stands for Read Eval Print Loop. It specifies a computer environment like a window console or Unix/Linux shell where you can enter a command, and the computer responds with an output.</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REPL environment incorporates with Node.js.</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62"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18) Explain the tasks of terms used in Node REPL.</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Following are the terms used in REPL with their defined tasks:</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b/>
          <w:bCs/>
          <w:color w:val="000000"/>
          <w:sz w:val="20"/>
          <w:szCs w:val="20"/>
        </w:rPr>
        <w:t>Read:</w:t>
      </w:r>
      <w:r w:rsidRPr="00D65CC2">
        <w:rPr>
          <w:rFonts w:ascii="Verdana" w:eastAsia="Times New Roman" w:hAnsi="Verdana" w:cs="Times New Roman"/>
          <w:color w:val="000000"/>
          <w:sz w:val="20"/>
          <w:szCs w:val="20"/>
        </w:rPr>
        <w:t> It reads user's input; parse the input into JavaScript data-structure and stores in memory.</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b/>
          <w:bCs/>
          <w:color w:val="000000"/>
          <w:sz w:val="20"/>
          <w:szCs w:val="20"/>
        </w:rPr>
        <w:t>Eval:</w:t>
      </w:r>
      <w:r w:rsidRPr="00D65CC2">
        <w:rPr>
          <w:rFonts w:ascii="Verdana" w:eastAsia="Times New Roman" w:hAnsi="Verdana" w:cs="Times New Roman"/>
          <w:color w:val="000000"/>
          <w:sz w:val="20"/>
          <w:szCs w:val="20"/>
        </w:rPr>
        <w:t> It takes and evaluates the data structure.</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b/>
          <w:bCs/>
          <w:color w:val="000000"/>
          <w:sz w:val="20"/>
          <w:szCs w:val="20"/>
        </w:rPr>
        <w:t>Print:</w:t>
      </w:r>
      <w:r w:rsidRPr="00D65CC2">
        <w:rPr>
          <w:rFonts w:ascii="Verdana" w:eastAsia="Times New Roman" w:hAnsi="Verdana" w:cs="Times New Roman"/>
          <w:color w:val="000000"/>
          <w:sz w:val="20"/>
          <w:szCs w:val="20"/>
        </w:rPr>
        <w:t> It is used to print the result.</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b/>
          <w:bCs/>
          <w:color w:val="000000"/>
          <w:sz w:val="20"/>
          <w:szCs w:val="20"/>
        </w:rPr>
        <w:t>Loop:</w:t>
      </w:r>
      <w:r w:rsidRPr="00D65CC2">
        <w:rPr>
          <w:rFonts w:ascii="Verdana" w:eastAsia="Times New Roman" w:hAnsi="Verdana" w:cs="Times New Roman"/>
          <w:color w:val="000000"/>
          <w:sz w:val="20"/>
          <w:szCs w:val="20"/>
        </w:rPr>
        <w:t> It loops the above command until user press ctrl-c twice to terminate.</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lastRenderedPageBreak/>
        <w:pict>
          <v:rect id="_x0000_i1063"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19) Is it possible to evaluate simple expressions using Node REPL?</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Yes. You can evaluate simple expressions using Node REPL.</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64"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20) What is the use of the underscore variable in REPL?</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In REPL, the underscore variable is used to get the last result.</w:t>
      </w:r>
    </w:p>
    <w:p w:rsidR="00D65CC2" w:rsidRPr="00D65CC2" w:rsidRDefault="00D65CC2" w:rsidP="00D65CC2">
      <w:pPr>
        <w:numPr>
          <w:ilvl w:val="0"/>
          <w:numId w:val="70"/>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C:\Nodejs_WorkSpace</w:t>
      </w:r>
      <w:r w:rsidRPr="00D65CC2">
        <w:rPr>
          <w:rFonts w:ascii="Verdana" w:eastAsia="Times New Roman" w:hAnsi="Verdana" w:cs="Times New Roman"/>
          <w:b/>
          <w:bCs/>
          <w:color w:val="006699"/>
          <w:sz w:val="20"/>
          <w:szCs w:val="20"/>
          <w:bdr w:val="none" w:sz="0" w:space="0" w:color="auto" w:frame="1"/>
        </w:rPr>
        <w:t>&gt;</w:t>
      </w:r>
      <w:r w:rsidRPr="00D65CC2">
        <w:rPr>
          <w:rFonts w:ascii="Verdana" w:eastAsia="Times New Roman" w:hAnsi="Verdana" w:cs="Times New Roman"/>
          <w:color w:val="000000"/>
          <w:sz w:val="20"/>
          <w:szCs w:val="20"/>
          <w:bdr w:val="none" w:sz="0" w:space="0" w:color="auto" w:frame="1"/>
        </w:rPr>
        <w:t>node  </w:t>
      </w:r>
    </w:p>
    <w:p w:rsidR="00D65CC2" w:rsidRPr="00D65CC2" w:rsidRDefault="00D65CC2" w:rsidP="00D65CC2">
      <w:pPr>
        <w:numPr>
          <w:ilvl w:val="0"/>
          <w:numId w:val="70"/>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b/>
          <w:bCs/>
          <w:color w:val="006699"/>
          <w:sz w:val="20"/>
          <w:szCs w:val="20"/>
          <w:bdr w:val="none" w:sz="0" w:space="0" w:color="auto" w:frame="1"/>
        </w:rPr>
        <w:t>&gt;</w:t>
      </w:r>
      <w:r w:rsidRPr="00D65CC2">
        <w:rPr>
          <w:rFonts w:ascii="Verdana" w:eastAsia="Times New Roman" w:hAnsi="Verdana" w:cs="Times New Roman"/>
          <w:color w:val="000000"/>
          <w:sz w:val="20"/>
          <w:szCs w:val="20"/>
          <w:bdr w:val="none" w:sz="0" w:space="0" w:color="auto" w:frame="1"/>
        </w:rPr>
        <w:t> var </w:t>
      </w:r>
      <w:r w:rsidRPr="00D65CC2">
        <w:rPr>
          <w:rFonts w:ascii="Verdana" w:eastAsia="Times New Roman" w:hAnsi="Verdana" w:cs="Times New Roman"/>
          <w:color w:val="FF0000"/>
          <w:sz w:val="20"/>
          <w:szCs w:val="20"/>
          <w:bdr w:val="none" w:sz="0" w:space="0" w:color="auto" w:frame="1"/>
        </w:rPr>
        <w:t>x</w:t>
      </w:r>
      <w:r w:rsidRPr="00D65CC2">
        <w:rPr>
          <w:rFonts w:ascii="Verdana" w:eastAsia="Times New Roman" w:hAnsi="Verdana" w:cs="Times New Roman"/>
          <w:color w:val="000000"/>
          <w:sz w:val="20"/>
          <w:szCs w:val="20"/>
          <w:bdr w:val="none" w:sz="0" w:space="0" w:color="auto" w:frame="1"/>
        </w:rPr>
        <w:t> = </w:t>
      </w:r>
      <w:r w:rsidRPr="00D65CC2">
        <w:rPr>
          <w:rFonts w:ascii="Verdana" w:eastAsia="Times New Roman" w:hAnsi="Verdana" w:cs="Times New Roman"/>
          <w:color w:val="0000FF"/>
          <w:sz w:val="20"/>
          <w:szCs w:val="20"/>
          <w:bdr w:val="none" w:sz="0" w:space="0" w:color="auto" w:frame="1"/>
        </w:rPr>
        <w:t>10</w:t>
      </w:r>
      <w:r w:rsidRPr="00D65CC2">
        <w:rPr>
          <w:rFonts w:ascii="Verdana" w:eastAsia="Times New Roman" w:hAnsi="Verdana" w:cs="Times New Roman"/>
          <w:color w:val="000000"/>
          <w:sz w:val="20"/>
          <w:szCs w:val="20"/>
          <w:bdr w:val="none" w:sz="0" w:space="0" w:color="auto" w:frame="1"/>
        </w:rPr>
        <w:t>  </w:t>
      </w:r>
    </w:p>
    <w:p w:rsidR="00D65CC2" w:rsidRPr="00D65CC2" w:rsidRDefault="00D65CC2" w:rsidP="00D65CC2">
      <w:pPr>
        <w:numPr>
          <w:ilvl w:val="0"/>
          <w:numId w:val="70"/>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undefined  </w:t>
      </w:r>
    </w:p>
    <w:p w:rsidR="00D65CC2" w:rsidRPr="00D65CC2" w:rsidRDefault="00D65CC2" w:rsidP="00D65CC2">
      <w:pPr>
        <w:numPr>
          <w:ilvl w:val="0"/>
          <w:numId w:val="70"/>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b/>
          <w:bCs/>
          <w:color w:val="006699"/>
          <w:sz w:val="20"/>
          <w:szCs w:val="20"/>
          <w:bdr w:val="none" w:sz="0" w:space="0" w:color="auto" w:frame="1"/>
        </w:rPr>
        <w:t>&gt;</w:t>
      </w:r>
      <w:r w:rsidRPr="00D65CC2">
        <w:rPr>
          <w:rFonts w:ascii="Verdana" w:eastAsia="Times New Roman" w:hAnsi="Verdana" w:cs="Times New Roman"/>
          <w:color w:val="000000"/>
          <w:sz w:val="20"/>
          <w:szCs w:val="20"/>
          <w:bdr w:val="none" w:sz="0" w:space="0" w:color="auto" w:frame="1"/>
        </w:rPr>
        <w:t> var </w:t>
      </w:r>
      <w:r w:rsidRPr="00D65CC2">
        <w:rPr>
          <w:rFonts w:ascii="Verdana" w:eastAsia="Times New Roman" w:hAnsi="Verdana" w:cs="Times New Roman"/>
          <w:color w:val="FF0000"/>
          <w:sz w:val="20"/>
          <w:szCs w:val="20"/>
          <w:bdr w:val="none" w:sz="0" w:space="0" w:color="auto" w:frame="1"/>
        </w:rPr>
        <w:t>y</w:t>
      </w:r>
      <w:r w:rsidRPr="00D65CC2">
        <w:rPr>
          <w:rFonts w:ascii="Verdana" w:eastAsia="Times New Roman" w:hAnsi="Verdana" w:cs="Times New Roman"/>
          <w:color w:val="000000"/>
          <w:sz w:val="20"/>
          <w:szCs w:val="20"/>
          <w:bdr w:val="none" w:sz="0" w:space="0" w:color="auto" w:frame="1"/>
        </w:rPr>
        <w:t> = </w:t>
      </w:r>
      <w:r w:rsidRPr="00D65CC2">
        <w:rPr>
          <w:rFonts w:ascii="Verdana" w:eastAsia="Times New Roman" w:hAnsi="Verdana" w:cs="Times New Roman"/>
          <w:color w:val="0000FF"/>
          <w:sz w:val="20"/>
          <w:szCs w:val="20"/>
          <w:bdr w:val="none" w:sz="0" w:space="0" w:color="auto" w:frame="1"/>
        </w:rPr>
        <w:t>20</w:t>
      </w:r>
      <w:r w:rsidRPr="00D65CC2">
        <w:rPr>
          <w:rFonts w:ascii="Verdana" w:eastAsia="Times New Roman" w:hAnsi="Verdana" w:cs="Times New Roman"/>
          <w:color w:val="000000"/>
          <w:sz w:val="20"/>
          <w:szCs w:val="20"/>
          <w:bdr w:val="none" w:sz="0" w:space="0" w:color="auto" w:frame="1"/>
        </w:rPr>
        <w:t>  </w:t>
      </w:r>
    </w:p>
    <w:p w:rsidR="00D65CC2" w:rsidRPr="00D65CC2" w:rsidRDefault="00D65CC2" w:rsidP="00D65CC2">
      <w:pPr>
        <w:numPr>
          <w:ilvl w:val="0"/>
          <w:numId w:val="70"/>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undefined  </w:t>
      </w:r>
    </w:p>
    <w:p w:rsidR="00D65CC2" w:rsidRPr="00D65CC2" w:rsidRDefault="00D65CC2" w:rsidP="00D65CC2">
      <w:pPr>
        <w:numPr>
          <w:ilvl w:val="0"/>
          <w:numId w:val="70"/>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b/>
          <w:bCs/>
          <w:color w:val="006699"/>
          <w:sz w:val="20"/>
          <w:szCs w:val="20"/>
          <w:bdr w:val="none" w:sz="0" w:space="0" w:color="auto" w:frame="1"/>
        </w:rPr>
        <w:t>&gt;</w:t>
      </w:r>
      <w:r w:rsidRPr="00D65CC2">
        <w:rPr>
          <w:rFonts w:ascii="Verdana" w:eastAsia="Times New Roman" w:hAnsi="Verdana" w:cs="Times New Roman"/>
          <w:color w:val="000000"/>
          <w:sz w:val="20"/>
          <w:szCs w:val="20"/>
          <w:bdr w:val="none" w:sz="0" w:space="0" w:color="auto" w:frame="1"/>
        </w:rPr>
        <w:t> x + y  </w:t>
      </w:r>
    </w:p>
    <w:p w:rsidR="00D65CC2" w:rsidRPr="00D65CC2" w:rsidRDefault="00D65CC2" w:rsidP="00D65CC2">
      <w:pPr>
        <w:numPr>
          <w:ilvl w:val="0"/>
          <w:numId w:val="70"/>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30  </w:t>
      </w:r>
    </w:p>
    <w:p w:rsidR="00D65CC2" w:rsidRPr="00D65CC2" w:rsidRDefault="00D65CC2" w:rsidP="00D65CC2">
      <w:pPr>
        <w:numPr>
          <w:ilvl w:val="0"/>
          <w:numId w:val="70"/>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b/>
          <w:bCs/>
          <w:color w:val="006699"/>
          <w:sz w:val="20"/>
          <w:szCs w:val="20"/>
          <w:bdr w:val="none" w:sz="0" w:space="0" w:color="auto" w:frame="1"/>
        </w:rPr>
        <w:t>&gt;</w:t>
      </w:r>
      <w:r w:rsidRPr="00D65CC2">
        <w:rPr>
          <w:rFonts w:ascii="Verdana" w:eastAsia="Times New Roman" w:hAnsi="Verdana" w:cs="Times New Roman"/>
          <w:color w:val="000000"/>
          <w:sz w:val="20"/>
          <w:szCs w:val="20"/>
          <w:bdr w:val="none" w:sz="0" w:space="0" w:color="auto" w:frame="1"/>
        </w:rPr>
        <w:t> var </w:t>
      </w:r>
      <w:r w:rsidRPr="00D65CC2">
        <w:rPr>
          <w:rFonts w:ascii="Verdana" w:eastAsia="Times New Roman" w:hAnsi="Verdana" w:cs="Times New Roman"/>
          <w:color w:val="FF0000"/>
          <w:sz w:val="20"/>
          <w:szCs w:val="20"/>
          <w:bdr w:val="none" w:sz="0" w:space="0" w:color="auto" w:frame="1"/>
        </w:rPr>
        <w:t>sum</w:t>
      </w:r>
      <w:r w:rsidRPr="00D65CC2">
        <w:rPr>
          <w:rFonts w:ascii="Verdana" w:eastAsia="Times New Roman" w:hAnsi="Verdana" w:cs="Times New Roman"/>
          <w:color w:val="000000"/>
          <w:sz w:val="20"/>
          <w:szCs w:val="20"/>
          <w:bdr w:val="none" w:sz="0" w:space="0" w:color="auto" w:frame="1"/>
        </w:rPr>
        <w:t> = </w:t>
      </w:r>
      <w:r w:rsidRPr="00D65CC2">
        <w:rPr>
          <w:rFonts w:ascii="Verdana" w:eastAsia="Times New Roman" w:hAnsi="Verdana" w:cs="Times New Roman"/>
          <w:color w:val="0000FF"/>
          <w:sz w:val="20"/>
          <w:szCs w:val="20"/>
          <w:bdr w:val="none" w:sz="0" w:space="0" w:color="auto" w:frame="1"/>
        </w:rPr>
        <w:t>_</w:t>
      </w:r>
      <w:r w:rsidRPr="00D65CC2">
        <w:rPr>
          <w:rFonts w:ascii="Verdana" w:eastAsia="Times New Roman" w:hAnsi="Verdana" w:cs="Times New Roman"/>
          <w:color w:val="000000"/>
          <w:sz w:val="20"/>
          <w:szCs w:val="20"/>
          <w:bdr w:val="none" w:sz="0" w:space="0" w:color="auto" w:frame="1"/>
        </w:rPr>
        <w:t>  </w:t>
      </w:r>
    </w:p>
    <w:p w:rsidR="00D65CC2" w:rsidRPr="00D65CC2" w:rsidRDefault="00D65CC2" w:rsidP="00D65CC2">
      <w:pPr>
        <w:numPr>
          <w:ilvl w:val="0"/>
          <w:numId w:val="70"/>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undefined  </w:t>
      </w:r>
    </w:p>
    <w:p w:rsidR="00D65CC2" w:rsidRPr="00D65CC2" w:rsidRDefault="00D65CC2" w:rsidP="00D65CC2">
      <w:pPr>
        <w:numPr>
          <w:ilvl w:val="0"/>
          <w:numId w:val="70"/>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b/>
          <w:bCs/>
          <w:color w:val="006699"/>
          <w:sz w:val="20"/>
          <w:szCs w:val="20"/>
          <w:bdr w:val="none" w:sz="0" w:space="0" w:color="auto" w:frame="1"/>
        </w:rPr>
        <w:t>&gt;</w:t>
      </w:r>
      <w:r w:rsidRPr="00D65CC2">
        <w:rPr>
          <w:rFonts w:ascii="Verdana" w:eastAsia="Times New Roman" w:hAnsi="Verdana" w:cs="Times New Roman"/>
          <w:color w:val="000000"/>
          <w:sz w:val="20"/>
          <w:szCs w:val="20"/>
          <w:bdr w:val="none" w:sz="0" w:space="0" w:color="auto" w:frame="1"/>
        </w:rPr>
        <w:t> console.log(sum)  </w:t>
      </w:r>
    </w:p>
    <w:p w:rsidR="00D65CC2" w:rsidRPr="00D65CC2" w:rsidRDefault="00D65CC2" w:rsidP="00D65CC2">
      <w:pPr>
        <w:numPr>
          <w:ilvl w:val="0"/>
          <w:numId w:val="70"/>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30  </w:t>
      </w:r>
    </w:p>
    <w:p w:rsidR="00D65CC2" w:rsidRPr="00D65CC2" w:rsidRDefault="00D65CC2" w:rsidP="00D65CC2">
      <w:pPr>
        <w:numPr>
          <w:ilvl w:val="0"/>
          <w:numId w:val="70"/>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undefined  </w:t>
      </w:r>
    </w:p>
    <w:p w:rsidR="00D65CC2" w:rsidRPr="00D65CC2" w:rsidRDefault="00D65CC2" w:rsidP="00D65CC2">
      <w:pPr>
        <w:numPr>
          <w:ilvl w:val="0"/>
          <w:numId w:val="70"/>
        </w:numPr>
        <w:shd w:val="clear" w:color="auto" w:fill="FFFFFF"/>
        <w:spacing w:after="12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b/>
          <w:bCs/>
          <w:color w:val="006699"/>
          <w:sz w:val="20"/>
          <w:szCs w:val="20"/>
          <w:bdr w:val="none" w:sz="0" w:space="0" w:color="auto" w:frame="1"/>
        </w:rPr>
        <w:t>&gt;</w:t>
      </w:r>
      <w:r w:rsidRPr="00D65CC2">
        <w:rPr>
          <w:rFonts w:ascii="Verdana" w:eastAsia="Times New Roman" w:hAnsi="Verdana" w:cs="Times New Roman"/>
          <w:color w:val="000000"/>
          <w:sz w:val="20"/>
          <w:szCs w:val="20"/>
          <w:bdr w:val="none" w:sz="0" w:space="0" w:color="auto" w:frame="1"/>
        </w:rPr>
        <w:t>  </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65"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21) Does Node.js supports cryptography?</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Yes, Node.js Crypto module supports cryptography. It provides cryptographic functionality that includes a set of wrappers for open SSL's hash HMAC, cipher, decipher, sign and verify functions. For example:</w:t>
      </w:r>
    </w:p>
    <w:p w:rsidR="00D65CC2" w:rsidRPr="00D65CC2" w:rsidRDefault="00D65CC2" w:rsidP="00D65CC2">
      <w:pPr>
        <w:numPr>
          <w:ilvl w:val="0"/>
          <w:numId w:val="71"/>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const </w:t>
      </w:r>
      <w:r w:rsidRPr="00D65CC2">
        <w:rPr>
          <w:rFonts w:ascii="Verdana" w:eastAsia="Times New Roman" w:hAnsi="Verdana" w:cs="Times New Roman"/>
          <w:color w:val="FF0000"/>
          <w:sz w:val="20"/>
          <w:szCs w:val="20"/>
          <w:bdr w:val="none" w:sz="0" w:space="0" w:color="auto" w:frame="1"/>
        </w:rPr>
        <w:t>crypto</w:t>
      </w:r>
      <w:r w:rsidRPr="00D65CC2">
        <w:rPr>
          <w:rFonts w:ascii="Verdana" w:eastAsia="Times New Roman" w:hAnsi="Verdana" w:cs="Times New Roman"/>
          <w:color w:val="000000"/>
          <w:sz w:val="20"/>
          <w:szCs w:val="20"/>
          <w:bdr w:val="none" w:sz="0" w:space="0" w:color="auto" w:frame="1"/>
        </w:rPr>
        <w:t> = </w:t>
      </w:r>
      <w:r w:rsidRPr="00D65CC2">
        <w:rPr>
          <w:rFonts w:ascii="Verdana" w:eastAsia="Times New Roman" w:hAnsi="Verdana" w:cs="Times New Roman"/>
          <w:color w:val="0000FF"/>
          <w:sz w:val="20"/>
          <w:szCs w:val="20"/>
          <w:bdr w:val="none" w:sz="0" w:space="0" w:color="auto" w:frame="1"/>
        </w:rPr>
        <w:t>require</w:t>
      </w:r>
      <w:r w:rsidRPr="00D65CC2">
        <w:rPr>
          <w:rFonts w:ascii="Verdana" w:eastAsia="Times New Roman" w:hAnsi="Verdana" w:cs="Times New Roman"/>
          <w:color w:val="000000"/>
          <w:sz w:val="20"/>
          <w:szCs w:val="20"/>
          <w:bdr w:val="none" w:sz="0" w:space="0" w:color="auto" w:frame="1"/>
        </w:rPr>
        <w:t>('crypto');    </w:t>
      </w:r>
    </w:p>
    <w:p w:rsidR="00D65CC2" w:rsidRPr="00D65CC2" w:rsidRDefault="00D65CC2" w:rsidP="00D65CC2">
      <w:pPr>
        <w:numPr>
          <w:ilvl w:val="0"/>
          <w:numId w:val="71"/>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const </w:t>
      </w:r>
      <w:r w:rsidRPr="00D65CC2">
        <w:rPr>
          <w:rFonts w:ascii="Verdana" w:eastAsia="Times New Roman" w:hAnsi="Verdana" w:cs="Times New Roman"/>
          <w:color w:val="FF0000"/>
          <w:sz w:val="20"/>
          <w:szCs w:val="20"/>
          <w:bdr w:val="none" w:sz="0" w:space="0" w:color="auto" w:frame="1"/>
        </w:rPr>
        <w:t>secret</w:t>
      </w:r>
      <w:r w:rsidRPr="00D65CC2">
        <w:rPr>
          <w:rFonts w:ascii="Verdana" w:eastAsia="Times New Roman" w:hAnsi="Verdana" w:cs="Times New Roman"/>
          <w:color w:val="000000"/>
          <w:sz w:val="20"/>
          <w:szCs w:val="20"/>
          <w:bdr w:val="none" w:sz="0" w:space="0" w:color="auto" w:frame="1"/>
        </w:rPr>
        <w:t> = </w:t>
      </w:r>
      <w:r w:rsidRPr="00D65CC2">
        <w:rPr>
          <w:rFonts w:ascii="Verdana" w:eastAsia="Times New Roman" w:hAnsi="Verdana" w:cs="Times New Roman"/>
          <w:color w:val="0000FF"/>
          <w:sz w:val="20"/>
          <w:szCs w:val="20"/>
          <w:bdr w:val="none" w:sz="0" w:space="0" w:color="auto" w:frame="1"/>
        </w:rPr>
        <w:t>'abcdefg'</w:t>
      </w:r>
      <w:r w:rsidRPr="00D65CC2">
        <w:rPr>
          <w:rFonts w:ascii="Verdana" w:eastAsia="Times New Roman" w:hAnsi="Verdana" w:cs="Times New Roman"/>
          <w:color w:val="000000"/>
          <w:sz w:val="20"/>
          <w:szCs w:val="20"/>
          <w:bdr w:val="none" w:sz="0" w:space="0" w:color="auto" w:frame="1"/>
        </w:rPr>
        <w:t>;    </w:t>
      </w:r>
    </w:p>
    <w:p w:rsidR="00D65CC2" w:rsidRPr="00D65CC2" w:rsidRDefault="00D65CC2" w:rsidP="00D65CC2">
      <w:pPr>
        <w:numPr>
          <w:ilvl w:val="0"/>
          <w:numId w:val="71"/>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const </w:t>
      </w:r>
      <w:r w:rsidRPr="00D65CC2">
        <w:rPr>
          <w:rFonts w:ascii="Verdana" w:eastAsia="Times New Roman" w:hAnsi="Verdana" w:cs="Times New Roman"/>
          <w:color w:val="FF0000"/>
          <w:sz w:val="20"/>
          <w:szCs w:val="20"/>
          <w:bdr w:val="none" w:sz="0" w:space="0" w:color="auto" w:frame="1"/>
        </w:rPr>
        <w:t>hash</w:t>
      </w:r>
      <w:r w:rsidRPr="00D65CC2">
        <w:rPr>
          <w:rFonts w:ascii="Verdana" w:eastAsia="Times New Roman" w:hAnsi="Verdana" w:cs="Times New Roman"/>
          <w:color w:val="000000"/>
          <w:sz w:val="20"/>
          <w:szCs w:val="20"/>
          <w:bdr w:val="none" w:sz="0" w:space="0" w:color="auto" w:frame="1"/>
        </w:rPr>
        <w:t> = </w:t>
      </w:r>
      <w:r w:rsidRPr="00D65CC2">
        <w:rPr>
          <w:rFonts w:ascii="Verdana" w:eastAsia="Times New Roman" w:hAnsi="Verdana" w:cs="Times New Roman"/>
          <w:color w:val="0000FF"/>
          <w:sz w:val="20"/>
          <w:szCs w:val="20"/>
          <w:bdr w:val="none" w:sz="0" w:space="0" w:color="auto" w:frame="1"/>
        </w:rPr>
        <w:t>crypto</w:t>
      </w:r>
      <w:r w:rsidRPr="00D65CC2">
        <w:rPr>
          <w:rFonts w:ascii="Verdana" w:eastAsia="Times New Roman" w:hAnsi="Verdana" w:cs="Times New Roman"/>
          <w:color w:val="000000"/>
          <w:sz w:val="20"/>
          <w:szCs w:val="20"/>
          <w:bdr w:val="none" w:sz="0" w:space="0" w:color="auto" w:frame="1"/>
        </w:rPr>
        <w:t>.createHmac('sha256', secret)    </w:t>
      </w:r>
    </w:p>
    <w:p w:rsidR="00D65CC2" w:rsidRPr="00D65CC2" w:rsidRDefault="00D65CC2" w:rsidP="00D65CC2">
      <w:pPr>
        <w:numPr>
          <w:ilvl w:val="0"/>
          <w:numId w:val="71"/>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                   .update('Welcome to JavaTpoint')    </w:t>
      </w:r>
    </w:p>
    <w:p w:rsidR="00D65CC2" w:rsidRPr="00D65CC2" w:rsidRDefault="00D65CC2" w:rsidP="00D65CC2">
      <w:pPr>
        <w:numPr>
          <w:ilvl w:val="0"/>
          <w:numId w:val="71"/>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                   .digest('hex');    </w:t>
      </w:r>
    </w:p>
    <w:p w:rsidR="00D65CC2" w:rsidRPr="00D65CC2" w:rsidRDefault="00D65CC2" w:rsidP="00D65CC2">
      <w:pPr>
        <w:numPr>
          <w:ilvl w:val="0"/>
          <w:numId w:val="71"/>
        </w:numPr>
        <w:shd w:val="clear" w:color="auto" w:fill="FFFFFF"/>
        <w:spacing w:after="12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console.log(hash);    </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66"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lastRenderedPageBreak/>
        <w:t>22) What is npm? What is the main functionality of npm?</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npm stands for Node Package Manager. Following are the two main functionalities of npm:</w:t>
      </w:r>
    </w:p>
    <w:p w:rsidR="00D65CC2" w:rsidRPr="00D65CC2" w:rsidRDefault="00D65CC2" w:rsidP="00D65CC2">
      <w:pPr>
        <w:numPr>
          <w:ilvl w:val="0"/>
          <w:numId w:val="72"/>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Online repositories for node.js packages/modules which are searchable on search.nodejs.org</w:t>
      </w:r>
    </w:p>
    <w:p w:rsidR="00D65CC2" w:rsidRPr="00D65CC2" w:rsidRDefault="00D65CC2" w:rsidP="00D65CC2">
      <w:pPr>
        <w:numPr>
          <w:ilvl w:val="0"/>
          <w:numId w:val="72"/>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Command line utility to install packages, do version management and dependency management of Node.js packages.</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67"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23) What tools can be used to assure a consistent style in Node.js?</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Following is a list of tools that can be used in developing code in teams, to enforce a given style guide and to catch common errors using static analysis.</w:t>
      </w:r>
    </w:p>
    <w:p w:rsidR="00D65CC2" w:rsidRPr="00D65CC2" w:rsidRDefault="00D65CC2" w:rsidP="00D65CC2">
      <w:pPr>
        <w:numPr>
          <w:ilvl w:val="0"/>
          <w:numId w:val="73"/>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JSLint</w:t>
      </w:r>
    </w:p>
    <w:p w:rsidR="00D65CC2" w:rsidRPr="00D65CC2" w:rsidRDefault="00D65CC2" w:rsidP="00D65CC2">
      <w:pPr>
        <w:numPr>
          <w:ilvl w:val="0"/>
          <w:numId w:val="73"/>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JSHint</w:t>
      </w:r>
    </w:p>
    <w:p w:rsidR="00D65CC2" w:rsidRPr="00D65CC2" w:rsidRDefault="00D65CC2" w:rsidP="00D65CC2">
      <w:pPr>
        <w:numPr>
          <w:ilvl w:val="0"/>
          <w:numId w:val="73"/>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ESLint</w:t>
      </w:r>
    </w:p>
    <w:p w:rsidR="00D65CC2" w:rsidRPr="00D65CC2" w:rsidRDefault="00D65CC2" w:rsidP="00D65CC2">
      <w:pPr>
        <w:numPr>
          <w:ilvl w:val="0"/>
          <w:numId w:val="73"/>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JSCS</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68"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24) What is the difference between operational and programmer errors?</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Operational errors are not bugs, but create problems with the system like request timeout or hardware failure. On the other hand, programmer errors are actual bugs.</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69"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25) What is the difference between the global installation of dependencies and local installation of dependencies?</w:t>
      </w:r>
    </w:p>
    <w:p w:rsidR="00D65CC2" w:rsidRPr="00D65CC2" w:rsidRDefault="00D65CC2" w:rsidP="00D65CC2">
      <w:pPr>
        <w:numPr>
          <w:ilvl w:val="0"/>
          <w:numId w:val="74"/>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Global installation of dependencies is stored in /npm directory. While local installation of dependencies stores in the local mode. Here local mode refers to the package installation in node_modules directory lying in the folder where Node application is present.</w:t>
      </w:r>
    </w:p>
    <w:p w:rsidR="00D65CC2" w:rsidRPr="00D65CC2" w:rsidRDefault="00D65CC2" w:rsidP="00D65CC2">
      <w:pPr>
        <w:numPr>
          <w:ilvl w:val="0"/>
          <w:numId w:val="74"/>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Globally deployed packages cannot be imported using require() in Node application directly. On the other hand, locally deployed packages are accessible via require().</w:t>
      </w:r>
    </w:p>
    <w:p w:rsidR="00D65CC2" w:rsidRPr="00D65CC2" w:rsidRDefault="00D65CC2" w:rsidP="00D65CC2">
      <w:pPr>
        <w:numPr>
          <w:ilvl w:val="0"/>
          <w:numId w:val="74"/>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lastRenderedPageBreak/>
        <w:t>To install a Node project globally -g flag is used.</w:t>
      </w:r>
    </w:p>
    <w:p w:rsidR="00D65CC2" w:rsidRPr="00D65CC2" w:rsidRDefault="00D65CC2" w:rsidP="00D65CC2">
      <w:pPr>
        <w:numPr>
          <w:ilvl w:val="1"/>
          <w:numId w:val="74"/>
        </w:numPr>
        <w:shd w:val="clear" w:color="auto" w:fill="FFFFFF"/>
        <w:spacing w:after="120" w:line="315" w:lineRule="atLeast"/>
        <w:ind w:left="72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C:\Nodejs_WorkSpace</w:t>
      </w:r>
      <w:r w:rsidRPr="00D65CC2">
        <w:rPr>
          <w:rFonts w:ascii="Verdana" w:eastAsia="Times New Roman" w:hAnsi="Verdana" w:cs="Times New Roman"/>
          <w:b/>
          <w:bCs/>
          <w:color w:val="006699"/>
          <w:sz w:val="20"/>
          <w:szCs w:val="20"/>
          <w:bdr w:val="none" w:sz="0" w:space="0" w:color="auto" w:frame="1"/>
        </w:rPr>
        <w:t>&gt;</w:t>
      </w:r>
      <w:r w:rsidRPr="00D65CC2">
        <w:rPr>
          <w:rFonts w:ascii="Verdana" w:eastAsia="Times New Roman" w:hAnsi="Verdana" w:cs="Times New Roman"/>
          <w:color w:val="000000"/>
          <w:sz w:val="20"/>
          <w:szCs w:val="20"/>
          <w:bdr w:val="none" w:sz="0" w:space="0" w:color="auto" w:frame="1"/>
        </w:rPr>
        <w:t>npm install express ?g   </w:t>
      </w:r>
    </w:p>
    <w:p w:rsidR="00D65CC2" w:rsidRPr="00D65CC2" w:rsidRDefault="00D65CC2" w:rsidP="00D65CC2">
      <w:pPr>
        <w:numPr>
          <w:ilvl w:val="0"/>
          <w:numId w:val="74"/>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To install a Node project locally, the syntax is:</w:t>
      </w:r>
    </w:p>
    <w:p w:rsidR="00D65CC2" w:rsidRPr="00D65CC2" w:rsidRDefault="00D65CC2" w:rsidP="00D65CC2">
      <w:pPr>
        <w:numPr>
          <w:ilvl w:val="1"/>
          <w:numId w:val="75"/>
        </w:numPr>
        <w:shd w:val="clear" w:color="auto" w:fill="FFFFFF"/>
        <w:spacing w:after="120" w:line="315" w:lineRule="atLeast"/>
        <w:ind w:left="72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C:\Nodejs_WorkSpace</w:t>
      </w:r>
      <w:r w:rsidRPr="00D65CC2">
        <w:rPr>
          <w:rFonts w:ascii="Verdana" w:eastAsia="Times New Roman" w:hAnsi="Verdana" w:cs="Times New Roman"/>
          <w:b/>
          <w:bCs/>
          <w:color w:val="006699"/>
          <w:sz w:val="20"/>
          <w:szCs w:val="20"/>
          <w:bdr w:val="none" w:sz="0" w:space="0" w:color="auto" w:frame="1"/>
        </w:rPr>
        <w:t>&gt;</w:t>
      </w:r>
      <w:r w:rsidRPr="00D65CC2">
        <w:rPr>
          <w:rFonts w:ascii="Verdana" w:eastAsia="Times New Roman" w:hAnsi="Verdana" w:cs="Times New Roman"/>
          <w:color w:val="000000"/>
          <w:sz w:val="20"/>
          <w:szCs w:val="20"/>
          <w:bdr w:val="none" w:sz="0" w:space="0" w:color="auto" w:frame="1"/>
        </w:rPr>
        <w:t>npm install express   </w: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26) What is the use of a buffer class in Node.js?</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The Node.js provides Buffer class to store raw data similar to an array of integers but corresponds to a raw memory allocation outside the V8 heap. It is a global class and can be accessed in an application without importing a buffer module. Buffer class is used because pure JavaScript is not compatible with binary data. So, when dealing with TCP streams or the file system, it's necessary to handle octet streams.</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70"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27) What is the role of assert in Node.js?</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The Node.js Assert is a way to write tests. It provides no feedback when running your test unless one fails. The assert module provides a simple set of assertion tests that can be used to test invariants. The module is intended for internal use by Node.js, but can be used in application code via require ('assert'). For example:</w:t>
      </w:r>
    </w:p>
    <w:p w:rsidR="00D65CC2" w:rsidRPr="00D65CC2" w:rsidRDefault="00D65CC2" w:rsidP="00D65CC2">
      <w:pPr>
        <w:numPr>
          <w:ilvl w:val="0"/>
          <w:numId w:val="76"/>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var </w:t>
      </w:r>
      <w:r w:rsidRPr="00D65CC2">
        <w:rPr>
          <w:rFonts w:ascii="Verdana" w:eastAsia="Times New Roman" w:hAnsi="Verdana" w:cs="Times New Roman"/>
          <w:color w:val="FF0000"/>
          <w:sz w:val="20"/>
          <w:szCs w:val="20"/>
          <w:bdr w:val="none" w:sz="0" w:space="0" w:color="auto" w:frame="1"/>
        </w:rPr>
        <w:t>assert</w:t>
      </w:r>
      <w:r w:rsidRPr="00D65CC2">
        <w:rPr>
          <w:rFonts w:ascii="Verdana" w:eastAsia="Times New Roman" w:hAnsi="Verdana" w:cs="Times New Roman"/>
          <w:color w:val="000000"/>
          <w:sz w:val="20"/>
          <w:szCs w:val="20"/>
          <w:bdr w:val="none" w:sz="0" w:space="0" w:color="auto" w:frame="1"/>
        </w:rPr>
        <w:t> = </w:t>
      </w:r>
      <w:r w:rsidRPr="00D65CC2">
        <w:rPr>
          <w:rFonts w:ascii="Verdana" w:eastAsia="Times New Roman" w:hAnsi="Verdana" w:cs="Times New Roman"/>
          <w:color w:val="0000FF"/>
          <w:sz w:val="20"/>
          <w:szCs w:val="20"/>
          <w:bdr w:val="none" w:sz="0" w:space="0" w:color="auto" w:frame="1"/>
        </w:rPr>
        <w:t>require</w:t>
      </w:r>
      <w:r w:rsidRPr="00D65CC2">
        <w:rPr>
          <w:rFonts w:ascii="Verdana" w:eastAsia="Times New Roman" w:hAnsi="Verdana" w:cs="Times New Roman"/>
          <w:color w:val="000000"/>
          <w:sz w:val="20"/>
          <w:szCs w:val="20"/>
          <w:bdr w:val="none" w:sz="0" w:space="0" w:color="auto" w:frame="1"/>
        </w:rPr>
        <w:t>('assert');    </w:t>
      </w:r>
    </w:p>
    <w:p w:rsidR="00D65CC2" w:rsidRPr="00D65CC2" w:rsidRDefault="00D65CC2" w:rsidP="00D65CC2">
      <w:pPr>
        <w:numPr>
          <w:ilvl w:val="0"/>
          <w:numId w:val="76"/>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function add (a, b) {    </w:t>
      </w:r>
    </w:p>
    <w:p w:rsidR="00D65CC2" w:rsidRPr="00D65CC2" w:rsidRDefault="00D65CC2" w:rsidP="00D65CC2">
      <w:pPr>
        <w:numPr>
          <w:ilvl w:val="0"/>
          <w:numId w:val="76"/>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  return a + b;    </w:t>
      </w:r>
    </w:p>
    <w:p w:rsidR="00D65CC2" w:rsidRPr="00D65CC2" w:rsidRDefault="00D65CC2" w:rsidP="00D65CC2">
      <w:pPr>
        <w:numPr>
          <w:ilvl w:val="0"/>
          <w:numId w:val="76"/>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    </w:t>
      </w:r>
    </w:p>
    <w:p w:rsidR="00D65CC2" w:rsidRPr="00D65CC2" w:rsidRDefault="00D65CC2" w:rsidP="00D65CC2">
      <w:pPr>
        <w:numPr>
          <w:ilvl w:val="0"/>
          <w:numId w:val="76"/>
        </w:numPr>
        <w:shd w:val="clear" w:color="auto" w:fill="FFFFFF"/>
        <w:spacing w:after="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var </w:t>
      </w:r>
      <w:r w:rsidRPr="00D65CC2">
        <w:rPr>
          <w:rFonts w:ascii="Verdana" w:eastAsia="Times New Roman" w:hAnsi="Verdana" w:cs="Times New Roman"/>
          <w:color w:val="FF0000"/>
          <w:sz w:val="20"/>
          <w:szCs w:val="20"/>
          <w:bdr w:val="none" w:sz="0" w:space="0" w:color="auto" w:frame="1"/>
        </w:rPr>
        <w:t>expected</w:t>
      </w:r>
      <w:r w:rsidRPr="00D65CC2">
        <w:rPr>
          <w:rFonts w:ascii="Verdana" w:eastAsia="Times New Roman" w:hAnsi="Verdana" w:cs="Times New Roman"/>
          <w:color w:val="000000"/>
          <w:sz w:val="20"/>
          <w:szCs w:val="20"/>
          <w:bdr w:val="none" w:sz="0" w:space="0" w:color="auto" w:frame="1"/>
        </w:rPr>
        <w:t> = </w:t>
      </w:r>
      <w:r w:rsidRPr="00D65CC2">
        <w:rPr>
          <w:rFonts w:ascii="Verdana" w:eastAsia="Times New Roman" w:hAnsi="Verdana" w:cs="Times New Roman"/>
          <w:color w:val="0000FF"/>
          <w:sz w:val="20"/>
          <w:szCs w:val="20"/>
          <w:bdr w:val="none" w:sz="0" w:space="0" w:color="auto" w:frame="1"/>
        </w:rPr>
        <w:t>add</w:t>
      </w:r>
      <w:r w:rsidRPr="00D65CC2">
        <w:rPr>
          <w:rFonts w:ascii="Verdana" w:eastAsia="Times New Roman" w:hAnsi="Verdana" w:cs="Times New Roman"/>
          <w:color w:val="000000"/>
          <w:sz w:val="20"/>
          <w:szCs w:val="20"/>
          <w:bdr w:val="none" w:sz="0" w:space="0" w:color="auto" w:frame="1"/>
        </w:rPr>
        <w:t>(1,2);    </w:t>
      </w:r>
    </w:p>
    <w:p w:rsidR="00D65CC2" w:rsidRPr="00D65CC2" w:rsidRDefault="00D65CC2" w:rsidP="00D65CC2">
      <w:pPr>
        <w:numPr>
          <w:ilvl w:val="0"/>
          <w:numId w:val="76"/>
        </w:numPr>
        <w:shd w:val="clear" w:color="auto" w:fill="FFFFFF"/>
        <w:spacing w:after="120" w:line="315" w:lineRule="atLeast"/>
        <w:ind w:left="0"/>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bdr w:val="none" w:sz="0" w:space="0" w:color="auto" w:frame="1"/>
        </w:rPr>
        <w:t>assert( </w:t>
      </w:r>
      <w:r w:rsidRPr="00D65CC2">
        <w:rPr>
          <w:rFonts w:ascii="Verdana" w:eastAsia="Times New Roman" w:hAnsi="Verdana" w:cs="Times New Roman"/>
          <w:color w:val="FF0000"/>
          <w:sz w:val="20"/>
          <w:szCs w:val="20"/>
          <w:bdr w:val="none" w:sz="0" w:space="0" w:color="auto" w:frame="1"/>
        </w:rPr>
        <w:t>expected</w:t>
      </w:r>
      <w:r w:rsidRPr="00D65CC2">
        <w:rPr>
          <w:rFonts w:ascii="Verdana" w:eastAsia="Times New Roman" w:hAnsi="Verdana" w:cs="Times New Roman"/>
          <w:color w:val="000000"/>
          <w:sz w:val="20"/>
          <w:szCs w:val="20"/>
          <w:bdr w:val="none" w:sz="0" w:space="0" w:color="auto" w:frame="1"/>
        </w:rPr>
        <w:t> === 3, 'one plus two is three');     </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71"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t>28) What are the streams in Node.js?</w:t>
      </w:r>
    </w:p>
    <w:p w:rsidR="00D65CC2" w:rsidRPr="00D65CC2" w:rsidRDefault="00D65CC2" w:rsidP="00D65C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The Streams are the objects that facilitate you to read data from a source and write data to a destination. There are four types of streams in Node.js:</w:t>
      </w:r>
    </w:p>
    <w:p w:rsidR="00D65CC2" w:rsidRPr="00D65CC2" w:rsidRDefault="00D65CC2" w:rsidP="00D65CC2">
      <w:pPr>
        <w:numPr>
          <w:ilvl w:val="0"/>
          <w:numId w:val="77"/>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b/>
          <w:bCs/>
          <w:color w:val="000000"/>
          <w:sz w:val="20"/>
          <w:szCs w:val="20"/>
        </w:rPr>
        <w:t>Readable: </w:t>
      </w:r>
      <w:r w:rsidRPr="00D65CC2">
        <w:rPr>
          <w:rFonts w:ascii="Verdana" w:eastAsia="Times New Roman" w:hAnsi="Verdana" w:cs="Times New Roman"/>
          <w:color w:val="000000"/>
          <w:sz w:val="20"/>
          <w:szCs w:val="20"/>
        </w:rPr>
        <w:t>This stream is used for reading operations.</w:t>
      </w:r>
    </w:p>
    <w:p w:rsidR="00D65CC2" w:rsidRPr="00D65CC2" w:rsidRDefault="00D65CC2" w:rsidP="00D65CC2">
      <w:pPr>
        <w:numPr>
          <w:ilvl w:val="0"/>
          <w:numId w:val="77"/>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b/>
          <w:bCs/>
          <w:color w:val="000000"/>
          <w:sz w:val="20"/>
          <w:szCs w:val="20"/>
        </w:rPr>
        <w:t>Writable: </w:t>
      </w:r>
      <w:r w:rsidRPr="00D65CC2">
        <w:rPr>
          <w:rFonts w:ascii="Verdana" w:eastAsia="Times New Roman" w:hAnsi="Verdana" w:cs="Times New Roman"/>
          <w:color w:val="000000"/>
          <w:sz w:val="20"/>
          <w:szCs w:val="20"/>
        </w:rPr>
        <w:t>This stream is used for write operations.</w:t>
      </w:r>
    </w:p>
    <w:p w:rsidR="00D65CC2" w:rsidRPr="00D65CC2" w:rsidRDefault="00D65CC2" w:rsidP="00D65CC2">
      <w:pPr>
        <w:numPr>
          <w:ilvl w:val="0"/>
          <w:numId w:val="77"/>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b/>
          <w:bCs/>
          <w:color w:val="000000"/>
          <w:sz w:val="20"/>
          <w:szCs w:val="20"/>
        </w:rPr>
        <w:t>Duplex: </w:t>
      </w:r>
      <w:r w:rsidRPr="00D65CC2">
        <w:rPr>
          <w:rFonts w:ascii="Verdana" w:eastAsia="Times New Roman" w:hAnsi="Verdana" w:cs="Times New Roman"/>
          <w:color w:val="000000"/>
          <w:sz w:val="20"/>
          <w:szCs w:val="20"/>
        </w:rPr>
        <w:t>This stream can be used for both reading and write operations.</w:t>
      </w:r>
    </w:p>
    <w:p w:rsidR="00D65CC2" w:rsidRPr="00D65CC2" w:rsidRDefault="00D65CC2" w:rsidP="00D65CC2">
      <w:pPr>
        <w:numPr>
          <w:ilvl w:val="0"/>
          <w:numId w:val="77"/>
        </w:numPr>
        <w:shd w:val="clear" w:color="auto" w:fill="FFFFFF"/>
        <w:spacing w:before="60" w:after="100" w:afterAutospacing="1" w:line="315" w:lineRule="atLeast"/>
        <w:rPr>
          <w:rFonts w:ascii="Verdana" w:eastAsia="Times New Roman" w:hAnsi="Verdana" w:cs="Times New Roman"/>
          <w:color w:val="000000"/>
          <w:sz w:val="20"/>
          <w:szCs w:val="20"/>
        </w:rPr>
      </w:pPr>
      <w:r w:rsidRPr="00D65CC2">
        <w:rPr>
          <w:rFonts w:ascii="Verdana" w:eastAsia="Times New Roman" w:hAnsi="Verdana" w:cs="Times New Roman"/>
          <w:b/>
          <w:bCs/>
          <w:color w:val="000000"/>
          <w:sz w:val="20"/>
          <w:szCs w:val="20"/>
        </w:rPr>
        <w:t>Transform: </w:t>
      </w:r>
      <w:r w:rsidRPr="00D65CC2">
        <w:rPr>
          <w:rFonts w:ascii="Verdana" w:eastAsia="Times New Roman" w:hAnsi="Verdana" w:cs="Times New Roman"/>
          <w:color w:val="000000"/>
          <w:sz w:val="20"/>
          <w:szCs w:val="20"/>
        </w:rPr>
        <w:t>It is a type of duplex stream where the output computes according to input.</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Times New Roman" w:eastAsia="Times New Roman" w:hAnsi="Times New Roman" w:cs="Times New Roman"/>
          <w:sz w:val="24"/>
          <w:szCs w:val="24"/>
        </w:rPr>
        <w:pict>
          <v:rect id="_x0000_i1072" style="width:0;height:.75pt" o:hralign="center" o:hrstd="t" o:hrnoshade="t" o:hr="t" fillcolor="#d4d4d4" stroked="f"/>
        </w:pict>
      </w:r>
    </w:p>
    <w:p w:rsidR="00D65CC2" w:rsidRPr="00D65CC2" w:rsidRDefault="00D65CC2" w:rsidP="00D65CC2">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D65CC2">
        <w:rPr>
          <w:rFonts w:ascii="Helvetica" w:eastAsia="Times New Roman" w:hAnsi="Helvetica" w:cs="Helvetica"/>
          <w:color w:val="610B4B"/>
          <w:sz w:val="32"/>
          <w:szCs w:val="32"/>
        </w:rPr>
        <w:lastRenderedPageBreak/>
        <w:t>29) What is event-driven programming in Node.js?</w:t>
      </w:r>
    </w:p>
    <w:p w:rsidR="00D65CC2" w:rsidRPr="00D65CC2" w:rsidRDefault="00D65CC2" w:rsidP="00D65CC2">
      <w:pPr>
        <w:pBdr>
          <w:bottom w:val="single" w:sz="6" w:space="1" w:color="auto"/>
        </w:pBd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5CC2">
        <w:rPr>
          <w:rFonts w:ascii="Verdana" w:eastAsia="Times New Roman" w:hAnsi="Verdana" w:cs="Times New Roman"/>
          <w:color w:val="000000"/>
          <w:sz w:val="20"/>
          <w:szCs w:val="20"/>
        </w:rPr>
        <w:t>In Node.js, event-driven programming means as soon as Node starts its server, it initiates its variables, declares functions and then waits for an event to occur. It is one of the reasons why Node.js is pretty fast compared to other similar technologies.</w:t>
      </w:r>
    </w:p>
    <w:p w:rsidR="00D65CC2" w:rsidRDefault="00D65CC2"/>
    <w:p w:rsidR="00D65CC2" w:rsidRPr="00D65CC2" w:rsidRDefault="00D65CC2" w:rsidP="00D65CC2">
      <w:pPr>
        <w:shd w:val="clear" w:color="auto" w:fill="FFFFFF"/>
        <w:spacing w:after="150" w:line="240" w:lineRule="auto"/>
        <w:outlineLvl w:val="2"/>
        <w:rPr>
          <w:rFonts w:ascii="Segoe UI" w:eastAsia="Times New Roman" w:hAnsi="Segoe UI" w:cs="Segoe UI"/>
          <w:b/>
          <w:bCs/>
          <w:color w:val="FFFFFF"/>
          <w:sz w:val="39"/>
          <w:szCs w:val="39"/>
        </w:rPr>
      </w:pPr>
      <w:r w:rsidRPr="00D65CC2">
        <w:rPr>
          <w:rFonts w:ascii="Segoe UI" w:eastAsia="Times New Roman" w:hAnsi="Segoe UI" w:cs="Segoe UI"/>
          <w:b/>
          <w:bCs/>
          <w:color w:val="FFFFFF"/>
          <w:sz w:val="39"/>
          <w:szCs w:val="39"/>
        </w:rPr>
        <w:t>Part 1 – Express JS Interview Questions (Basic)</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This first part covers basic Express JS Interview Questions and answers</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b/>
          <w:bCs/>
          <w:color w:val="4D5968"/>
          <w:sz w:val="27"/>
          <w:szCs w:val="27"/>
        </w:rPr>
        <w:t>1. What do you mean by Express JS and what is its use?</w:t>
      </w:r>
    </w:p>
    <w:p w:rsidR="00D65CC2" w:rsidRPr="00D65CC2" w:rsidRDefault="00D65CC2" w:rsidP="00D65CC2">
      <w:pPr>
        <w:shd w:val="clear" w:color="auto" w:fill="FFFFFF"/>
        <w:spacing w:after="0" w:line="240" w:lineRule="auto"/>
        <w:rPr>
          <w:rFonts w:ascii="Helvetica" w:eastAsia="Times New Roman" w:hAnsi="Helvetica" w:cs="Helvetica"/>
          <w:color w:val="232C39"/>
        </w:rPr>
      </w:pPr>
      <w:r w:rsidRPr="00D65CC2">
        <w:rPr>
          <w:rFonts w:ascii="Helvetica" w:eastAsia="Times New Roman" w:hAnsi="Helvetica" w:cs="Helvetica"/>
          <w:color w:val="232C39"/>
        </w:rPr>
        <w:t> Popular Course in this category</w:t>
      </w:r>
    </w:p>
    <w:p w:rsidR="00D65CC2" w:rsidRPr="00D65CC2" w:rsidRDefault="00D65CC2" w:rsidP="00D65CC2">
      <w:pPr>
        <w:shd w:val="clear" w:color="auto" w:fill="FFFFFF"/>
        <w:spacing w:after="0" w:line="240" w:lineRule="auto"/>
        <w:rPr>
          <w:rFonts w:ascii="Times New Roman" w:eastAsia="Times New Roman" w:hAnsi="Times New Roman" w:cs="Times New Roman"/>
          <w:color w:val="000000"/>
          <w:sz w:val="27"/>
          <w:szCs w:val="27"/>
          <w:bdr w:val="none" w:sz="0" w:space="0" w:color="auto" w:frame="1"/>
        </w:rPr>
      </w:pPr>
      <w:r w:rsidRPr="00D65CC2">
        <w:rPr>
          <w:rFonts w:ascii="Helvetica" w:eastAsia="Times New Roman" w:hAnsi="Helvetica" w:cs="Helvetica"/>
          <w:color w:val="232C39"/>
          <w:sz w:val="27"/>
          <w:szCs w:val="27"/>
        </w:rPr>
        <w:fldChar w:fldCharType="begin"/>
      </w:r>
      <w:r w:rsidRPr="00D65CC2">
        <w:rPr>
          <w:rFonts w:ascii="Helvetica" w:eastAsia="Times New Roman" w:hAnsi="Helvetica" w:cs="Helvetica"/>
          <w:color w:val="232C39"/>
          <w:sz w:val="27"/>
          <w:szCs w:val="27"/>
        </w:rPr>
        <w:instrText xml:space="preserve"> HYPERLINK "https://www.educba.com/software-development/courses/javascript-certification-course/?btnz=edu-blg-inline-banner1" \t "_blank" </w:instrText>
      </w:r>
      <w:r w:rsidRPr="00D65CC2">
        <w:rPr>
          <w:rFonts w:ascii="Helvetica" w:eastAsia="Times New Roman" w:hAnsi="Helvetica" w:cs="Helvetica"/>
          <w:color w:val="232C39"/>
          <w:sz w:val="27"/>
          <w:szCs w:val="27"/>
        </w:rPr>
        <w:fldChar w:fldCharType="separate"/>
      </w:r>
    </w:p>
    <w:p w:rsidR="00D65CC2" w:rsidRPr="00D65CC2" w:rsidRDefault="00D65CC2" w:rsidP="00D65CC2">
      <w:pPr>
        <w:shd w:val="clear" w:color="auto" w:fill="FFFFFF"/>
        <w:spacing w:after="0" w:line="240" w:lineRule="auto"/>
        <w:rPr>
          <w:rFonts w:ascii="Times New Roman" w:eastAsia="Times New Roman" w:hAnsi="Times New Roman" w:cs="Times New Roman"/>
          <w:sz w:val="24"/>
          <w:szCs w:val="24"/>
        </w:rPr>
      </w:pPr>
      <w:r w:rsidRPr="00D65CC2">
        <w:rPr>
          <w:rFonts w:ascii="Helvetica" w:eastAsia="Times New Roman" w:hAnsi="Helvetica" w:cs="Helvetica"/>
          <w:b/>
          <w:bCs/>
          <w:color w:val="000000"/>
          <w:spacing w:val="15"/>
          <w:sz w:val="27"/>
          <w:szCs w:val="27"/>
          <w:bdr w:val="none" w:sz="0" w:space="0" w:color="auto" w:frame="1"/>
        </w:rPr>
        <w:t>JavaScript Certification Course</w:t>
      </w:r>
      <w:r w:rsidRPr="00D65CC2">
        <w:rPr>
          <w:rFonts w:ascii="Helvetica" w:eastAsia="Times New Roman" w:hAnsi="Helvetica" w:cs="Helvetica"/>
          <w:color w:val="000000"/>
          <w:bdr w:val="none" w:sz="0" w:space="0" w:color="auto" w:frame="1"/>
        </w:rPr>
        <w:t>47 Online Courses | 210+ Hours | Verifiable Certificate of Completion | Lifetime Access </w:t>
      </w:r>
      <w:r w:rsidRPr="00D65CC2">
        <w:rPr>
          <w:rFonts w:ascii="Helvetica" w:eastAsia="Times New Roman" w:hAnsi="Helvetica" w:cs="Helvetica"/>
          <w:color w:val="000000"/>
          <w:bdr w:val="none" w:sz="0" w:space="0" w:color="auto" w:frame="1"/>
        </w:rPr>
        <w:br/>
        <w:t>4.5 (1,317 ratings)</w:t>
      </w:r>
    </w:p>
    <w:p w:rsidR="00D65CC2" w:rsidRPr="00D65CC2" w:rsidRDefault="00D65CC2" w:rsidP="00D65CC2">
      <w:pPr>
        <w:shd w:val="clear" w:color="auto" w:fill="FFFFFF"/>
        <w:spacing w:after="0" w:line="240" w:lineRule="auto"/>
        <w:rPr>
          <w:rFonts w:ascii="Helvetica" w:eastAsia="Times New Roman" w:hAnsi="Helvetica" w:cs="Helvetica"/>
          <w:color w:val="000000"/>
          <w:sz w:val="27"/>
          <w:szCs w:val="27"/>
          <w:bdr w:val="none" w:sz="0" w:space="0" w:color="auto" w:frame="1"/>
        </w:rPr>
      </w:pPr>
      <w:r w:rsidRPr="00D65CC2">
        <w:rPr>
          <w:rFonts w:ascii="Helvetica" w:eastAsia="Times New Roman" w:hAnsi="Helvetica" w:cs="Helvetica"/>
          <w:color w:val="000000"/>
          <w:sz w:val="27"/>
          <w:szCs w:val="27"/>
          <w:bdr w:val="none" w:sz="0" w:space="0" w:color="auto" w:frame="1"/>
        </w:rPr>
        <w:t>Course Price </w:t>
      </w:r>
      <w:r w:rsidRPr="00D65CC2">
        <w:rPr>
          <w:rFonts w:ascii="Helvetica" w:eastAsia="Times New Roman" w:hAnsi="Helvetica" w:cs="Helvetica"/>
          <w:color w:val="000000"/>
          <w:sz w:val="27"/>
          <w:szCs w:val="27"/>
          <w:bdr w:val="none" w:sz="0" w:space="0" w:color="auto" w:frame="1"/>
        </w:rPr>
        <w:br/>
      </w:r>
      <w:r w:rsidRPr="00D65CC2">
        <w:rPr>
          <w:rFonts w:ascii="Helvetica" w:eastAsia="Times New Roman" w:hAnsi="Helvetica" w:cs="Helvetica"/>
          <w:color w:val="000000"/>
          <w:sz w:val="41"/>
          <w:szCs w:val="41"/>
          <w:bdr w:val="none" w:sz="0" w:space="0" w:color="auto" w:frame="1"/>
        </w:rPr>
        <w:t>₹12999</w:t>
      </w:r>
      <w:r w:rsidRPr="00D65CC2">
        <w:rPr>
          <w:rFonts w:ascii="Helvetica" w:eastAsia="Times New Roman" w:hAnsi="Helvetica" w:cs="Helvetica"/>
          <w:color w:val="000000"/>
          <w:sz w:val="27"/>
          <w:szCs w:val="27"/>
          <w:bdr w:val="none" w:sz="0" w:space="0" w:color="auto" w:frame="1"/>
        </w:rPr>
        <w:t> </w:t>
      </w:r>
      <w:r w:rsidRPr="00D65CC2">
        <w:rPr>
          <w:rFonts w:ascii="Helvetica" w:eastAsia="Times New Roman" w:hAnsi="Helvetica" w:cs="Helvetica"/>
          <w:strike/>
          <w:color w:val="000000"/>
          <w:sz w:val="27"/>
          <w:szCs w:val="27"/>
          <w:bdr w:val="none" w:sz="0" w:space="0" w:color="auto" w:frame="1"/>
        </w:rPr>
        <w:t>₹33999</w:t>
      </w:r>
      <w:r w:rsidRPr="00D65CC2">
        <w:rPr>
          <w:rFonts w:ascii="Helvetica" w:eastAsia="Times New Roman" w:hAnsi="Helvetica" w:cs="Helvetica"/>
          <w:color w:val="000000"/>
          <w:sz w:val="27"/>
          <w:szCs w:val="27"/>
          <w:bdr w:val="none" w:sz="0" w:space="0" w:color="auto" w:frame="1"/>
        </w:rPr>
        <w:t> </w:t>
      </w:r>
      <w:r w:rsidRPr="00D65CC2">
        <w:rPr>
          <w:rFonts w:ascii="Helvetica" w:eastAsia="Times New Roman" w:hAnsi="Helvetica" w:cs="Helvetica"/>
          <w:color w:val="000000"/>
          <w:sz w:val="27"/>
          <w:szCs w:val="27"/>
          <w:bdr w:val="none" w:sz="0" w:space="0" w:color="auto" w:frame="1"/>
        </w:rPr>
        <w:br/>
      </w:r>
      <w:r w:rsidRPr="00D65CC2">
        <w:rPr>
          <w:rFonts w:ascii="Helvetica" w:eastAsia="Times New Roman" w:hAnsi="Helvetica" w:cs="Helvetica"/>
          <w:b/>
          <w:bCs/>
          <w:color w:val="FFFFFF"/>
          <w:spacing w:val="15"/>
          <w:sz w:val="23"/>
          <w:szCs w:val="23"/>
          <w:bdr w:val="single" w:sz="6" w:space="8" w:color="FF8C00" w:frame="1"/>
          <w:shd w:val="clear" w:color="auto" w:fill="FF8C00"/>
        </w:rPr>
        <w:t>View Course</w:t>
      </w:r>
    </w:p>
    <w:p w:rsidR="00D65CC2" w:rsidRPr="00D65CC2" w:rsidRDefault="00D65CC2" w:rsidP="00D65CC2">
      <w:pPr>
        <w:shd w:val="clear" w:color="auto" w:fill="FFFFFF"/>
        <w:spacing w:after="0" w:line="240" w:lineRule="auto"/>
        <w:rPr>
          <w:rFonts w:ascii="Helvetica" w:eastAsia="Times New Roman" w:hAnsi="Helvetica" w:cs="Helvetica"/>
          <w:color w:val="232C39"/>
          <w:sz w:val="27"/>
          <w:szCs w:val="27"/>
        </w:rPr>
      </w:pPr>
      <w:r w:rsidRPr="00D65CC2">
        <w:rPr>
          <w:rFonts w:ascii="Helvetica" w:eastAsia="Times New Roman" w:hAnsi="Helvetica" w:cs="Helvetica"/>
          <w:color w:val="232C39"/>
          <w:sz w:val="27"/>
          <w:szCs w:val="27"/>
        </w:rPr>
        <w:fldChar w:fldCharType="end"/>
      </w:r>
    </w:p>
    <w:p w:rsidR="00D65CC2" w:rsidRPr="00D65CC2" w:rsidRDefault="00D65CC2" w:rsidP="00D65CC2">
      <w:pPr>
        <w:shd w:val="clear" w:color="auto" w:fill="FFFFFF"/>
        <w:spacing w:after="120" w:line="240" w:lineRule="auto"/>
        <w:rPr>
          <w:rFonts w:ascii="Helvetica" w:eastAsia="Times New Roman" w:hAnsi="Helvetica" w:cs="Helvetica"/>
          <w:color w:val="232C39"/>
          <w:sz w:val="27"/>
          <w:szCs w:val="27"/>
        </w:rPr>
      </w:pPr>
      <w:r w:rsidRPr="00D65CC2">
        <w:rPr>
          <w:rFonts w:ascii="Helvetica" w:eastAsia="Times New Roman" w:hAnsi="Helvetica" w:cs="Helvetica"/>
          <w:color w:val="232C39"/>
          <w:sz w:val="27"/>
          <w:szCs w:val="27"/>
        </w:rPr>
        <w:pict>
          <v:rect id="_x0000_i1073" style="width:0;height:0" o:hralign="center" o:hrstd="t" o:hr="t" fillcolor="#a0a0a0" stroked="f"/>
        </w:pict>
      </w:r>
    </w:p>
    <w:p w:rsidR="00D65CC2" w:rsidRPr="00D65CC2" w:rsidRDefault="00D65CC2" w:rsidP="00D65CC2">
      <w:pPr>
        <w:shd w:val="clear" w:color="auto" w:fill="FFFFFF"/>
        <w:spacing w:after="120" w:line="240" w:lineRule="auto"/>
        <w:rPr>
          <w:rFonts w:ascii="Helvetica" w:eastAsia="Times New Roman" w:hAnsi="Helvetica" w:cs="Helvetica"/>
          <w:color w:val="232C39"/>
          <w:sz w:val="24"/>
          <w:szCs w:val="24"/>
        </w:rPr>
      </w:pPr>
      <w:r w:rsidRPr="00D65CC2">
        <w:rPr>
          <w:rFonts w:ascii="Helvetica" w:eastAsia="Times New Roman" w:hAnsi="Helvetica" w:cs="Helvetica"/>
          <w:color w:val="232C39"/>
          <w:sz w:val="24"/>
          <w:szCs w:val="24"/>
        </w:rPr>
        <w:t>Related Courses</w:t>
      </w:r>
    </w:p>
    <w:p w:rsidR="00D65CC2" w:rsidRPr="00D65CC2" w:rsidRDefault="00D65CC2" w:rsidP="00D65CC2">
      <w:pPr>
        <w:shd w:val="clear" w:color="auto" w:fill="FFFFFF"/>
        <w:spacing w:line="240" w:lineRule="auto"/>
        <w:rPr>
          <w:rFonts w:ascii="Helvetica" w:eastAsia="Times New Roman" w:hAnsi="Helvetica" w:cs="Helvetica"/>
          <w:color w:val="232C39"/>
          <w:sz w:val="27"/>
          <w:szCs w:val="27"/>
        </w:rPr>
      </w:pPr>
      <w:hyperlink r:id="rId70" w:history="1">
        <w:r w:rsidRPr="00D65CC2">
          <w:rPr>
            <w:rFonts w:ascii="Helvetica" w:eastAsia="Times New Roman" w:hAnsi="Helvetica" w:cs="Helvetica"/>
            <w:color w:val="0099E9"/>
            <w:sz w:val="21"/>
            <w:szCs w:val="21"/>
            <w:bdr w:val="none" w:sz="0" w:space="0" w:color="auto" w:frame="1"/>
          </w:rPr>
          <w:t>Programming Languages Course</w:t>
        </w:r>
      </w:hyperlink>
      <w:hyperlink r:id="rId71" w:history="1">
        <w:r w:rsidRPr="00D65CC2">
          <w:rPr>
            <w:rFonts w:ascii="Helvetica" w:eastAsia="Times New Roman" w:hAnsi="Helvetica" w:cs="Helvetica"/>
            <w:color w:val="0099E9"/>
            <w:sz w:val="21"/>
            <w:szCs w:val="21"/>
            <w:bdr w:val="none" w:sz="0" w:space="0" w:color="auto" w:frame="1"/>
          </w:rPr>
          <w:t>C Programming Course</w:t>
        </w:r>
      </w:hyperlink>
      <w:hyperlink r:id="rId72" w:history="1">
        <w:r w:rsidRPr="00D65CC2">
          <w:rPr>
            <w:rFonts w:ascii="Helvetica" w:eastAsia="Times New Roman" w:hAnsi="Helvetica" w:cs="Helvetica"/>
            <w:color w:val="0099E9"/>
            <w:sz w:val="21"/>
            <w:szCs w:val="21"/>
            <w:bdr w:val="none" w:sz="0" w:space="0" w:color="auto" w:frame="1"/>
          </w:rPr>
          <w:t>Selenium Training Certification</w:t>
        </w:r>
      </w:hyperlink>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Answer:</w:t>
      </w:r>
      <w:r w:rsidRPr="00D65CC2">
        <w:rPr>
          <w:rFonts w:ascii="Segoe UI" w:eastAsia="Times New Roman" w:hAnsi="Segoe UI" w:cs="Segoe UI"/>
          <w:color w:val="4D5968"/>
          <w:sz w:val="27"/>
          <w:szCs w:val="27"/>
        </w:rPr>
        <w:br/>
        <w:t>Express JS is an application framework that is light-weighted node JS. Variety of versatile, helpful and vital options are provided by this </w:t>
      </w:r>
      <w:hyperlink r:id="rId73" w:history="1">
        <w:r w:rsidRPr="00D65CC2">
          <w:rPr>
            <w:rFonts w:ascii="Segoe UI" w:eastAsia="Times New Roman" w:hAnsi="Segoe UI" w:cs="Segoe UI"/>
            <w:color w:val="0099E9"/>
            <w:sz w:val="27"/>
            <w:szCs w:val="27"/>
          </w:rPr>
          <w:t>JavaScript framework</w:t>
        </w:r>
      </w:hyperlink>
      <w:r w:rsidRPr="00D65CC2">
        <w:rPr>
          <w:rFonts w:ascii="Segoe UI" w:eastAsia="Times New Roman" w:hAnsi="Segoe UI" w:cs="Segoe UI"/>
          <w:color w:val="4D5968"/>
          <w:sz w:val="27"/>
          <w:szCs w:val="27"/>
        </w:rPr>
        <w:t> for the event of mobile additionally as internet applications with the assistance of node JS.</w:t>
      </w:r>
      <w:r w:rsidRPr="00D65CC2">
        <w:rPr>
          <w:rFonts w:ascii="Segoe UI" w:eastAsia="Times New Roman" w:hAnsi="Segoe UI" w:cs="Segoe UI"/>
          <w:color w:val="4D5968"/>
          <w:sz w:val="27"/>
          <w:szCs w:val="27"/>
        </w:rPr>
        <w:br/>
      </w:r>
      <w:r w:rsidRPr="00D65CC2">
        <w:rPr>
          <w:rFonts w:ascii="Segoe UI" w:eastAsia="Times New Roman" w:hAnsi="Segoe UI" w:cs="Segoe UI"/>
          <w:color w:val="4D5968"/>
          <w:sz w:val="27"/>
          <w:szCs w:val="27"/>
        </w:rPr>
        <w:lastRenderedPageBreak/>
        <w:t>Express JS Use – Express.js could be a light-weight internet application that helps in organizing the net application into MVC design on the server aspect.</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b/>
          <w:bCs/>
          <w:color w:val="4D5968"/>
          <w:sz w:val="27"/>
          <w:szCs w:val="27"/>
        </w:rPr>
        <w:t>2. Write the steps for setting up an Express JS application?</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Answer:</w:t>
      </w:r>
      <w:r w:rsidRPr="00D65CC2">
        <w:rPr>
          <w:rFonts w:ascii="Segoe UI" w:eastAsia="Times New Roman" w:hAnsi="Segoe UI" w:cs="Segoe UI"/>
          <w:color w:val="4D5968"/>
          <w:sz w:val="27"/>
          <w:szCs w:val="27"/>
        </w:rPr>
        <w:br/>
        <w:t>Following are the steps accustomed for An Express JS application: –</w:t>
      </w:r>
    </w:p>
    <w:p w:rsidR="00D65CC2" w:rsidRPr="00D65CC2" w:rsidRDefault="00D65CC2" w:rsidP="00D65CC2">
      <w:pPr>
        <w:numPr>
          <w:ilvl w:val="0"/>
          <w:numId w:val="78"/>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A folder with a constant name because the project name is made.</w:t>
      </w:r>
    </w:p>
    <w:p w:rsidR="00D65CC2" w:rsidRPr="00D65CC2" w:rsidRDefault="00D65CC2" w:rsidP="00D65CC2">
      <w:pPr>
        <w:numPr>
          <w:ilvl w:val="0"/>
          <w:numId w:val="78"/>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A file named package.json is made within the folder created.</w:t>
      </w:r>
    </w:p>
    <w:p w:rsidR="00D65CC2" w:rsidRPr="00D65CC2" w:rsidRDefault="00D65CC2" w:rsidP="00D65CC2">
      <w:pPr>
        <w:numPr>
          <w:ilvl w:val="0"/>
          <w:numId w:val="78"/>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“npm install” command is run on the electronic communication. It installs all the libraries gift in package.json.</w:t>
      </w:r>
    </w:p>
    <w:p w:rsidR="00D65CC2" w:rsidRPr="00D65CC2" w:rsidRDefault="00D65CC2" w:rsidP="00D65CC2">
      <w:pPr>
        <w:numPr>
          <w:ilvl w:val="0"/>
          <w:numId w:val="78"/>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A file named server.js is made.</w:t>
      </w:r>
    </w:p>
    <w:p w:rsidR="00D65CC2" w:rsidRPr="00D65CC2" w:rsidRDefault="00D65CC2" w:rsidP="00D65CC2">
      <w:pPr>
        <w:numPr>
          <w:ilvl w:val="0"/>
          <w:numId w:val="78"/>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“Router” file is made within the package that consists of a folder named index.js.</w:t>
      </w:r>
    </w:p>
    <w:p w:rsidR="00D65CC2" w:rsidRPr="00D65CC2" w:rsidRDefault="00D65CC2" w:rsidP="00D65CC2">
      <w:pPr>
        <w:numPr>
          <w:ilvl w:val="0"/>
          <w:numId w:val="78"/>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“App” is made within the package that has the index.html file.</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Let us move on to the next Express JS Interview Questions</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b/>
          <w:bCs/>
          <w:color w:val="4D5968"/>
          <w:sz w:val="27"/>
          <w:szCs w:val="27"/>
        </w:rPr>
        <w:t>3. What function are arguments available to Express JS route handlers?</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lastRenderedPageBreak/>
        <w:t>Answer:</w:t>
      </w:r>
      <w:r w:rsidRPr="00D65CC2">
        <w:rPr>
          <w:rFonts w:ascii="Segoe UI" w:eastAsia="Times New Roman" w:hAnsi="Segoe UI" w:cs="Segoe UI"/>
          <w:color w:val="4D5968"/>
          <w:sz w:val="27"/>
          <w:szCs w:val="27"/>
        </w:rPr>
        <w:br/>
        <w:t>The arguments which are available to an Express JS route handler-function are-</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 Req – the request object</w:t>
      </w:r>
      <w:r w:rsidRPr="00D65CC2">
        <w:rPr>
          <w:rFonts w:ascii="Segoe UI" w:eastAsia="Times New Roman" w:hAnsi="Segoe UI" w:cs="Segoe UI"/>
          <w:color w:val="4D5968"/>
          <w:sz w:val="27"/>
          <w:szCs w:val="27"/>
        </w:rPr>
        <w:br/>
        <w:t>• Res – the response object</w:t>
      </w:r>
      <w:r w:rsidRPr="00D65CC2">
        <w:rPr>
          <w:rFonts w:ascii="Segoe UI" w:eastAsia="Times New Roman" w:hAnsi="Segoe UI" w:cs="Segoe UI"/>
          <w:color w:val="4D5968"/>
          <w:sz w:val="27"/>
          <w:szCs w:val="27"/>
        </w:rPr>
        <w:br/>
        <w:t>• Next (optional) – a function that is employed to pass management to 1 of the following route handlers.</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The third argument is optional and should be omitted, however, in some cases, it’s helpful wherever there’s a series of handlers and management will be passed to 1 of the following route handlers skipping this one.</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b/>
          <w:bCs/>
          <w:color w:val="4D5968"/>
          <w:sz w:val="27"/>
          <w:szCs w:val="27"/>
        </w:rPr>
        <w:t>4.How to Config properties in Express JS?</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Answer:</w:t>
      </w:r>
      <w:r w:rsidRPr="00D65CC2">
        <w:rPr>
          <w:rFonts w:ascii="Segoe UI" w:eastAsia="Times New Roman" w:hAnsi="Segoe UI" w:cs="Segoe UI"/>
          <w:color w:val="4D5968"/>
          <w:sz w:val="27"/>
          <w:szCs w:val="27"/>
        </w:rPr>
        <w:br/>
        <w:t>In Express JS, there are 2 ways that for configuring the properties:</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With process.ENV:</w:t>
      </w:r>
    </w:p>
    <w:p w:rsidR="00D65CC2" w:rsidRPr="00D65CC2" w:rsidRDefault="00D65CC2" w:rsidP="00D65CC2">
      <w:pPr>
        <w:numPr>
          <w:ilvl w:val="0"/>
          <w:numId w:val="79"/>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A file with the name “.env” is to be created within the project folder.</w:t>
      </w:r>
    </w:p>
    <w:p w:rsidR="00D65CC2" w:rsidRPr="00D65CC2" w:rsidRDefault="00D65CC2" w:rsidP="00D65CC2">
      <w:pPr>
        <w:numPr>
          <w:ilvl w:val="0"/>
          <w:numId w:val="79"/>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lastRenderedPageBreak/>
        <w:t>All the properties are to be other within the “.env” file.</w:t>
      </w:r>
    </w:p>
    <w:p w:rsidR="00D65CC2" w:rsidRPr="00D65CC2" w:rsidRDefault="00D65CC2" w:rsidP="00D65CC2">
      <w:pPr>
        <w:numPr>
          <w:ilvl w:val="0"/>
          <w:numId w:val="79"/>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Any of the properties will be employed in server.js.</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With require.JS:</w:t>
      </w:r>
    </w:p>
    <w:p w:rsidR="00D65CC2" w:rsidRPr="00D65CC2" w:rsidRDefault="00D65CC2" w:rsidP="00D65CC2">
      <w:pPr>
        <w:numPr>
          <w:ilvl w:val="0"/>
          <w:numId w:val="80"/>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A file with the name “config.json” is to be created within the config folder within the project folder.</w:t>
      </w:r>
    </w:p>
    <w:p w:rsidR="00D65CC2" w:rsidRPr="00D65CC2" w:rsidRDefault="00D65CC2" w:rsidP="00D65CC2">
      <w:pPr>
        <w:numPr>
          <w:ilvl w:val="0"/>
          <w:numId w:val="80"/>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The config properties are to be present within the config.json file.</w:t>
      </w:r>
    </w:p>
    <w:p w:rsidR="00D65CC2" w:rsidRPr="00D65CC2" w:rsidRDefault="00D65CC2" w:rsidP="00D65CC2">
      <w:pPr>
        <w:numPr>
          <w:ilvl w:val="0"/>
          <w:numId w:val="80"/>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Now, ought to be accustomed access the config.json file.</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b/>
          <w:bCs/>
          <w:color w:val="4D5968"/>
          <w:sz w:val="27"/>
          <w:szCs w:val="27"/>
        </w:rPr>
        <w:t>5. How Should I Structure my Express JS Application?</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Answer:</w:t>
      </w:r>
      <w:r w:rsidRPr="00D65CC2">
        <w:rPr>
          <w:rFonts w:ascii="Segoe UI" w:eastAsia="Times New Roman" w:hAnsi="Segoe UI" w:cs="Segoe UI"/>
          <w:color w:val="4D5968"/>
          <w:sz w:val="27"/>
          <w:szCs w:val="27"/>
        </w:rPr>
        <w:br/>
        <w:t>This is the basic Express JS Interview Questions asked in an interview. There is no definitive answer to the current question. The solution depends on the dimensions of your application and therefore the team that’s concerned.</w:t>
      </w:r>
      <w:r w:rsidRPr="00D65CC2">
        <w:rPr>
          <w:rFonts w:ascii="Segoe UI" w:eastAsia="Times New Roman" w:hAnsi="Segoe UI" w:cs="Segoe UI"/>
          <w:color w:val="4D5968"/>
          <w:sz w:val="27"/>
          <w:szCs w:val="27"/>
        </w:rPr>
        <w:br/>
        <w:t>Routes and alternative application-Express logic will board as several files as you would like, in any directory structure you favor. Read the subsequent examples for inspiration:</w:t>
      </w:r>
    </w:p>
    <w:p w:rsidR="00D65CC2" w:rsidRPr="00D65CC2" w:rsidRDefault="00D65CC2" w:rsidP="00D65CC2">
      <w:pPr>
        <w:numPr>
          <w:ilvl w:val="0"/>
          <w:numId w:val="81"/>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Route listings</w:t>
      </w:r>
    </w:p>
    <w:p w:rsidR="00D65CC2" w:rsidRPr="00D65CC2" w:rsidRDefault="00D65CC2" w:rsidP="00D65CC2">
      <w:pPr>
        <w:numPr>
          <w:ilvl w:val="0"/>
          <w:numId w:val="81"/>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lastRenderedPageBreak/>
        <w:t>Route map</w:t>
      </w:r>
    </w:p>
    <w:p w:rsidR="00D65CC2" w:rsidRPr="00D65CC2" w:rsidRDefault="00D65CC2" w:rsidP="00D65CC2">
      <w:pPr>
        <w:numPr>
          <w:ilvl w:val="0"/>
          <w:numId w:val="81"/>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MVC vogue controllers</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Also, there are third-party extensions for Express JS applications that modify a number of these patterns:</w:t>
      </w:r>
    </w:p>
    <w:p w:rsidR="00D65CC2" w:rsidRPr="00D65CC2" w:rsidRDefault="00D65CC2" w:rsidP="00D65CC2">
      <w:pPr>
        <w:numPr>
          <w:ilvl w:val="0"/>
          <w:numId w:val="82"/>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Resourceful routing</w:t>
      </w:r>
    </w:p>
    <w:p w:rsidR="00D65CC2" w:rsidRPr="00D65CC2" w:rsidRDefault="00D65CC2" w:rsidP="00D65CC2">
      <w:pPr>
        <w:shd w:val="clear" w:color="auto" w:fill="FFFFFF"/>
        <w:spacing w:after="0" w:line="240" w:lineRule="auto"/>
        <w:rPr>
          <w:rFonts w:ascii="Helvetica" w:eastAsia="Times New Roman" w:hAnsi="Helvetica" w:cs="Helvetica"/>
          <w:color w:val="232C39"/>
          <w:sz w:val="27"/>
          <w:szCs w:val="27"/>
        </w:rPr>
      </w:pPr>
      <w:r w:rsidRPr="00D65CC2">
        <w:rPr>
          <w:rFonts w:ascii="Helvetica" w:eastAsia="Times New Roman" w:hAnsi="Helvetica" w:cs="Helvetica"/>
          <w:b/>
          <w:bCs/>
          <w:color w:val="FFFFFF"/>
          <w:sz w:val="54"/>
          <w:szCs w:val="54"/>
        </w:rPr>
        <w:t> </w:t>
      </w:r>
    </w:p>
    <w:p w:rsidR="00D65CC2" w:rsidRPr="00D65CC2" w:rsidRDefault="00D65CC2" w:rsidP="00D65CC2">
      <w:pPr>
        <w:shd w:val="clear" w:color="auto" w:fill="FFFFFF"/>
        <w:spacing w:after="150" w:line="240" w:lineRule="auto"/>
        <w:outlineLvl w:val="2"/>
        <w:rPr>
          <w:rFonts w:ascii="Segoe UI" w:eastAsia="Times New Roman" w:hAnsi="Segoe UI" w:cs="Segoe UI"/>
          <w:b/>
          <w:bCs/>
          <w:color w:val="FFFFFF"/>
          <w:sz w:val="39"/>
          <w:szCs w:val="39"/>
        </w:rPr>
      </w:pPr>
      <w:r w:rsidRPr="00D65CC2">
        <w:rPr>
          <w:rFonts w:ascii="Segoe UI" w:eastAsia="Times New Roman" w:hAnsi="Segoe UI" w:cs="Segoe UI"/>
          <w:b/>
          <w:bCs/>
          <w:color w:val="FFFFFF"/>
          <w:sz w:val="39"/>
          <w:szCs w:val="39"/>
        </w:rPr>
        <w:t>Part 2 – Express JS Interview Questions (Advanced)</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Let us now have a look at the advanced Express JS Interview Questions.</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b/>
          <w:bCs/>
          <w:color w:val="4D5968"/>
          <w:sz w:val="27"/>
          <w:szCs w:val="27"/>
        </w:rPr>
        <w:t>6. How to allow CORS in Express JS? Explain with an example?</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Answer:</w:t>
      </w:r>
      <w:r w:rsidRPr="00D65CC2">
        <w:rPr>
          <w:rFonts w:ascii="Segoe UI" w:eastAsia="Times New Roman" w:hAnsi="Segoe UI" w:cs="Segoe UI"/>
          <w:color w:val="4D5968"/>
          <w:sz w:val="27"/>
          <w:szCs w:val="27"/>
        </w:rPr>
        <w:br/>
        <w:t>In order to permit CORS in Express.js, add the subsequent code in server.js:</w:t>
      </w:r>
      <w:r w:rsidRPr="00D65CC2">
        <w:rPr>
          <w:rFonts w:ascii="Segoe UI" w:eastAsia="Times New Roman" w:hAnsi="Segoe UI" w:cs="Segoe UI"/>
          <w:color w:val="4D5968"/>
          <w:sz w:val="27"/>
          <w:szCs w:val="27"/>
        </w:rPr>
        <w:br/>
        <w:t>For Example –</w:t>
      </w:r>
      <w:r w:rsidRPr="00D65CC2">
        <w:rPr>
          <w:rFonts w:ascii="Segoe UI" w:eastAsia="Times New Roman" w:hAnsi="Segoe UI" w:cs="Segoe UI"/>
          <w:color w:val="4D5968"/>
          <w:sz w:val="27"/>
          <w:szCs w:val="27"/>
        </w:rPr>
        <w:br/>
        <w:t>app.all(‘*’, function(req, res, next) {</w:t>
      </w:r>
      <w:r w:rsidRPr="00D65CC2">
        <w:rPr>
          <w:rFonts w:ascii="Segoe UI" w:eastAsia="Times New Roman" w:hAnsi="Segoe UI" w:cs="Segoe UI"/>
          <w:color w:val="4D5968"/>
          <w:sz w:val="27"/>
          <w:szCs w:val="27"/>
        </w:rPr>
        <w:br/>
        <w:t>res.set(‘Access-Control-Allow-Origin’, ‘*’);</w:t>
      </w:r>
      <w:r w:rsidRPr="00D65CC2">
        <w:rPr>
          <w:rFonts w:ascii="Segoe UI" w:eastAsia="Times New Roman" w:hAnsi="Segoe UI" w:cs="Segoe UI"/>
          <w:color w:val="4D5968"/>
          <w:sz w:val="27"/>
          <w:szCs w:val="27"/>
        </w:rPr>
        <w:br/>
        <w:t>res.set(‘Access-Control-Allow-Methods’, ‘GET, POST, DELETE, PUT’);</w:t>
      </w:r>
      <w:r w:rsidRPr="00D65CC2">
        <w:rPr>
          <w:rFonts w:ascii="Segoe UI" w:eastAsia="Times New Roman" w:hAnsi="Segoe UI" w:cs="Segoe UI"/>
          <w:color w:val="4D5968"/>
          <w:sz w:val="27"/>
          <w:szCs w:val="27"/>
        </w:rPr>
        <w:br/>
        <w:t>res.set(‘Access-Control-Allow-Headers’, ‘X-Requested-With, Content-Type’);</w:t>
      </w:r>
      <w:r w:rsidRPr="00D65CC2">
        <w:rPr>
          <w:rFonts w:ascii="Segoe UI" w:eastAsia="Times New Roman" w:hAnsi="Segoe UI" w:cs="Segoe UI"/>
          <w:color w:val="4D5968"/>
          <w:sz w:val="27"/>
          <w:szCs w:val="27"/>
        </w:rPr>
        <w:br/>
      </w:r>
      <w:r w:rsidRPr="00D65CC2">
        <w:rPr>
          <w:rFonts w:ascii="Segoe UI" w:eastAsia="Times New Roman" w:hAnsi="Segoe UI" w:cs="Segoe UI"/>
          <w:color w:val="4D5968"/>
          <w:sz w:val="27"/>
          <w:szCs w:val="27"/>
        </w:rPr>
        <w:lastRenderedPageBreak/>
        <w:t>if (‘OPTIONS’ == req.method) return res.send(200);</w:t>
      </w:r>
      <w:r w:rsidRPr="00D65CC2">
        <w:rPr>
          <w:rFonts w:ascii="Segoe UI" w:eastAsia="Times New Roman" w:hAnsi="Segoe UI" w:cs="Segoe UI"/>
          <w:color w:val="4D5968"/>
          <w:sz w:val="27"/>
          <w:szCs w:val="27"/>
        </w:rPr>
        <w:br/>
        <w:t>next();</w:t>
      </w:r>
      <w:r w:rsidRPr="00D65CC2">
        <w:rPr>
          <w:rFonts w:ascii="Segoe UI" w:eastAsia="Times New Roman" w:hAnsi="Segoe UI" w:cs="Segoe UI"/>
          <w:color w:val="4D5968"/>
          <w:sz w:val="27"/>
          <w:szCs w:val="27"/>
        </w:rPr>
        <w:br/>
        <w:t>});</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b/>
          <w:bCs/>
          <w:color w:val="4D5968"/>
          <w:sz w:val="27"/>
          <w:szCs w:val="27"/>
        </w:rPr>
        <w:t>7.How to enable debugging in express app?</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Answer:</w:t>
      </w:r>
      <w:r w:rsidRPr="00D65CC2">
        <w:rPr>
          <w:rFonts w:ascii="Segoe UI" w:eastAsia="Times New Roman" w:hAnsi="Segoe UI" w:cs="Segoe UI"/>
          <w:color w:val="4D5968"/>
          <w:sz w:val="27"/>
          <w:szCs w:val="27"/>
        </w:rPr>
        <w:br/>
        <w:t>In different operative Systems, we’ve got following commands:</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On UNIX operating system the command would be as follows:</w:t>
      </w:r>
    </w:p>
    <w:p w:rsidR="00D65CC2" w:rsidRPr="00D65CC2" w:rsidRDefault="00D65CC2" w:rsidP="00D65CC2">
      <w:pPr>
        <w:numPr>
          <w:ilvl w:val="0"/>
          <w:numId w:val="83"/>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 DEBUG=express:* node index.js</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On Windows the command would be:</w:t>
      </w:r>
    </w:p>
    <w:p w:rsidR="00D65CC2" w:rsidRPr="00D65CC2" w:rsidRDefault="00D65CC2" w:rsidP="00D65CC2">
      <w:pPr>
        <w:numPr>
          <w:ilvl w:val="0"/>
          <w:numId w:val="84"/>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set DEBUG=express:* &amp; node index.js</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From Webstrome IDE</w:t>
      </w:r>
    </w:p>
    <w:p w:rsidR="00D65CC2" w:rsidRPr="00D65CC2" w:rsidRDefault="00D65CC2" w:rsidP="00D65CC2">
      <w:pPr>
        <w:numPr>
          <w:ilvl w:val="0"/>
          <w:numId w:val="85"/>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C:\Program Files (x86)\JetBrains\WebStorm 2016.2.4\bin\runnerw.exe” “C:\Program Files\nodejs\node.exe” –debug-brk=61081 –expose_debug_as=v8debug E:\Development\nodejd\librarey\bin\www</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lastRenderedPageBreak/>
        <w:t>Let us move on to the next advanced Express JS Interview Questions.</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b/>
          <w:bCs/>
          <w:color w:val="4D5968"/>
          <w:sz w:val="27"/>
          <w:szCs w:val="27"/>
        </w:rPr>
        <w:t>8. Explain Error Handling In Express.js Using An Example?</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Answer:</w:t>
      </w:r>
      <w:r w:rsidRPr="00D65CC2">
        <w:rPr>
          <w:rFonts w:ascii="Segoe UI" w:eastAsia="Times New Roman" w:hAnsi="Segoe UI" w:cs="Segoe UI"/>
          <w:color w:val="4D5968"/>
          <w:sz w:val="27"/>
          <w:szCs w:val="27"/>
        </w:rPr>
        <w:br/>
        <w:t>From Express 4.0 Error handling is easier. The steps are as following:</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Create a Middleware:</w:t>
      </w:r>
      <w:r w:rsidRPr="00D65CC2">
        <w:rPr>
          <w:rFonts w:ascii="Segoe UI" w:eastAsia="Times New Roman" w:hAnsi="Segoe UI" w:cs="Segoe UI"/>
          <w:color w:val="4D5968"/>
          <w:sz w:val="27"/>
          <w:szCs w:val="27"/>
        </w:rPr>
        <w:br/>
        <w:t>•Create a middleware as following:</w:t>
      </w:r>
      <w:r w:rsidRPr="00D65CC2">
        <w:rPr>
          <w:rFonts w:ascii="Segoe UI" w:eastAsia="Times New Roman" w:hAnsi="Segoe UI" w:cs="Segoe UI"/>
          <w:color w:val="4D5968"/>
          <w:sz w:val="27"/>
          <w:szCs w:val="27"/>
        </w:rPr>
        <w:br/>
        <w:t>// error handler</w:t>
      </w:r>
      <w:r w:rsidRPr="00D65CC2">
        <w:rPr>
          <w:rFonts w:ascii="Segoe UI" w:eastAsia="Times New Roman" w:hAnsi="Segoe UI" w:cs="Segoe UI"/>
          <w:color w:val="4D5968"/>
          <w:sz w:val="27"/>
          <w:szCs w:val="27"/>
        </w:rPr>
        <w:br/>
        <w:t>app.use(function(err, req, res, next) solely providing error in development</w:t>
      </w:r>
      <w:r w:rsidRPr="00D65CC2">
        <w:rPr>
          <w:rFonts w:ascii="Segoe UI" w:eastAsia="Times New Roman" w:hAnsi="Segoe UI" w:cs="Segoe UI"/>
          <w:color w:val="4D5968"/>
          <w:sz w:val="27"/>
          <w:szCs w:val="27"/>
        </w:rPr>
        <w:br/>
        <w:t>res.locals.message = err.message;</w:t>
      </w:r>
      <w:r w:rsidRPr="00D65CC2">
        <w:rPr>
          <w:rFonts w:ascii="Segoe UI" w:eastAsia="Times New Roman" w:hAnsi="Segoe UI" w:cs="Segoe UI"/>
          <w:color w:val="4D5968"/>
          <w:sz w:val="27"/>
          <w:szCs w:val="27"/>
        </w:rPr>
        <w:br/>
        <w:t>res.locals.error = req.app.get(‘env’) === ‘development’ ? err : ;</w:t>
      </w:r>
      <w:r w:rsidRPr="00D65CC2">
        <w:rPr>
          <w:rFonts w:ascii="Segoe UI" w:eastAsia="Times New Roman" w:hAnsi="Segoe UI" w:cs="Segoe UI"/>
          <w:color w:val="4D5968"/>
          <w:sz w:val="27"/>
          <w:szCs w:val="27"/>
        </w:rPr>
        <w:br/>
        <w:t>// render the error page</w:t>
      </w:r>
      <w:r w:rsidRPr="00D65CC2">
        <w:rPr>
          <w:rFonts w:ascii="Segoe UI" w:eastAsia="Times New Roman" w:hAnsi="Segoe UI" w:cs="Segoe UI"/>
          <w:color w:val="4D5968"/>
          <w:sz w:val="27"/>
          <w:szCs w:val="27"/>
        </w:rPr>
        <w:br/>
        <w:t>res.status(err.status || 500);</w:t>
      </w:r>
      <w:r w:rsidRPr="00D65CC2">
        <w:rPr>
          <w:rFonts w:ascii="Segoe UI" w:eastAsia="Times New Roman" w:hAnsi="Segoe UI" w:cs="Segoe UI"/>
          <w:color w:val="4D5968"/>
          <w:sz w:val="27"/>
          <w:szCs w:val="27"/>
        </w:rPr>
        <w:br/>
        <w:t>res.render(‘error’);</w:t>
      </w:r>
      <w:r w:rsidRPr="00D65CC2">
        <w:rPr>
          <w:rFonts w:ascii="Segoe UI" w:eastAsia="Times New Roman" w:hAnsi="Segoe UI" w:cs="Segoe UI"/>
          <w:color w:val="4D5968"/>
          <w:sz w:val="27"/>
          <w:szCs w:val="27"/>
        </w:rPr>
        <w:br/>
        <w:t>});</w:t>
      </w:r>
      <w:r w:rsidRPr="00D65CC2">
        <w:rPr>
          <w:rFonts w:ascii="Segoe UI" w:eastAsia="Times New Roman" w:hAnsi="Segoe UI" w:cs="Segoe UI"/>
          <w:color w:val="4D5968"/>
          <w:sz w:val="27"/>
          <w:szCs w:val="27"/>
        </w:rPr>
        <w:br/>
        <w:t>Install Error Handler Middleware:</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lastRenderedPageBreak/>
        <w:t>• Install errorhandler.</w:t>
      </w:r>
      <w:r w:rsidRPr="00D65CC2">
        <w:rPr>
          <w:rFonts w:ascii="Segoe UI" w:eastAsia="Times New Roman" w:hAnsi="Segoe UI" w:cs="Segoe UI"/>
          <w:color w:val="4D5968"/>
          <w:sz w:val="27"/>
          <w:szCs w:val="27"/>
        </w:rPr>
        <w:br/>
        <w:t>npm install errorhandler –save</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 Create a vareiable.</w:t>
      </w:r>
      <w:r w:rsidRPr="00D65CC2">
        <w:rPr>
          <w:rFonts w:ascii="Segoe UI" w:eastAsia="Times New Roman" w:hAnsi="Segoe UI" w:cs="Segoe UI"/>
          <w:color w:val="4D5968"/>
          <w:sz w:val="27"/>
          <w:szCs w:val="27"/>
        </w:rPr>
        <w:br/>
        <w:t>vare errorhandler = require(‘errorhandler’)</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 Use the middleware as following:</w:t>
      </w:r>
      <w:r w:rsidRPr="00D65CC2">
        <w:rPr>
          <w:rFonts w:ascii="Segoe UI" w:eastAsia="Times New Roman" w:hAnsi="Segoe UI" w:cs="Segoe UI"/>
          <w:color w:val="4D5968"/>
          <w:sz w:val="27"/>
          <w:szCs w:val="27"/>
        </w:rPr>
        <w:br/>
        <w:t>if (process.env.NODE_ENV === ‘development’) solely use in development</w:t>
      </w:r>
      <w:r w:rsidRPr="00D65CC2">
        <w:rPr>
          <w:rFonts w:ascii="Segoe UI" w:eastAsia="Times New Roman" w:hAnsi="Segoe UI" w:cs="Segoe UI"/>
          <w:color w:val="4D5968"/>
          <w:sz w:val="27"/>
          <w:szCs w:val="27"/>
        </w:rPr>
        <w:br/>
        <w:t>app.use(errorhandler())</w:t>
      </w:r>
      <w:r w:rsidRPr="00D65CC2">
        <w:rPr>
          <w:rFonts w:ascii="Segoe UI" w:eastAsia="Times New Roman" w:hAnsi="Segoe UI" w:cs="Segoe UI"/>
          <w:color w:val="4D5968"/>
          <w:sz w:val="27"/>
          <w:szCs w:val="27"/>
        </w:rPr>
        <w:br/>
        <w:t>}</w:t>
      </w:r>
      <w:r w:rsidRPr="00D65CC2">
        <w:rPr>
          <w:rFonts w:ascii="Segoe UI" w:eastAsia="Times New Roman" w:hAnsi="Segoe UI" w:cs="Segoe UI"/>
          <w:color w:val="4D5968"/>
          <w:sz w:val="27"/>
          <w:szCs w:val="27"/>
        </w:rPr>
        <w:br/>
        <w:t>function errorNotification(err, str, req) power unit title = ‘Error in ‘ + req.method + ‘ ‘ + req.url</w:t>
      </w:r>
      <w:r w:rsidRPr="00D65CC2">
        <w:rPr>
          <w:rFonts w:ascii="Segoe UI" w:eastAsia="Times New Roman" w:hAnsi="Segoe UI" w:cs="Segoe UI"/>
          <w:color w:val="4D5968"/>
          <w:sz w:val="27"/>
          <w:szCs w:val="27"/>
        </w:rPr>
        <w:br/>
        <w:t>notifier.notify()</w:t>
      </w:r>
      <w:r w:rsidRPr="00D65CC2">
        <w:rPr>
          <w:rFonts w:ascii="Segoe UI" w:eastAsia="Times New Roman" w:hAnsi="Segoe UI" w:cs="Segoe UI"/>
          <w:color w:val="4D5968"/>
          <w:sz w:val="27"/>
          <w:szCs w:val="27"/>
        </w:rPr>
        <w:br/>
        <w:t>}</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b/>
          <w:bCs/>
          <w:color w:val="4D5968"/>
          <w:sz w:val="27"/>
          <w:szCs w:val="27"/>
        </w:rPr>
        <w:t>9.What is the use of next in Express JS?</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Answer:</w:t>
      </w:r>
      <w:r w:rsidRPr="00D65CC2">
        <w:rPr>
          <w:rFonts w:ascii="Segoe UI" w:eastAsia="Times New Roman" w:hAnsi="Segoe UI" w:cs="Segoe UI"/>
          <w:color w:val="4D5968"/>
          <w:sz w:val="27"/>
          <w:szCs w:val="27"/>
        </w:rPr>
        <w:br/>
        <w:t>Next -It passes management to a consecutive matching route. OR a operate to pass management to 1 of the following route handlers.</w:t>
      </w:r>
      <w:r w:rsidRPr="00D65CC2">
        <w:rPr>
          <w:rFonts w:ascii="Segoe UI" w:eastAsia="Times New Roman" w:hAnsi="Segoe UI" w:cs="Segoe UI"/>
          <w:color w:val="4D5968"/>
          <w:sz w:val="27"/>
          <w:szCs w:val="27"/>
        </w:rPr>
        <w:br/>
      </w:r>
      <w:r w:rsidRPr="00D65CC2">
        <w:rPr>
          <w:rFonts w:ascii="Segoe UI" w:eastAsia="Times New Roman" w:hAnsi="Segoe UI" w:cs="Segoe UI"/>
          <w:color w:val="4D5968"/>
          <w:sz w:val="27"/>
          <w:szCs w:val="27"/>
        </w:rPr>
        <w:lastRenderedPageBreak/>
        <w:t>The argument could also be omitted, however, is beneficial in cases wherever you have got a series of handlers and you’d wish to pass management to 1 of the following route handlers, and skip this one.</w:t>
      </w:r>
      <w:r w:rsidRPr="00D65CC2">
        <w:rPr>
          <w:rFonts w:ascii="Segoe UI" w:eastAsia="Times New Roman" w:hAnsi="Segoe UI" w:cs="Segoe UI"/>
          <w:color w:val="4D5968"/>
          <w:sz w:val="27"/>
          <w:szCs w:val="27"/>
        </w:rPr>
        <w:br/>
        <w:t>app.get(‘/user details/:id?’, function(req, res, next));</w:t>
      </w:r>
      <w:r w:rsidRPr="00D65CC2">
        <w:rPr>
          <w:rFonts w:ascii="Segoe UI" w:eastAsia="Times New Roman" w:hAnsi="Segoe UI" w:cs="Segoe UI"/>
          <w:color w:val="4D5968"/>
          <w:sz w:val="27"/>
          <w:szCs w:val="27"/>
        </w:rPr>
        <w:br/>
        <w:t>Req and Res – It represents the request and response objects</w:t>
      </w:r>
      <w:r w:rsidRPr="00D65CC2">
        <w:rPr>
          <w:rFonts w:ascii="Segoe UI" w:eastAsia="Times New Roman" w:hAnsi="Segoe UI" w:cs="Segoe UI"/>
          <w:color w:val="4D5968"/>
          <w:sz w:val="27"/>
          <w:szCs w:val="27"/>
        </w:rPr>
        <w:br/>
        <w:t>Next – It passes management to a consecutive matching route.</w:t>
      </w:r>
    </w:p>
    <w:p w:rsidR="00D65CC2" w:rsidRPr="00D65CC2" w:rsidRDefault="00D65CC2" w:rsidP="00D65CC2">
      <w:pP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b/>
          <w:bCs/>
          <w:color w:val="4D5968"/>
          <w:sz w:val="27"/>
          <w:szCs w:val="27"/>
        </w:rPr>
        <w:t>10. How to Redirect 404 Errors to A Page In ExpressJS?</w:t>
      </w:r>
    </w:p>
    <w:p w:rsidR="00D65CC2" w:rsidRPr="00D65CC2" w:rsidRDefault="00D65CC2" w:rsidP="00D65CC2">
      <w:pPr>
        <w:pBdr>
          <w:bottom w:val="single" w:sz="6" w:space="1" w:color="auto"/>
        </w:pBdr>
        <w:shd w:val="clear" w:color="auto" w:fill="FFFFFF"/>
        <w:spacing w:after="332" w:line="480" w:lineRule="auto"/>
        <w:rPr>
          <w:rFonts w:ascii="Segoe UI" w:eastAsia="Times New Roman" w:hAnsi="Segoe UI" w:cs="Segoe UI"/>
          <w:color w:val="4D5968"/>
          <w:sz w:val="27"/>
          <w:szCs w:val="27"/>
        </w:rPr>
      </w:pPr>
      <w:r w:rsidRPr="00D65CC2">
        <w:rPr>
          <w:rFonts w:ascii="Segoe UI" w:eastAsia="Times New Roman" w:hAnsi="Segoe UI" w:cs="Segoe UI"/>
          <w:color w:val="4D5968"/>
          <w:sz w:val="27"/>
          <w:szCs w:val="27"/>
        </w:rPr>
        <w:t>Answer:</w:t>
      </w:r>
      <w:r w:rsidRPr="00D65CC2">
        <w:rPr>
          <w:rFonts w:ascii="Segoe UI" w:eastAsia="Times New Roman" w:hAnsi="Segoe UI" w:cs="Segoe UI"/>
          <w:color w:val="4D5968"/>
          <w:sz w:val="27"/>
          <w:szCs w:val="27"/>
        </w:rPr>
        <w:br/>
        <w:t>In server.js add the subsequent code to send 404 errors back to a page in our ExpressJS App:</w:t>
      </w:r>
      <w:r w:rsidRPr="00D65CC2">
        <w:rPr>
          <w:rFonts w:ascii="Segoe UI" w:eastAsia="Times New Roman" w:hAnsi="Segoe UI" w:cs="Segoe UI"/>
          <w:color w:val="4D5968"/>
          <w:sz w:val="27"/>
          <w:szCs w:val="27"/>
        </w:rPr>
        <w:br/>
        <w:t>/* Define fallback route */</w:t>
      </w:r>
      <w:r w:rsidRPr="00D65CC2">
        <w:rPr>
          <w:rFonts w:ascii="Segoe UI" w:eastAsia="Times New Roman" w:hAnsi="Segoe UI" w:cs="Segoe UI"/>
          <w:color w:val="4D5968"/>
          <w:sz w:val="27"/>
          <w:szCs w:val="27"/>
        </w:rPr>
        <w:br/>
        <w:t>app.use(function(req, res, next) {</w:t>
      </w:r>
      <w:r w:rsidRPr="00D65CC2">
        <w:rPr>
          <w:rFonts w:ascii="Segoe UI" w:eastAsia="Times New Roman" w:hAnsi="Segoe UI" w:cs="Segoe UI"/>
          <w:color w:val="4D5968"/>
          <w:sz w:val="27"/>
          <w:szCs w:val="27"/>
        </w:rPr>
        <w:br/>
        <w:t>res.status(404).json({errorCode: 404, errorMsg: “route not found”});</w:t>
      </w:r>
      <w:r w:rsidRPr="00D65CC2">
        <w:rPr>
          <w:rFonts w:ascii="Segoe UI" w:eastAsia="Times New Roman" w:hAnsi="Segoe UI" w:cs="Segoe UI"/>
          <w:color w:val="4D5968"/>
          <w:sz w:val="27"/>
          <w:szCs w:val="27"/>
        </w:rPr>
        <w:br/>
        <w:t>});</w:t>
      </w:r>
    </w:p>
    <w:p w:rsidR="00D65CC2" w:rsidRDefault="00D65CC2"/>
    <w:p w:rsidR="00D65CC2" w:rsidRPr="00D65CC2" w:rsidRDefault="00D65CC2" w:rsidP="00D65CC2">
      <w:pPr>
        <w:numPr>
          <w:ilvl w:val="0"/>
          <w:numId w:val="86"/>
        </w:numPr>
        <w:shd w:val="clear" w:color="auto" w:fill="FFFFFF"/>
        <w:spacing w:after="0" w:line="240" w:lineRule="auto"/>
        <w:ind w:left="150" w:right="150"/>
        <w:rPr>
          <w:rFonts w:ascii="Roboto" w:eastAsia="Times New Roman" w:hAnsi="Roboto" w:cs="Times New Roman"/>
          <w:color w:val="000000"/>
          <w:sz w:val="24"/>
          <w:szCs w:val="24"/>
        </w:rPr>
      </w:pPr>
      <w:r w:rsidRPr="00D65CC2">
        <w:rPr>
          <w:rFonts w:ascii="Roboto" w:eastAsia="Times New Roman" w:hAnsi="Roboto" w:cs="Times New Roman"/>
          <w:b/>
          <w:bCs/>
          <w:color w:val="000000"/>
          <w:sz w:val="24"/>
          <w:szCs w:val="24"/>
        </w:rPr>
        <w:t>Question 1. What Is Express Js?</w:t>
      </w:r>
    </w:p>
    <w:p w:rsidR="00D65CC2" w:rsidRPr="00D65CC2" w:rsidRDefault="00D65CC2" w:rsidP="00D65CC2">
      <w:pPr>
        <w:shd w:val="clear" w:color="auto" w:fill="FFFFFF"/>
        <w:spacing w:after="0" w:line="240" w:lineRule="auto"/>
        <w:ind w:left="150" w:right="150"/>
        <w:rPr>
          <w:rFonts w:ascii="Roboto" w:eastAsia="Times New Roman" w:hAnsi="Roboto" w:cs="Times New Roman"/>
          <w:color w:val="000000"/>
          <w:sz w:val="24"/>
          <w:szCs w:val="24"/>
        </w:rPr>
      </w:pPr>
      <w:r w:rsidRPr="00D65CC2">
        <w:rPr>
          <w:rFonts w:ascii="Roboto" w:eastAsia="Times New Roman" w:hAnsi="Roboto" w:cs="Times New Roman"/>
          <w:b/>
          <w:bCs/>
          <w:color w:val="2DA506"/>
          <w:sz w:val="24"/>
          <w:szCs w:val="24"/>
        </w:rPr>
        <w:t>Answer :</w:t>
      </w:r>
    </w:p>
    <w:p w:rsidR="00D65CC2" w:rsidRPr="00D65CC2" w:rsidRDefault="00D65CC2" w:rsidP="00D65CC2">
      <w:pPr>
        <w:shd w:val="clear" w:color="auto" w:fill="FFFFFF"/>
        <w:spacing w:after="75" w:line="240" w:lineRule="auto"/>
        <w:ind w:left="150" w:right="150"/>
        <w:rPr>
          <w:rFonts w:ascii="Roboto" w:eastAsia="Times New Roman" w:hAnsi="Roboto" w:cs="Times New Roman"/>
          <w:color w:val="000000"/>
          <w:sz w:val="24"/>
          <w:szCs w:val="24"/>
        </w:rPr>
      </w:pPr>
      <w:r w:rsidRPr="00D65CC2">
        <w:rPr>
          <w:rFonts w:ascii="Roboto" w:eastAsia="Times New Roman" w:hAnsi="Roboto" w:cs="Times New Roman"/>
          <w:color w:val="000000"/>
          <w:sz w:val="24"/>
          <w:szCs w:val="24"/>
        </w:rPr>
        <w:t>Express JS is a framework which helps to develop web and mobile applications. Its works on nodejs plateform. Its sub part of node.js.</w:t>
      </w:r>
    </w:p>
    <w:p w:rsidR="00D65CC2" w:rsidRPr="00D65CC2" w:rsidRDefault="00D65CC2" w:rsidP="00D65CC2">
      <w:pPr>
        <w:numPr>
          <w:ilvl w:val="0"/>
          <w:numId w:val="86"/>
        </w:numPr>
        <w:shd w:val="clear" w:color="auto" w:fill="FFFFFF"/>
        <w:spacing w:after="0" w:line="240" w:lineRule="auto"/>
        <w:ind w:left="150" w:right="150"/>
        <w:rPr>
          <w:rFonts w:ascii="Roboto" w:eastAsia="Times New Roman" w:hAnsi="Roboto" w:cs="Times New Roman"/>
          <w:color w:val="000000"/>
          <w:sz w:val="24"/>
          <w:szCs w:val="24"/>
        </w:rPr>
      </w:pPr>
      <w:r w:rsidRPr="00D65CC2">
        <w:rPr>
          <w:rFonts w:ascii="Roboto" w:eastAsia="Times New Roman" w:hAnsi="Roboto" w:cs="Times New Roman"/>
          <w:b/>
          <w:bCs/>
          <w:color w:val="000000"/>
          <w:sz w:val="24"/>
          <w:szCs w:val="24"/>
        </w:rPr>
        <w:lastRenderedPageBreak/>
        <w:t>Question 2. What Type Of Web Application Can Built Using Express Js?</w:t>
      </w:r>
    </w:p>
    <w:p w:rsidR="00D65CC2" w:rsidRPr="00D65CC2" w:rsidRDefault="00D65CC2" w:rsidP="00D65CC2">
      <w:pPr>
        <w:shd w:val="clear" w:color="auto" w:fill="FFFFFF"/>
        <w:spacing w:after="0" w:line="240" w:lineRule="auto"/>
        <w:ind w:left="150" w:right="150"/>
        <w:rPr>
          <w:rFonts w:ascii="Roboto" w:eastAsia="Times New Roman" w:hAnsi="Roboto" w:cs="Times New Roman"/>
          <w:color w:val="000000"/>
          <w:sz w:val="24"/>
          <w:szCs w:val="24"/>
        </w:rPr>
      </w:pPr>
      <w:r w:rsidRPr="00D65CC2">
        <w:rPr>
          <w:rFonts w:ascii="Roboto" w:eastAsia="Times New Roman" w:hAnsi="Roboto" w:cs="Times New Roman"/>
          <w:b/>
          <w:bCs/>
          <w:color w:val="2DA506"/>
          <w:sz w:val="24"/>
          <w:szCs w:val="24"/>
        </w:rPr>
        <w:t>Answer :</w:t>
      </w:r>
    </w:p>
    <w:p w:rsidR="00D65CC2" w:rsidRPr="00D65CC2" w:rsidRDefault="00D65CC2" w:rsidP="00D65CC2">
      <w:pPr>
        <w:shd w:val="clear" w:color="auto" w:fill="FFFFFF"/>
        <w:spacing w:after="75" w:line="240" w:lineRule="auto"/>
        <w:ind w:left="150" w:right="150"/>
        <w:rPr>
          <w:rFonts w:ascii="Roboto" w:eastAsia="Times New Roman" w:hAnsi="Roboto" w:cs="Times New Roman"/>
          <w:color w:val="000000"/>
          <w:sz w:val="24"/>
          <w:szCs w:val="24"/>
        </w:rPr>
      </w:pPr>
      <w:r w:rsidRPr="00D65CC2">
        <w:rPr>
          <w:rFonts w:ascii="Roboto" w:eastAsia="Times New Roman" w:hAnsi="Roboto" w:cs="Times New Roman"/>
          <w:color w:val="000000"/>
          <w:sz w:val="24"/>
          <w:szCs w:val="24"/>
        </w:rPr>
        <w:t>you can build single-page, multi-page, and hybrid web applications.</w:t>
      </w:r>
    </w:p>
    <w:p w:rsidR="00D65CC2" w:rsidRPr="00D65CC2" w:rsidRDefault="00D65CC2" w:rsidP="00D65CC2">
      <w:pPr>
        <w:shd w:val="clear" w:color="auto" w:fill="FFFFFF"/>
        <w:spacing w:after="0" w:line="240" w:lineRule="auto"/>
        <w:ind w:left="150" w:right="150"/>
        <w:rPr>
          <w:rFonts w:ascii="Roboto" w:eastAsia="Times New Roman" w:hAnsi="Roboto" w:cs="Times New Roman"/>
          <w:color w:val="000000"/>
          <w:sz w:val="24"/>
          <w:szCs w:val="24"/>
        </w:rPr>
      </w:pPr>
      <w:hyperlink r:id="rId74" w:tooltip="Java Script Interview Questions" w:history="1">
        <w:r w:rsidRPr="00D65CC2">
          <w:rPr>
            <w:rFonts w:ascii="Roboto" w:eastAsia="Times New Roman" w:hAnsi="Roboto" w:cs="Times New Roman"/>
            <w:color w:val="337AB7"/>
            <w:sz w:val="24"/>
            <w:szCs w:val="24"/>
            <w:u w:val="single"/>
            <w:bdr w:val="single" w:sz="6" w:space="7" w:color="0277BB" w:frame="1"/>
          </w:rPr>
          <w:t>Java Script Interview Questions</w:t>
        </w:r>
      </w:hyperlink>
    </w:p>
    <w:p w:rsidR="00D65CC2" w:rsidRPr="00D65CC2" w:rsidRDefault="00D65CC2" w:rsidP="00D65CC2">
      <w:pPr>
        <w:numPr>
          <w:ilvl w:val="0"/>
          <w:numId w:val="86"/>
        </w:numPr>
        <w:shd w:val="clear" w:color="auto" w:fill="FFFFFF"/>
        <w:spacing w:after="0" w:line="240" w:lineRule="auto"/>
        <w:ind w:left="150" w:right="150"/>
        <w:rPr>
          <w:rFonts w:ascii="Roboto" w:eastAsia="Times New Roman" w:hAnsi="Roboto" w:cs="Times New Roman"/>
          <w:color w:val="000000"/>
          <w:sz w:val="24"/>
          <w:szCs w:val="24"/>
        </w:rPr>
      </w:pPr>
      <w:r w:rsidRPr="00D65CC2">
        <w:rPr>
          <w:rFonts w:ascii="Roboto" w:eastAsia="Times New Roman" w:hAnsi="Roboto" w:cs="Times New Roman"/>
          <w:b/>
          <w:bCs/>
          <w:color w:val="000000"/>
          <w:sz w:val="24"/>
          <w:szCs w:val="24"/>
        </w:rPr>
        <w:t>Question 3. What Are Core Features Of Express Framework?</w:t>
      </w:r>
    </w:p>
    <w:p w:rsidR="00D65CC2" w:rsidRPr="00D65CC2" w:rsidRDefault="00D65CC2" w:rsidP="00D65CC2">
      <w:pPr>
        <w:shd w:val="clear" w:color="auto" w:fill="FFFFFF"/>
        <w:spacing w:after="0" w:line="240" w:lineRule="auto"/>
        <w:ind w:left="150" w:right="150"/>
        <w:rPr>
          <w:rFonts w:ascii="Roboto" w:eastAsia="Times New Roman" w:hAnsi="Roboto" w:cs="Times New Roman"/>
          <w:color w:val="000000"/>
          <w:sz w:val="24"/>
          <w:szCs w:val="24"/>
        </w:rPr>
      </w:pPr>
      <w:r w:rsidRPr="00D65CC2">
        <w:rPr>
          <w:rFonts w:ascii="Roboto" w:eastAsia="Times New Roman" w:hAnsi="Roboto" w:cs="Times New Roman"/>
          <w:b/>
          <w:bCs/>
          <w:color w:val="2DA506"/>
          <w:sz w:val="24"/>
          <w:szCs w:val="24"/>
        </w:rPr>
        <w:t>Answer :</w:t>
      </w:r>
    </w:p>
    <w:p w:rsidR="00D65CC2" w:rsidRPr="00D65CC2" w:rsidRDefault="00D65CC2" w:rsidP="00D65CC2">
      <w:pPr>
        <w:numPr>
          <w:ilvl w:val="1"/>
          <w:numId w:val="87"/>
        </w:numPr>
        <w:shd w:val="clear" w:color="auto" w:fill="FFFFFF"/>
        <w:spacing w:after="0" w:line="240" w:lineRule="auto"/>
        <w:ind w:left="1140" w:right="150"/>
        <w:rPr>
          <w:rFonts w:ascii="Roboto" w:eastAsia="Times New Roman" w:hAnsi="Roboto" w:cs="Times New Roman"/>
          <w:color w:val="000000"/>
          <w:sz w:val="24"/>
          <w:szCs w:val="24"/>
        </w:rPr>
      </w:pPr>
      <w:r w:rsidRPr="00D65CC2">
        <w:rPr>
          <w:rFonts w:ascii="Roboto" w:eastAsia="Times New Roman" w:hAnsi="Roboto" w:cs="Times New Roman"/>
          <w:color w:val="000000"/>
          <w:sz w:val="24"/>
          <w:szCs w:val="24"/>
        </w:rPr>
        <w:t>Allows to set up middlewares to respond to HTTP Requests</w:t>
      </w:r>
    </w:p>
    <w:p w:rsidR="00D65CC2" w:rsidRPr="00D65CC2" w:rsidRDefault="00D65CC2" w:rsidP="00D65CC2">
      <w:pPr>
        <w:numPr>
          <w:ilvl w:val="1"/>
          <w:numId w:val="87"/>
        </w:numPr>
        <w:shd w:val="clear" w:color="auto" w:fill="FFFFFF"/>
        <w:spacing w:after="0" w:line="240" w:lineRule="auto"/>
        <w:ind w:left="1140" w:right="150"/>
        <w:rPr>
          <w:rFonts w:ascii="Roboto" w:eastAsia="Times New Roman" w:hAnsi="Roboto" w:cs="Times New Roman"/>
          <w:color w:val="000000"/>
          <w:sz w:val="24"/>
          <w:szCs w:val="24"/>
        </w:rPr>
      </w:pPr>
      <w:r w:rsidRPr="00D65CC2">
        <w:rPr>
          <w:rFonts w:ascii="Roboto" w:eastAsia="Times New Roman" w:hAnsi="Roboto" w:cs="Times New Roman"/>
          <w:color w:val="000000"/>
          <w:sz w:val="24"/>
          <w:szCs w:val="24"/>
        </w:rPr>
        <w:t>Defines a routing table which can works as per HTTP Method and URL.</w:t>
      </w:r>
    </w:p>
    <w:p w:rsidR="00D65CC2" w:rsidRPr="00D65CC2" w:rsidRDefault="00D65CC2" w:rsidP="00D65CC2">
      <w:pPr>
        <w:numPr>
          <w:ilvl w:val="1"/>
          <w:numId w:val="87"/>
        </w:numPr>
        <w:shd w:val="clear" w:color="auto" w:fill="FFFFFF"/>
        <w:spacing w:after="0" w:line="240" w:lineRule="auto"/>
        <w:ind w:left="1140" w:right="150"/>
        <w:rPr>
          <w:rFonts w:ascii="Roboto" w:eastAsia="Times New Roman" w:hAnsi="Roboto" w:cs="Times New Roman"/>
          <w:color w:val="000000"/>
          <w:sz w:val="24"/>
          <w:szCs w:val="24"/>
        </w:rPr>
      </w:pPr>
      <w:r w:rsidRPr="00D65CC2">
        <w:rPr>
          <w:rFonts w:ascii="Roboto" w:eastAsia="Times New Roman" w:hAnsi="Roboto" w:cs="Times New Roman"/>
          <w:color w:val="000000"/>
          <w:sz w:val="24"/>
          <w:szCs w:val="24"/>
        </w:rPr>
        <w:t>Dynamically render HTML Pages</w:t>
      </w:r>
    </w:p>
    <w:p w:rsidR="00D65CC2" w:rsidRPr="00D65CC2" w:rsidRDefault="00D65CC2" w:rsidP="00D65CC2">
      <w:pPr>
        <w:numPr>
          <w:ilvl w:val="0"/>
          <w:numId w:val="87"/>
        </w:numPr>
        <w:shd w:val="clear" w:color="auto" w:fill="FFFFFF"/>
        <w:spacing w:after="0" w:line="240" w:lineRule="auto"/>
        <w:ind w:left="150" w:right="150"/>
        <w:rPr>
          <w:ins w:id="640" w:author="Unknown"/>
          <w:rFonts w:ascii="Roboto" w:eastAsia="Times New Roman" w:hAnsi="Roboto" w:cs="Times New Roman"/>
          <w:color w:val="000000"/>
          <w:sz w:val="24"/>
          <w:szCs w:val="24"/>
        </w:rPr>
      </w:pPr>
      <w:ins w:id="641" w:author="Unknown">
        <w:r w:rsidRPr="00D65CC2">
          <w:rPr>
            <w:rFonts w:ascii="Roboto" w:eastAsia="Times New Roman" w:hAnsi="Roboto" w:cs="Times New Roman"/>
            <w:b/>
            <w:bCs/>
            <w:color w:val="000000"/>
            <w:sz w:val="24"/>
            <w:szCs w:val="24"/>
          </w:rPr>
          <w:t>Question 4. Why I Should Use Express Js?</w:t>
        </w:r>
      </w:ins>
    </w:p>
    <w:p w:rsidR="00D65CC2" w:rsidRPr="00D65CC2" w:rsidRDefault="00D65CC2" w:rsidP="00D65CC2">
      <w:pPr>
        <w:shd w:val="clear" w:color="auto" w:fill="FFFFFF"/>
        <w:spacing w:after="0" w:line="240" w:lineRule="auto"/>
        <w:ind w:left="150" w:right="150"/>
        <w:rPr>
          <w:ins w:id="642" w:author="Unknown"/>
          <w:rFonts w:ascii="Roboto" w:eastAsia="Times New Roman" w:hAnsi="Roboto" w:cs="Times New Roman"/>
          <w:color w:val="000000"/>
          <w:sz w:val="24"/>
          <w:szCs w:val="24"/>
        </w:rPr>
      </w:pPr>
      <w:ins w:id="643" w:author="Unknown">
        <w:r w:rsidRPr="00D65CC2">
          <w:rPr>
            <w:rFonts w:ascii="Roboto" w:eastAsia="Times New Roman" w:hAnsi="Roboto" w:cs="Times New Roman"/>
            <w:b/>
            <w:bCs/>
            <w:color w:val="2DA506"/>
            <w:sz w:val="24"/>
            <w:szCs w:val="24"/>
          </w:rPr>
          <w:t>Answer :</w:t>
        </w:r>
      </w:ins>
    </w:p>
    <w:p w:rsidR="00D65CC2" w:rsidRPr="00D65CC2" w:rsidRDefault="00D65CC2" w:rsidP="00D65CC2">
      <w:pPr>
        <w:shd w:val="clear" w:color="auto" w:fill="FFFFFF"/>
        <w:spacing w:after="75" w:line="240" w:lineRule="auto"/>
        <w:ind w:left="150" w:right="150"/>
        <w:rPr>
          <w:ins w:id="644" w:author="Unknown"/>
          <w:rFonts w:ascii="Roboto" w:eastAsia="Times New Roman" w:hAnsi="Roboto" w:cs="Times New Roman"/>
          <w:color w:val="000000"/>
          <w:sz w:val="24"/>
          <w:szCs w:val="24"/>
        </w:rPr>
      </w:pPr>
      <w:ins w:id="645" w:author="Unknown">
        <w:r w:rsidRPr="00D65CC2">
          <w:rPr>
            <w:rFonts w:ascii="Roboto" w:eastAsia="Times New Roman" w:hAnsi="Roboto" w:cs="Times New Roman"/>
            <w:color w:val="000000"/>
            <w:sz w:val="24"/>
            <w:szCs w:val="24"/>
          </w:rPr>
          <w:t>Express 3.x is a light-weight web application framework to help organize your web application into an MVC architecture on the server side.</w:t>
        </w:r>
      </w:ins>
    </w:p>
    <w:p w:rsidR="00D65CC2" w:rsidRPr="00D65CC2" w:rsidRDefault="00D65CC2" w:rsidP="00D65CC2">
      <w:pPr>
        <w:shd w:val="clear" w:color="auto" w:fill="FFFFFF"/>
        <w:spacing w:after="0" w:line="240" w:lineRule="auto"/>
        <w:ind w:left="150" w:right="150"/>
        <w:rPr>
          <w:ins w:id="646" w:author="Unknown"/>
          <w:rFonts w:ascii="Roboto" w:eastAsia="Times New Roman" w:hAnsi="Roboto" w:cs="Times New Roman"/>
          <w:color w:val="000000"/>
          <w:sz w:val="24"/>
          <w:szCs w:val="24"/>
        </w:rPr>
      </w:pPr>
      <w:ins w:id="647" w:author="Unknown">
        <w:r w:rsidRPr="00D65CC2">
          <w:rPr>
            <w:rFonts w:ascii="Roboto" w:eastAsia="Times New Roman" w:hAnsi="Roboto" w:cs="Times New Roman"/>
            <w:color w:val="000000"/>
            <w:sz w:val="24"/>
            <w:szCs w:val="24"/>
          </w:rPr>
          <w:fldChar w:fldCharType="begin"/>
        </w:r>
        <w:r w:rsidRPr="00D65CC2">
          <w:rPr>
            <w:rFonts w:ascii="Roboto" w:eastAsia="Times New Roman" w:hAnsi="Roboto" w:cs="Times New Roman"/>
            <w:color w:val="000000"/>
            <w:sz w:val="24"/>
            <w:szCs w:val="24"/>
          </w:rPr>
          <w:instrText xml:space="preserve"> HYPERLINK "https://www.wisdomjobs.com/e-university/java-script-tutorial-209.html" \o "Java Script Tutorial" </w:instrText>
        </w:r>
        <w:r w:rsidRPr="00D65CC2">
          <w:rPr>
            <w:rFonts w:ascii="Roboto" w:eastAsia="Times New Roman" w:hAnsi="Roboto" w:cs="Times New Roman"/>
            <w:color w:val="000000"/>
            <w:sz w:val="24"/>
            <w:szCs w:val="24"/>
          </w:rPr>
          <w:fldChar w:fldCharType="separate"/>
        </w:r>
        <w:r w:rsidRPr="00D65CC2">
          <w:rPr>
            <w:rFonts w:ascii="Roboto" w:eastAsia="Times New Roman" w:hAnsi="Roboto" w:cs="Times New Roman"/>
            <w:color w:val="337AB7"/>
            <w:sz w:val="24"/>
            <w:szCs w:val="24"/>
            <w:u w:val="single"/>
            <w:bdr w:val="single" w:sz="6" w:space="7" w:color="0277BB" w:frame="1"/>
          </w:rPr>
          <w:t>Java Script Tutorial</w:t>
        </w:r>
        <w:r w:rsidRPr="00D65CC2">
          <w:rPr>
            <w:rFonts w:ascii="Roboto" w:eastAsia="Times New Roman" w:hAnsi="Roboto" w:cs="Times New Roman"/>
            <w:color w:val="000000"/>
            <w:sz w:val="24"/>
            <w:szCs w:val="24"/>
          </w:rPr>
          <w:fldChar w:fldCharType="end"/>
        </w:r>
      </w:ins>
    </w:p>
    <w:p w:rsidR="00D65CC2" w:rsidRPr="00D65CC2" w:rsidRDefault="00D65CC2" w:rsidP="00D65CC2">
      <w:pPr>
        <w:numPr>
          <w:ilvl w:val="0"/>
          <w:numId w:val="87"/>
        </w:numPr>
        <w:shd w:val="clear" w:color="auto" w:fill="FFFFFF"/>
        <w:spacing w:after="0" w:line="240" w:lineRule="auto"/>
        <w:ind w:left="150" w:right="150"/>
        <w:rPr>
          <w:ins w:id="648" w:author="Unknown"/>
          <w:rFonts w:ascii="Roboto" w:eastAsia="Times New Roman" w:hAnsi="Roboto" w:cs="Times New Roman"/>
          <w:color w:val="000000"/>
          <w:sz w:val="24"/>
          <w:szCs w:val="24"/>
        </w:rPr>
      </w:pPr>
      <w:ins w:id="649" w:author="Unknown">
        <w:r w:rsidRPr="00D65CC2">
          <w:rPr>
            <w:rFonts w:ascii="Roboto" w:eastAsia="Times New Roman" w:hAnsi="Roboto" w:cs="Times New Roman"/>
            <w:b/>
            <w:bCs/>
            <w:color w:val="000000"/>
            <w:sz w:val="24"/>
            <w:szCs w:val="24"/>
          </w:rPr>
          <w:t>Question 5. How To Install Expressjs?</w:t>
        </w:r>
      </w:ins>
    </w:p>
    <w:p w:rsidR="00D65CC2" w:rsidRPr="00D65CC2" w:rsidRDefault="00D65CC2" w:rsidP="00D65CC2">
      <w:pPr>
        <w:shd w:val="clear" w:color="auto" w:fill="FFFFFF"/>
        <w:spacing w:after="0" w:line="240" w:lineRule="auto"/>
        <w:ind w:left="150" w:right="150"/>
        <w:rPr>
          <w:ins w:id="650" w:author="Unknown"/>
          <w:rFonts w:ascii="Roboto" w:eastAsia="Times New Roman" w:hAnsi="Roboto" w:cs="Times New Roman"/>
          <w:color w:val="000000"/>
          <w:sz w:val="24"/>
          <w:szCs w:val="24"/>
        </w:rPr>
      </w:pPr>
      <w:ins w:id="651" w:author="Unknown">
        <w:r w:rsidRPr="00D65CC2">
          <w:rPr>
            <w:rFonts w:ascii="Roboto" w:eastAsia="Times New Roman" w:hAnsi="Roboto" w:cs="Times New Roman"/>
            <w:b/>
            <w:bCs/>
            <w:color w:val="2DA506"/>
            <w:sz w:val="24"/>
            <w:szCs w:val="24"/>
          </w:rPr>
          <w:t>Answer :</w:t>
        </w:r>
      </w:ins>
    </w:p>
    <w:p w:rsidR="00D65CC2" w:rsidRPr="00D65CC2" w:rsidRDefault="00D65CC2" w:rsidP="00D65CC2">
      <w:pPr>
        <w:shd w:val="clear" w:color="auto" w:fill="FFFFFF"/>
        <w:spacing w:after="75" w:line="240" w:lineRule="auto"/>
        <w:ind w:left="150" w:right="150"/>
        <w:rPr>
          <w:ins w:id="652" w:author="Unknown"/>
          <w:rFonts w:ascii="Roboto" w:eastAsia="Times New Roman" w:hAnsi="Roboto" w:cs="Times New Roman"/>
          <w:color w:val="000000"/>
          <w:sz w:val="24"/>
          <w:szCs w:val="24"/>
        </w:rPr>
      </w:pPr>
      <w:ins w:id="653" w:author="Unknown">
        <w:r w:rsidRPr="00D65CC2">
          <w:rPr>
            <w:rFonts w:ascii="Roboto" w:eastAsia="Times New Roman" w:hAnsi="Roboto" w:cs="Times New Roman"/>
            <w:color w:val="000000"/>
            <w:sz w:val="24"/>
            <w:szCs w:val="24"/>
          </w:rPr>
          <w:t>Assuming you’ve already installed Node.js, create a directory to hold your application, and make that your working directory.</w:t>
        </w:r>
      </w:ins>
    </w:p>
    <w:p w:rsidR="00D65CC2" w:rsidRPr="00D65CC2" w:rsidRDefault="00D65CC2" w:rsidP="00D65CC2">
      <w:pPr>
        <w:shd w:val="clear" w:color="auto" w:fill="FFFFFF"/>
        <w:spacing w:after="0" w:line="240" w:lineRule="auto"/>
        <w:ind w:left="150" w:right="150"/>
        <w:rPr>
          <w:ins w:id="654" w:author="Unknown"/>
          <w:rFonts w:ascii="Roboto" w:eastAsia="Times New Roman" w:hAnsi="Roboto" w:cs="Times New Roman"/>
          <w:color w:val="000000"/>
          <w:sz w:val="24"/>
          <w:szCs w:val="24"/>
        </w:rPr>
      </w:pPr>
      <w:ins w:id="655" w:author="Unknown">
        <w:r w:rsidRPr="00D65CC2">
          <w:rPr>
            <w:rFonts w:ascii="Roboto" w:eastAsia="Times New Roman" w:hAnsi="Roboto" w:cs="Times New Roman"/>
            <w:color w:val="000000"/>
            <w:sz w:val="24"/>
            <w:szCs w:val="24"/>
          </w:rPr>
          <w:t>$ mkdir myapp</w:t>
        </w:r>
        <w:r w:rsidRPr="00D65CC2">
          <w:rPr>
            <w:rFonts w:ascii="Roboto" w:eastAsia="Times New Roman" w:hAnsi="Roboto" w:cs="Times New Roman"/>
            <w:color w:val="000000"/>
            <w:sz w:val="24"/>
            <w:szCs w:val="24"/>
          </w:rPr>
          <w:br/>
          <w:t>$ cd myapp</w:t>
        </w:r>
      </w:ins>
    </w:p>
    <w:p w:rsidR="00D65CC2" w:rsidRPr="00D65CC2" w:rsidRDefault="00D65CC2" w:rsidP="00D65CC2">
      <w:pPr>
        <w:shd w:val="clear" w:color="auto" w:fill="FFFFFF"/>
        <w:spacing w:after="75" w:line="240" w:lineRule="auto"/>
        <w:ind w:left="150" w:right="150"/>
        <w:rPr>
          <w:ins w:id="656" w:author="Unknown"/>
          <w:rFonts w:ascii="Roboto" w:eastAsia="Times New Roman" w:hAnsi="Roboto" w:cs="Times New Roman"/>
          <w:color w:val="000000"/>
          <w:sz w:val="24"/>
          <w:szCs w:val="24"/>
        </w:rPr>
      </w:pPr>
      <w:ins w:id="657" w:author="Unknown">
        <w:r w:rsidRPr="00D65CC2">
          <w:rPr>
            <w:rFonts w:ascii="Roboto" w:eastAsia="Times New Roman" w:hAnsi="Roboto" w:cs="Times New Roman"/>
            <w:color w:val="000000"/>
            <w:sz w:val="24"/>
            <w:szCs w:val="24"/>
          </w:rPr>
          <w:t>Use the npm init command to create a package.json file for your application. For more information on how package.json works, see Specifics of npm’s package.json handling.</w:t>
        </w:r>
      </w:ins>
    </w:p>
    <w:p w:rsidR="00D65CC2" w:rsidRPr="00D65CC2" w:rsidRDefault="00D65CC2" w:rsidP="00D65CC2">
      <w:pPr>
        <w:shd w:val="clear" w:color="auto" w:fill="FFFFFF"/>
        <w:spacing w:after="75" w:line="240" w:lineRule="auto"/>
        <w:ind w:left="150" w:right="150"/>
        <w:rPr>
          <w:ins w:id="658" w:author="Unknown"/>
          <w:rFonts w:ascii="Roboto" w:eastAsia="Times New Roman" w:hAnsi="Roboto" w:cs="Times New Roman"/>
          <w:color w:val="000000"/>
          <w:sz w:val="24"/>
          <w:szCs w:val="24"/>
        </w:rPr>
      </w:pPr>
      <w:ins w:id="659" w:author="Unknown">
        <w:r w:rsidRPr="00D65CC2">
          <w:rPr>
            <w:rFonts w:ascii="Roboto" w:eastAsia="Times New Roman" w:hAnsi="Roboto" w:cs="Times New Roman"/>
            <w:color w:val="000000"/>
            <w:sz w:val="24"/>
            <w:szCs w:val="24"/>
          </w:rPr>
          <w:t>$ npm init</w:t>
        </w:r>
      </w:ins>
    </w:p>
    <w:p w:rsidR="00D65CC2" w:rsidRPr="00D65CC2" w:rsidRDefault="00D65CC2" w:rsidP="00D65CC2">
      <w:pPr>
        <w:shd w:val="clear" w:color="auto" w:fill="FFFFFF"/>
        <w:spacing w:after="75" w:line="240" w:lineRule="auto"/>
        <w:ind w:left="150" w:right="150"/>
        <w:rPr>
          <w:ins w:id="660" w:author="Unknown"/>
          <w:rFonts w:ascii="Roboto" w:eastAsia="Times New Roman" w:hAnsi="Roboto" w:cs="Times New Roman"/>
          <w:color w:val="000000"/>
          <w:sz w:val="24"/>
          <w:szCs w:val="24"/>
        </w:rPr>
      </w:pPr>
      <w:ins w:id="661" w:author="Unknown">
        <w:r w:rsidRPr="00D65CC2">
          <w:rPr>
            <w:rFonts w:ascii="Roboto" w:eastAsia="Times New Roman" w:hAnsi="Roboto" w:cs="Times New Roman"/>
            <w:color w:val="000000"/>
            <w:sz w:val="24"/>
            <w:szCs w:val="24"/>
          </w:rPr>
          <w:t>This command prompts you for a number of things, such as the name and version of your application. For now, you can simply hit RETURN to accept the defaults for most of them, with the following exception:</w:t>
        </w:r>
      </w:ins>
    </w:p>
    <w:p w:rsidR="00D65CC2" w:rsidRPr="00D65CC2" w:rsidRDefault="00D65CC2" w:rsidP="00D65CC2">
      <w:pPr>
        <w:shd w:val="clear" w:color="auto" w:fill="FFFFFF"/>
        <w:spacing w:after="75" w:line="240" w:lineRule="auto"/>
        <w:ind w:left="150" w:right="150"/>
        <w:rPr>
          <w:ins w:id="662" w:author="Unknown"/>
          <w:rFonts w:ascii="Roboto" w:eastAsia="Times New Roman" w:hAnsi="Roboto" w:cs="Times New Roman"/>
          <w:color w:val="000000"/>
          <w:sz w:val="24"/>
          <w:szCs w:val="24"/>
        </w:rPr>
      </w:pPr>
      <w:ins w:id="663" w:author="Unknown">
        <w:r w:rsidRPr="00D65CC2">
          <w:rPr>
            <w:rFonts w:ascii="Roboto" w:eastAsia="Times New Roman" w:hAnsi="Roboto" w:cs="Times New Roman"/>
            <w:color w:val="000000"/>
            <w:sz w:val="24"/>
            <w:szCs w:val="24"/>
          </w:rPr>
          <w:t>entry point: (index.js)</w:t>
        </w:r>
      </w:ins>
    </w:p>
    <w:p w:rsidR="00D65CC2" w:rsidRPr="00D65CC2" w:rsidRDefault="00D65CC2" w:rsidP="00D65CC2">
      <w:pPr>
        <w:shd w:val="clear" w:color="auto" w:fill="FFFFFF"/>
        <w:spacing w:after="75" w:line="240" w:lineRule="auto"/>
        <w:ind w:left="150" w:right="150"/>
        <w:rPr>
          <w:ins w:id="664" w:author="Unknown"/>
          <w:rFonts w:ascii="Roboto" w:eastAsia="Times New Roman" w:hAnsi="Roboto" w:cs="Times New Roman"/>
          <w:color w:val="000000"/>
          <w:sz w:val="24"/>
          <w:szCs w:val="24"/>
        </w:rPr>
      </w:pPr>
      <w:ins w:id="665" w:author="Unknown">
        <w:r w:rsidRPr="00D65CC2">
          <w:rPr>
            <w:rFonts w:ascii="Roboto" w:eastAsia="Times New Roman" w:hAnsi="Roboto" w:cs="Times New Roman"/>
            <w:color w:val="000000"/>
            <w:sz w:val="24"/>
            <w:szCs w:val="24"/>
          </w:rPr>
          <w:t>Enter app.js, or whatever you want the name of the main file to be. If you want it to be index.js, hit RETURN to accept the suggested default file name.</w:t>
        </w:r>
      </w:ins>
    </w:p>
    <w:p w:rsidR="00D65CC2" w:rsidRPr="00D65CC2" w:rsidRDefault="00D65CC2" w:rsidP="00D65CC2">
      <w:pPr>
        <w:shd w:val="clear" w:color="auto" w:fill="FFFFFF"/>
        <w:spacing w:after="75" w:line="240" w:lineRule="auto"/>
        <w:ind w:left="150" w:right="150"/>
        <w:rPr>
          <w:ins w:id="666" w:author="Unknown"/>
          <w:rFonts w:ascii="Roboto" w:eastAsia="Times New Roman" w:hAnsi="Roboto" w:cs="Times New Roman"/>
          <w:color w:val="000000"/>
          <w:sz w:val="24"/>
          <w:szCs w:val="24"/>
        </w:rPr>
      </w:pPr>
      <w:ins w:id="667" w:author="Unknown">
        <w:r w:rsidRPr="00D65CC2">
          <w:rPr>
            <w:rFonts w:ascii="Roboto" w:eastAsia="Times New Roman" w:hAnsi="Roboto" w:cs="Times New Roman"/>
            <w:color w:val="000000"/>
            <w:sz w:val="24"/>
            <w:szCs w:val="24"/>
          </w:rPr>
          <w:t>Now install Express in the myapp directory and save it in the dependencies list. For example:</w:t>
        </w:r>
      </w:ins>
    </w:p>
    <w:p w:rsidR="00D65CC2" w:rsidRPr="00D65CC2" w:rsidRDefault="00D65CC2" w:rsidP="00D65CC2">
      <w:pPr>
        <w:shd w:val="clear" w:color="auto" w:fill="FFFFFF"/>
        <w:spacing w:after="75" w:line="240" w:lineRule="auto"/>
        <w:ind w:left="150" w:right="150"/>
        <w:rPr>
          <w:ins w:id="668" w:author="Unknown"/>
          <w:rFonts w:ascii="Roboto" w:eastAsia="Times New Roman" w:hAnsi="Roboto" w:cs="Times New Roman"/>
          <w:color w:val="000000"/>
          <w:sz w:val="24"/>
          <w:szCs w:val="24"/>
        </w:rPr>
      </w:pPr>
      <w:ins w:id="669" w:author="Unknown">
        <w:r w:rsidRPr="00D65CC2">
          <w:rPr>
            <w:rFonts w:ascii="Roboto" w:eastAsia="Times New Roman" w:hAnsi="Roboto" w:cs="Times New Roman"/>
            <w:color w:val="000000"/>
            <w:sz w:val="24"/>
            <w:szCs w:val="24"/>
          </w:rPr>
          <w:t>$ npm install express --save</w:t>
        </w:r>
      </w:ins>
    </w:p>
    <w:p w:rsidR="00D65CC2" w:rsidRPr="00D65CC2" w:rsidRDefault="00D65CC2" w:rsidP="00D65CC2">
      <w:pPr>
        <w:shd w:val="clear" w:color="auto" w:fill="FFFFFF"/>
        <w:spacing w:after="75" w:line="240" w:lineRule="auto"/>
        <w:ind w:left="150" w:right="150"/>
        <w:rPr>
          <w:ins w:id="670" w:author="Unknown"/>
          <w:rFonts w:ascii="Roboto" w:eastAsia="Times New Roman" w:hAnsi="Roboto" w:cs="Times New Roman"/>
          <w:color w:val="000000"/>
          <w:sz w:val="24"/>
          <w:szCs w:val="24"/>
        </w:rPr>
      </w:pPr>
      <w:ins w:id="671" w:author="Unknown">
        <w:r w:rsidRPr="00D65CC2">
          <w:rPr>
            <w:rFonts w:ascii="Roboto" w:eastAsia="Times New Roman" w:hAnsi="Roboto" w:cs="Times New Roman"/>
            <w:color w:val="000000"/>
            <w:sz w:val="24"/>
            <w:szCs w:val="24"/>
          </w:rPr>
          <w:t>To install Express temporarily and not add it to the dependencies list, omit the --save option:</w:t>
        </w:r>
      </w:ins>
    </w:p>
    <w:p w:rsidR="00D65CC2" w:rsidRPr="00D65CC2" w:rsidRDefault="00D65CC2" w:rsidP="00D65CC2">
      <w:pPr>
        <w:shd w:val="clear" w:color="auto" w:fill="FFFFFF"/>
        <w:spacing w:after="75" w:line="240" w:lineRule="auto"/>
        <w:ind w:left="150" w:right="150"/>
        <w:rPr>
          <w:ins w:id="672" w:author="Unknown"/>
          <w:rFonts w:ascii="Roboto" w:eastAsia="Times New Roman" w:hAnsi="Roboto" w:cs="Times New Roman"/>
          <w:color w:val="000000"/>
          <w:sz w:val="24"/>
          <w:szCs w:val="24"/>
        </w:rPr>
      </w:pPr>
      <w:ins w:id="673" w:author="Unknown">
        <w:r w:rsidRPr="00D65CC2">
          <w:rPr>
            <w:rFonts w:ascii="Roboto" w:eastAsia="Times New Roman" w:hAnsi="Roboto" w:cs="Times New Roman"/>
            <w:color w:val="000000"/>
            <w:sz w:val="24"/>
            <w:szCs w:val="24"/>
          </w:rPr>
          <w:t>$ npm install express</w:t>
        </w:r>
      </w:ins>
    </w:p>
    <w:p w:rsidR="00D65CC2" w:rsidRPr="00D65CC2" w:rsidRDefault="00D65CC2" w:rsidP="00D65CC2">
      <w:pPr>
        <w:shd w:val="clear" w:color="auto" w:fill="FFFFFF"/>
        <w:spacing w:after="0" w:line="240" w:lineRule="auto"/>
        <w:ind w:left="150" w:right="150"/>
        <w:rPr>
          <w:ins w:id="674" w:author="Unknown"/>
          <w:rFonts w:ascii="Roboto" w:eastAsia="Times New Roman" w:hAnsi="Roboto" w:cs="Times New Roman"/>
          <w:color w:val="000000"/>
          <w:sz w:val="24"/>
          <w:szCs w:val="24"/>
        </w:rPr>
      </w:pPr>
      <w:ins w:id="675" w:author="Unknown">
        <w:r w:rsidRPr="00D65CC2">
          <w:rPr>
            <w:rFonts w:ascii="Roboto" w:eastAsia="Times New Roman" w:hAnsi="Roboto" w:cs="Times New Roman"/>
            <w:color w:val="000000"/>
            <w:sz w:val="24"/>
            <w:szCs w:val="24"/>
          </w:rPr>
          <w:fldChar w:fldCharType="begin"/>
        </w:r>
        <w:r w:rsidRPr="00D65CC2">
          <w:rPr>
            <w:rFonts w:ascii="Roboto" w:eastAsia="Times New Roman" w:hAnsi="Roboto" w:cs="Times New Roman"/>
            <w:color w:val="000000"/>
            <w:sz w:val="24"/>
            <w:szCs w:val="24"/>
          </w:rPr>
          <w:instrText xml:space="preserve"> HYPERLINK "https://www.wisdomjobs.com/e-university/ajax-interview-questions.html" \o "AJAX Interview Questions" </w:instrText>
        </w:r>
        <w:r w:rsidRPr="00D65CC2">
          <w:rPr>
            <w:rFonts w:ascii="Roboto" w:eastAsia="Times New Roman" w:hAnsi="Roboto" w:cs="Times New Roman"/>
            <w:color w:val="000000"/>
            <w:sz w:val="24"/>
            <w:szCs w:val="24"/>
          </w:rPr>
          <w:fldChar w:fldCharType="separate"/>
        </w:r>
        <w:r w:rsidRPr="00D65CC2">
          <w:rPr>
            <w:rFonts w:ascii="Roboto" w:eastAsia="Times New Roman" w:hAnsi="Roboto" w:cs="Times New Roman"/>
            <w:color w:val="337AB7"/>
            <w:sz w:val="24"/>
            <w:szCs w:val="24"/>
            <w:u w:val="single"/>
            <w:bdr w:val="single" w:sz="6" w:space="7" w:color="0277BB" w:frame="1"/>
          </w:rPr>
          <w:t>AJAX Interview Questions</w:t>
        </w:r>
        <w:r w:rsidRPr="00D65CC2">
          <w:rPr>
            <w:rFonts w:ascii="Roboto" w:eastAsia="Times New Roman" w:hAnsi="Roboto" w:cs="Times New Roman"/>
            <w:color w:val="000000"/>
            <w:sz w:val="24"/>
            <w:szCs w:val="24"/>
          </w:rPr>
          <w:fldChar w:fldCharType="end"/>
        </w:r>
      </w:ins>
    </w:p>
    <w:p w:rsidR="00D65CC2" w:rsidRPr="00D65CC2" w:rsidRDefault="00D65CC2" w:rsidP="00D65CC2">
      <w:pPr>
        <w:numPr>
          <w:ilvl w:val="0"/>
          <w:numId w:val="87"/>
        </w:numPr>
        <w:shd w:val="clear" w:color="auto" w:fill="FFFFFF"/>
        <w:spacing w:after="0" w:line="240" w:lineRule="auto"/>
        <w:ind w:left="150" w:right="150"/>
        <w:rPr>
          <w:ins w:id="676" w:author="Unknown"/>
          <w:rFonts w:ascii="Roboto" w:eastAsia="Times New Roman" w:hAnsi="Roboto" w:cs="Times New Roman"/>
          <w:color w:val="000000"/>
          <w:sz w:val="24"/>
          <w:szCs w:val="24"/>
        </w:rPr>
      </w:pPr>
      <w:ins w:id="677" w:author="Unknown">
        <w:r w:rsidRPr="00D65CC2">
          <w:rPr>
            <w:rFonts w:ascii="Roboto" w:eastAsia="Times New Roman" w:hAnsi="Roboto" w:cs="Times New Roman"/>
            <w:b/>
            <w:bCs/>
            <w:color w:val="000000"/>
            <w:sz w:val="24"/>
            <w:szCs w:val="24"/>
          </w:rPr>
          <w:t>Question 6. How To Get Variables In Express.js In Get Method?</w:t>
        </w:r>
      </w:ins>
    </w:p>
    <w:p w:rsidR="00D65CC2" w:rsidRPr="00D65CC2" w:rsidRDefault="00D65CC2" w:rsidP="00D65CC2">
      <w:pPr>
        <w:shd w:val="clear" w:color="auto" w:fill="FFFFFF"/>
        <w:spacing w:after="0" w:line="240" w:lineRule="auto"/>
        <w:ind w:left="150" w:right="150"/>
        <w:rPr>
          <w:ins w:id="678" w:author="Unknown"/>
          <w:rFonts w:ascii="Roboto" w:eastAsia="Times New Roman" w:hAnsi="Roboto" w:cs="Times New Roman"/>
          <w:color w:val="000000"/>
          <w:sz w:val="24"/>
          <w:szCs w:val="24"/>
        </w:rPr>
      </w:pPr>
      <w:ins w:id="679" w:author="Unknown">
        <w:r w:rsidRPr="00D65CC2">
          <w:rPr>
            <w:rFonts w:ascii="Roboto" w:eastAsia="Times New Roman" w:hAnsi="Roboto" w:cs="Times New Roman"/>
            <w:b/>
            <w:bCs/>
            <w:color w:val="2DA506"/>
            <w:sz w:val="24"/>
            <w:szCs w:val="24"/>
          </w:rPr>
          <w:t>Answer :</w:t>
        </w:r>
      </w:ins>
    </w:p>
    <w:p w:rsidR="00D65CC2" w:rsidRPr="00D65CC2" w:rsidRDefault="00D65CC2" w:rsidP="00D65CC2">
      <w:pPr>
        <w:shd w:val="clear" w:color="auto" w:fill="FFFFFF"/>
        <w:spacing w:after="0" w:line="240" w:lineRule="auto"/>
        <w:ind w:left="150" w:right="150"/>
        <w:rPr>
          <w:ins w:id="680" w:author="Unknown"/>
          <w:rFonts w:ascii="Roboto" w:eastAsia="Times New Roman" w:hAnsi="Roboto" w:cs="Times New Roman"/>
          <w:color w:val="000000"/>
          <w:sz w:val="24"/>
          <w:szCs w:val="24"/>
        </w:rPr>
      </w:pPr>
      <w:ins w:id="681" w:author="Unknown">
        <w:r w:rsidRPr="00D65CC2">
          <w:rPr>
            <w:rFonts w:ascii="Roboto" w:eastAsia="Times New Roman" w:hAnsi="Roboto" w:cs="Times New Roman"/>
            <w:color w:val="000000"/>
            <w:sz w:val="24"/>
            <w:szCs w:val="24"/>
          </w:rPr>
          <w:t>var express = require('express');</w:t>
        </w:r>
        <w:r w:rsidRPr="00D65CC2">
          <w:rPr>
            <w:rFonts w:ascii="Roboto" w:eastAsia="Times New Roman" w:hAnsi="Roboto" w:cs="Times New Roman"/>
            <w:color w:val="000000"/>
            <w:sz w:val="24"/>
            <w:szCs w:val="24"/>
          </w:rPr>
          <w:br/>
          <w:t>var app = express();</w:t>
        </w:r>
        <w:r w:rsidRPr="00D65CC2">
          <w:rPr>
            <w:rFonts w:ascii="Roboto" w:eastAsia="Times New Roman" w:hAnsi="Roboto" w:cs="Times New Roman"/>
            <w:color w:val="000000"/>
            <w:sz w:val="24"/>
            <w:szCs w:val="24"/>
          </w:rPr>
          <w:br/>
          <w:t>app.get('/', function(req, res){</w:t>
        </w:r>
        <w:r w:rsidRPr="00D65CC2">
          <w:rPr>
            <w:rFonts w:ascii="Roboto" w:eastAsia="Times New Roman" w:hAnsi="Roboto" w:cs="Times New Roman"/>
            <w:color w:val="000000"/>
            <w:sz w:val="24"/>
            <w:szCs w:val="24"/>
          </w:rPr>
          <w:br/>
          <w:t>    /* req have all the values **/  </w:t>
        </w:r>
        <w:r w:rsidRPr="00D65CC2">
          <w:rPr>
            <w:rFonts w:ascii="Roboto" w:eastAsia="Times New Roman" w:hAnsi="Roboto" w:cs="Times New Roman"/>
            <w:color w:val="000000"/>
            <w:sz w:val="24"/>
            <w:szCs w:val="24"/>
          </w:rPr>
          <w:br/>
        </w:r>
        <w:r w:rsidRPr="00D65CC2">
          <w:rPr>
            <w:rFonts w:ascii="Roboto" w:eastAsia="Times New Roman" w:hAnsi="Roboto" w:cs="Times New Roman"/>
            <w:color w:val="000000"/>
            <w:sz w:val="24"/>
            <w:szCs w:val="24"/>
          </w:rPr>
          <w:lastRenderedPageBreak/>
          <w:t>  res.send('id: ' + req.query.id);  </w:t>
        </w:r>
        <w:r w:rsidRPr="00D65CC2">
          <w:rPr>
            <w:rFonts w:ascii="Roboto" w:eastAsia="Times New Roman" w:hAnsi="Roboto" w:cs="Times New Roman"/>
            <w:color w:val="000000"/>
            <w:sz w:val="24"/>
            <w:szCs w:val="24"/>
          </w:rPr>
          <w:br/>
          <w:t>});</w:t>
        </w:r>
        <w:r w:rsidRPr="00D65CC2">
          <w:rPr>
            <w:rFonts w:ascii="Roboto" w:eastAsia="Times New Roman" w:hAnsi="Roboto" w:cs="Times New Roman"/>
            <w:color w:val="000000"/>
            <w:sz w:val="24"/>
            <w:szCs w:val="24"/>
          </w:rPr>
          <w:br/>
          <w:t>app.listen(3000);</w:t>
        </w:r>
      </w:ins>
    </w:p>
    <w:p w:rsidR="00D65CC2" w:rsidRPr="00D65CC2" w:rsidRDefault="00D65CC2" w:rsidP="00D65CC2">
      <w:pPr>
        <w:numPr>
          <w:ilvl w:val="0"/>
          <w:numId w:val="87"/>
        </w:numPr>
        <w:shd w:val="clear" w:color="auto" w:fill="FFFFFF"/>
        <w:spacing w:after="0" w:line="240" w:lineRule="auto"/>
        <w:ind w:left="150" w:right="150"/>
        <w:rPr>
          <w:ins w:id="682" w:author="Unknown"/>
          <w:rFonts w:ascii="Roboto" w:eastAsia="Times New Roman" w:hAnsi="Roboto" w:cs="Times New Roman"/>
          <w:color w:val="000000"/>
          <w:sz w:val="24"/>
          <w:szCs w:val="24"/>
        </w:rPr>
      </w:pPr>
      <w:ins w:id="683" w:author="Unknown">
        <w:r w:rsidRPr="00D65CC2">
          <w:rPr>
            <w:rFonts w:ascii="Roboto" w:eastAsia="Times New Roman" w:hAnsi="Roboto" w:cs="Times New Roman"/>
            <w:b/>
            <w:bCs/>
            <w:color w:val="000000"/>
            <w:sz w:val="24"/>
            <w:szCs w:val="24"/>
          </w:rPr>
          <w:t>Question 7. How To Get Post A Query In Express.js?</w:t>
        </w:r>
      </w:ins>
    </w:p>
    <w:p w:rsidR="00D65CC2" w:rsidRPr="00D65CC2" w:rsidRDefault="00D65CC2" w:rsidP="00D65CC2">
      <w:pPr>
        <w:shd w:val="clear" w:color="auto" w:fill="FFFFFF"/>
        <w:spacing w:after="0" w:line="240" w:lineRule="auto"/>
        <w:ind w:left="150" w:right="150"/>
        <w:rPr>
          <w:ins w:id="684" w:author="Unknown"/>
          <w:rFonts w:ascii="Roboto" w:eastAsia="Times New Roman" w:hAnsi="Roboto" w:cs="Times New Roman"/>
          <w:color w:val="000000"/>
          <w:sz w:val="24"/>
          <w:szCs w:val="24"/>
        </w:rPr>
      </w:pPr>
      <w:ins w:id="685" w:author="Unknown">
        <w:r w:rsidRPr="00D65CC2">
          <w:rPr>
            <w:rFonts w:ascii="Roboto" w:eastAsia="Times New Roman" w:hAnsi="Roboto" w:cs="Times New Roman"/>
            <w:b/>
            <w:bCs/>
            <w:color w:val="2DA506"/>
            <w:sz w:val="24"/>
            <w:szCs w:val="24"/>
          </w:rPr>
          <w:t>Answer :</w:t>
        </w:r>
      </w:ins>
    </w:p>
    <w:p w:rsidR="00D65CC2" w:rsidRPr="00D65CC2" w:rsidRDefault="00D65CC2" w:rsidP="00D65CC2">
      <w:pPr>
        <w:shd w:val="clear" w:color="auto" w:fill="FFFFFF"/>
        <w:spacing w:after="0" w:line="240" w:lineRule="auto"/>
        <w:ind w:left="150" w:right="150"/>
        <w:rPr>
          <w:ins w:id="686" w:author="Unknown"/>
          <w:rFonts w:ascii="Roboto" w:eastAsia="Times New Roman" w:hAnsi="Roboto" w:cs="Times New Roman"/>
          <w:color w:val="000000"/>
          <w:sz w:val="24"/>
          <w:szCs w:val="24"/>
        </w:rPr>
      </w:pPr>
      <w:ins w:id="687" w:author="Unknown">
        <w:r w:rsidRPr="00D65CC2">
          <w:rPr>
            <w:rFonts w:ascii="Roboto" w:eastAsia="Times New Roman" w:hAnsi="Roboto" w:cs="Times New Roman"/>
            <w:color w:val="000000"/>
            <w:sz w:val="24"/>
            <w:szCs w:val="24"/>
          </w:rPr>
          <w:t>var bodyParser = require('body-parser')</w:t>
        </w:r>
        <w:r w:rsidRPr="00D65CC2">
          <w:rPr>
            <w:rFonts w:ascii="Roboto" w:eastAsia="Times New Roman" w:hAnsi="Roboto" w:cs="Times New Roman"/>
            <w:color w:val="000000"/>
            <w:sz w:val="24"/>
            <w:szCs w:val="24"/>
          </w:rPr>
          <w:br/>
          <w:t>app.use( bodyParser.json() );       // to support JSON-encoded </w:t>
        </w:r>
        <w:r w:rsidRPr="00D65CC2">
          <w:rPr>
            <w:rFonts w:ascii="Roboto" w:eastAsia="Times New Roman" w:hAnsi="Roboto" w:cs="Times New Roman"/>
            <w:color w:val="000000"/>
            <w:sz w:val="24"/>
            <w:szCs w:val="24"/>
          </w:rPr>
          <w:br/>
          <w:t>app.use(bodyParser.urlencoded({     // to support URL-encoded </w:t>
        </w:r>
        <w:r w:rsidRPr="00D65CC2">
          <w:rPr>
            <w:rFonts w:ascii="Roboto" w:eastAsia="Times New Roman" w:hAnsi="Roboto" w:cs="Times New Roman"/>
            <w:color w:val="000000"/>
            <w:sz w:val="24"/>
            <w:szCs w:val="24"/>
          </w:rPr>
          <w:br/>
          <w:t>  extended: true</w:t>
        </w:r>
        <w:r w:rsidRPr="00D65CC2">
          <w:rPr>
            <w:rFonts w:ascii="Roboto" w:eastAsia="Times New Roman" w:hAnsi="Roboto" w:cs="Times New Roman"/>
            <w:color w:val="000000"/>
            <w:sz w:val="24"/>
            <w:szCs w:val="24"/>
          </w:rPr>
          <w:br/>
          <w:t>})); </w:t>
        </w:r>
      </w:ins>
    </w:p>
    <w:p w:rsidR="00D65CC2" w:rsidRPr="00D65CC2" w:rsidRDefault="00D65CC2" w:rsidP="00D65CC2">
      <w:pPr>
        <w:shd w:val="clear" w:color="auto" w:fill="FFFFFF"/>
        <w:spacing w:after="0" w:line="240" w:lineRule="auto"/>
        <w:ind w:left="150" w:right="150"/>
        <w:rPr>
          <w:ins w:id="688" w:author="Unknown"/>
          <w:rFonts w:ascii="Roboto" w:eastAsia="Times New Roman" w:hAnsi="Roboto" w:cs="Times New Roman"/>
          <w:color w:val="000000"/>
          <w:sz w:val="24"/>
          <w:szCs w:val="24"/>
        </w:rPr>
      </w:pPr>
      <w:ins w:id="689" w:author="Unknown">
        <w:r w:rsidRPr="00D65CC2">
          <w:rPr>
            <w:rFonts w:ascii="Roboto" w:eastAsia="Times New Roman" w:hAnsi="Roboto" w:cs="Times New Roman"/>
            <w:color w:val="000000"/>
            <w:sz w:val="24"/>
            <w:szCs w:val="24"/>
          </w:rPr>
          <w:fldChar w:fldCharType="begin"/>
        </w:r>
        <w:r w:rsidRPr="00D65CC2">
          <w:rPr>
            <w:rFonts w:ascii="Roboto" w:eastAsia="Times New Roman" w:hAnsi="Roboto" w:cs="Times New Roman"/>
            <w:color w:val="000000"/>
            <w:sz w:val="24"/>
            <w:szCs w:val="24"/>
          </w:rPr>
          <w:instrText xml:space="preserve"> HYPERLINK "https://www.wisdomjobs.com/e-university/ajax-tutorial-267.html" \o "AJAX Tutorial" </w:instrText>
        </w:r>
        <w:r w:rsidRPr="00D65CC2">
          <w:rPr>
            <w:rFonts w:ascii="Roboto" w:eastAsia="Times New Roman" w:hAnsi="Roboto" w:cs="Times New Roman"/>
            <w:color w:val="000000"/>
            <w:sz w:val="24"/>
            <w:szCs w:val="24"/>
          </w:rPr>
          <w:fldChar w:fldCharType="separate"/>
        </w:r>
        <w:r w:rsidRPr="00D65CC2">
          <w:rPr>
            <w:rFonts w:ascii="Roboto" w:eastAsia="Times New Roman" w:hAnsi="Roboto" w:cs="Times New Roman"/>
            <w:color w:val="337AB7"/>
            <w:sz w:val="24"/>
            <w:szCs w:val="24"/>
            <w:u w:val="single"/>
            <w:bdr w:val="single" w:sz="6" w:space="7" w:color="0277BB" w:frame="1"/>
          </w:rPr>
          <w:t>AJAX Tutorial</w:t>
        </w:r>
        <w:r w:rsidRPr="00D65CC2">
          <w:rPr>
            <w:rFonts w:ascii="Roboto" w:eastAsia="Times New Roman" w:hAnsi="Roboto" w:cs="Times New Roman"/>
            <w:color w:val="000000"/>
            <w:sz w:val="24"/>
            <w:szCs w:val="24"/>
          </w:rPr>
          <w:fldChar w:fldCharType="end"/>
        </w:r>
        <w:r w:rsidRPr="00D65CC2">
          <w:rPr>
            <w:rFonts w:ascii="Roboto" w:eastAsia="Times New Roman" w:hAnsi="Roboto" w:cs="Times New Roman"/>
            <w:color w:val="000000"/>
            <w:sz w:val="24"/>
            <w:szCs w:val="24"/>
          </w:rPr>
          <w:t> </w:t>
        </w:r>
        <w:r w:rsidRPr="00D65CC2">
          <w:rPr>
            <w:rFonts w:ascii="Roboto" w:eastAsia="Times New Roman" w:hAnsi="Roboto" w:cs="Times New Roman"/>
            <w:color w:val="000000"/>
            <w:sz w:val="24"/>
            <w:szCs w:val="24"/>
          </w:rPr>
          <w:fldChar w:fldCharType="begin"/>
        </w:r>
        <w:r w:rsidRPr="00D65CC2">
          <w:rPr>
            <w:rFonts w:ascii="Roboto" w:eastAsia="Times New Roman" w:hAnsi="Roboto" w:cs="Times New Roman"/>
            <w:color w:val="000000"/>
            <w:sz w:val="24"/>
            <w:szCs w:val="24"/>
          </w:rPr>
          <w:instrText xml:space="preserve"> HYPERLINK "https://www.wisdomjobs.com/e-university/mysql-interview-questions.html" \o "MySQL Interview Questions" </w:instrText>
        </w:r>
        <w:r w:rsidRPr="00D65CC2">
          <w:rPr>
            <w:rFonts w:ascii="Roboto" w:eastAsia="Times New Roman" w:hAnsi="Roboto" w:cs="Times New Roman"/>
            <w:color w:val="000000"/>
            <w:sz w:val="24"/>
            <w:szCs w:val="24"/>
          </w:rPr>
          <w:fldChar w:fldCharType="separate"/>
        </w:r>
        <w:r w:rsidRPr="00D65CC2">
          <w:rPr>
            <w:rFonts w:ascii="Roboto" w:eastAsia="Times New Roman" w:hAnsi="Roboto" w:cs="Times New Roman"/>
            <w:color w:val="337AB7"/>
            <w:sz w:val="24"/>
            <w:szCs w:val="24"/>
            <w:u w:val="single"/>
            <w:bdr w:val="single" w:sz="6" w:space="7" w:color="0277BB" w:frame="1"/>
          </w:rPr>
          <w:t>MySQL Interview Questions</w:t>
        </w:r>
        <w:r w:rsidRPr="00D65CC2">
          <w:rPr>
            <w:rFonts w:ascii="Roboto" w:eastAsia="Times New Roman" w:hAnsi="Roboto" w:cs="Times New Roman"/>
            <w:color w:val="000000"/>
            <w:sz w:val="24"/>
            <w:szCs w:val="24"/>
          </w:rPr>
          <w:fldChar w:fldCharType="end"/>
        </w:r>
      </w:ins>
    </w:p>
    <w:p w:rsidR="00D65CC2" w:rsidRPr="00D65CC2" w:rsidRDefault="00D65CC2" w:rsidP="00D65CC2">
      <w:pPr>
        <w:numPr>
          <w:ilvl w:val="0"/>
          <w:numId w:val="87"/>
        </w:numPr>
        <w:shd w:val="clear" w:color="auto" w:fill="FFFFFF"/>
        <w:spacing w:after="0" w:line="240" w:lineRule="auto"/>
        <w:ind w:left="150" w:right="150"/>
        <w:rPr>
          <w:ins w:id="690" w:author="Unknown"/>
          <w:rFonts w:ascii="Roboto" w:eastAsia="Times New Roman" w:hAnsi="Roboto" w:cs="Times New Roman"/>
          <w:color w:val="000000"/>
          <w:sz w:val="24"/>
          <w:szCs w:val="24"/>
        </w:rPr>
      </w:pPr>
      <w:ins w:id="691" w:author="Unknown">
        <w:r w:rsidRPr="00D65CC2">
          <w:rPr>
            <w:rFonts w:ascii="Roboto" w:eastAsia="Times New Roman" w:hAnsi="Roboto" w:cs="Times New Roman"/>
            <w:b/>
            <w:bCs/>
            <w:color w:val="000000"/>
            <w:sz w:val="24"/>
            <w:szCs w:val="24"/>
          </w:rPr>
          <w:t>Question 8. How To Output Pretty Html In Express.js?</w:t>
        </w:r>
      </w:ins>
    </w:p>
    <w:p w:rsidR="00D65CC2" w:rsidRPr="00D65CC2" w:rsidRDefault="00D65CC2" w:rsidP="00D65CC2">
      <w:pPr>
        <w:shd w:val="clear" w:color="auto" w:fill="FFFFFF"/>
        <w:spacing w:after="0" w:line="240" w:lineRule="auto"/>
        <w:ind w:left="150" w:right="150"/>
        <w:rPr>
          <w:ins w:id="692" w:author="Unknown"/>
          <w:rFonts w:ascii="Roboto" w:eastAsia="Times New Roman" w:hAnsi="Roboto" w:cs="Times New Roman"/>
          <w:color w:val="000000"/>
          <w:sz w:val="24"/>
          <w:szCs w:val="24"/>
        </w:rPr>
      </w:pPr>
      <w:ins w:id="693" w:author="Unknown">
        <w:r w:rsidRPr="00D65CC2">
          <w:rPr>
            <w:rFonts w:ascii="Roboto" w:eastAsia="Times New Roman" w:hAnsi="Roboto" w:cs="Times New Roman"/>
            <w:b/>
            <w:bCs/>
            <w:color w:val="2DA506"/>
            <w:sz w:val="24"/>
            <w:szCs w:val="24"/>
          </w:rPr>
          <w:t>Answer :</w:t>
        </w:r>
      </w:ins>
    </w:p>
    <w:p w:rsidR="00D65CC2" w:rsidRPr="00D65CC2" w:rsidRDefault="00D65CC2" w:rsidP="00D65CC2">
      <w:pPr>
        <w:shd w:val="clear" w:color="auto" w:fill="FFFFFF"/>
        <w:spacing w:after="75" w:line="240" w:lineRule="auto"/>
        <w:ind w:left="150" w:right="150"/>
        <w:rPr>
          <w:ins w:id="694" w:author="Unknown"/>
          <w:rFonts w:ascii="Roboto" w:eastAsia="Times New Roman" w:hAnsi="Roboto" w:cs="Times New Roman"/>
          <w:color w:val="000000"/>
          <w:sz w:val="24"/>
          <w:szCs w:val="24"/>
        </w:rPr>
      </w:pPr>
      <w:ins w:id="695" w:author="Unknown">
        <w:r w:rsidRPr="00D65CC2">
          <w:rPr>
            <w:rFonts w:ascii="Roboto" w:eastAsia="Times New Roman" w:hAnsi="Roboto" w:cs="Times New Roman"/>
            <w:color w:val="000000"/>
            <w:sz w:val="24"/>
            <w:szCs w:val="24"/>
          </w:rPr>
          <w:t>app.set('view options', { pretty: true }); </w:t>
        </w:r>
      </w:ins>
    </w:p>
    <w:p w:rsidR="00D65CC2" w:rsidRPr="00D65CC2" w:rsidRDefault="00D65CC2" w:rsidP="00D65CC2">
      <w:pPr>
        <w:numPr>
          <w:ilvl w:val="0"/>
          <w:numId w:val="87"/>
        </w:numPr>
        <w:shd w:val="clear" w:color="auto" w:fill="FFFFFF"/>
        <w:spacing w:after="0" w:line="240" w:lineRule="auto"/>
        <w:ind w:left="150" w:right="150"/>
        <w:rPr>
          <w:ins w:id="696" w:author="Unknown"/>
          <w:rFonts w:ascii="Roboto" w:eastAsia="Times New Roman" w:hAnsi="Roboto" w:cs="Times New Roman"/>
          <w:color w:val="000000"/>
          <w:sz w:val="24"/>
          <w:szCs w:val="24"/>
        </w:rPr>
      </w:pPr>
      <w:ins w:id="697" w:author="Unknown">
        <w:r w:rsidRPr="00D65CC2">
          <w:rPr>
            <w:rFonts w:ascii="Roboto" w:eastAsia="Times New Roman" w:hAnsi="Roboto" w:cs="Times New Roman"/>
            <w:b/>
            <w:bCs/>
            <w:color w:val="000000"/>
            <w:sz w:val="24"/>
            <w:szCs w:val="24"/>
          </w:rPr>
          <w:t>Question 9. How To Get The Full Url In Express?</w:t>
        </w:r>
      </w:ins>
    </w:p>
    <w:p w:rsidR="00D65CC2" w:rsidRPr="00D65CC2" w:rsidRDefault="00D65CC2" w:rsidP="00D65CC2">
      <w:pPr>
        <w:shd w:val="clear" w:color="auto" w:fill="FFFFFF"/>
        <w:spacing w:after="0" w:line="240" w:lineRule="auto"/>
        <w:ind w:left="150" w:right="150"/>
        <w:rPr>
          <w:ins w:id="698" w:author="Unknown"/>
          <w:rFonts w:ascii="Roboto" w:eastAsia="Times New Roman" w:hAnsi="Roboto" w:cs="Times New Roman"/>
          <w:color w:val="000000"/>
          <w:sz w:val="24"/>
          <w:szCs w:val="24"/>
        </w:rPr>
      </w:pPr>
      <w:ins w:id="699" w:author="Unknown">
        <w:r w:rsidRPr="00D65CC2">
          <w:rPr>
            <w:rFonts w:ascii="Roboto" w:eastAsia="Times New Roman" w:hAnsi="Roboto" w:cs="Times New Roman"/>
            <w:b/>
            <w:bCs/>
            <w:color w:val="2DA506"/>
            <w:sz w:val="24"/>
            <w:szCs w:val="24"/>
          </w:rPr>
          <w:t>Answer :</w:t>
        </w:r>
      </w:ins>
    </w:p>
    <w:p w:rsidR="00D65CC2" w:rsidRPr="00D65CC2" w:rsidRDefault="00D65CC2" w:rsidP="00D65CC2">
      <w:pPr>
        <w:shd w:val="clear" w:color="auto" w:fill="FFFFFF"/>
        <w:spacing w:after="75" w:line="240" w:lineRule="auto"/>
        <w:ind w:left="150" w:right="150"/>
        <w:rPr>
          <w:ins w:id="700" w:author="Unknown"/>
          <w:rFonts w:ascii="Roboto" w:eastAsia="Times New Roman" w:hAnsi="Roboto" w:cs="Times New Roman"/>
          <w:color w:val="000000"/>
          <w:sz w:val="24"/>
          <w:szCs w:val="24"/>
        </w:rPr>
      </w:pPr>
      <w:ins w:id="701" w:author="Unknown">
        <w:r w:rsidRPr="00D65CC2">
          <w:rPr>
            <w:rFonts w:ascii="Roboto" w:eastAsia="Times New Roman" w:hAnsi="Roboto" w:cs="Times New Roman"/>
            <w:color w:val="000000"/>
            <w:sz w:val="24"/>
            <w:szCs w:val="24"/>
          </w:rPr>
          <w:t>var port = req.app.settings.port || cfg.port;</w:t>
        </w:r>
      </w:ins>
    </w:p>
    <w:p w:rsidR="00D65CC2" w:rsidRPr="00D65CC2" w:rsidRDefault="00D65CC2" w:rsidP="00D65CC2">
      <w:pPr>
        <w:shd w:val="clear" w:color="auto" w:fill="FFFFFF"/>
        <w:spacing w:after="75" w:line="240" w:lineRule="auto"/>
        <w:ind w:left="150" w:right="150"/>
        <w:rPr>
          <w:ins w:id="702" w:author="Unknown"/>
          <w:rFonts w:ascii="Roboto" w:eastAsia="Times New Roman" w:hAnsi="Roboto" w:cs="Times New Roman"/>
          <w:color w:val="000000"/>
          <w:sz w:val="24"/>
          <w:szCs w:val="24"/>
        </w:rPr>
      </w:pPr>
      <w:ins w:id="703" w:author="Unknown">
        <w:r w:rsidRPr="00D65CC2">
          <w:rPr>
            <w:rFonts w:ascii="Roboto" w:eastAsia="Times New Roman" w:hAnsi="Roboto" w:cs="Times New Roman"/>
            <w:color w:val="000000"/>
            <w:sz w:val="24"/>
            <w:szCs w:val="24"/>
          </w:rPr>
          <w:t>res.locals.requested_url = req.protocol + '://' + req.host  + ( port == 80 || port == 443 ? '' : ':'+port ) + req.path;</w:t>
        </w:r>
      </w:ins>
    </w:p>
    <w:p w:rsidR="00D65CC2" w:rsidRPr="00D65CC2" w:rsidRDefault="00D65CC2" w:rsidP="00D65CC2">
      <w:pPr>
        <w:shd w:val="clear" w:color="auto" w:fill="FFFFFF"/>
        <w:spacing w:after="0" w:line="240" w:lineRule="auto"/>
        <w:ind w:left="150" w:right="150"/>
        <w:rPr>
          <w:ins w:id="704" w:author="Unknown"/>
          <w:rFonts w:ascii="Roboto" w:eastAsia="Times New Roman" w:hAnsi="Roboto" w:cs="Times New Roman"/>
          <w:color w:val="000000"/>
          <w:sz w:val="24"/>
          <w:szCs w:val="24"/>
        </w:rPr>
      </w:pPr>
      <w:ins w:id="705" w:author="Unknown">
        <w:r w:rsidRPr="00D65CC2">
          <w:rPr>
            <w:rFonts w:ascii="Roboto" w:eastAsia="Times New Roman" w:hAnsi="Roboto" w:cs="Times New Roman"/>
            <w:color w:val="000000"/>
            <w:sz w:val="24"/>
            <w:szCs w:val="24"/>
          </w:rPr>
          <w:fldChar w:fldCharType="begin"/>
        </w:r>
        <w:r w:rsidRPr="00D65CC2">
          <w:rPr>
            <w:rFonts w:ascii="Roboto" w:eastAsia="Times New Roman" w:hAnsi="Roboto" w:cs="Times New Roman"/>
            <w:color w:val="000000"/>
            <w:sz w:val="24"/>
            <w:szCs w:val="24"/>
          </w:rPr>
          <w:instrText xml:space="preserve"> HYPERLINK "https://www.wisdomjobs.com/e-university/html-javascript-interview-questions.html" \o "HTML+Javascript Interview Questions" </w:instrText>
        </w:r>
        <w:r w:rsidRPr="00D65CC2">
          <w:rPr>
            <w:rFonts w:ascii="Roboto" w:eastAsia="Times New Roman" w:hAnsi="Roboto" w:cs="Times New Roman"/>
            <w:color w:val="000000"/>
            <w:sz w:val="24"/>
            <w:szCs w:val="24"/>
          </w:rPr>
          <w:fldChar w:fldCharType="separate"/>
        </w:r>
        <w:r w:rsidRPr="00D65CC2">
          <w:rPr>
            <w:rFonts w:ascii="Roboto" w:eastAsia="Times New Roman" w:hAnsi="Roboto" w:cs="Times New Roman"/>
            <w:color w:val="337AB7"/>
            <w:sz w:val="24"/>
            <w:szCs w:val="24"/>
            <w:u w:val="single"/>
            <w:bdr w:val="single" w:sz="6" w:space="7" w:color="0277BB" w:frame="1"/>
          </w:rPr>
          <w:t>HTML+Javascript Interview Questions</w:t>
        </w:r>
        <w:r w:rsidRPr="00D65CC2">
          <w:rPr>
            <w:rFonts w:ascii="Roboto" w:eastAsia="Times New Roman" w:hAnsi="Roboto" w:cs="Times New Roman"/>
            <w:color w:val="000000"/>
            <w:sz w:val="24"/>
            <w:szCs w:val="24"/>
          </w:rPr>
          <w:fldChar w:fldCharType="end"/>
        </w:r>
      </w:ins>
    </w:p>
    <w:p w:rsidR="00D65CC2" w:rsidRPr="00D65CC2" w:rsidRDefault="00D65CC2" w:rsidP="00D65CC2">
      <w:pPr>
        <w:numPr>
          <w:ilvl w:val="0"/>
          <w:numId w:val="87"/>
        </w:numPr>
        <w:shd w:val="clear" w:color="auto" w:fill="FFFFFF"/>
        <w:spacing w:after="0" w:line="240" w:lineRule="auto"/>
        <w:ind w:left="150" w:right="150"/>
        <w:rPr>
          <w:ins w:id="706" w:author="Unknown"/>
          <w:rFonts w:ascii="Roboto" w:eastAsia="Times New Roman" w:hAnsi="Roboto" w:cs="Times New Roman"/>
          <w:color w:val="000000"/>
          <w:sz w:val="24"/>
          <w:szCs w:val="24"/>
        </w:rPr>
      </w:pPr>
      <w:ins w:id="707" w:author="Unknown">
        <w:r w:rsidRPr="00D65CC2">
          <w:rPr>
            <w:rFonts w:ascii="Roboto" w:eastAsia="Times New Roman" w:hAnsi="Roboto" w:cs="Times New Roman"/>
            <w:b/>
            <w:bCs/>
            <w:color w:val="000000"/>
            <w:sz w:val="24"/>
            <w:szCs w:val="24"/>
          </w:rPr>
          <w:t>Question 10. How To Remove Debugging From An Express App?</w:t>
        </w:r>
      </w:ins>
    </w:p>
    <w:p w:rsidR="00D65CC2" w:rsidRPr="00D65CC2" w:rsidRDefault="00D65CC2" w:rsidP="00D65CC2">
      <w:pPr>
        <w:shd w:val="clear" w:color="auto" w:fill="FFFFFF"/>
        <w:spacing w:after="0" w:line="240" w:lineRule="auto"/>
        <w:ind w:left="150" w:right="150"/>
        <w:rPr>
          <w:ins w:id="708" w:author="Unknown"/>
          <w:rFonts w:ascii="Roboto" w:eastAsia="Times New Roman" w:hAnsi="Roboto" w:cs="Times New Roman"/>
          <w:color w:val="000000"/>
          <w:sz w:val="24"/>
          <w:szCs w:val="24"/>
        </w:rPr>
      </w:pPr>
      <w:ins w:id="709" w:author="Unknown">
        <w:r w:rsidRPr="00D65CC2">
          <w:rPr>
            <w:rFonts w:ascii="Roboto" w:eastAsia="Times New Roman" w:hAnsi="Roboto" w:cs="Times New Roman"/>
            <w:b/>
            <w:bCs/>
            <w:color w:val="2DA506"/>
            <w:sz w:val="24"/>
            <w:szCs w:val="24"/>
          </w:rPr>
          <w:t>Answer :</w:t>
        </w:r>
      </w:ins>
    </w:p>
    <w:p w:rsidR="00D65CC2" w:rsidRPr="00D65CC2" w:rsidRDefault="00D65CC2" w:rsidP="00D65CC2">
      <w:pPr>
        <w:shd w:val="clear" w:color="auto" w:fill="FFFFFF"/>
        <w:spacing w:after="0" w:line="240" w:lineRule="auto"/>
        <w:ind w:left="150" w:right="150"/>
        <w:rPr>
          <w:ins w:id="710" w:author="Unknown"/>
          <w:rFonts w:ascii="Roboto" w:eastAsia="Times New Roman" w:hAnsi="Roboto" w:cs="Times New Roman"/>
          <w:color w:val="000000"/>
          <w:sz w:val="24"/>
          <w:szCs w:val="24"/>
        </w:rPr>
      </w:pPr>
      <w:ins w:id="711" w:author="Unknown">
        <w:r w:rsidRPr="00D65CC2">
          <w:rPr>
            <w:rFonts w:ascii="Roboto" w:eastAsia="Times New Roman" w:hAnsi="Roboto" w:cs="Times New Roman"/>
            <w:color w:val="000000"/>
            <w:sz w:val="24"/>
            <w:szCs w:val="24"/>
          </w:rPr>
          <w:t>var io = require('socket.io').listen(app, { log: false });</w:t>
        </w:r>
        <w:r w:rsidRPr="00D65CC2">
          <w:rPr>
            <w:rFonts w:ascii="Roboto" w:eastAsia="Times New Roman" w:hAnsi="Roboto" w:cs="Times New Roman"/>
            <w:color w:val="000000"/>
            <w:sz w:val="24"/>
            <w:szCs w:val="24"/>
          </w:rPr>
          <w:br/>
          <w:t>io.set('log level', 1); </w:t>
        </w:r>
      </w:ins>
    </w:p>
    <w:p w:rsidR="00D65CC2" w:rsidRPr="00D65CC2" w:rsidRDefault="00D65CC2" w:rsidP="00D65CC2">
      <w:pPr>
        <w:shd w:val="clear" w:color="auto" w:fill="FFFFFF"/>
        <w:spacing w:after="0" w:line="240" w:lineRule="auto"/>
        <w:ind w:left="150" w:right="150"/>
        <w:rPr>
          <w:ins w:id="712" w:author="Unknown"/>
          <w:rFonts w:ascii="Roboto" w:eastAsia="Times New Roman" w:hAnsi="Roboto" w:cs="Times New Roman"/>
          <w:color w:val="000000"/>
          <w:sz w:val="24"/>
          <w:szCs w:val="24"/>
        </w:rPr>
      </w:pPr>
      <w:ins w:id="713" w:author="Unknown">
        <w:r w:rsidRPr="00D65CC2">
          <w:rPr>
            <w:rFonts w:ascii="Roboto" w:eastAsia="Times New Roman" w:hAnsi="Roboto" w:cs="Times New Roman"/>
            <w:color w:val="000000"/>
            <w:sz w:val="24"/>
            <w:szCs w:val="24"/>
          </w:rPr>
          <w:fldChar w:fldCharType="begin"/>
        </w:r>
        <w:r w:rsidRPr="00D65CC2">
          <w:rPr>
            <w:rFonts w:ascii="Roboto" w:eastAsia="Times New Roman" w:hAnsi="Roboto" w:cs="Times New Roman"/>
            <w:color w:val="000000"/>
            <w:sz w:val="24"/>
            <w:szCs w:val="24"/>
          </w:rPr>
          <w:instrText xml:space="preserve"> HYPERLINK "https://www.wisdomjobs.com/e-university/mysql-tutorial-275.html" \o "MySQL Tutorial" </w:instrText>
        </w:r>
        <w:r w:rsidRPr="00D65CC2">
          <w:rPr>
            <w:rFonts w:ascii="Roboto" w:eastAsia="Times New Roman" w:hAnsi="Roboto" w:cs="Times New Roman"/>
            <w:color w:val="000000"/>
            <w:sz w:val="24"/>
            <w:szCs w:val="24"/>
          </w:rPr>
          <w:fldChar w:fldCharType="separate"/>
        </w:r>
        <w:r w:rsidRPr="00D65CC2">
          <w:rPr>
            <w:rFonts w:ascii="Roboto" w:eastAsia="Times New Roman" w:hAnsi="Roboto" w:cs="Times New Roman"/>
            <w:color w:val="337AB7"/>
            <w:sz w:val="24"/>
            <w:szCs w:val="24"/>
            <w:u w:val="single"/>
            <w:bdr w:val="single" w:sz="6" w:space="7" w:color="0277BB" w:frame="1"/>
          </w:rPr>
          <w:t>MySQL Tutorial</w:t>
        </w:r>
        <w:r w:rsidRPr="00D65CC2">
          <w:rPr>
            <w:rFonts w:ascii="Roboto" w:eastAsia="Times New Roman" w:hAnsi="Roboto" w:cs="Times New Roman"/>
            <w:color w:val="000000"/>
            <w:sz w:val="24"/>
            <w:szCs w:val="24"/>
          </w:rPr>
          <w:fldChar w:fldCharType="end"/>
        </w:r>
      </w:ins>
    </w:p>
    <w:p w:rsidR="00D65CC2" w:rsidRPr="00D65CC2" w:rsidRDefault="00D65CC2" w:rsidP="00D65CC2">
      <w:pPr>
        <w:numPr>
          <w:ilvl w:val="0"/>
          <w:numId w:val="87"/>
        </w:numPr>
        <w:shd w:val="clear" w:color="auto" w:fill="FFFFFF"/>
        <w:spacing w:after="0" w:line="240" w:lineRule="auto"/>
        <w:ind w:left="150" w:right="150"/>
        <w:rPr>
          <w:ins w:id="714" w:author="Unknown"/>
          <w:rFonts w:ascii="Roboto" w:eastAsia="Times New Roman" w:hAnsi="Roboto" w:cs="Times New Roman"/>
          <w:color w:val="000000"/>
          <w:sz w:val="24"/>
          <w:szCs w:val="24"/>
        </w:rPr>
      </w:pPr>
      <w:ins w:id="715" w:author="Unknown">
        <w:r w:rsidRPr="00D65CC2">
          <w:rPr>
            <w:rFonts w:ascii="Roboto" w:eastAsia="Times New Roman" w:hAnsi="Roboto" w:cs="Times New Roman"/>
            <w:b/>
            <w:bCs/>
            <w:color w:val="000000"/>
            <w:sz w:val="24"/>
            <w:szCs w:val="24"/>
          </w:rPr>
          <w:t>Question 11. How To Do 404 Errors?</w:t>
        </w:r>
      </w:ins>
    </w:p>
    <w:p w:rsidR="00D65CC2" w:rsidRPr="00D65CC2" w:rsidRDefault="00D65CC2" w:rsidP="00D65CC2">
      <w:pPr>
        <w:shd w:val="clear" w:color="auto" w:fill="FFFFFF"/>
        <w:spacing w:after="0" w:line="240" w:lineRule="auto"/>
        <w:ind w:left="150" w:right="150"/>
        <w:rPr>
          <w:ins w:id="716" w:author="Unknown"/>
          <w:rFonts w:ascii="Roboto" w:eastAsia="Times New Roman" w:hAnsi="Roboto" w:cs="Times New Roman"/>
          <w:color w:val="000000"/>
          <w:sz w:val="24"/>
          <w:szCs w:val="24"/>
        </w:rPr>
      </w:pPr>
      <w:ins w:id="717" w:author="Unknown">
        <w:r w:rsidRPr="00D65CC2">
          <w:rPr>
            <w:rFonts w:ascii="Roboto" w:eastAsia="Times New Roman" w:hAnsi="Roboto" w:cs="Times New Roman"/>
            <w:b/>
            <w:bCs/>
            <w:color w:val="2DA506"/>
            <w:sz w:val="24"/>
            <w:szCs w:val="24"/>
          </w:rPr>
          <w:t>Answer :</w:t>
        </w:r>
      </w:ins>
    </w:p>
    <w:p w:rsidR="00D65CC2" w:rsidRPr="00D65CC2" w:rsidRDefault="00D65CC2" w:rsidP="00D65CC2">
      <w:pPr>
        <w:shd w:val="clear" w:color="auto" w:fill="FFFFFF"/>
        <w:spacing w:after="0" w:line="240" w:lineRule="auto"/>
        <w:ind w:left="150" w:right="150"/>
        <w:rPr>
          <w:ins w:id="718" w:author="Unknown"/>
          <w:rFonts w:ascii="Roboto" w:eastAsia="Times New Roman" w:hAnsi="Roboto" w:cs="Times New Roman"/>
          <w:color w:val="000000"/>
          <w:sz w:val="24"/>
          <w:szCs w:val="24"/>
        </w:rPr>
      </w:pPr>
      <w:ins w:id="719" w:author="Unknown">
        <w:r w:rsidRPr="00D65CC2">
          <w:rPr>
            <w:rFonts w:ascii="Roboto" w:eastAsia="Times New Roman" w:hAnsi="Roboto" w:cs="Times New Roman"/>
            <w:color w:val="000000"/>
            <w:sz w:val="24"/>
            <w:szCs w:val="24"/>
          </w:rPr>
          <w:t>app.get('*', function(req, res){</w:t>
        </w:r>
        <w:r w:rsidRPr="00D65CC2">
          <w:rPr>
            <w:rFonts w:ascii="Roboto" w:eastAsia="Times New Roman" w:hAnsi="Roboto" w:cs="Times New Roman"/>
            <w:color w:val="000000"/>
            <w:sz w:val="24"/>
            <w:szCs w:val="24"/>
          </w:rPr>
          <w:br/>
          <w:t>  res.send('what???', 404);</w:t>
        </w:r>
        <w:r w:rsidRPr="00D65CC2">
          <w:rPr>
            <w:rFonts w:ascii="Roboto" w:eastAsia="Times New Roman" w:hAnsi="Roboto" w:cs="Times New Roman"/>
            <w:color w:val="000000"/>
            <w:sz w:val="24"/>
            <w:szCs w:val="24"/>
          </w:rPr>
          <w:br/>
          <w:t>});</w:t>
        </w:r>
      </w:ins>
    </w:p>
    <w:p w:rsidR="00D65CC2" w:rsidRPr="00D65CC2" w:rsidRDefault="00D65CC2" w:rsidP="00D65CC2">
      <w:pPr>
        <w:shd w:val="clear" w:color="auto" w:fill="FFFFFF"/>
        <w:spacing w:after="0" w:line="240" w:lineRule="auto"/>
        <w:ind w:left="150" w:right="150"/>
        <w:rPr>
          <w:ins w:id="720" w:author="Unknown"/>
          <w:rFonts w:ascii="Roboto" w:eastAsia="Times New Roman" w:hAnsi="Roboto" w:cs="Times New Roman"/>
          <w:color w:val="000000"/>
          <w:sz w:val="24"/>
          <w:szCs w:val="24"/>
        </w:rPr>
      </w:pPr>
      <w:ins w:id="721" w:author="Unknown">
        <w:r w:rsidRPr="00D65CC2">
          <w:rPr>
            <w:rFonts w:ascii="Roboto" w:eastAsia="Times New Roman" w:hAnsi="Roboto" w:cs="Times New Roman"/>
            <w:color w:val="000000"/>
            <w:sz w:val="24"/>
            <w:szCs w:val="24"/>
          </w:rPr>
          <w:fldChar w:fldCharType="begin"/>
        </w:r>
        <w:r w:rsidRPr="00D65CC2">
          <w:rPr>
            <w:rFonts w:ascii="Roboto" w:eastAsia="Times New Roman" w:hAnsi="Roboto" w:cs="Times New Roman"/>
            <w:color w:val="000000"/>
            <w:sz w:val="24"/>
            <w:szCs w:val="24"/>
          </w:rPr>
          <w:instrText xml:space="preserve"> HYPERLINK "https://www.wisdomjobs.com/e-university/javaserver-faces-jsf-interview-questions.html" \o "JavaServer Faces (JSF) Interview Questions" </w:instrText>
        </w:r>
        <w:r w:rsidRPr="00D65CC2">
          <w:rPr>
            <w:rFonts w:ascii="Roboto" w:eastAsia="Times New Roman" w:hAnsi="Roboto" w:cs="Times New Roman"/>
            <w:color w:val="000000"/>
            <w:sz w:val="24"/>
            <w:szCs w:val="24"/>
          </w:rPr>
          <w:fldChar w:fldCharType="separate"/>
        </w:r>
        <w:r w:rsidRPr="00D65CC2">
          <w:rPr>
            <w:rFonts w:ascii="Roboto" w:eastAsia="Times New Roman" w:hAnsi="Roboto" w:cs="Times New Roman"/>
            <w:color w:val="337AB7"/>
            <w:sz w:val="24"/>
            <w:szCs w:val="24"/>
            <w:u w:val="single"/>
            <w:bdr w:val="single" w:sz="6" w:space="7" w:color="0277BB" w:frame="1"/>
          </w:rPr>
          <w:t>JavaServer Faces (JSF) Interview Questions</w:t>
        </w:r>
        <w:r w:rsidRPr="00D65CC2">
          <w:rPr>
            <w:rFonts w:ascii="Roboto" w:eastAsia="Times New Roman" w:hAnsi="Roboto" w:cs="Times New Roman"/>
            <w:color w:val="000000"/>
            <w:sz w:val="24"/>
            <w:szCs w:val="24"/>
          </w:rPr>
          <w:fldChar w:fldCharType="end"/>
        </w:r>
      </w:ins>
    </w:p>
    <w:p w:rsidR="00D65CC2" w:rsidRPr="00D65CC2" w:rsidRDefault="00D65CC2" w:rsidP="00D65CC2">
      <w:pPr>
        <w:numPr>
          <w:ilvl w:val="0"/>
          <w:numId w:val="87"/>
        </w:numPr>
        <w:shd w:val="clear" w:color="auto" w:fill="FFFFFF"/>
        <w:spacing w:after="0" w:line="240" w:lineRule="auto"/>
        <w:ind w:left="150" w:right="150"/>
        <w:rPr>
          <w:ins w:id="722" w:author="Unknown"/>
          <w:rFonts w:ascii="Roboto" w:eastAsia="Times New Roman" w:hAnsi="Roboto" w:cs="Times New Roman"/>
          <w:color w:val="000000"/>
          <w:sz w:val="24"/>
          <w:szCs w:val="24"/>
        </w:rPr>
      </w:pPr>
      <w:ins w:id="723" w:author="Unknown">
        <w:r w:rsidRPr="00D65CC2">
          <w:rPr>
            <w:rFonts w:ascii="Roboto" w:eastAsia="Times New Roman" w:hAnsi="Roboto" w:cs="Times New Roman"/>
            <w:b/>
            <w:bCs/>
            <w:color w:val="000000"/>
            <w:sz w:val="24"/>
            <w:szCs w:val="24"/>
          </w:rPr>
          <w:t>Question 12. How To Download A File?</w:t>
        </w:r>
      </w:ins>
    </w:p>
    <w:p w:rsidR="00D65CC2" w:rsidRPr="00D65CC2" w:rsidRDefault="00D65CC2" w:rsidP="00D65CC2">
      <w:pPr>
        <w:shd w:val="clear" w:color="auto" w:fill="FFFFFF"/>
        <w:spacing w:after="0" w:line="240" w:lineRule="auto"/>
        <w:ind w:left="150" w:right="150"/>
        <w:rPr>
          <w:ins w:id="724" w:author="Unknown"/>
          <w:rFonts w:ascii="Roboto" w:eastAsia="Times New Roman" w:hAnsi="Roboto" w:cs="Times New Roman"/>
          <w:color w:val="000000"/>
          <w:sz w:val="24"/>
          <w:szCs w:val="24"/>
        </w:rPr>
      </w:pPr>
      <w:ins w:id="725" w:author="Unknown">
        <w:r w:rsidRPr="00D65CC2">
          <w:rPr>
            <w:rFonts w:ascii="Roboto" w:eastAsia="Times New Roman" w:hAnsi="Roboto" w:cs="Times New Roman"/>
            <w:b/>
            <w:bCs/>
            <w:color w:val="2DA506"/>
            <w:sz w:val="24"/>
            <w:szCs w:val="24"/>
          </w:rPr>
          <w:t>Answer :</w:t>
        </w:r>
      </w:ins>
    </w:p>
    <w:p w:rsidR="00D65CC2" w:rsidRPr="00D65CC2" w:rsidRDefault="00D65CC2" w:rsidP="00D65CC2">
      <w:pPr>
        <w:shd w:val="clear" w:color="auto" w:fill="FFFFFF"/>
        <w:spacing w:after="0" w:line="240" w:lineRule="auto"/>
        <w:ind w:left="150" w:right="150"/>
        <w:rPr>
          <w:ins w:id="726" w:author="Unknown"/>
          <w:rFonts w:ascii="Roboto" w:eastAsia="Times New Roman" w:hAnsi="Roboto" w:cs="Times New Roman"/>
          <w:color w:val="000000"/>
          <w:sz w:val="24"/>
          <w:szCs w:val="24"/>
        </w:rPr>
      </w:pPr>
      <w:ins w:id="727" w:author="Unknown">
        <w:r w:rsidRPr="00D65CC2">
          <w:rPr>
            <w:rFonts w:ascii="Roboto" w:eastAsia="Times New Roman" w:hAnsi="Roboto" w:cs="Times New Roman"/>
            <w:color w:val="000000"/>
            <w:sz w:val="24"/>
            <w:szCs w:val="24"/>
          </w:rPr>
          <w:t>app.get('/download', function(req, res){</w:t>
        </w:r>
        <w:r w:rsidRPr="00D65CC2">
          <w:rPr>
            <w:rFonts w:ascii="Roboto" w:eastAsia="Times New Roman" w:hAnsi="Roboto" w:cs="Times New Roman"/>
            <w:color w:val="000000"/>
            <w:sz w:val="24"/>
            <w:szCs w:val="24"/>
          </w:rPr>
          <w:br/>
          <w:t>  var file = __dirname + '/download-folder/file.txt';</w:t>
        </w:r>
        <w:r w:rsidRPr="00D65CC2">
          <w:rPr>
            <w:rFonts w:ascii="Roboto" w:eastAsia="Times New Roman" w:hAnsi="Roboto" w:cs="Times New Roman"/>
            <w:color w:val="000000"/>
            <w:sz w:val="24"/>
            <w:szCs w:val="24"/>
          </w:rPr>
          <w:br/>
          <w:t>  res.download(file); </w:t>
        </w:r>
        <w:r w:rsidRPr="00D65CC2">
          <w:rPr>
            <w:rFonts w:ascii="Roboto" w:eastAsia="Times New Roman" w:hAnsi="Roboto" w:cs="Times New Roman"/>
            <w:color w:val="000000"/>
            <w:sz w:val="24"/>
            <w:szCs w:val="24"/>
          </w:rPr>
          <w:br/>
          <w:t>});</w:t>
        </w:r>
      </w:ins>
    </w:p>
    <w:p w:rsidR="00D65CC2" w:rsidRPr="00D65CC2" w:rsidRDefault="00D65CC2" w:rsidP="00D65CC2">
      <w:pPr>
        <w:shd w:val="clear" w:color="auto" w:fill="FFFFFF"/>
        <w:spacing w:after="0" w:line="240" w:lineRule="auto"/>
        <w:ind w:left="150" w:right="150"/>
        <w:rPr>
          <w:ins w:id="728" w:author="Unknown"/>
          <w:rFonts w:ascii="Roboto" w:eastAsia="Times New Roman" w:hAnsi="Roboto" w:cs="Times New Roman"/>
          <w:color w:val="000000"/>
          <w:sz w:val="24"/>
          <w:szCs w:val="24"/>
        </w:rPr>
      </w:pPr>
      <w:ins w:id="729" w:author="Unknown">
        <w:r w:rsidRPr="00D65CC2">
          <w:rPr>
            <w:rFonts w:ascii="Roboto" w:eastAsia="Times New Roman" w:hAnsi="Roboto" w:cs="Times New Roman"/>
            <w:color w:val="000000"/>
            <w:sz w:val="24"/>
            <w:szCs w:val="24"/>
          </w:rPr>
          <w:fldChar w:fldCharType="begin"/>
        </w:r>
        <w:r w:rsidRPr="00D65CC2">
          <w:rPr>
            <w:rFonts w:ascii="Roboto" w:eastAsia="Times New Roman" w:hAnsi="Roboto" w:cs="Times New Roman"/>
            <w:color w:val="000000"/>
            <w:sz w:val="24"/>
            <w:szCs w:val="24"/>
          </w:rPr>
          <w:instrText xml:space="preserve"> HYPERLINK "https://www.wisdomjobs.com/e-university/java-script-practice-tests-209-327258" \o "Java Script Interview Questions" </w:instrText>
        </w:r>
        <w:r w:rsidRPr="00D65CC2">
          <w:rPr>
            <w:rFonts w:ascii="Roboto" w:eastAsia="Times New Roman" w:hAnsi="Roboto" w:cs="Times New Roman"/>
            <w:color w:val="000000"/>
            <w:sz w:val="24"/>
            <w:szCs w:val="24"/>
          </w:rPr>
          <w:fldChar w:fldCharType="separate"/>
        </w:r>
        <w:r w:rsidRPr="00D65CC2">
          <w:rPr>
            <w:rFonts w:ascii="Roboto" w:eastAsia="Times New Roman" w:hAnsi="Roboto" w:cs="Times New Roman"/>
            <w:color w:val="337AB7"/>
            <w:sz w:val="24"/>
            <w:szCs w:val="24"/>
            <w:u w:val="single"/>
            <w:bdr w:val="single" w:sz="6" w:space="7" w:color="0277BB" w:frame="1"/>
          </w:rPr>
          <w:t>Java Script Interview Questions</w:t>
        </w:r>
        <w:r w:rsidRPr="00D65CC2">
          <w:rPr>
            <w:rFonts w:ascii="Roboto" w:eastAsia="Times New Roman" w:hAnsi="Roboto" w:cs="Times New Roman"/>
            <w:color w:val="000000"/>
            <w:sz w:val="24"/>
            <w:szCs w:val="24"/>
          </w:rPr>
          <w:fldChar w:fldCharType="end"/>
        </w:r>
      </w:ins>
    </w:p>
    <w:p w:rsidR="00D65CC2" w:rsidRPr="00D65CC2" w:rsidRDefault="00D65CC2" w:rsidP="00D65CC2">
      <w:pPr>
        <w:numPr>
          <w:ilvl w:val="0"/>
          <w:numId w:val="87"/>
        </w:numPr>
        <w:shd w:val="clear" w:color="auto" w:fill="FFFFFF"/>
        <w:spacing w:after="0" w:line="240" w:lineRule="auto"/>
        <w:ind w:left="150" w:right="150"/>
        <w:rPr>
          <w:ins w:id="730" w:author="Unknown"/>
          <w:rFonts w:ascii="Roboto" w:eastAsia="Times New Roman" w:hAnsi="Roboto" w:cs="Times New Roman"/>
          <w:color w:val="000000"/>
          <w:sz w:val="24"/>
          <w:szCs w:val="24"/>
        </w:rPr>
      </w:pPr>
      <w:ins w:id="731" w:author="Unknown">
        <w:r w:rsidRPr="00D65CC2">
          <w:rPr>
            <w:rFonts w:ascii="Roboto" w:eastAsia="Times New Roman" w:hAnsi="Roboto" w:cs="Times New Roman"/>
            <w:b/>
            <w:bCs/>
            <w:color w:val="000000"/>
            <w:sz w:val="24"/>
            <w:szCs w:val="24"/>
          </w:rPr>
          <w:t>Question 13. What Is The Parameter “next” Used For In Express?</w:t>
        </w:r>
      </w:ins>
    </w:p>
    <w:p w:rsidR="00D65CC2" w:rsidRPr="00D65CC2" w:rsidRDefault="00D65CC2" w:rsidP="00D65CC2">
      <w:pPr>
        <w:shd w:val="clear" w:color="auto" w:fill="FFFFFF"/>
        <w:spacing w:after="0" w:line="240" w:lineRule="auto"/>
        <w:ind w:left="150" w:right="150"/>
        <w:rPr>
          <w:ins w:id="732" w:author="Unknown"/>
          <w:rFonts w:ascii="Roboto" w:eastAsia="Times New Roman" w:hAnsi="Roboto" w:cs="Times New Roman"/>
          <w:color w:val="000000"/>
          <w:sz w:val="24"/>
          <w:szCs w:val="24"/>
        </w:rPr>
      </w:pPr>
      <w:ins w:id="733" w:author="Unknown">
        <w:r w:rsidRPr="00D65CC2">
          <w:rPr>
            <w:rFonts w:ascii="Roboto" w:eastAsia="Times New Roman" w:hAnsi="Roboto" w:cs="Times New Roman"/>
            <w:b/>
            <w:bCs/>
            <w:color w:val="2DA506"/>
            <w:sz w:val="24"/>
            <w:szCs w:val="24"/>
          </w:rPr>
          <w:t>Answer :</w:t>
        </w:r>
      </w:ins>
    </w:p>
    <w:p w:rsidR="00D65CC2" w:rsidRPr="00D65CC2" w:rsidRDefault="00D65CC2" w:rsidP="00D65CC2">
      <w:pPr>
        <w:shd w:val="clear" w:color="auto" w:fill="FFFFFF"/>
        <w:spacing w:after="0" w:line="240" w:lineRule="auto"/>
        <w:ind w:left="150" w:right="150"/>
        <w:rPr>
          <w:ins w:id="734" w:author="Unknown"/>
          <w:rFonts w:ascii="Roboto" w:eastAsia="Times New Roman" w:hAnsi="Roboto" w:cs="Times New Roman"/>
          <w:color w:val="000000"/>
          <w:sz w:val="24"/>
          <w:szCs w:val="24"/>
        </w:rPr>
      </w:pPr>
      <w:ins w:id="735" w:author="Unknown">
        <w:r w:rsidRPr="00D65CC2">
          <w:rPr>
            <w:rFonts w:ascii="Roboto" w:eastAsia="Times New Roman" w:hAnsi="Roboto" w:cs="Times New Roman"/>
            <w:color w:val="000000"/>
            <w:sz w:val="24"/>
            <w:szCs w:val="24"/>
          </w:rPr>
          <w:lastRenderedPageBreak/>
          <w:t>app.get('/userdetails/:id?', function(req, res, next){</w:t>
        </w:r>
        <w:r w:rsidRPr="00D65CC2">
          <w:rPr>
            <w:rFonts w:ascii="Roboto" w:eastAsia="Times New Roman" w:hAnsi="Roboto" w:cs="Times New Roman"/>
            <w:color w:val="000000"/>
            <w:sz w:val="24"/>
            <w:szCs w:val="24"/>
          </w:rPr>
          <w:br/>
          <w:t> });</w:t>
        </w:r>
      </w:ins>
    </w:p>
    <w:p w:rsidR="00D65CC2" w:rsidRPr="00D65CC2" w:rsidRDefault="00D65CC2" w:rsidP="00D65CC2">
      <w:pPr>
        <w:shd w:val="clear" w:color="auto" w:fill="FFFFFF"/>
        <w:spacing w:after="75" w:line="240" w:lineRule="auto"/>
        <w:ind w:left="150" w:right="150"/>
        <w:rPr>
          <w:ins w:id="736" w:author="Unknown"/>
          <w:rFonts w:ascii="Roboto" w:eastAsia="Times New Roman" w:hAnsi="Roboto" w:cs="Times New Roman"/>
          <w:color w:val="000000"/>
          <w:sz w:val="24"/>
          <w:szCs w:val="24"/>
        </w:rPr>
      </w:pPr>
      <w:ins w:id="737" w:author="Unknown">
        <w:r w:rsidRPr="00D65CC2">
          <w:rPr>
            <w:rFonts w:ascii="Roboto" w:eastAsia="Times New Roman" w:hAnsi="Roboto" w:cs="Times New Roman"/>
            <w:color w:val="000000"/>
            <w:sz w:val="24"/>
            <w:szCs w:val="24"/>
          </w:rPr>
          <w:t>req and res which represent the request and response objects </w:t>
        </w:r>
      </w:ins>
    </w:p>
    <w:p w:rsidR="00D65CC2" w:rsidRPr="00D65CC2" w:rsidRDefault="00D65CC2" w:rsidP="00D65CC2">
      <w:pPr>
        <w:shd w:val="clear" w:color="auto" w:fill="FFFFFF"/>
        <w:spacing w:after="75" w:line="240" w:lineRule="auto"/>
        <w:ind w:left="150" w:right="150"/>
        <w:rPr>
          <w:ins w:id="738" w:author="Unknown"/>
          <w:rFonts w:ascii="Roboto" w:eastAsia="Times New Roman" w:hAnsi="Roboto" w:cs="Times New Roman"/>
          <w:color w:val="000000"/>
          <w:sz w:val="24"/>
          <w:szCs w:val="24"/>
        </w:rPr>
      </w:pPr>
      <w:ins w:id="739" w:author="Unknown">
        <w:r w:rsidRPr="00D65CC2">
          <w:rPr>
            <w:rFonts w:ascii="Roboto" w:eastAsia="Times New Roman" w:hAnsi="Roboto" w:cs="Times New Roman"/>
            <w:color w:val="000000"/>
            <w:sz w:val="24"/>
            <w:szCs w:val="24"/>
          </w:rPr>
          <w:t>nextIt passes control to the next matching route.</w:t>
        </w:r>
      </w:ins>
    </w:p>
    <w:p w:rsidR="00D65CC2" w:rsidRPr="00D65CC2" w:rsidRDefault="00D65CC2" w:rsidP="00D65CC2">
      <w:pPr>
        <w:shd w:val="clear" w:color="auto" w:fill="FFFFFF"/>
        <w:spacing w:after="0" w:line="240" w:lineRule="auto"/>
        <w:ind w:left="150" w:right="150"/>
        <w:rPr>
          <w:ins w:id="740" w:author="Unknown"/>
          <w:rFonts w:ascii="Roboto" w:eastAsia="Times New Roman" w:hAnsi="Roboto" w:cs="Times New Roman"/>
          <w:color w:val="000000"/>
          <w:sz w:val="24"/>
          <w:szCs w:val="24"/>
        </w:rPr>
      </w:pPr>
      <w:ins w:id="741" w:author="Unknown">
        <w:r w:rsidRPr="00D65CC2">
          <w:rPr>
            <w:rFonts w:ascii="Roboto" w:eastAsia="Times New Roman" w:hAnsi="Roboto" w:cs="Times New Roman"/>
            <w:color w:val="000000"/>
            <w:sz w:val="24"/>
            <w:szCs w:val="24"/>
          </w:rPr>
          <w:fldChar w:fldCharType="begin"/>
        </w:r>
        <w:r w:rsidRPr="00D65CC2">
          <w:rPr>
            <w:rFonts w:ascii="Roboto" w:eastAsia="Times New Roman" w:hAnsi="Roboto" w:cs="Times New Roman"/>
            <w:color w:val="000000"/>
            <w:sz w:val="24"/>
            <w:szCs w:val="24"/>
          </w:rPr>
          <w:instrText xml:space="preserve"> HYPERLINK "https://www.wisdomjobs.com/e-university/javaserver-faces-jsf-tutorial-1064.html" \o "JavaServer Faces (JSF) Tutorial" </w:instrText>
        </w:r>
        <w:r w:rsidRPr="00D65CC2">
          <w:rPr>
            <w:rFonts w:ascii="Roboto" w:eastAsia="Times New Roman" w:hAnsi="Roboto" w:cs="Times New Roman"/>
            <w:color w:val="000000"/>
            <w:sz w:val="24"/>
            <w:szCs w:val="24"/>
          </w:rPr>
          <w:fldChar w:fldCharType="separate"/>
        </w:r>
        <w:r w:rsidRPr="00D65CC2">
          <w:rPr>
            <w:rFonts w:ascii="Roboto" w:eastAsia="Times New Roman" w:hAnsi="Roboto" w:cs="Times New Roman"/>
            <w:color w:val="337AB7"/>
            <w:sz w:val="24"/>
            <w:szCs w:val="24"/>
            <w:u w:val="single"/>
            <w:bdr w:val="single" w:sz="6" w:space="7" w:color="0277BB" w:frame="1"/>
          </w:rPr>
          <w:t>JavaServer Faces (JSF) Tutorial</w:t>
        </w:r>
        <w:r w:rsidRPr="00D65CC2">
          <w:rPr>
            <w:rFonts w:ascii="Roboto" w:eastAsia="Times New Roman" w:hAnsi="Roboto" w:cs="Times New Roman"/>
            <w:color w:val="000000"/>
            <w:sz w:val="24"/>
            <w:szCs w:val="24"/>
          </w:rPr>
          <w:fldChar w:fldCharType="end"/>
        </w:r>
      </w:ins>
    </w:p>
    <w:p w:rsidR="00D65CC2" w:rsidRPr="00D65CC2" w:rsidRDefault="00D65CC2" w:rsidP="00D65CC2">
      <w:pPr>
        <w:numPr>
          <w:ilvl w:val="0"/>
          <w:numId w:val="87"/>
        </w:numPr>
        <w:shd w:val="clear" w:color="auto" w:fill="FFFFFF"/>
        <w:spacing w:after="0" w:line="240" w:lineRule="auto"/>
        <w:ind w:left="150" w:right="150"/>
        <w:rPr>
          <w:ins w:id="742" w:author="Unknown"/>
          <w:rFonts w:ascii="Roboto" w:eastAsia="Times New Roman" w:hAnsi="Roboto" w:cs="Times New Roman"/>
          <w:color w:val="000000"/>
          <w:sz w:val="24"/>
          <w:szCs w:val="24"/>
        </w:rPr>
      </w:pPr>
      <w:ins w:id="743" w:author="Unknown">
        <w:r w:rsidRPr="00D65CC2">
          <w:rPr>
            <w:rFonts w:ascii="Roboto" w:eastAsia="Times New Roman" w:hAnsi="Roboto" w:cs="Times New Roman"/>
            <w:b/>
            <w:bCs/>
            <w:color w:val="000000"/>
            <w:sz w:val="24"/>
            <w:szCs w:val="24"/>
          </w:rPr>
          <w:t>Question 14. What Function Arguments Are Available To Express.js Route Handlers?</w:t>
        </w:r>
      </w:ins>
    </w:p>
    <w:p w:rsidR="00D65CC2" w:rsidRPr="00D65CC2" w:rsidRDefault="00D65CC2" w:rsidP="00D65CC2">
      <w:pPr>
        <w:shd w:val="clear" w:color="auto" w:fill="FFFFFF"/>
        <w:spacing w:after="0" w:line="240" w:lineRule="auto"/>
        <w:ind w:left="150" w:right="150"/>
        <w:rPr>
          <w:ins w:id="744" w:author="Unknown"/>
          <w:rFonts w:ascii="Roboto" w:eastAsia="Times New Roman" w:hAnsi="Roboto" w:cs="Times New Roman"/>
          <w:color w:val="000000"/>
          <w:sz w:val="24"/>
          <w:szCs w:val="24"/>
        </w:rPr>
      </w:pPr>
      <w:ins w:id="745" w:author="Unknown">
        <w:r w:rsidRPr="00D65CC2">
          <w:rPr>
            <w:rFonts w:ascii="Roboto" w:eastAsia="Times New Roman" w:hAnsi="Roboto" w:cs="Times New Roman"/>
            <w:b/>
            <w:bCs/>
            <w:color w:val="2DA506"/>
            <w:sz w:val="24"/>
            <w:szCs w:val="24"/>
          </w:rPr>
          <w:t>Answer :</w:t>
        </w:r>
      </w:ins>
    </w:p>
    <w:p w:rsidR="00D65CC2" w:rsidRPr="00D65CC2" w:rsidRDefault="00D65CC2" w:rsidP="00D65CC2">
      <w:pPr>
        <w:shd w:val="clear" w:color="auto" w:fill="FFFFFF"/>
        <w:spacing w:after="75" w:line="240" w:lineRule="auto"/>
        <w:ind w:left="150" w:right="150"/>
        <w:rPr>
          <w:ins w:id="746" w:author="Unknown"/>
          <w:rFonts w:ascii="Roboto" w:eastAsia="Times New Roman" w:hAnsi="Roboto" w:cs="Times New Roman"/>
          <w:color w:val="000000"/>
          <w:sz w:val="24"/>
          <w:szCs w:val="24"/>
        </w:rPr>
      </w:pPr>
      <w:ins w:id="747" w:author="Unknown">
        <w:r w:rsidRPr="00D65CC2">
          <w:rPr>
            <w:rFonts w:ascii="Roboto" w:eastAsia="Times New Roman" w:hAnsi="Roboto" w:cs="Times New Roman"/>
            <w:color w:val="000000"/>
            <w:sz w:val="24"/>
            <w:szCs w:val="24"/>
          </w:rPr>
          <w:t>The arguments available to an Express.js route handler function are:</w:t>
        </w:r>
      </w:ins>
    </w:p>
    <w:p w:rsidR="00D65CC2" w:rsidRPr="00D65CC2" w:rsidRDefault="00D65CC2" w:rsidP="00D65CC2">
      <w:pPr>
        <w:numPr>
          <w:ilvl w:val="1"/>
          <w:numId w:val="87"/>
        </w:numPr>
        <w:shd w:val="clear" w:color="auto" w:fill="FFFFFF"/>
        <w:spacing w:after="0" w:line="240" w:lineRule="auto"/>
        <w:ind w:left="1140" w:right="150"/>
        <w:rPr>
          <w:ins w:id="748" w:author="Unknown"/>
          <w:rFonts w:ascii="Roboto" w:eastAsia="Times New Roman" w:hAnsi="Roboto" w:cs="Times New Roman"/>
          <w:color w:val="000000"/>
          <w:sz w:val="24"/>
          <w:szCs w:val="24"/>
        </w:rPr>
      </w:pPr>
      <w:ins w:id="749" w:author="Unknown">
        <w:r w:rsidRPr="00D65CC2">
          <w:rPr>
            <w:rFonts w:ascii="Roboto" w:eastAsia="Times New Roman" w:hAnsi="Roboto" w:cs="Times New Roman"/>
            <w:color w:val="000000"/>
            <w:sz w:val="24"/>
            <w:szCs w:val="24"/>
          </w:rPr>
          <w:t>req - the request object</w:t>
        </w:r>
      </w:ins>
    </w:p>
    <w:p w:rsidR="00D65CC2" w:rsidRPr="00D65CC2" w:rsidRDefault="00D65CC2" w:rsidP="00D65CC2">
      <w:pPr>
        <w:numPr>
          <w:ilvl w:val="1"/>
          <w:numId w:val="87"/>
        </w:numPr>
        <w:shd w:val="clear" w:color="auto" w:fill="FFFFFF"/>
        <w:spacing w:after="0" w:line="240" w:lineRule="auto"/>
        <w:ind w:left="1140" w:right="150"/>
        <w:rPr>
          <w:ins w:id="750" w:author="Unknown"/>
          <w:rFonts w:ascii="Roboto" w:eastAsia="Times New Roman" w:hAnsi="Roboto" w:cs="Times New Roman"/>
          <w:color w:val="000000"/>
          <w:sz w:val="24"/>
          <w:szCs w:val="24"/>
        </w:rPr>
      </w:pPr>
      <w:ins w:id="751" w:author="Unknown">
        <w:r w:rsidRPr="00D65CC2">
          <w:rPr>
            <w:rFonts w:ascii="Roboto" w:eastAsia="Times New Roman" w:hAnsi="Roboto" w:cs="Times New Roman"/>
            <w:color w:val="000000"/>
            <w:sz w:val="24"/>
            <w:szCs w:val="24"/>
          </w:rPr>
          <w:t>res - the response object</w:t>
        </w:r>
      </w:ins>
    </w:p>
    <w:p w:rsidR="00D65CC2" w:rsidRPr="00D65CC2" w:rsidRDefault="00D65CC2" w:rsidP="00D65CC2">
      <w:pPr>
        <w:numPr>
          <w:ilvl w:val="1"/>
          <w:numId w:val="87"/>
        </w:numPr>
        <w:shd w:val="clear" w:color="auto" w:fill="FFFFFF"/>
        <w:spacing w:after="0" w:line="240" w:lineRule="auto"/>
        <w:ind w:left="1140" w:right="150"/>
        <w:rPr>
          <w:ins w:id="752" w:author="Unknown"/>
          <w:rFonts w:ascii="Roboto" w:eastAsia="Times New Roman" w:hAnsi="Roboto" w:cs="Times New Roman"/>
          <w:color w:val="000000"/>
          <w:sz w:val="24"/>
          <w:szCs w:val="24"/>
        </w:rPr>
      </w:pPr>
      <w:ins w:id="753" w:author="Unknown">
        <w:r w:rsidRPr="00D65CC2">
          <w:rPr>
            <w:rFonts w:ascii="Roboto" w:eastAsia="Times New Roman" w:hAnsi="Roboto" w:cs="Times New Roman"/>
            <w:color w:val="000000"/>
            <w:sz w:val="24"/>
            <w:szCs w:val="24"/>
          </w:rPr>
          <w:t>next (optional) - a function to pass control to one of the subsequent route handlers</w:t>
        </w:r>
      </w:ins>
    </w:p>
    <w:p w:rsidR="00D65CC2" w:rsidRPr="00D65CC2" w:rsidRDefault="00D65CC2" w:rsidP="00D65CC2">
      <w:pPr>
        <w:shd w:val="clear" w:color="auto" w:fill="FFFFFF"/>
        <w:spacing w:after="75" w:line="240" w:lineRule="auto"/>
        <w:ind w:left="150" w:right="150"/>
        <w:rPr>
          <w:ins w:id="754" w:author="Unknown"/>
          <w:rFonts w:ascii="Roboto" w:eastAsia="Times New Roman" w:hAnsi="Roboto" w:cs="Times New Roman"/>
          <w:color w:val="000000"/>
          <w:sz w:val="24"/>
          <w:szCs w:val="24"/>
        </w:rPr>
      </w:pPr>
      <w:ins w:id="755" w:author="Unknown">
        <w:r w:rsidRPr="00D65CC2">
          <w:rPr>
            <w:rFonts w:ascii="Roboto" w:eastAsia="Times New Roman" w:hAnsi="Roboto" w:cs="Times New Roman"/>
            <w:color w:val="000000"/>
            <w:sz w:val="24"/>
            <w:szCs w:val="24"/>
          </w:rPr>
          <w:t>The third argument may be omitted, but is useful in cases where you have a chain of handlers and you would like to pass control to one of the subsequent route handlers, and skip the current one.</w:t>
        </w:r>
      </w:ins>
    </w:p>
    <w:p w:rsidR="00D65CC2" w:rsidRPr="00D65CC2" w:rsidRDefault="00D65CC2" w:rsidP="00D65CC2">
      <w:pPr>
        <w:numPr>
          <w:ilvl w:val="0"/>
          <w:numId w:val="87"/>
        </w:numPr>
        <w:shd w:val="clear" w:color="auto" w:fill="FFFFFF"/>
        <w:spacing w:after="0" w:line="240" w:lineRule="auto"/>
        <w:ind w:left="150" w:right="150"/>
        <w:rPr>
          <w:ins w:id="756" w:author="Unknown"/>
          <w:rFonts w:ascii="Roboto" w:eastAsia="Times New Roman" w:hAnsi="Roboto" w:cs="Times New Roman"/>
          <w:color w:val="000000"/>
          <w:sz w:val="24"/>
          <w:szCs w:val="24"/>
        </w:rPr>
      </w:pPr>
      <w:ins w:id="757" w:author="Unknown">
        <w:r w:rsidRPr="00D65CC2">
          <w:rPr>
            <w:rFonts w:ascii="Roboto" w:eastAsia="Times New Roman" w:hAnsi="Roboto" w:cs="Times New Roman"/>
            <w:b/>
            <w:bCs/>
            <w:color w:val="000000"/>
            <w:sz w:val="24"/>
            <w:szCs w:val="24"/>
          </w:rPr>
          <w:t>Question 15. How To Config Properties In Express Application?</w:t>
        </w:r>
      </w:ins>
    </w:p>
    <w:p w:rsidR="00D65CC2" w:rsidRPr="00D65CC2" w:rsidRDefault="00D65CC2" w:rsidP="00D65CC2">
      <w:pPr>
        <w:shd w:val="clear" w:color="auto" w:fill="FFFFFF"/>
        <w:spacing w:after="0" w:line="240" w:lineRule="auto"/>
        <w:ind w:left="150" w:right="150"/>
        <w:rPr>
          <w:ins w:id="758" w:author="Unknown"/>
          <w:rFonts w:ascii="Roboto" w:eastAsia="Times New Roman" w:hAnsi="Roboto" w:cs="Times New Roman"/>
          <w:color w:val="000000"/>
          <w:sz w:val="24"/>
          <w:szCs w:val="24"/>
        </w:rPr>
      </w:pPr>
      <w:ins w:id="759" w:author="Unknown">
        <w:r w:rsidRPr="00D65CC2">
          <w:rPr>
            <w:rFonts w:ascii="Roboto" w:eastAsia="Times New Roman" w:hAnsi="Roboto" w:cs="Times New Roman"/>
            <w:b/>
            <w:bCs/>
            <w:color w:val="2DA506"/>
            <w:sz w:val="24"/>
            <w:szCs w:val="24"/>
          </w:rPr>
          <w:t>Answer :</w:t>
        </w:r>
      </w:ins>
    </w:p>
    <w:p w:rsidR="00D65CC2" w:rsidRPr="00D65CC2" w:rsidRDefault="00D65CC2" w:rsidP="00D65CC2">
      <w:pPr>
        <w:shd w:val="clear" w:color="auto" w:fill="FFFFFF"/>
        <w:spacing w:after="75" w:line="240" w:lineRule="auto"/>
        <w:ind w:left="150" w:right="150"/>
        <w:rPr>
          <w:ins w:id="760" w:author="Unknown"/>
          <w:rFonts w:ascii="Roboto" w:eastAsia="Times New Roman" w:hAnsi="Roboto" w:cs="Times New Roman"/>
          <w:color w:val="000000"/>
          <w:sz w:val="24"/>
          <w:szCs w:val="24"/>
        </w:rPr>
      </w:pPr>
      <w:ins w:id="761" w:author="Unknown">
        <w:r w:rsidRPr="00D65CC2">
          <w:rPr>
            <w:rFonts w:ascii="Roboto" w:eastAsia="Times New Roman" w:hAnsi="Roboto" w:cs="Times New Roman"/>
            <w:color w:val="000000"/>
            <w:sz w:val="24"/>
            <w:szCs w:val="24"/>
          </w:rPr>
          <w:t>In an ExpressJS Application, we can config properties in following two ways:</w:t>
        </w:r>
      </w:ins>
    </w:p>
    <w:p w:rsidR="00D65CC2" w:rsidRPr="00D65CC2" w:rsidRDefault="00D65CC2" w:rsidP="00D65CC2">
      <w:pPr>
        <w:shd w:val="clear" w:color="auto" w:fill="FFFFFF"/>
        <w:spacing w:after="0" w:line="240" w:lineRule="auto"/>
        <w:ind w:left="150" w:right="150"/>
        <w:rPr>
          <w:ins w:id="762" w:author="Unknown"/>
          <w:rFonts w:ascii="Roboto" w:eastAsia="Times New Roman" w:hAnsi="Roboto" w:cs="Times New Roman"/>
          <w:color w:val="000000"/>
          <w:sz w:val="24"/>
          <w:szCs w:val="24"/>
        </w:rPr>
      </w:pPr>
      <w:ins w:id="763" w:author="Unknown">
        <w:r w:rsidRPr="00D65CC2">
          <w:rPr>
            <w:rFonts w:ascii="Roboto" w:eastAsia="Times New Roman" w:hAnsi="Roboto" w:cs="Times New Roman"/>
            <w:b/>
            <w:bCs/>
            <w:color w:val="000000"/>
            <w:sz w:val="24"/>
            <w:szCs w:val="24"/>
          </w:rPr>
          <w:t>With Process.ENV:</w:t>
        </w:r>
      </w:ins>
    </w:p>
    <w:p w:rsidR="00D65CC2" w:rsidRPr="00D65CC2" w:rsidRDefault="00D65CC2" w:rsidP="00D65CC2">
      <w:pPr>
        <w:numPr>
          <w:ilvl w:val="1"/>
          <w:numId w:val="87"/>
        </w:numPr>
        <w:shd w:val="clear" w:color="auto" w:fill="FFFFFF"/>
        <w:spacing w:after="0" w:line="240" w:lineRule="auto"/>
        <w:ind w:left="1140" w:right="150"/>
        <w:rPr>
          <w:ins w:id="764" w:author="Unknown"/>
          <w:rFonts w:ascii="Roboto" w:eastAsia="Times New Roman" w:hAnsi="Roboto" w:cs="Times New Roman"/>
          <w:color w:val="000000"/>
          <w:sz w:val="24"/>
          <w:szCs w:val="24"/>
        </w:rPr>
      </w:pPr>
      <w:ins w:id="765" w:author="Unknown">
        <w:r w:rsidRPr="00D65CC2">
          <w:rPr>
            <w:rFonts w:ascii="Roboto" w:eastAsia="Times New Roman" w:hAnsi="Roboto" w:cs="Times New Roman"/>
            <w:color w:val="000000"/>
            <w:sz w:val="24"/>
            <w:szCs w:val="24"/>
          </w:rPr>
          <w:t>Create a file with name ‘.env’ inside the project folder. </w:t>
        </w:r>
      </w:ins>
    </w:p>
    <w:p w:rsidR="00D65CC2" w:rsidRPr="00D65CC2" w:rsidRDefault="00D65CC2" w:rsidP="00D65CC2">
      <w:pPr>
        <w:numPr>
          <w:ilvl w:val="1"/>
          <w:numId w:val="87"/>
        </w:numPr>
        <w:shd w:val="clear" w:color="auto" w:fill="FFFFFF"/>
        <w:spacing w:after="0" w:line="240" w:lineRule="auto"/>
        <w:ind w:left="1140" w:right="150"/>
        <w:rPr>
          <w:ins w:id="766" w:author="Unknown"/>
          <w:rFonts w:ascii="Roboto" w:eastAsia="Times New Roman" w:hAnsi="Roboto" w:cs="Times New Roman"/>
          <w:color w:val="000000"/>
          <w:sz w:val="24"/>
          <w:szCs w:val="24"/>
        </w:rPr>
      </w:pPr>
      <w:ins w:id="767" w:author="Unknown">
        <w:r w:rsidRPr="00D65CC2">
          <w:rPr>
            <w:rFonts w:ascii="Roboto" w:eastAsia="Times New Roman" w:hAnsi="Roboto" w:cs="Times New Roman"/>
            <w:color w:val="000000"/>
            <w:sz w:val="24"/>
            <w:szCs w:val="24"/>
          </w:rPr>
          <w:t>Add all the properties in ‘.env’ file. </w:t>
        </w:r>
      </w:ins>
    </w:p>
    <w:p w:rsidR="00D65CC2" w:rsidRPr="00D65CC2" w:rsidRDefault="00D65CC2" w:rsidP="00D65CC2">
      <w:pPr>
        <w:numPr>
          <w:ilvl w:val="1"/>
          <w:numId w:val="87"/>
        </w:numPr>
        <w:shd w:val="clear" w:color="auto" w:fill="FFFFFF"/>
        <w:spacing w:after="0" w:line="240" w:lineRule="auto"/>
        <w:ind w:left="1140" w:right="150"/>
        <w:rPr>
          <w:ins w:id="768" w:author="Unknown"/>
          <w:rFonts w:ascii="Roboto" w:eastAsia="Times New Roman" w:hAnsi="Roboto" w:cs="Times New Roman"/>
          <w:color w:val="000000"/>
          <w:sz w:val="24"/>
          <w:szCs w:val="24"/>
        </w:rPr>
      </w:pPr>
      <w:ins w:id="769" w:author="Unknown">
        <w:r w:rsidRPr="00D65CC2">
          <w:rPr>
            <w:rFonts w:ascii="Roboto" w:eastAsia="Times New Roman" w:hAnsi="Roboto" w:cs="Times New Roman"/>
            <w:color w:val="000000"/>
            <w:sz w:val="24"/>
            <w:szCs w:val="24"/>
          </w:rPr>
          <w:t>In server.js any of the properties can be used as:</w:t>
        </w:r>
        <w:r w:rsidRPr="00D65CC2">
          <w:rPr>
            <w:rFonts w:ascii="Roboto" w:eastAsia="Times New Roman" w:hAnsi="Roboto" w:cs="Times New Roman"/>
            <w:color w:val="000000"/>
            <w:sz w:val="24"/>
            <w:szCs w:val="24"/>
          </w:rPr>
          <w:br/>
        </w:r>
        <w:r w:rsidRPr="00D65CC2">
          <w:rPr>
            <w:rFonts w:ascii="Roboto" w:eastAsia="Times New Roman" w:hAnsi="Roboto" w:cs="Times New Roman"/>
            <w:color w:val="000000"/>
            <w:sz w:val="24"/>
            <w:szCs w:val="24"/>
          </w:rPr>
          <w:br/>
          <w:t>var host = process.env.APP_HOST </w:t>
        </w:r>
        <w:r w:rsidRPr="00D65CC2">
          <w:rPr>
            <w:rFonts w:ascii="Roboto" w:eastAsia="Times New Roman" w:hAnsi="Roboto" w:cs="Times New Roman"/>
            <w:color w:val="000000"/>
            <w:sz w:val="24"/>
            <w:szCs w:val="24"/>
          </w:rPr>
          <w:br/>
          <w:t>app.set('host', host);</w:t>
        </w:r>
        <w:r w:rsidRPr="00D65CC2">
          <w:rPr>
            <w:rFonts w:ascii="Roboto" w:eastAsia="Times New Roman" w:hAnsi="Roboto" w:cs="Times New Roman"/>
            <w:color w:val="000000"/>
            <w:sz w:val="24"/>
            <w:szCs w:val="24"/>
          </w:rPr>
          <w:br/>
          <w:t>logger.info('Express server listening on http://' + app.get('host'));</w:t>
        </w:r>
      </w:ins>
    </w:p>
    <w:p w:rsidR="00D65CC2" w:rsidRPr="00D65CC2" w:rsidRDefault="00D65CC2" w:rsidP="00D65CC2">
      <w:pPr>
        <w:shd w:val="clear" w:color="auto" w:fill="FFFFFF"/>
        <w:spacing w:after="0" w:line="240" w:lineRule="auto"/>
        <w:ind w:left="150" w:right="150"/>
        <w:rPr>
          <w:ins w:id="770" w:author="Unknown"/>
          <w:rFonts w:ascii="Roboto" w:eastAsia="Times New Roman" w:hAnsi="Roboto" w:cs="Times New Roman"/>
          <w:color w:val="000000"/>
          <w:sz w:val="24"/>
          <w:szCs w:val="24"/>
        </w:rPr>
      </w:pPr>
      <w:ins w:id="771" w:author="Unknown">
        <w:r w:rsidRPr="00D65CC2">
          <w:rPr>
            <w:rFonts w:ascii="Roboto" w:eastAsia="Times New Roman" w:hAnsi="Roboto" w:cs="Times New Roman"/>
            <w:b/>
            <w:bCs/>
            <w:color w:val="000000"/>
            <w:sz w:val="24"/>
            <w:szCs w:val="24"/>
          </w:rPr>
          <w:t>With RequireJs:</w:t>
        </w:r>
      </w:ins>
    </w:p>
    <w:p w:rsidR="00D65CC2" w:rsidRPr="00D65CC2" w:rsidRDefault="00D65CC2" w:rsidP="00D65CC2">
      <w:pPr>
        <w:numPr>
          <w:ilvl w:val="1"/>
          <w:numId w:val="87"/>
        </w:numPr>
        <w:shd w:val="clear" w:color="auto" w:fill="FFFFFF"/>
        <w:spacing w:after="0" w:line="240" w:lineRule="auto"/>
        <w:ind w:left="1140" w:right="150"/>
        <w:rPr>
          <w:ins w:id="772" w:author="Unknown"/>
          <w:rFonts w:ascii="Roboto" w:eastAsia="Times New Roman" w:hAnsi="Roboto" w:cs="Times New Roman"/>
          <w:color w:val="000000"/>
          <w:sz w:val="24"/>
          <w:szCs w:val="24"/>
        </w:rPr>
      </w:pPr>
      <w:ins w:id="773" w:author="Unknown">
        <w:r w:rsidRPr="00D65CC2">
          <w:rPr>
            <w:rFonts w:ascii="Roboto" w:eastAsia="Times New Roman" w:hAnsi="Roboto" w:cs="Times New Roman"/>
            <w:color w:val="000000"/>
            <w:sz w:val="24"/>
            <w:szCs w:val="24"/>
          </w:rPr>
          <w:t>Create a file called  ‘config.json’ inside a folder called ‘config’ inside the project folder.</w:t>
        </w:r>
      </w:ins>
    </w:p>
    <w:p w:rsidR="00D65CC2" w:rsidRPr="00D65CC2" w:rsidRDefault="00D65CC2" w:rsidP="00D65CC2">
      <w:pPr>
        <w:numPr>
          <w:ilvl w:val="1"/>
          <w:numId w:val="87"/>
        </w:numPr>
        <w:shd w:val="clear" w:color="auto" w:fill="FFFFFF"/>
        <w:spacing w:after="0" w:line="240" w:lineRule="auto"/>
        <w:ind w:left="1140" w:right="150"/>
        <w:rPr>
          <w:ins w:id="774" w:author="Unknown"/>
          <w:rFonts w:ascii="Roboto" w:eastAsia="Times New Roman" w:hAnsi="Roboto" w:cs="Times New Roman"/>
          <w:color w:val="000000"/>
          <w:sz w:val="24"/>
          <w:szCs w:val="24"/>
        </w:rPr>
      </w:pPr>
      <w:ins w:id="775" w:author="Unknown">
        <w:r w:rsidRPr="00D65CC2">
          <w:rPr>
            <w:rFonts w:ascii="Roboto" w:eastAsia="Times New Roman" w:hAnsi="Roboto" w:cs="Times New Roman"/>
            <w:color w:val="000000"/>
            <w:sz w:val="24"/>
            <w:szCs w:val="24"/>
          </w:rPr>
          <w:t>Add config properties in config.json.</w:t>
        </w:r>
        <w:r w:rsidRPr="00D65CC2">
          <w:rPr>
            <w:rFonts w:ascii="Roboto" w:eastAsia="Times New Roman" w:hAnsi="Roboto" w:cs="Times New Roman"/>
            <w:color w:val="000000"/>
            <w:sz w:val="24"/>
            <w:szCs w:val="24"/>
          </w:rPr>
          <w:br/>
        </w:r>
        <w:r w:rsidRPr="00D65CC2">
          <w:rPr>
            <w:rFonts w:ascii="Roboto" w:eastAsia="Times New Roman" w:hAnsi="Roboto" w:cs="Times New Roman"/>
            <w:color w:val="000000"/>
            <w:sz w:val="24"/>
            <w:szCs w:val="24"/>
          </w:rPr>
          <w:br/>
          <w:t>{</w:t>
        </w:r>
        <w:r w:rsidRPr="00D65CC2">
          <w:rPr>
            <w:rFonts w:ascii="Roboto" w:eastAsia="Times New Roman" w:hAnsi="Roboto" w:cs="Times New Roman"/>
            <w:color w:val="000000"/>
            <w:sz w:val="24"/>
            <w:szCs w:val="24"/>
          </w:rPr>
          <w:br/>
          <w:t> "env":"development",  "apiurl":"http://localhost:9080/api/v1/"</w:t>
        </w:r>
        <w:r w:rsidRPr="00D65CC2">
          <w:rPr>
            <w:rFonts w:ascii="Roboto" w:eastAsia="Times New Roman" w:hAnsi="Roboto" w:cs="Times New Roman"/>
            <w:color w:val="000000"/>
            <w:sz w:val="24"/>
            <w:szCs w:val="24"/>
          </w:rPr>
          <w:br/>
          <w:t>}</w:t>
        </w:r>
      </w:ins>
    </w:p>
    <w:p w:rsidR="00D65CC2" w:rsidRPr="00D65CC2" w:rsidRDefault="00D65CC2" w:rsidP="00D65CC2">
      <w:pPr>
        <w:numPr>
          <w:ilvl w:val="1"/>
          <w:numId w:val="87"/>
        </w:numPr>
        <w:shd w:val="clear" w:color="auto" w:fill="FFFFFF"/>
        <w:spacing w:after="0" w:line="240" w:lineRule="auto"/>
        <w:ind w:left="1140" w:right="150"/>
        <w:rPr>
          <w:ins w:id="776" w:author="Unknown"/>
          <w:rFonts w:ascii="Roboto" w:eastAsia="Times New Roman" w:hAnsi="Roboto" w:cs="Times New Roman"/>
          <w:color w:val="000000"/>
          <w:sz w:val="24"/>
          <w:szCs w:val="24"/>
        </w:rPr>
      </w:pPr>
      <w:ins w:id="777" w:author="Unknown">
        <w:r w:rsidRPr="00D65CC2">
          <w:rPr>
            <w:rFonts w:ascii="Roboto" w:eastAsia="Times New Roman" w:hAnsi="Roboto" w:cs="Times New Roman"/>
            <w:color w:val="000000"/>
            <w:sz w:val="24"/>
            <w:szCs w:val="24"/>
          </w:rPr>
          <w:t>Use require to access the config.json file.</w:t>
        </w:r>
        <w:r w:rsidRPr="00D65CC2">
          <w:rPr>
            <w:rFonts w:ascii="Roboto" w:eastAsia="Times New Roman" w:hAnsi="Roboto" w:cs="Times New Roman"/>
            <w:color w:val="000000"/>
            <w:sz w:val="24"/>
            <w:szCs w:val="24"/>
          </w:rPr>
          <w:br/>
        </w:r>
        <w:r w:rsidRPr="00D65CC2">
          <w:rPr>
            <w:rFonts w:ascii="Roboto" w:eastAsia="Times New Roman" w:hAnsi="Roboto" w:cs="Times New Roman"/>
            <w:color w:val="000000"/>
            <w:sz w:val="24"/>
            <w:szCs w:val="24"/>
          </w:rPr>
          <w:br/>
          <w:t>var config = require('./config/config.json');</w:t>
        </w:r>
      </w:ins>
    </w:p>
    <w:p w:rsidR="00D65CC2" w:rsidRPr="00D65CC2" w:rsidRDefault="00D65CC2" w:rsidP="00D65CC2">
      <w:pPr>
        <w:shd w:val="clear" w:color="auto" w:fill="FFFFFF"/>
        <w:spacing w:after="0" w:line="240" w:lineRule="auto"/>
        <w:ind w:left="150" w:right="150"/>
        <w:rPr>
          <w:ins w:id="778" w:author="Unknown"/>
          <w:rFonts w:ascii="Roboto" w:eastAsia="Times New Roman" w:hAnsi="Roboto" w:cs="Times New Roman"/>
          <w:color w:val="000000"/>
          <w:sz w:val="24"/>
          <w:szCs w:val="24"/>
        </w:rPr>
      </w:pPr>
      <w:ins w:id="779" w:author="Unknown">
        <w:r w:rsidRPr="00D65CC2">
          <w:rPr>
            <w:rFonts w:ascii="Roboto" w:eastAsia="Times New Roman" w:hAnsi="Roboto" w:cs="Times New Roman"/>
            <w:color w:val="000000"/>
            <w:sz w:val="24"/>
            <w:szCs w:val="24"/>
          </w:rPr>
          <w:fldChar w:fldCharType="begin"/>
        </w:r>
        <w:r w:rsidRPr="00D65CC2">
          <w:rPr>
            <w:rFonts w:ascii="Roboto" w:eastAsia="Times New Roman" w:hAnsi="Roboto" w:cs="Times New Roman"/>
            <w:color w:val="000000"/>
            <w:sz w:val="24"/>
            <w:szCs w:val="24"/>
          </w:rPr>
          <w:instrText xml:space="preserve"> HYPERLINK "https://www.wisdomjobs.com/e-university/nodedotjs-interview-questions.html" \o "Node.js Interview Questions" </w:instrText>
        </w:r>
        <w:r w:rsidRPr="00D65CC2">
          <w:rPr>
            <w:rFonts w:ascii="Roboto" w:eastAsia="Times New Roman" w:hAnsi="Roboto" w:cs="Times New Roman"/>
            <w:color w:val="000000"/>
            <w:sz w:val="24"/>
            <w:szCs w:val="24"/>
          </w:rPr>
          <w:fldChar w:fldCharType="separate"/>
        </w:r>
        <w:r w:rsidRPr="00D65CC2">
          <w:rPr>
            <w:rFonts w:ascii="Roboto" w:eastAsia="Times New Roman" w:hAnsi="Roboto" w:cs="Times New Roman"/>
            <w:color w:val="337AB7"/>
            <w:sz w:val="24"/>
            <w:szCs w:val="24"/>
            <w:u w:val="single"/>
            <w:bdr w:val="single" w:sz="6" w:space="7" w:color="0277BB" w:frame="1"/>
          </w:rPr>
          <w:t>Node.js Interview Questions</w:t>
        </w:r>
        <w:r w:rsidRPr="00D65CC2">
          <w:rPr>
            <w:rFonts w:ascii="Roboto" w:eastAsia="Times New Roman" w:hAnsi="Roboto" w:cs="Times New Roman"/>
            <w:color w:val="000000"/>
            <w:sz w:val="24"/>
            <w:szCs w:val="24"/>
          </w:rPr>
          <w:fldChar w:fldCharType="end"/>
        </w:r>
      </w:ins>
    </w:p>
    <w:p w:rsidR="00D65CC2" w:rsidRPr="00D65CC2" w:rsidRDefault="00D65CC2" w:rsidP="00D65CC2">
      <w:pPr>
        <w:numPr>
          <w:ilvl w:val="0"/>
          <w:numId w:val="87"/>
        </w:numPr>
        <w:shd w:val="clear" w:color="auto" w:fill="FFFFFF"/>
        <w:spacing w:after="0" w:line="240" w:lineRule="auto"/>
        <w:ind w:left="150" w:right="150"/>
        <w:rPr>
          <w:ins w:id="780" w:author="Unknown"/>
          <w:rFonts w:ascii="Roboto" w:eastAsia="Times New Roman" w:hAnsi="Roboto" w:cs="Times New Roman"/>
          <w:color w:val="000000"/>
          <w:sz w:val="24"/>
          <w:szCs w:val="24"/>
        </w:rPr>
      </w:pPr>
      <w:ins w:id="781" w:author="Unknown">
        <w:r w:rsidRPr="00D65CC2">
          <w:rPr>
            <w:rFonts w:ascii="Roboto" w:eastAsia="Times New Roman" w:hAnsi="Roboto" w:cs="Times New Roman"/>
            <w:b/>
            <w:bCs/>
            <w:color w:val="000000"/>
            <w:sz w:val="24"/>
            <w:szCs w:val="24"/>
          </w:rPr>
          <w:t>Question 16. How To Allow Cors In Expressjs? Explain With An Example?</w:t>
        </w:r>
      </w:ins>
    </w:p>
    <w:p w:rsidR="00D65CC2" w:rsidRPr="00D65CC2" w:rsidRDefault="00D65CC2" w:rsidP="00D65CC2">
      <w:pPr>
        <w:shd w:val="clear" w:color="auto" w:fill="FFFFFF"/>
        <w:spacing w:after="0" w:line="240" w:lineRule="auto"/>
        <w:ind w:left="150" w:right="150"/>
        <w:rPr>
          <w:ins w:id="782" w:author="Unknown"/>
          <w:rFonts w:ascii="Roboto" w:eastAsia="Times New Roman" w:hAnsi="Roboto" w:cs="Times New Roman"/>
          <w:color w:val="000000"/>
          <w:sz w:val="24"/>
          <w:szCs w:val="24"/>
        </w:rPr>
      </w:pPr>
      <w:ins w:id="783" w:author="Unknown">
        <w:r w:rsidRPr="00D65CC2">
          <w:rPr>
            <w:rFonts w:ascii="Roboto" w:eastAsia="Times New Roman" w:hAnsi="Roboto" w:cs="Times New Roman"/>
            <w:b/>
            <w:bCs/>
            <w:color w:val="2DA506"/>
            <w:sz w:val="24"/>
            <w:szCs w:val="24"/>
          </w:rPr>
          <w:t>Answer :</w:t>
        </w:r>
      </w:ins>
    </w:p>
    <w:p w:rsidR="00D65CC2" w:rsidRPr="00D65CC2" w:rsidRDefault="00D65CC2" w:rsidP="00D65CC2">
      <w:pPr>
        <w:shd w:val="clear" w:color="auto" w:fill="FFFFFF"/>
        <w:spacing w:after="75" w:line="240" w:lineRule="auto"/>
        <w:ind w:left="150" w:right="150"/>
        <w:rPr>
          <w:ins w:id="784" w:author="Unknown"/>
          <w:rFonts w:ascii="Roboto" w:eastAsia="Times New Roman" w:hAnsi="Roboto" w:cs="Times New Roman"/>
          <w:color w:val="000000"/>
          <w:sz w:val="24"/>
          <w:szCs w:val="24"/>
        </w:rPr>
      </w:pPr>
      <w:ins w:id="785" w:author="Unknown">
        <w:r w:rsidRPr="00D65CC2">
          <w:rPr>
            <w:rFonts w:ascii="Roboto" w:eastAsia="Times New Roman" w:hAnsi="Roboto" w:cs="Times New Roman"/>
            <w:color w:val="000000"/>
            <w:sz w:val="24"/>
            <w:szCs w:val="24"/>
          </w:rPr>
          <w:t>In order to allow CORS in Express.js,  add the following code in server.js:</w:t>
        </w:r>
      </w:ins>
    </w:p>
    <w:p w:rsidR="00D65CC2" w:rsidRPr="00D65CC2" w:rsidRDefault="00D65CC2" w:rsidP="00D65CC2">
      <w:pPr>
        <w:shd w:val="clear" w:color="auto" w:fill="FFFFFF"/>
        <w:spacing w:after="0" w:line="240" w:lineRule="auto"/>
        <w:ind w:left="150" w:right="150"/>
        <w:rPr>
          <w:ins w:id="786" w:author="Unknown"/>
          <w:rFonts w:ascii="Roboto" w:eastAsia="Times New Roman" w:hAnsi="Roboto" w:cs="Times New Roman"/>
          <w:color w:val="000000"/>
          <w:sz w:val="24"/>
          <w:szCs w:val="24"/>
        </w:rPr>
      </w:pPr>
      <w:ins w:id="787" w:author="Unknown">
        <w:r w:rsidRPr="00D65CC2">
          <w:rPr>
            <w:rFonts w:ascii="Roboto" w:eastAsia="Times New Roman" w:hAnsi="Roboto" w:cs="Times New Roman"/>
            <w:color w:val="000000"/>
            <w:sz w:val="24"/>
            <w:szCs w:val="24"/>
          </w:rPr>
          <w:t>app.all('*', function(req, res, next) {</w:t>
        </w:r>
        <w:r w:rsidRPr="00D65CC2">
          <w:rPr>
            <w:rFonts w:ascii="Roboto" w:eastAsia="Times New Roman" w:hAnsi="Roboto" w:cs="Times New Roman"/>
            <w:color w:val="000000"/>
            <w:sz w:val="24"/>
            <w:szCs w:val="24"/>
          </w:rPr>
          <w:br/>
          <w:t>res.set('Access-Control-Allow-Origin', '*');</w:t>
        </w:r>
        <w:r w:rsidRPr="00D65CC2">
          <w:rPr>
            <w:rFonts w:ascii="Roboto" w:eastAsia="Times New Roman" w:hAnsi="Roboto" w:cs="Times New Roman"/>
            <w:color w:val="000000"/>
            <w:sz w:val="24"/>
            <w:szCs w:val="24"/>
          </w:rPr>
          <w:br/>
          <w:t>res.set('Access-Control-Allow-Methods', 'GET, POST, DELETE, PUT');</w:t>
        </w:r>
        <w:r w:rsidRPr="00D65CC2">
          <w:rPr>
            <w:rFonts w:ascii="Roboto" w:eastAsia="Times New Roman" w:hAnsi="Roboto" w:cs="Times New Roman"/>
            <w:color w:val="000000"/>
            <w:sz w:val="24"/>
            <w:szCs w:val="24"/>
          </w:rPr>
          <w:br/>
        </w:r>
        <w:r w:rsidRPr="00D65CC2">
          <w:rPr>
            <w:rFonts w:ascii="Roboto" w:eastAsia="Times New Roman" w:hAnsi="Roboto" w:cs="Times New Roman"/>
            <w:color w:val="000000"/>
            <w:sz w:val="24"/>
            <w:szCs w:val="24"/>
          </w:rPr>
          <w:lastRenderedPageBreak/>
          <w:t>res.set('Access-Control-Allow-Headers', 'X-Requested-With, Content-Type');</w:t>
        </w:r>
        <w:r w:rsidRPr="00D65CC2">
          <w:rPr>
            <w:rFonts w:ascii="Roboto" w:eastAsia="Times New Roman" w:hAnsi="Roboto" w:cs="Times New Roman"/>
            <w:color w:val="000000"/>
            <w:sz w:val="24"/>
            <w:szCs w:val="24"/>
          </w:rPr>
          <w:br/>
          <w:t>if ('OPTIONS' == req.method) return res.send(200);</w:t>
        </w:r>
        <w:r w:rsidRPr="00D65CC2">
          <w:rPr>
            <w:rFonts w:ascii="Roboto" w:eastAsia="Times New Roman" w:hAnsi="Roboto" w:cs="Times New Roman"/>
            <w:color w:val="000000"/>
            <w:sz w:val="24"/>
            <w:szCs w:val="24"/>
          </w:rPr>
          <w:br/>
          <w:t>next();</w:t>
        </w:r>
        <w:r w:rsidRPr="00D65CC2">
          <w:rPr>
            <w:rFonts w:ascii="Roboto" w:eastAsia="Times New Roman" w:hAnsi="Roboto" w:cs="Times New Roman"/>
            <w:color w:val="000000"/>
            <w:sz w:val="24"/>
            <w:szCs w:val="24"/>
          </w:rPr>
          <w:br/>
          <w:t>});</w:t>
        </w:r>
      </w:ins>
    </w:p>
    <w:p w:rsidR="00D65CC2" w:rsidRPr="00D65CC2" w:rsidRDefault="00D65CC2" w:rsidP="00D65CC2">
      <w:pPr>
        <w:shd w:val="clear" w:color="auto" w:fill="FFFFFF"/>
        <w:spacing w:after="0" w:line="240" w:lineRule="auto"/>
        <w:ind w:left="150" w:right="150"/>
        <w:rPr>
          <w:ins w:id="788" w:author="Unknown"/>
          <w:rFonts w:ascii="Roboto" w:eastAsia="Times New Roman" w:hAnsi="Roboto" w:cs="Times New Roman"/>
          <w:color w:val="000000"/>
          <w:sz w:val="24"/>
          <w:szCs w:val="24"/>
        </w:rPr>
      </w:pPr>
      <w:ins w:id="789" w:author="Unknown">
        <w:r w:rsidRPr="00D65CC2">
          <w:rPr>
            <w:rFonts w:ascii="Roboto" w:eastAsia="Times New Roman" w:hAnsi="Roboto" w:cs="Times New Roman"/>
            <w:color w:val="000000"/>
            <w:sz w:val="24"/>
            <w:szCs w:val="24"/>
          </w:rPr>
          <w:fldChar w:fldCharType="begin"/>
        </w:r>
        <w:r w:rsidRPr="00D65CC2">
          <w:rPr>
            <w:rFonts w:ascii="Roboto" w:eastAsia="Times New Roman" w:hAnsi="Roboto" w:cs="Times New Roman"/>
            <w:color w:val="000000"/>
            <w:sz w:val="24"/>
            <w:szCs w:val="24"/>
          </w:rPr>
          <w:instrText xml:space="preserve"> HYPERLINK "https://www.wisdomjobs.com/e-university/nodedotjs-tutorial-1161.html" \o "Node.js Tutorial" </w:instrText>
        </w:r>
        <w:r w:rsidRPr="00D65CC2">
          <w:rPr>
            <w:rFonts w:ascii="Roboto" w:eastAsia="Times New Roman" w:hAnsi="Roboto" w:cs="Times New Roman"/>
            <w:color w:val="000000"/>
            <w:sz w:val="24"/>
            <w:szCs w:val="24"/>
          </w:rPr>
          <w:fldChar w:fldCharType="separate"/>
        </w:r>
        <w:r w:rsidRPr="00D65CC2">
          <w:rPr>
            <w:rFonts w:ascii="Roboto" w:eastAsia="Times New Roman" w:hAnsi="Roboto" w:cs="Times New Roman"/>
            <w:color w:val="337AB7"/>
            <w:sz w:val="24"/>
            <w:szCs w:val="24"/>
            <w:u w:val="single"/>
            <w:bdr w:val="single" w:sz="6" w:space="7" w:color="0277BB" w:frame="1"/>
          </w:rPr>
          <w:t>Node.js Tutorial</w:t>
        </w:r>
        <w:r w:rsidRPr="00D65CC2">
          <w:rPr>
            <w:rFonts w:ascii="Roboto" w:eastAsia="Times New Roman" w:hAnsi="Roboto" w:cs="Times New Roman"/>
            <w:color w:val="000000"/>
            <w:sz w:val="24"/>
            <w:szCs w:val="24"/>
          </w:rPr>
          <w:fldChar w:fldCharType="end"/>
        </w:r>
      </w:ins>
    </w:p>
    <w:p w:rsidR="00D65CC2" w:rsidRPr="00D65CC2" w:rsidRDefault="00D65CC2" w:rsidP="00D65CC2">
      <w:pPr>
        <w:numPr>
          <w:ilvl w:val="0"/>
          <w:numId w:val="87"/>
        </w:numPr>
        <w:shd w:val="clear" w:color="auto" w:fill="FFFFFF"/>
        <w:spacing w:after="0" w:line="240" w:lineRule="auto"/>
        <w:ind w:left="150" w:right="150"/>
        <w:rPr>
          <w:ins w:id="790" w:author="Unknown"/>
          <w:rFonts w:ascii="Roboto" w:eastAsia="Times New Roman" w:hAnsi="Roboto" w:cs="Times New Roman"/>
          <w:color w:val="000000"/>
          <w:sz w:val="24"/>
          <w:szCs w:val="24"/>
        </w:rPr>
      </w:pPr>
      <w:ins w:id="791" w:author="Unknown">
        <w:r w:rsidRPr="00D65CC2">
          <w:rPr>
            <w:rFonts w:ascii="Roboto" w:eastAsia="Times New Roman" w:hAnsi="Roboto" w:cs="Times New Roman"/>
            <w:b/>
            <w:bCs/>
            <w:color w:val="000000"/>
            <w:sz w:val="24"/>
            <w:szCs w:val="24"/>
          </w:rPr>
          <w:t>Question 17. How To Redirect 404 Errors To A Page In Expressjs?</w:t>
        </w:r>
      </w:ins>
    </w:p>
    <w:p w:rsidR="00D65CC2" w:rsidRPr="00D65CC2" w:rsidRDefault="00D65CC2" w:rsidP="00D65CC2">
      <w:pPr>
        <w:shd w:val="clear" w:color="auto" w:fill="FFFFFF"/>
        <w:spacing w:after="0" w:line="240" w:lineRule="auto"/>
        <w:ind w:left="150" w:right="150"/>
        <w:rPr>
          <w:ins w:id="792" w:author="Unknown"/>
          <w:rFonts w:ascii="Roboto" w:eastAsia="Times New Roman" w:hAnsi="Roboto" w:cs="Times New Roman"/>
          <w:color w:val="000000"/>
          <w:sz w:val="24"/>
          <w:szCs w:val="24"/>
        </w:rPr>
      </w:pPr>
      <w:ins w:id="793" w:author="Unknown">
        <w:r w:rsidRPr="00D65CC2">
          <w:rPr>
            <w:rFonts w:ascii="Roboto" w:eastAsia="Times New Roman" w:hAnsi="Roboto" w:cs="Times New Roman"/>
            <w:b/>
            <w:bCs/>
            <w:color w:val="2DA506"/>
            <w:sz w:val="24"/>
            <w:szCs w:val="24"/>
          </w:rPr>
          <w:t>Answer :</w:t>
        </w:r>
      </w:ins>
    </w:p>
    <w:p w:rsidR="00D65CC2" w:rsidRPr="00D65CC2" w:rsidRDefault="00D65CC2" w:rsidP="00D65CC2">
      <w:pPr>
        <w:shd w:val="clear" w:color="auto" w:fill="FFFFFF"/>
        <w:spacing w:after="75" w:line="240" w:lineRule="auto"/>
        <w:ind w:left="150" w:right="150"/>
        <w:rPr>
          <w:ins w:id="794" w:author="Unknown"/>
          <w:rFonts w:ascii="Roboto" w:eastAsia="Times New Roman" w:hAnsi="Roboto" w:cs="Times New Roman"/>
          <w:color w:val="000000"/>
          <w:sz w:val="24"/>
          <w:szCs w:val="24"/>
        </w:rPr>
      </w:pPr>
      <w:ins w:id="795" w:author="Unknown">
        <w:r w:rsidRPr="00D65CC2">
          <w:rPr>
            <w:rFonts w:ascii="Roboto" w:eastAsia="Times New Roman" w:hAnsi="Roboto" w:cs="Times New Roman"/>
            <w:color w:val="000000"/>
            <w:sz w:val="24"/>
            <w:szCs w:val="24"/>
          </w:rPr>
          <w:t>In server.js add the following code to redirect 404 errors back to a page in our ExpressJS App:</w:t>
        </w:r>
      </w:ins>
    </w:p>
    <w:p w:rsidR="00D65CC2" w:rsidRPr="00D65CC2" w:rsidRDefault="00D65CC2" w:rsidP="00D65CC2">
      <w:pPr>
        <w:shd w:val="clear" w:color="auto" w:fill="FFFFFF"/>
        <w:spacing w:after="0" w:line="240" w:lineRule="auto"/>
        <w:ind w:left="150" w:right="150"/>
        <w:rPr>
          <w:ins w:id="796" w:author="Unknown"/>
          <w:rFonts w:ascii="Roboto" w:eastAsia="Times New Roman" w:hAnsi="Roboto" w:cs="Times New Roman"/>
          <w:color w:val="000000"/>
          <w:sz w:val="24"/>
          <w:szCs w:val="24"/>
        </w:rPr>
      </w:pPr>
      <w:ins w:id="797" w:author="Unknown">
        <w:r w:rsidRPr="00D65CC2">
          <w:rPr>
            <w:rFonts w:ascii="Roboto" w:eastAsia="Times New Roman" w:hAnsi="Roboto" w:cs="Times New Roman"/>
            <w:color w:val="000000"/>
            <w:sz w:val="24"/>
            <w:szCs w:val="24"/>
          </w:rPr>
          <w:t>/* Define fallback route */</w:t>
        </w:r>
        <w:r w:rsidRPr="00D65CC2">
          <w:rPr>
            <w:rFonts w:ascii="Roboto" w:eastAsia="Times New Roman" w:hAnsi="Roboto" w:cs="Times New Roman"/>
            <w:color w:val="000000"/>
            <w:sz w:val="24"/>
            <w:szCs w:val="24"/>
          </w:rPr>
          <w:br/>
          <w:t>app.use(function(req, res, next) {</w:t>
        </w:r>
        <w:r w:rsidRPr="00D65CC2">
          <w:rPr>
            <w:rFonts w:ascii="Roboto" w:eastAsia="Times New Roman" w:hAnsi="Roboto" w:cs="Times New Roman"/>
            <w:color w:val="000000"/>
            <w:sz w:val="24"/>
            <w:szCs w:val="24"/>
          </w:rPr>
          <w:br/>
          <w:t>    res.status(404).json({errorCode: 404, errorMsg: "route not found"});</w:t>
        </w:r>
        <w:r w:rsidRPr="00D65CC2">
          <w:rPr>
            <w:rFonts w:ascii="Roboto" w:eastAsia="Times New Roman" w:hAnsi="Roboto" w:cs="Times New Roman"/>
            <w:color w:val="000000"/>
            <w:sz w:val="24"/>
            <w:szCs w:val="24"/>
          </w:rPr>
          <w:br/>
          <w:t>});</w:t>
        </w:r>
      </w:ins>
    </w:p>
    <w:p w:rsidR="00D65CC2" w:rsidRPr="00D65CC2" w:rsidRDefault="00D65CC2" w:rsidP="00D65CC2">
      <w:pPr>
        <w:shd w:val="clear" w:color="auto" w:fill="FFFFFF"/>
        <w:spacing w:after="0" w:line="240" w:lineRule="auto"/>
        <w:ind w:left="150" w:right="150"/>
        <w:rPr>
          <w:ins w:id="798" w:author="Unknown"/>
          <w:rFonts w:ascii="Roboto" w:eastAsia="Times New Roman" w:hAnsi="Roboto" w:cs="Times New Roman"/>
          <w:color w:val="000000"/>
          <w:sz w:val="24"/>
          <w:szCs w:val="24"/>
        </w:rPr>
      </w:pPr>
      <w:ins w:id="799" w:author="Unknown">
        <w:r w:rsidRPr="00D65CC2">
          <w:rPr>
            <w:rFonts w:ascii="Roboto" w:eastAsia="Times New Roman" w:hAnsi="Roboto" w:cs="Times New Roman"/>
            <w:color w:val="000000"/>
            <w:sz w:val="24"/>
            <w:szCs w:val="24"/>
          </w:rPr>
          <w:fldChar w:fldCharType="begin"/>
        </w:r>
        <w:r w:rsidRPr="00D65CC2">
          <w:rPr>
            <w:rFonts w:ascii="Roboto" w:eastAsia="Times New Roman" w:hAnsi="Roboto" w:cs="Times New Roman"/>
            <w:color w:val="000000"/>
            <w:sz w:val="24"/>
            <w:szCs w:val="24"/>
          </w:rPr>
          <w:instrText xml:space="preserve"> HYPERLINK "https://www.wisdomjobs.com/e-university/css-interview-questions.html" \o "CSS Interview Questions" </w:instrText>
        </w:r>
        <w:r w:rsidRPr="00D65CC2">
          <w:rPr>
            <w:rFonts w:ascii="Roboto" w:eastAsia="Times New Roman" w:hAnsi="Roboto" w:cs="Times New Roman"/>
            <w:color w:val="000000"/>
            <w:sz w:val="24"/>
            <w:szCs w:val="24"/>
          </w:rPr>
          <w:fldChar w:fldCharType="separate"/>
        </w:r>
        <w:r w:rsidRPr="00D65CC2">
          <w:rPr>
            <w:rFonts w:ascii="Roboto" w:eastAsia="Times New Roman" w:hAnsi="Roboto" w:cs="Times New Roman"/>
            <w:color w:val="337AB7"/>
            <w:sz w:val="24"/>
            <w:szCs w:val="24"/>
            <w:u w:val="single"/>
            <w:bdr w:val="single" w:sz="6" w:space="7" w:color="0277BB" w:frame="1"/>
          </w:rPr>
          <w:t>CSS Interview Questions</w:t>
        </w:r>
        <w:r w:rsidRPr="00D65CC2">
          <w:rPr>
            <w:rFonts w:ascii="Roboto" w:eastAsia="Times New Roman" w:hAnsi="Roboto" w:cs="Times New Roman"/>
            <w:color w:val="000000"/>
            <w:sz w:val="24"/>
            <w:szCs w:val="24"/>
          </w:rPr>
          <w:fldChar w:fldCharType="end"/>
        </w:r>
      </w:ins>
    </w:p>
    <w:p w:rsidR="00D65CC2" w:rsidRPr="00D65CC2" w:rsidRDefault="00D65CC2" w:rsidP="00D65CC2">
      <w:pPr>
        <w:numPr>
          <w:ilvl w:val="0"/>
          <w:numId w:val="87"/>
        </w:numPr>
        <w:shd w:val="clear" w:color="auto" w:fill="FFFFFF"/>
        <w:spacing w:after="0" w:line="240" w:lineRule="auto"/>
        <w:ind w:left="150" w:right="150"/>
        <w:rPr>
          <w:ins w:id="800" w:author="Unknown"/>
          <w:rFonts w:ascii="Roboto" w:eastAsia="Times New Roman" w:hAnsi="Roboto" w:cs="Times New Roman"/>
          <w:color w:val="000000"/>
          <w:sz w:val="24"/>
          <w:szCs w:val="24"/>
        </w:rPr>
      </w:pPr>
      <w:ins w:id="801" w:author="Unknown">
        <w:r w:rsidRPr="00D65CC2">
          <w:rPr>
            <w:rFonts w:ascii="Roboto" w:eastAsia="Times New Roman" w:hAnsi="Roboto" w:cs="Times New Roman"/>
            <w:b/>
            <w:bCs/>
            <w:color w:val="000000"/>
            <w:sz w:val="24"/>
            <w:szCs w:val="24"/>
          </w:rPr>
          <w:t>Question 18. Explain Error Handling In Express.js Using An Example?</w:t>
        </w:r>
      </w:ins>
    </w:p>
    <w:p w:rsidR="00D65CC2" w:rsidRPr="00D65CC2" w:rsidRDefault="00D65CC2" w:rsidP="00D65CC2">
      <w:pPr>
        <w:shd w:val="clear" w:color="auto" w:fill="FFFFFF"/>
        <w:spacing w:after="0" w:line="240" w:lineRule="auto"/>
        <w:ind w:left="150" w:right="150"/>
        <w:rPr>
          <w:ins w:id="802" w:author="Unknown"/>
          <w:rFonts w:ascii="Roboto" w:eastAsia="Times New Roman" w:hAnsi="Roboto" w:cs="Times New Roman"/>
          <w:color w:val="000000"/>
          <w:sz w:val="24"/>
          <w:szCs w:val="24"/>
        </w:rPr>
      </w:pPr>
      <w:ins w:id="803" w:author="Unknown">
        <w:r w:rsidRPr="00D65CC2">
          <w:rPr>
            <w:rFonts w:ascii="Roboto" w:eastAsia="Times New Roman" w:hAnsi="Roboto" w:cs="Times New Roman"/>
            <w:b/>
            <w:bCs/>
            <w:color w:val="2DA506"/>
            <w:sz w:val="24"/>
            <w:szCs w:val="24"/>
          </w:rPr>
          <w:t>Answer :</w:t>
        </w:r>
      </w:ins>
    </w:p>
    <w:p w:rsidR="00D65CC2" w:rsidRPr="00D65CC2" w:rsidRDefault="00D65CC2" w:rsidP="00D65CC2">
      <w:pPr>
        <w:shd w:val="clear" w:color="auto" w:fill="FFFFFF"/>
        <w:spacing w:after="75" w:line="240" w:lineRule="auto"/>
        <w:ind w:left="150" w:right="150"/>
        <w:rPr>
          <w:ins w:id="804" w:author="Unknown"/>
          <w:rFonts w:ascii="Roboto" w:eastAsia="Times New Roman" w:hAnsi="Roboto" w:cs="Times New Roman"/>
          <w:color w:val="000000"/>
          <w:sz w:val="24"/>
          <w:szCs w:val="24"/>
        </w:rPr>
      </w:pPr>
      <w:ins w:id="805" w:author="Unknown">
        <w:r w:rsidRPr="00D65CC2">
          <w:rPr>
            <w:rFonts w:ascii="Roboto" w:eastAsia="Times New Roman" w:hAnsi="Roboto" w:cs="Times New Roman"/>
            <w:color w:val="000000"/>
            <w:sz w:val="24"/>
            <w:szCs w:val="24"/>
          </w:rPr>
          <w:t>From Express 4.0 Error handling is much easier. The steps are as following:</w:t>
        </w:r>
      </w:ins>
    </w:p>
    <w:p w:rsidR="00D65CC2" w:rsidRPr="00D65CC2" w:rsidRDefault="00D65CC2" w:rsidP="00D65CC2">
      <w:pPr>
        <w:numPr>
          <w:ilvl w:val="1"/>
          <w:numId w:val="87"/>
        </w:numPr>
        <w:shd w:val="clear" w:color="auto" w:fill="FFFFFF"/>
        <w:spacing w:after="0" w:line="240" w:lineRule="auto"/>
        <w:ind w:left="1140" w:right="150"/>
        <w:rPr>
          <w:ins w:id="806" w:author="Unknown"/>
          <w:rFonts w:ascii="Roboto" w:eastAsia="Times New Roman" w:hAnsi="Roboto" w:cs="Times New Roman"/>
          <w:color w:val="000000"/>
          <w:sz w:val="24"/>
          <w:szCs w:val="24"/>
        </w:rPr>
      </w:pPr>
      <w:ins w:id="807" w:author="Unknown">
        <w:r w:rsidRPr="00D65CC2">
          <w:rPr>
            <w:rFonts w:ascii="Roboto" w:eastAsia="Times New Roman" w:hAnsi="Roboto" w:cs="Times New Roman"/>
            <w:color w:val="000000"/>
            <w:sz w:val="24"/>
            <w:szCs w:val="24"/>
          </w:rPr>
          <w:t>Create an express.js application and as there is no built-in middleware like errorhandler in express 4.0, therefore, the middleware need to be either installed or need to create a custom one.</w:t>
        </w:r>
      </w:ins>
    </w:p>
    <w:p w:rsidR="00D65CC2" w:rsidRPr="00D65CC2" w:rsidRDefault="00D65CC2" w:rsidP="00D65CC2">
      <w:pPr>
        <w:shd w:val="clear" w:color="auto" w:fill="FFFFFF"/>
        <w:spacing w:after="0" w:line="240" w:lineRule="auto"/>
        <w:ind w:left="150" w:right="150"/>
        <w:rPr>
          <w:ins w:id="808" w:author="Unknown"/>
          <w:rFonts w:ascii="Roboto" w:eastAsia="Times New Roman" w:hAnsi="Roboto" w:cs="Times New Roman"/>
          <w:color w:val="000000"/>
          <w:sz w:val="24"/>
          <w:szCs w:val="24"/>
        </w:rPr>
      </w:pPr>
      <w:ins w:id="809" w:author="Unknown">
        <w:r w:rsidRPr="00D65CC2">
          <w:rPr>
            <w:rFonts w:ascii="Roboto" w:eastAsia="Times New Roman" w:hAnsi="Roboto" w:cs="Times New Roman"/>
            <w:b/>
            <w:bCs/>
            <w:color w:val="000000"/>
            <w:sz w:val="24"/>
            <w:szCs w:val="24"/>
          </w:rPr>
          <w:t>Create a Middleware:</w:t>
        </w:r>
      </w:ins>
    </w:p>
    <w:p w:rsidR="00D65CC2" w:rsidRPr="00D65CC2" w:rsidRDefault="00D65CC2" w:rsidP="00D65CC2">
      <w:pPr>
        <w:numPr>
          <w:ilvl w:val="1"/>
          <w:numId w:val="87"/>
        </w:numPr>
        <w:shd w:val="clear" w:color="auto" w:fill="FFFFFF"/>
        <w:spacing w:after="0" w:line="240" w:lineRule="auto"/>
        <w:ind w:left="1140" w:right="150"/>
        <w:rPr>
          <w:ins w:id="810" w:author="Unknown"/>
          <w:rFonts w:ascii="Roboto" w:eastAsia="Times New Roman" w:hAnsi="Roboto" w:cs="Times New Roman"/>
          <w:color w:val="000000"/>
          <w:sz w:val="24"/>
          <w:szCs w:val="24"/>
        </w:rPr>
      </w:pPr>
      <w:ins w:id="811" w:author="Unknown">
        <w:r w:rsidRPr="00D65CC2">
          <w:rPr>
            <w:rFonts w:ascii="Roboto" w:eastAsia="Times New Roman" w:hAnsi="Roboto" w:cs="Times New Roman"/>
            <w:color w:val="000000"/>
            <w:sz w:val="24"/>
            <w:szCs w:val="24"/>
          </w:rPr>
          <w:t>Create a middleware as following:</w:t>
        </w:r>
        <w:r w:rsidRPr="00D65CC2">
          <w:rPr>
            <w:rFonts w:ascii="Roboto" w:eastAsia="Times New Roman" w:hAnsi="Roboto" w:cs="Times New Roman"/>
            <w:color w:val="000000"/>
            <w:sz w:val="24"/>
            <w:szCs w:val="24"/>
          </w:rPr>
          <w:br/>
        </w:r>
        <w:r w:rsidRPr="00D65CC2">
          <w:rPr>
            <w:rFonts w:ascii="Roboto" w:eastAsia="Times New Roman" w:hAnsi="Roboto" w:cs="Times New Roman"/>
            <w:color w:val="000000"/>
            <w:sz w:val="24"/>
            <w:szCs w:val="24"/>
          </w:rPr>
          <w:br/>
          <w:t>// error handler</w:t>
        </w:r>
        <w:r w:rsidRPr="00D65CC2">
          <w:rPr>
            <w:rFonts w:ascii="Roboto" w:eastAsia="Times New Roman" w:hAnsi="Roboto" w:cs="Times New Roman"/>
            <w:color w:val="000000"/>
            <w:sz w:val="24"/>
            <w:szCs w:val="24"/>
          </w:rPr>
          <w:br/>
          <w:t>app.use(function(err, req, res, next) {</w:t>
        </w:r>
        <w:r w:rsidRPr="00D65CC2">
          <w:rPr>
            <w:rFonts w:ascii="Roboto" w:eastAsia="Times New Roman" w:hAnsi="Roboto" w:cs="Times New Roman"/>
            <w:color w:val="000000"/>
            <w:sz w:val="24"/>
            <w:szCs w:val="24"/>
          </w:rPr>
          <w:br/>
          <w:t>// set locals, only providing error in development</w:t>
        </w:r>
        <w:r w:rsidRPr="00D65CC2">
          <w:rPr>
            <w:rFonts w:ascii="Roboto" w:eastAsia="Times New Roman" w:hAnsi="Roboto" w:cs="Times New Roman"/>
            <w:color w:val="000000"/>
            <w:sz w:val="24"/>
            <w:szCs w:val="24"/>
          </w:rPr>
          <w:br/>
          <w:t>res.locals.message = err.message;</w:t>
        </w:r>
        <w:r w:rsidRPr="00D65CC2">
          <w:rPr>
            <w:rFonts w:ascii="Roboto" w:eastAsia="Times New Roman" w:hAnsi="Roboto" w:cs="Times New Roman"/>
            <w:color w:val="000000"/>
            <w:sz w:val="24"/>
            <w:szCs w:val="24"/>
          </w:rPr>
          <w:br/>
          <w:t>res.locals.error = req.app.get('env') === 'development' ? err : {};</w:t>
        </w:r>
        <w:r w:rsidRPr="00D65CC2">
          <w:rPr>
            <w:rFonts w:ascii="Roboto" w:eastAsia="Times New Roman" w:hAnsi="Roboto" w:cs="Times New Roman"/>
            <w:color w:val="000000"/>
            <w:sz w:val="24"/>
            <w:szCs w:val="24"/>
          </w:rPr>
          <w:br/>
          <w:t>// render the error page</w:t>
        </w:r>
        <w:r w:rsidRPr="00D65CC2">
          <w:rPr>
            <w:rFonts w:ascii="Roboto" w:eastAsia="Times New Roman" w:hAnsi="Roboto" w:cs="Times New Roman"/>
            <w:color w:val="000000"/>
            <w:sz w:val="24"/>
            <w:szCs w:val="24"/>
          </w:rPr>
          <w:br/>
          <w:t>res.status(err.status || 500);</w:t>
        </w:r>
        <w:r w:rsidRPr="00D65CC2">
          <w:rPr>
            <w:rFonts w:ascii="Roboto" w:eastAsia="Times New Roman" w:hAnsi="Roboto" w:cs="Times New Roman"/>
            <w:color w:val="000000"/>
            <w:sz w:val="24"/>
            <w:szCs w:val="24"/>
          </w:rPr>
          <w:br/>
          <w:t>res.render('error');</w:t>
        </w:r>
        <w:r w:rsidRPr="00D65CC2">
          <w:rPr>
            <w:rFonts w:ascii="Roboto" w:eastAsia="Times New Roman" w:hAnsi="Roboto" w:cs="Times New Roman"/>
            <w:color w:val="000000"/>
            <w:sz w:val="24"/>
            <w:szCs w:val="24"/>
          </w:rPr>
          <w:br/>
          <w:t>});</w:t>
        </w:r>
      </w:ins>
    </w:p>
    <w:p w:rsidR="00D65CC2" w:rsidRPr="00D65CC2" w:rsidRDefault="00D65CC2" w:rsidP="00D65CC2">
      <w:pPr>
        <w:shd w:val="clear" w:color="auto" w:fill="FFFFFF"/>
        <w:spacing w:after="0" w:line="240" w:lineRule="auto"/>
        <w:ind w:left="150" w:right="150"/>
        <w:rPr>
          <w:ins w:id="812" w:author="Unknown"/>
          <w:rFonts w:ascii="Roboto" w:eastAsia="Times New Roman" w:hAnsi="Roboto" w:cs="Times New Roman"/>
          <w:color w:val="000000"/>
          <w:sz w:val="24"/>
          <w:szCs w:val="24"/>
        </w:rPr>
      </w:pPr>
      <w:ins w:id="813" w:author="Unknown">
        <w:r w:rsidRPr="00D65CC2">
          <w:rPr>
            <w:rFonts w:ascii="Roboto" w:eastAsia="Times New Roman" w:hAnsi="Roboto" w:cs="Times New Roman"/>
            <w:b/>
            <w:bCs/>
            <w:color w:val="000000"/>
            <w:sz w:val="24"/>
            <w:szCs w:val="24"/>
          </w:rPr>
          <w:t>Install Error Handler Middleware:</w:t>
        </w:r>
      </w:ins>
    </w:p>
    <w:p w:rsidR="00D65CC2" w:rsidRPr="00D65CC2" w:rsidRDefault="00D65CC2" w:rsidP="00D65CC2">
      <w:pPr>
        <w:numPr>
          <w:ilvl w:val="1"/>
          <w:numId w:val="87"/>
        </w:numPr>
        <w:shd w:val="clear" w:color="auto" w:fill="FFFFFF"/>
        <w:spacing w:after="0" w:line="240" w:lineRule="auto"/>
        <w:ind w:left="1140" w:right="150"/>
        <w:rPr>
          <w:ins w:id="814" w:author="Unknown"/>
          <w:rFonts w:ascii="Roboto" w:eastAsia="Times New Roman" w:hAnsi="Roboto" w:cs="Times New Roman"/>
          <w:color w:val="000000"/>
          <w:sz w:val="24"/>
          <w:szCs w:val="24"/>
        </w:rPr>
      </w:pPr>
      <w:ins w:id="815" w:author="Unknown">
        <w:r w:rsidRPr="00D65CC2">
          <w:rPr>
            <w:rFonts w:ascii="Roboto" w:eastAsia="Times New Roman" w:hAnsi="Roboto" w:cs="Times New Roman"/>
            <w:color w:val="000000"/>
            <w:sz w:val="24"/>
            <w:szCs w:val="24"/>
          </w:rPr>
          <w:t>Install errorhandler.</w:t>
        </w:r>
        <w:r w:rsidRPr="00D65CC2">
          <w:rPr>
            <w:rFonts w:ascii="Roboto" w:eastAsia="Times New Roman" w:hAnsi="Roboto" w:cs="Times New Roman"/>
            <w:color w:val="000000"/>
            <w:sz w:val="24"/>
            <w:szCs w:val="24"/>
          </w:rPr>
          <w:br/>
          <w:t>npm install errorhandler --save</w:t>
        </w:r>
      </w:ins>
    </w:p>
    <w:p w:rsidR="00D65CC2" w:rsidRPr="00D65CC2" w:rsidRDefault="00D65CC2" w:rsidP="00D65CC2">
      <w:pPr>
        <w:numPr>
          <w:ilvl w:val="1"/>
          <w:numId w:val="87"/>
        </w:numPr>
        <w:shd w:val="clear" w:color="auto" w:fill="FFFFFF"/>
        <w:spacing w:after="0" w:line="240" w:lineRule="auto"/>
        <w:ind w:left="1140" w:right="150"/>
        <w:rPr>
          <w:ins w:id="816" w:author="Unknown"/>
          <w:rFonts w:ascii="Roboto" w:eastAsia="Times New Roman" w:hAnsi="Roboto" w:cs="Times New Roman"/>
          <w:color w:val="000000"/>
          <w:sz w:val="24"/>
          <w:szCs w:val="24"/>
        </w:rPr>
      </w:pPr>
      <w:ins w:id="817" w:author="Unknown">
        <w:r w:rsidRPr="00D65CC2">
          <w:rPr>
            <w:rFonts w:ascii="Roboto" w:eastAsia="Times New Roman" w:hAnsi="Roboto" w:cs="Times New Roman"/>
            <w:color w:val="000000"/>
            <w:sz w:val="24"/>
            <w:szCs w:val="24"/>
          </w:rPr>
          <w:t>Create a variable.</w:t>
        </w:r>
        <w:r w:rsidRPr="00D65CC2">
          <w:rPr>
            <w:rFonts w:ascii="Roboto" w:eastAsia="Times New Roman" w:hAnsi="Roboto" w:cs="Times New Roman"/>
            <w:color w:val="000000"/>
            <w:sz w:val="24"/>
            <w:szCs w:val="24"/>
          </w:rPr>
          <w:br/>
          <w:t>var errorhandler = require('errorhandler')</w:t>
        </w:r>
      </w:ins>
    </w:p>
    <w:p w:rsidR="00D65CC2" w:rsidRPr="00D65CC2" w:rsidRDefault="00D65CC2" w:rsidP="00D65CC2">
      <w:pPr>
        <w:numPr>
          <w:ilvl w:val="1"/>
          <w:numId w:val="87"/>
        </w:numPr>
        <w:shd w:val="clear" w:color="auto" w:fill="FFFFFF"/>
        <w:spacing w:after="0" w:line="240" w:lineRule="auto"/>
        <w:ind w:left="1140" w:right="150"/>
        <w:rPr>
          <w:ins w:id="818" w:author="Unknown"/>
          <w:rFonts w:ascii="Roboto" w:eastAsia="Times New Roman" w:hAnsi="Roboto" w:cs="Times New Roman"/>
          <w:color w:val="000000"/>
          <w:sz w:val="24"/>
          <w:szCs w:val="24"/>
        </w:rPr>
      </w:pPr>
      <w:ins w:id="819" w:author="Unknown">
        <w:r w:rsidRPr="00D65CC2">
          <w:rPr>
            <w:rFonts w:ascii="Roboto" w:eastAsia="Times New Roman" w:hAnsi="Roboto" w:cs="Times New Roman"/>
            <w:color w:val="000000"/>
            <w:sz w:val="24"/>
            <w:szCs w:val="24"/>
          </w:rPr>
          <w:t>Use the middleware as following:</w:t>
        </w:r>
        <w:r w:rsidRPr="00D65CC2">
          <w:rPr>
            <w:rFonts w:ascii="Roboto" w:eastAsia="Times New Roman" w:hAnsi="Roboto" w:cs="Times New Roman"/>
            <w:color w:val="000000"/>
            <w:sz w:val="24"/>
            <w:szCs w:val="24"/>
          </w:rPr>
          <w:br/>
        </w:r>
        <w:r w:rsidRPr="00D65CC2">
          <w:rPr>
            <w:rFonts w:ascii="Roboto" w:eastAsia="Times New Roman" w:hAnsi="Roboto" w:cs="Times New Roman"/>
            <w:color w:val="000000"/>
            <w:sz w:val="24"/>
            <w:szCs w:val="24"/>
          </w:rPr>
          <w:br/>
          <w:t>if (process.env.NODE_ENV === 'development') {</w:t>
        </w:r>
        <w:r w:rsidRPr="00D65CC2">
          <w:rPr>
            <w:rFonts w:ascii="Roboto" w:eastAsia="Times New Roman" w:hAnsi="Roboto" w:cs="Times New Roman"/>
            <w:color w:val="000000"/>
            <w:sz w:val="24"/>
            <w:szCs w:val="24"/>
          </w:rPr>
          <w:br/>
          <w:t> // only use in development </w:t>
        </w:r>
        <w:r w:rsidRPr="00D65CC2">
          <w:rPr>
            <w:rFonts w:ascii="Roboto" w:eastAsia="Times New Roman" w:hAnsi="Roboto" w:cs="Times New Roman"/>
            <w:color w:val="000000"/>
            <w:sz w:val="24"/>
            <w:szCs w:val="24"/>
          </w:rPr>
          <w:br/>
          <w:t>  app.use(errorhandler({log: errorNotification}))</w:t>
        </w:r>
        <w:r w:rsidRPr="00D65CC2">
          <w:rPr>
            <w:rFonts w:ascii="Roboto" w:eastAsia="Times New Roman" w:hAnsi="Roboto" w:cs="Times New Roman"/>
            <w:color w:val="000000"/>
            <w:sz w:val="24"/>
            <w:szCs w:val="24"/>
          </w:rPr>
          <w:br/>
          <w:t>}</w:t>
        </w:r>
        <w:r w:rsidRPr="00D65CC2">
          <w:rPr>
            <w:rFonts w:ascii="Roboto" w:eastAsia="Times New Roman" w:hAnsi="Roboto" w:cs="Times New Roman"/>
            <w:color w:val="000000"/>
            <w:sz w:val="24"/>
            <w:szCs w:val="24"/>
          </w:rPr>
          <w:br/>
          <w:t>function errorNotification(err, str, req) {</w:t>
        </w:r>
        <w:r w:rsidRPr="00D65CC2">
          <w:rPr>
            <w:rFonts w:ascii="Roboto" w:eastAsia="Times New Roman" w:hAnsi="Roboto" w:cs="Times New Roman"/>
            <w:color w:val="000000"/>
            <w:sz w:val="24"/>
            <w:szCs w:val="24"/>
          </w:rPr>
          <w:br/>
        </w:r>
        <w:r w:rsidRPr="00D65CC2">
          <w:rPr>
            <w:rFonts w:ascii="Roboto" w:eastAsia="Times New Roman" w:hAnsi="Roboto" w:cs="Times New Roman"/>
            <w:color w:val="000000"/>
            <w:sz w:val="24"/>
            <w:szCs w:val="24"/>
          </w:rPr>
          <w:lastRenderedPageBreak/>
          <w:t> var title = 'Error in ' + req.method + ' ' + req.url</w:t>
        </w:r>
        <w:r w:rsidRPr="00D65CC2">
          <w:rPr>
            <w:rFonts w:ascii="Roboto" w:eastAsia="Times New Roman" w:hAnsi="Roboto" w:cs="Times New Roman"/>
            <w:color w:val="000000"/>
            <w:sz w:val="24"/>
            <w:szCs w:val="24"/>
          </w:rPr>
          <w:br/>
          <w:t> notifier.notify({</w:t>
        </w:r>
        <w:r w:rsidRPr="00D65CC2">
          <w:rPr>
            <w:rFonts w:ascii="Roboto" w:eastAsia="Times New Roman" w:hAnsi="Roboto" w:cs="Times New Roman"/>
            <w:color w:val="000000"/>
            <w:sz w:val="24"/>
            <w:szCs w:val="24"/>
          </w:rPr>
          <w:br/>
          <w:t>   title: title,</w:t>
        </w:r>
        <w:r w:rsidRPr="00D65CC2">
          <w:rPr>
            <w:rFonts w:ascii="Roboto" w:eastAsia="Times New Roman" w:hAnsi="Roboto" w:cs="Times New Roman"/>
            <w:color w:val="000000"/>
            <w:sz w:val="24"/>
            <w:szCs w:val="24"/>
          </w:rPr>
          <w:br/>
          <w:t>   message: str</w:t>
        </w:r>
        <w:r w:rsidRPr="00D65CC2">
          <w:rPr>
            <w:rFonts w:ascii="Roboto" w:eastAsia="Times New Roman" w:hAnsi="Roboto" w:cs="Times New Roman"/>
            <w:color w:val="000000"/>
            <w:sz w:val="24"/>
            <w:szCs w:val="24"/>
          </w:rPr>
          <w:br/>
          <w:t> })</w:t>
        </w:r>
        <w:r w:rsidRPr="00D65CC2">
          <w:rPr>
            <w:rFonts w:ascii="Roboto" w:eastAsia="Times New Roman" w:hAnsi="Roboto" w:cs="Times New Roman"/>
            <w:color w:val="000000"/>
            <w:sz w:val="24"/>
            <w:szCs w:val="24"/>
          </w:rPr>
          <w:br/>
          <w:t>}</w:t>
        </w:r>
      </w:ins>
    </w:p>
    <w:p w:rsidR="00D65CC2" w:rsidRPr="00D65CC2" w:rsidRDefault="00D65CC2" w:rsidP="00D65CC2">
      <w:pPr>
        <w:shd w:val="clear" w:color="auto" w:fill="FFFFFF"/>
        <w:spacing w:after="0" w:line="240" w:lineRule="auto"/>
        <w:ind w:left="150" w:right="150"/>
        <w:rPr>
          <w:ins w:id="820" w:author="Unknown"/>
          <w:rFonts w:ascii="Roboto" w:eastAsia="Times New Roman" w:hAnsi="Roboto" w:cs="Times New Roman"/>
          <w:color w:val="000000"/>
          <w:sz w:val="24"/>
          <w:szCs w:val="24"/>
        </w:rPr>
      </w:pPr>
      <w:ins w:id="821" w:author="Unknown">
        <w:r w:rsidRPr="00D65CC2">
          <w:rPr>
            <w:rFonts w:ascii="Roboto" w:eastAsia="Times New Roman" w:hAnsi="Roboto" w:cs="Times New Roman"/>
            <w:color w:val="000000"/>
            <w:sz w:val="24"/>
            <w:szCs w:val="24"/>
          </w:rPr>
          <w:fldChar w:fldCharType="begin"/>
        </w:r>
        <w:r w:rsidRPr="00D65CC2">
          <w:rPr>
            <w:rFonts w:ascii="Roboto" w:eastAsia="Times New Roman" w:hAnsi="Roboto" w:cs="Times New Roman"/>
            <w:color w:val="000000"/>
            <w:sz w:val="24"/>
            <w:szCs w:val="24"/>
          </w:rPr>
          <w:instrText xml:space="preserve"> HYPERLINK "https://www.wisdomjobs.com/e-university/ajax-interview-questions.html" \o "AJAX Interview Questions" </w:instrText>
        </w:r>
        <w:r w:rsidRPr="00D65CC2">
          <w:rPr>
            <w:rFonts w:ascii="Roboto" w:eastAsia="Times New Roman" w:hAnsi="Roboto" w:cs="Times New Roman"/>
            <w:color w:val="000000"/>
            <w:sz w:val="24"/>
            <w:szCs w:val="24"/>
          </w:rPr>
          <w:fldChar w:fldCharType="separate"/>
        </w:r>
        <w:r w:rsidRPr="00D65CC2">
          <w:rPr>
            <w:rFonts w:ascii="Roboto" w:eastAsia="Times New Roman" w:hAnsi="Roboto" w:cs="Times New Roman"/>
            <w:color w:val="337AB7"/>
            <w:sz w:val="24"/>
            <w:szCs w:val="24"/>
            <w:u w:val="single"/>
            <w:bdr w:val="single" w:sz="6" w:space="7" w:color="0277BB" w:frame="1"/>
          </w:rPr>
          <w:t>AJAX Interview Questions</w:t>
        </w:r>
        <w:r w:rsidRPr="00D65CC2">
          <w:rPr>
            <w:rFonts w:ascii="Roboto" w:eastAsia="Times New Roman" w:hAnsi="Roboto" w:cs="Times New Roman"/>
            <w:color w:val="000000"/>
            <w:sz w:val="24"/>
            <w:szCs w:val="24"/>
          </w:rPr>
          <w:fldChar w:fldCharType="end"/>
        </w:r>
      </w:ins>
    </w:p>
    <w:p w:rsidR="00D65CC2" w:rsidRPr="00D65CC2" w:rsidRDefault="00D65CC2" w:rsidP="00D65CC2">
      <w:pPr>
        <w:numPr>
          <w:ilvl w:val="0"/>
          <w:numId w:val="87"/>
        </w:numPr>
        <w:shd w:val="clear" w:color="auto" w:fill="FFFFFF"/>
        <w:spacing w:after="0" w:line="240" w:lineRule="auto"/>
        <w:ind w:left="150" w:right="150"/>
        <w:rPr>
          <w:ins w:id="822" w:author="Unknown"/>
          <w:rFonts w:ascii="Roboto" w:eastAsia="Times New Roman" w:hAnsi="Roboto" w:cs="Times New Roman"/>
          <w:color w:val="000000"/>
          <w:sz w:val="24"/>
          <w:szCs w:val="24"/>
        </w:rPr>
      </w:pPr>
      <w:ins w:id="823" w:author="Unknown">
        <w:r w:rsidRPr="00D65CC2">
          <w:rPr>
            <w:rFonts w:ascii="Roboto" w:eastAsia="Times New Roman" w:hAnsi="Roboto" w:cs="Times New Roman"/>
            <w:b/>
            <w:bCs/>
            <w:color w:val="000000"/>
            <w:sz w:val="24"/>
            <w:szCs w:val="24"/>
          </w:rPr>
          <w:t>Question 19. How To Enable Debugging In Express App?</w:t>
        </w:r>
      </w:ins>
    </w:p>
    <w:p w:rsidR="00D65CC2" w:rsidRPr="00D65CC2" w:rsidRDefault="00D65CC2" w:rsidP="00D65CC2">
      <w:pPr>
        <w:shd w:val="clear" w:color="auto" w:fill="FFFFFF"/>
        <w:spacing w:after="0" w:line="240" w:lineRule="auto"/>
        <w:ind w:left="150" w:right="150"/>
        <w:rPr>
          <w:ins w:id="824" w:author="Unknown"/>
          <w:rFonts w:ascii="Roboto" w:eastAsia="Times New Roman" w:hAnsi="Roboto" w:cs="Times New Roman"/>
          <w:color w:val="000000"/>
          <w:sz w:val="24"/>
          <w:szCs w:val="24"/>
        </w:rPr>
      </w:pPr>
      <w:ins w:id="825" w:author="Unknown">
        <w:r w:rsidRPr="00D65CC2">
          <w:rPr>
            <w:rFonts w:ascii="Roboto" w:eastAsia="Times New Roman" w:hAnsi="Roboto" w:cs="Times New Roman"/>
            <w:b/>
            <w:bCs/>
            <w:color w:val="2DA506"/>
            <w:sz w:val="24"/>
            <w:szCs w:val="24"/>
          </w:rPr>
          <w:t>Answer :</w:t>
        </w:r>
      </w:ins>
    </w:p>
    <w:p w:rsidR="00D65CC2" w:rsidRPr="00D65CC2" w:rsidRDefault="00D65CC2" w:rsidP="00D65CC2">
      <w:pPr>
        <w:shd w:val="clear" w:color="auto" w:fill="FFFFFF"/>
        <w:spacing w:after="75" w:line="240" w:lineRule="auto"/>
        <w:ind w:left="150" w:right="150"/>
        <w:rPr>
          <w:ins w:id="826" w:author="Unknown"/>
          <w:rFonts w:ascii="Roboto" w:eastAsia="Times New Roman" w:hAnsi="Roboto" w:cs="Times New Roman"/>
          <w:color w:val="000000"/>
          <w:sz w:val="24"/>
          <w:szCs w:val="24"/>
        </w:rPr>
      </w:pPr>
      <w:ins w:id="827" w:author="Unknown">
        <w:r w:rsidRPr="00D65CC2">
          <w:rPr>
            <w:rFonts w:ascii="Roboto" w:eastAsia="Times New Roman" w:hAnsi="Roboto" w:cs="Times New Roman"/>
            <w:color w:val="000000"/>
            <w:sz w:val="24"/>
            <w:szCs w:val="24"/>
          </w:rPr>
          <w:t>In different Operating Systems, we have following commands:</w:t>
        </w:r>
      </w:ins>
    </w:p>
    <w:p w:rsidR="00D65CC2" w:rsidRPr="00D65CC2" w:rsidRDefault="00D65CC2" w:rsidP="00D65CC2">
      <w:pPr>
        <w:shd w:val="clear" w:color="auto" w:fill="FFFFFF"/>
        <w:spacing w:after="0" w:line="240" w:lineRule="auto"/>
        <w:ind w:left="150" w:right="150"/>
        <w:rPr>
          <w:ins w:id="828" w:author="Unknown"/>
          <w:rFonts w:ascii="Roboto" w:eastAsia="Times New Roman" w:hAnsi="Roboto" w:cs="Times New Roman"/>
          <w:color w:val="000000"/>
          <w:sz w:val="24"/>
          <w:szCs w:val="24"/>
        </w:rPr>
      </w:pPr>
      <w:ins w:id="829" w:author="Unknown">
        <w:r w:rsidRPr="00D65CC2">
          <w:rPr>
            <w:rFonts w:ascii="Roboto" w:eastAsia="Times New Roman" w:hAnsi="Roboto" w:cs="Times New Roman"/>
            <w:b/>
            <w:bCs/>
            <w:color w:val="000000"/>
            <w:sz w:val="24"/>
            <w:szCs w:val="24"/>
          </w:rPr>
          <w:t>On Linux the command would be as follows:</w:t>
        </w:r>
      </w:ins>
    </w:p>
    <w:p w:rsidR="00D65CC2" w:rsidRPr="00D65CC2" w:rsidRDefault="00D65CC2" w:rsidP="00D65CC2">
      <w:pPr>
        <w:shd w:val="clear" w:color="auto" w:fill="FFFFFF"/>
        <w:spacing w:after="75" w:line="240" w:lineRule="auto"/>
        <w:ind w:left="150" w:right="150"/>
        <w:rPr>
          <w:ins w:id="830" w:author="Unknown"/>
          <w:rFonts w:ascii="Roboto" w:eastAsia="Times New Roman" w:hAnsi="Roboto" w:cs="Times New Roman"/>
          <w:color w:val="000000"/>
          <w:sz w:val="24"/>
          <w:szCs w:val="24"/>
        </w:rPr>
      </w:pPr>
      <w:ins w:id="831" w:author="Unknown">
        <w:r w:rsidRPr="00D65CC2">
          <w:rPr>
            <w:rFonts w:ascii="Roboto" w:eastAsia="Times New Roman" w:hAnsi="Roboto" w:cs="Times New Roman"/>
            <w:color w:val="000000"/>
            <w:sz w:val="24"/>
            <w:szCs w:val="24"/>
          </w:rPr>
          <w:t>  $ DEBUG=express:* node index.js</w:t>
        </w:r>
      </w:ins>
    </w:p>
    <w:p w:rsidR="00D65CC2" w:rsidRPr="00D65CC2" w:rsidRDefault="00D65CC2" w:rsidP="00D65CC2">
      <w:pPr>
        <w:shd w:val="clear" w:color="auto" w:fill="FFFFFF"/>
        <w:spacing w:after="0" w:line="240" w:lineRule="auto"/>
        <w:ind w:left="150" w:right="150"/>
        <w:rPr>
          <w:ins w:id="832" w:author="Unknown"/>
          <w:rFonts w:ascii="Roboto" w:eastAsia="Times New Roman" w:hAnsi="Roboto" w:cs="Times New Roman"/>
          <w:color w:val="000000"/>
          <w:sz w:val="24"/>
          <w:szCs w:val="24"/>
        </w:rPr>
      </w:pPr>
      <w:ins w:id="833" w:author="Unknown">
        <w:r w:rsidRPr="00D65CC2">
          <w:rPr>
            <w:rFonts w:ascii="Roboto" w:eastAsia="Times New Roman" w:hAnsi="Roboto" w:cs="Times New Roman"/>
            <w:b/>
            <w:bCs/>
            <w:color w:val="000000"/>
            <w:sz w:val="24"/>
            <w:szCs w:val="24"/>
          </w:rPr>
          <w:t>On Windows the command would be:</w:t>
        </w:r>
      </w:ins>
    </w:p>
    <w:p w:rsidR="00D65CC2" w:rsidRPr="00D65CC2" w:rsidRDefault="00D65CC2" w:rsidP="00D65CC2">
      <w:pPr>
        <w:shd w:val="clear" w:color="auto" w:fill="FFFFFF"/>
        <w:spacing w:after="75" w:line="240" w:lineRule="auto"/>
        <w:ind w:left="150" w:right="150"/>
        <w:rPr>
          <w:ins w:id="834" w:author="Unknown"/>
          <w:rFonts w:ascii="Roboto" w:eastAsia="Times New Roman" w:hAnsi="Roboto" w:cs="Times New Roman"/>
          <w:color w:val="000000"/>
          <w:sz w:val="24"/>
          <w:szCs w:val="24"/>
        </w:rPr>
      </w:pPr>
      <w:ins w:id="835" w:author="Unknown">
        <w:r w:rsidRPr="00D65CC2">
          <w:rPr>
            <w:rFonts w:ascii="Roboto" w:eastAsia="Times New Roman" w:hAnsi="Roboto" w:cs="Times New Roman"/>
            <w:color w:val="000000"/>
            <w:sz w:val="24"/>
            <w:szCs w:val="24"/>
          </w:rPr>
          <w:t>  set DEBUG=express:* &amp; node index.js</w:t>
        </w:r>
      </w:ins>
    </w:p>
    <w:p w:rsidR="00D65CC2" w:rsidRPr="00D65CC2" w:rsidRDefault="00D65CC2" w:rsidP="00D65CC2">
      <w:pPr>
        <w:shd w:val="clear" w:color="auto" w:fill="FFFFFF"/>
        <w:spacing w:after="0" w:line="240" w:lineRule="auto"/>
        <w:ind w:left="150" w:right="150"/>
        <w:rPr>
          <w:ins w:id="836" w:author="Unknown"/>
          <w:rFonts w:ascii="Roboto" w:eastAsia="Times New Roman" w:hAnsi="Roboto" w:cs="Times New Roman"/>
          <w:color w:val="000000"/>
          <w:sz w:val="24"/>
          <w:szCs w:val="24"/>
        </w:rPr>
      </w:pPr>
      <w:ins w:id="837" w:author="Unknown">
        <w:r w:rsidRPr="00D65CC2">
          <w:rPr>
            <w:rFonts w:ascii="Roboto" w:eastAsia="Times New Roman" w:hAnsi="Roboto" w:cs="Times New Roman"/>
            <w:color w:val="000000"/>
            <w:sz w:val="24"/>
            <w:szCs w:val="24"/>
          </w:rPr>
          <w:fldChar w:fldCharType="begin"/>
        </w:r>
        <w:r w:rsidRPr="00D65CC2">
          <w:rPr>
            <w:rFonts w:ascii="Roboto" w:eastAsia="Times New Roman" w:hAnsi="Roboto" w:cs="Times New Roman"/>
            <w:color w:val="000000"/>
            <w:sz w:val="24"/>
            <w:szCs w:val="24"/>
          </w:rPr>
          <w:instrText xml:space="preserve"> HYPERLINK "https://www.wisdomjobs.com/e-university/css-tutorial-1198.html" \o "CSS Tutorial" </w:instrText>
        </w:r>
        <w:r w:rsidRPr="00D65CC2">
          <w:rPr>
            <w:rFonts w:ascii="Roboto" w:eastAsia="Times New Roman" w:hAnsi="Roboto" w:cs="Times New Roman"/>
            <w:color w:val="000000"/>
            <w:sz w:val="24"/>
            <w:szCs w:val="24"/>
          </w:rPr>
          <w:fldChar w:fldCharType="separate"/>
        </w:r>
        <w:r w:rsidRPr="00D65CC2">
          <w:rPr>
            <w:rFonts w:ascii="Roboto" w:eastAsia="Times New Roman" w:hAnsi="Roboto" w:cs="Times New Roman"/>
            <w:color w:val="337AB7"/>
            <w:sz w:val="24"/>
            <w:szCs w:val="24"/>
            <w:u w:val="single"/>
            <w:bdr w:val="single" w:sz="6" w:space="7" w:color="0277BB" w:frame="1"/>
          </w:rPr>
          <w:t>CSS Tutorial</w:t>
        </w:r>
        <w:r w:rsidRPr="00D65CC2">
          <w:rPr>
            <w:rFonts w:ascii="Roboto" w:eastAsia="Times New Roman" w:hAnsi="Roboto" w:cs="Times New Roman"/>
            <w:color w:val="000000"/>
            <w:sz w:val="24"/>
            <w:szCs w:val="24"/>
          </w:rPr>
          <w:fldChar w:fldCharType="end"/>
        </w:r>
      </w:ins>
    </w:p>
    <w:p w:rsidR="00D65CC2" w:rsidRPr="00D65CC2" w:rsidRDefault="00D65CC2" w:rsidP="00D65CC2">
      <w:pPr>
        <w:numPr>
          <w:ilvl w:val="0"/>
          <w:numId w:val="87"/>
        </w:numPr>
        <w:shd w:val="clear" w:color="auto" w:fill="FFFFFF"/>
        <w:spacing w:after="0" w:line="240" w:lineRule="auto"/>
        <w:ind w:left="150" w:right="150"/>
        <w:rPr>
          <w:ins w:id="838" w:author="Unknown"/>
          <w:rFonts w:ascii="Roboto" w:eastAsia="Times New Roman" w:hAnsi="Roboto" w:cs="Times New Roman"/>
          <w:color w:val="000000"/>
          <w:sz w:val="24"/>
          <w:szCs w:val="24"/>
        </w:rPr>
      </w:pPr>
      <w:ins w:id="839" w:author="Unknown">
        <w:r w:rsidRPr="00D65CC2">
          <w:rPr>
            <w:rFonts w:ascii="Roboto" w:eastAsia="Times New Roman" w:hAnsi="Roboto" w:cs="Times New Roman"/>
            <w:b/>
            <w:bCs/>
            <w:color w:val="000000"/>
            <w:sz w:val="24"/>
            <w:szCs w:val="24"/>
          </w:rPr>
          <w:t>Question 20. How To Implement Jwt Authentication In Express App ? Explain With Example?</w:t>
        </w:r>
      </w:ins>
    </w:p>
    <w:p w:rsidR="00D65CC2" w:rsidRPr="00D65CC2" w:rsidRDefault="00D65CC2" w:rsidP="00D65CC2">
      <w:pPr>
        <w:shd w:val="clear" w:color="auto" w:fill="FFFFFF"/>
        <w:spacing w:after="0" w:line="240" w:lineRule="auto"/>
        <w:ind w:left="150" w:right="150"/>
        <w:rPr>
          <w:ins w:id="840" w:author="Unknown"/>
          <w:rFonts w:ascii="Roboto" w:eastAsia="Times New Roman" w:hAnsi="Roboto" w:cs="Times New Roman"/>
          <w:color w:val="000000"/>
          <w:sz w:val="24"/>
          <w:szCs w:val="24"/>
        </w:rPr>
      </w:pPr>
      <w:ins w:id="841" w:author="Unknown">
        <w:r w:rsidRPr="00D65CC2">
          <w:rPr>
            <w:rFonts w:ascii="Roboto" w:eastAsia="Times New Roman" w:hAnsi="Roboto" w:cs="Times New Roman"/>
            <w:b/>
            <w:bCs/>
            <w:color w:val="2DA506"/>
            <w:sz w:val="24"/>
            <w:szCs w:val="24"/>
          </w:rPr>
          <w:t>Answer :</w:t>
        </w:r>
      </w:ins>
    </w:p>
    <w:p w:rsidR="00D65CC2" w:rsidRPr="00D65CC2" w:rsidRDefault="00D65CC2" w:rsidP="00D65CC2">
      <w:pPr>
        <w:numPr>
          <w:ilvl w:val="1"/>
          <w:numId w:val="87"/>
        </w:numPr>
        <w:shd w:val="clear" w:color="auto" w:fill="FFFFFF"/>
        <w:spacing w:after="0" w:line="240" w:lineRule="auto"/>
        <w:ind w:left="1140" w:right="150"/>
        <w:rPr>
          <w:ins w:id="842" w:author="Unknown"/>
          <w:rFonts w:ascii="Roboto" w:eastAsia="Times New Roman" w:hAnsi="Roboto" w:cs="Times New Roman"/>
          <w:color w:val="000000"/>
          <w:sz w:val="24"/>
          <w:szCs w:val="24"/>
        </w:rPr>
      </w:pPr>
      <w:ins w:id="843" w:author="Unknown">
        <w:r w:rsidRPr="00D65CC2">
          <w:rPr>
            <w:rFonts w:ascii="Roboto" w:eastAsia="Times New Roman" w:hAnsi="Roboto" w:cs="Times New Roman"/>
            <w:color w:val="000000"/>
            <w:sz w:val="24"/>
            <w:szCs w:val="24"/>
          </w:rPr>
          <w:t>Create a folder called ‘keys’ inside project folder.</w:t>
        </w:r>
      </w:ins>
    </w:p>
    <w:p w:rsidR="00D65CC2" w:rsidRPr="00D65CC2" w:rsidRDefault="00D65CC2" w:rsidP="00D65CC2">
      <w:pPr>
        <w:numPr>
          <w:ilvl w:val="1"/>
          <w:numId w:val="87"/>
        </w:numPr>
        <w:shd w:val="clear" w:color="auto" w:fill="FFFFFF"/>
        <w:spacing w:after="0" w:line="240" w:lineRule="auto"/>
        <w:ind w:left="1140" w:right="150"/>
        <w:rPr>
          <w:ins w:id="844" w:author="Unknown"/>
          <w:rFonts w:ascii="Roboto" w:eastAsia="Times New Roman" w:hAnsi="Roboto" w:cs="Times New Roman"/>
          <w:color w:val="000000"/>
          <w:sz w:val="24"/>
          <w:szCs w:val="24"/>
        </w:rPr>
      </w:pPr>
      <w:ins w:id="845" w:author="Unknown">
        <w:r w:rsidRPr="00D65CC2">
          <w:rPr>
            <w:rFonts w:ascii="Roboto" w:eastAsia="Times New Roman" w:hAnsi="Roboto" w:cs="Times New Roman"/>
            <w:color w:val="000000"/>
            <w:sz w:val="24"/>
            <w:szCs w:val="24"/>
          </w:rPr>
          <w:t>Install some dependencies as following:</w:t>
        </w:r>
      </w:ins>
    </w:p>
    <w:p w:rsidR="00D65CC2" w:rsidRPr="00D65CC2" w:rsidRDefault="00D65CC2" w:rsidP="00D65CC2">
      <w:pPr>
        <w:shd w:val="clear" w:color="auto" w:fill="FFFFFF"/>
        <w:spacing w:after="75" w:line="240" w:lineRule="auto"/>
        <w:ind w:left="150" w:right="150"/>
        <w:rPr>
          <w:ins w:id="846" w:author="Unknown"/>
          <w:rFonts w:ascii="Roboto" w:eastAsia="Times New Roman" w:hAnsi="Roboto" w:cs="Times New Roman"/>
          <w:color w:val="000000"/>
          <w:sz w:val="24"/>
          <w:szCs w:val="24"/>
        </w:rPr>
      </w:pPr>
      <w:ins w:id="847" w:author="Unknown">
        <w:r w:rsidRPr="00D65CC2">
          <w:rPr>
            <w:rFonts w:ascii="Roboto" w:eastAsia="Times New Roman" w:hAnsi="Roboto" w:cs="Times New Roman"/>
            <w:color w:val="000000"/>
            <w:sz w:val="24"/>
            <w:szCs w:val="24"/>
          </w:rPr>
          <w:t>  Npm install jsonwebtoken –save</w:t>
        </w:r>
      </w:ins>
    </w:p>
    <w:p w:rsidR="00D65CC2" w:rsidRPr="00D65CC2" w:rsidRDefault="00D65CC2" w:rsidP="00D65CC2">
      <w:pPr>
        <w:numPr>
          <w:ilvl w:val="1"/>
          <w:numId w:val="87"/>
        </w:numPr>
        <w:shd w:val="clear" w:color="auto" w:fill="FFFFFF"/>
        <w:spacing w:after="0" w:line="240" w:lineRule="auto"/>
        <w:ind w:left="1140" w:right="150"/>
        <w:rPr>
          <w:ins w:id="848" w:author="Unknown"/>
          <w:rFonts w:ascii="Roboto" w:eastAsia="Times New Roman" w:hAnsi="Roboto" w:cs="Times New Roman"/>
          <w:color w:val="000000"/>
          <w:sz w:val="24"/>
          <w:szCs w:val="24"/>
        </w:rPr>
      </w:pPr>
      <w:ins w:id="849" w:author="Unknown">
        <w:r w:rsidRPr="00D65CC2">
          <w:rPr>
            <w:rFonts w:ascii="Roboto" w:eastAsia="Times New Roman" w:hAnsi="Roboto" w:cs="Times New Roman"/>
            <w:color w:val="000000"/>
            <w:sz w:val="24"/>
            <w:szCs w:val="24"/>
          </w:rPr>
          <w:t>Add the login router routes/index.js</w:t>
        </w:r>
        <w:r w:rsidRPr="00D65CC2">
          <w:rPr>
            <w:rFonts w:ascii="Roboto" w:eastAsia="Times New Roman" w:hAnsi="Roboto" w:cs="Times New Roman"/>
            <w:color w:val="000000"/>
            <w:sz w:val="24"/>
            <w:szCs w:val="24"/>
          </w:rPr>
          <w:br/>
        </w:r>
        <w:r w:rsidRPr="00D65CC2">
          <w:rPr>
            <w:rFonts w:ascii="Roboto" w:eastAsia="Times New Roman" w:hAnsi="Roboto" w:cs="Times New Roman"/>
            <w:color w:val="000000"/>
            <w:sz w:val="24"/>
            <w:szCs w:val="24"/>
          </w:rPr>
          <w:br/>
          <w:t>router.post('/login, function(req, res) {</w:t>
        </w:r>
        <w:r w:rsidRPr="00D65CC2">
          <w:rPr>
            <w:rFonts w:ascii="Roboto" w:eastAsia="Times New Roman" w:hAnsi="Roboto" w:cs="Times New Roman"/>
            <w:color w:val="000000"/>
            <w:sz w:val="24"/>
            <w:szCs w:val="24"/>
          </w:rPr>
          <w:br/>
          <w:t>   // find the user</w:t>
        </w:r>
        <w:r w:rsidRPr="00D65CC2">
          <w:rPr>
            <w:rFonts w:ascii="Roboto" w:eastAsia="Times New Roman" w:hAnsi="Roboto" w:cs="Times New Roman"/>
            <w:color w:val="000000"/>
            <w:sz w:val="24"/>
            <w:szCs w:val="24"/>
          </w:rPr>
          <w:br/>
          <w:t> User.findOne({</w:t>
        </w:r>
        <w:r w:rsidRPr="00D65CC2">
          <w:rPr>
            <w:rFonts w:ascii="Roboto" w:eastAsia="Times New Roman" w:hAnsi="Roboto" w:cs="Times New Roman"/>
            <w:color w:val="000000"/>
            <w:sz w:val="24"/>
            <w:szCs w:val="24"/>
          </w:rPr>
          <w:br/>
          <w:t>   name: req.body.username</w:t>
        </w:r>
        <w:r w:rsidRPr="00D65CC2">
          <w:rPr>
            <w:rFonts w:ascii="Roboto" w:eastAsia="Times New Roman" w:hAnsi="Roboto" w:cs="Times New Roman"/>
            <w:color w:val="000000"/>
            <w:sz w:val="24"/>
            <w:szCs w:val="24"/>
          </w:rPr>
          <w:br/>
          <w:t> }, function(err, res) {</w:t>
        </w:r>
        <w:r w:rsidRPr="00D65CC2">
          <w:rPr>
            <w:rFonts w:ascii="Roboto" w:eastAsia="Times New Roman" w:hAnsi="Roboto" w:cs="Times New Roman"/>
            <w:color w:val="000000"/>
            <w:sz w:val="24"/>
            <w:szCs w:val="24"/>
          </w:rPr>
          <w:br/>
          <w:t>   if (err) throw err;</w:t>
        </w:r>
        <w:r w:rsidRPr="00D65CC2">
          <w:rPr>
            <w:rFonts w:ascii="Roboto" w:eastAsia="Times New Roman" w:hAnsi="Roboto" w:cs="Times New Roman"/>
            <w:color w:val="000000"/>
            <w:sz w:val="24"/>
            <w:szCs w:val="24"/>
          </w:rPr>
          <w:br/>
          <w:t>   if (!res) {</w:t>
        </w:r>
        <w:r w:rsidRPr="00D65CC2">
          <w:rPr>
            <w:rFonts w:ascii="Roboto" w:eastAsia="Times New Roman" w:hAnsi="Roboto" w:cs="Times New Roman"/>
            <w:color w:val="000000"/>
            <w:sz w:val="24"/>
            <w:szCs w:val="24"/>
          </w:rPr>
          <w:br/>
          <w:t>     res.json({ success: false, message: Login failed.' });</w:t>
        </w:r>
        <w:r w:rsidRPr="00D65CC2">
          <w:rPr>
            <w:rFonts w:ascii="Roboto" w:eastAsia="Times New Roman" w:hAnsi="Roboto" w:cs="Times New Roman"/>
            <w:color w:val="000000"/>
            <w:sz w:val="24"/>
            <w:szCs w:val="24"/>
          </w:rPr>
          <w:br/>
          <w:t>   } else if (res) { </w:t>
        </w:r>
        <w:r w:rsidRPr="00D65CC2">
          <w:rPr>
            <w:rFonts w:ascii="Roboto" w:eastAsia="Times New Roman" w:hAnsi="Roboto" w:cs="Times New Roman"/>
            <w:color w:val="000000"/>
            <w:sz w:val="24"/>
            <w:szCs w:val="24"/>
          </w:rPr>
          <w:br/>
          <w:t>      // check if password matches</w:t>
        </w:r>
        <w:r w:rsidRPr="00D65CC2">
          <w:rPr>
            <w:rFonts w:ascii="Roboto" w:eastAsia="Times New Roman" w:hAnsi="Roboto" w:cs="Times New Roman"/>
            <w:color w:val="000000"/>
            <w:sz w:val="24"/>
            <w:szCs w:val="24"/>
          </w:rPr>
          <w:br/>
          <w:t>     if (res.password != req.body.password) {</w:t>
        </w:r>
        <w:r w:rsidRPr="00D65CC2">
          <w:rPr>
            <w:rFonts w:ascii="Roboto" w:eastAsia="Times New Roman" w:hAnsi="Roboto" w:cs="Times New Roman"/>
            <w:color w:val="000000"/>
            <w:sz w:val="24"/>
            <w:szCs w:val="24"/>
          </w:rPr>
          <w:br/>
          <w:t>      res.json({ success: false, message: Login  failed. Wrong password.' });</w:t>
        </w:r>
        <w:r w:rsidRPr="00D65CC2">
          <w:rPr>
            <w:rFonts w:ascii="Roboto" w:eastAsia="Times New Roman" w:hAnsi="Roboto" w:cs="Times New Roman"/>
            <w:color w:val="000000"/>
            <w:sz w:val="24"/>
            <w:szCs w:val="24"/>
          </w:rPr>
          <w:br/>
          <w:t>     } else {</w:t>
        </w:r>
        <w:r w:rsidRPr="00D65CC2">
          <w:rPr>
            <w:rFonts w:ascii="Roboto" w:eastAsia="Times New Roman" w:hAnsi="Roboto" w:cs="Times New Roman"/>
            <w:color w:val="000000"/>
            <w:sz w:val="24"/>
            <w:szCs w:val="24"/>
          </w:rPr>
          <w:br/>
          <w:t>       var token = jwt.sign(res, app.get('superSecret'), {</w:t>
        </w:r>
        <w:r w:rsidRPr="00D65CC2">
          <w:rPr>
            <w:rFonts w:ascii="Roboto" w:eastAsia="Times New Roman" w:hAnsi="Roboto" w:cs="Times New Roman"/>
            <w:color w:val="000000"/>
            <w:sz w:val="24"/>
            <w:szCs w:val="24"/>
          </w:rPr>
          <w:br/>
          <w:t>         expiresInMinutes: 1600 </w:t>
        </w:r>
        <w:r w:rsidRPr="00D65CC2">
          <w:rPr>
            <w:rFonts w:ascii="Roboto" w:eastAsia="Times New Roman" w:hAnsi="Roboto" w:cs="Times New Roman"/>
            <w:color w:val="000000"/>
            <w:sz w:val="24"/>
            <w:szCs w:val="24"/>
          </w:rPr>
          <w:br/>
          <w:t>        });</w:t>
        </w:r>
        <w:r w:rsidRPr="00D65CC2">
          <w:rPr>
            <w:rFonts w:ascii="Roboto" w:eastAsia="Times New Roman" w:hAnsi="Roboto" w:cs="Times New Roman"/>
            <w:color w:val="000000"/>
            <w:sz w:val="24"/>
            <w:szCs w:val="24"/>
          </w:rPr>
          <w:br/>
          <w:t>      // return the information including token as JSON</w:t>
        </w:r>
        <w:r w:rsidRPr="00D65CC2">
          <w:rPr>
            <w:rFonts w:ascii="Roboto" w:eastAsia="Times New Roman" w:hAnsi="Roboto" w:cs="Times New Roman"/>
            <w:color w:val="000000"/>
            <w:sz w:val="24"/>
            <w:szCs w:val="24"/>
          </w:rPr>
          <w:br/>
          <w:t>       res.json({</w:t>
        </w:r>
        <w:r w:rsidRPr="00D65CC2">
          <w:rPr>
            <w:rFonts w:ascii="Roboto" w:eastAsia="Times New Roman" w:hAnsi="Roboto" w:cs="Times New Roman"/>
            <w:color w:val="000000"/>
            <w:sz w:val="24"/>
            <w:szCs w:val="24"/>
          </w:rPr>
          <w:br/>
          <w:t>         success: true,</w:t>
        </w:r>
        <w:r w:rsidRPr="00D65CC2">
          <w:rPr>
            <w:rFonts w:ascii="Roboto" w:eastAsia="Times New Roman" w:hAnsi="Roboto" w:cs="Times New Roman"/>
            <w:color w:val="000000"/>
            <w:sz w:val="24"/>
            <w:szCs w:val="24"/>
          </w:rPr>
          <w:br/>
          <w:t>        message: 'Valid token!',</w:t>
        </w:r>
        <w:r w:rsidRPr="00D65CC2">
          <w:rPr>
            <w:rFonts w:ascii="Roboto" w:eastAsia="Times New Roman" w:hAnsi="Roboto" w:cs="Times New Roman"/>
            <w:color w:val="000000"/>
            <w:sz w:val="24"/>
            <w:szCs w:val="24"/>
          </w:rPr>
          <w:br/>
        </w:r>
        <w:r w:rsidRPr="00D65CC2">
          <w:rPr>
            <w:rFonts w:ascii="Roboto" w:eastAsia="Times New Roman" w:hAnsi="Roboto" w:cs="Times New Roman"/>
            <w:color w:val="000000"/>
            <w:sz w:val="24"/>
            <w:szCs w:val="24"/>
          </w:rPr>
          <w:lastRenderedPageBreak/>
          <w:t>         token: token</w:t>
        </w:r>
        <w:r w:rsidRPr="00D65CC2">
          <w:rPr>
            <w:rFonts w:ascii="Roboto" w:eastAsia="Times New Roman" w:hAnsi="Roboto" w:cs="Times New Roman"/>
            <w:color w:val="000000"/>
            <w:sz w:val="24"/>
            <w:szCs w:val="24"/>
          </w:rPr>
          <w:br/>
          <w:t>       });</w:t>
        </w:r>
        <w:r w:rsidRPr="00D65CC2">
          <w:rPr>
            <w:rFonts w:ascii="Roboto" w:eastAsia="Times New Roman" w:hAnsi="Roboto" w:cs="Times New Roman"/>
            <w:color w:val="000000"/>
            <w:sz w:val="24"/>
            <w:szCs w:val="24"/>
          </w:rPr>
          <w:br/>
          <w:t>     }   </w:t>
        </w:r>
        <w:r w:rsidRPr="00D65CC2">
          <w:rPr>
            <w:rFonts w:ascii="Roboto" w:eastAsia="Times New Roman" w:hAnsi="Roboto" w:cs="Times New Roman"/>
            <w:color w:val="000000"/>
            <w:sz w:val="24"/>
            <w:szCs w:val="24"/>
          </w:rPr>
          <w:br/>
          <w:t>   }  });</w:t>
        </w:r>
        <w:r w:rsidRPr="00D65CC2">
          <w:rPr>
            <w:rFonts w:ascii="Roboto" w:eastAsia="Times New Roman" w:hAnsi="Roboto" w:cs="Times New Roman"/>
            <w:color w:val="000000"/>
            <w:sz w:val="24"/>
            <w:szCs w:val="24"/>
          </w:rPr>
          <w:br/>
          <w:t>});</w:t>
        </w:r>
      </w:ins>
    </w:p>
    <w:p w:rsidR="00D65CC2" w:rsidRPr="00D65CC2" w:rsidRDefault="00D65CC2" w:rsidP="00D65CC2">
      <w:pPr>
        <w:numPr>
          <w:ilvl w:val="1"/>
          <w:numId w:val="87"/>
        </w:numPr>
        <w:shd w:val="clear" w:color="auto" w:fill="FFFFFF"/>
        <w:spacing w:after="0" w:line="240" w:lineRule="auto"/>
        <w:ind w:left="1140" w:right="150"/>
        <w:rPr>
          <w:ins w:id="850" w:author="Unknown"/>
          <w:rFonts w:ascii="Roboto" w:eastAsia="Times New Roman" w:hAnsi="Roboto" w:cs="Times New Roman"/>
          <w:color w:val="000000"/>
          <w:sz w:val="24"/>
          <w:szCs w:val="24"/>
        </w:rPr>
      </w:pPr>
      <w:ins w:id="851" w:author="Unknown">
        <w:r w:rsidRPr="00D65CC2">
          <w:rPr>
            <w:rFonts w:ascii="Roboto" w:eastAsia="Times New Roman" w:hAnsi="Roboto" w:cs="Times New Roman"/>
            <w:color w:val="000000"/>
            <w:sz w:val="24"/>
            <w:szCs w:val="24"/>
          </w:rPr>
          <w:t>Use the token in application</w:t>
        </w:r>
        <w:r w:rsidRPr="00D65CC2">
          <w:rPr>
            <w:rFonts w:ascii="Roboto" w:eastAsia="Times New Roman" w:hAnsi="Roboto" w:cs="Times New Roman"/>
            <w:color w:val="000000"/>
            <w:sz w:val="24"/>
            <w:szCs w:val="24"/>
          </w:rPr>
          <w:br/>
        </w:r>
        <w:r w:rsidRPr="00D65CC2">
          <w:rPr>
            <w:rFonts w:ascii="Roboto" w:eastAsia="Times New Roman" w:hAnsi="Roboto" w:cs="Times New Roman"/>
            <w:color w:val="000000"/>
            <w:sz w:val="24"/>
            <w:szCs w:val="24"/>
          </w:rPr>
          <w:br/>
          <w:t>jwt = require("express-jwt");</w:t>
        </w:r>
        <w:r w:rsidRPr="00D65CC2">
          <w:rPr>
            <w:rFonts w:ascii="Roboto" w:eastAsia="Times New Roman" w:hAnsi="Roboto" w:cs="Times New Roman"/>
            <w:color w:val="000000"/>
            <w:sz w:val="24"/>
            <w:szCs w:val="24"/>
          </w:rPr>
          <w:br/>
          <w:t>       app.use(function(req, res, next) {</w:t>
        </w:r>
        <w:r w:rsidRPr="00D65CC2">
          <w:rPr>
            <w:rFonts w:ascii="Roboto" w:eastAsia="Times New Roman" w:hAnsi="Roboto" w:cs="Times New Roman"/>
            <w:color w:val="000000"/>
            <w:sz w:val="24"/>
            <w:szCs w:val="24"/>
          </w:rPr>
          <w:br/>
          <w:t>       var token = req.body.token || req.query.token ||  req.headers['x-access-token']; </w:t>
        </w:r>
        <w:r w:rsidRPr="00D65CC2">
          <w:rPr>
            <w:rFonts w:ascii="Roboto" w:eastAsia="Times New Roman" w:hAnsi="Roboto" w:cs="Times New Roman"/>
            <w:color w:val="000000"/>
            <w:sz w:val="24"/>
            <w:szCs w:val="24"/>
          </w:rPr>
          <w:br/>
          <w:t>  if (token) {</w:t>
        </w:r>
        <w:r w:rsidRPr="00D65CC2">
          <w:rPr>
            <w:rFonts w:ascii="Roboto" w:eastAsia="Times New Roman" w:hAnsi="Roboto" w:cs="Times New Roman"/>
            <w:color w:val="000000"/>
            <w:sz w:val="24"/>
            <w:szCs w:val="24"/>
          </w:rPr>
          <w:br/>
          <w:t>       jwt.verify(token, app.get('superSecret'), function(err, decoded) {      </w:t>
        </w:r>
        <w:r w:rsidRPr="00D65CC2">
          <w:rPr>
            <w:rFonts w:ascii="Roboto" w:eastAsia="Times New Roman" w:hAnsi="Roboto" w:cs="Times New Roman"/>
            <w:color w:val="000000"/>
            <w:sz w:val="24"/>
            <w:szCs w:val="24"/>
          </w:rPr>
          <w:br/>
          <w:t>     if (err) {</w:t>
        </w:r>
        <w:r w:rsidRPr="00D65CC2">
          <w:rPr>
            <w:rFonts w:ascii="Roboto" w:eastAsia="Times New Roman" w:hAnsi="Roboto" w:cs="Times New Roman"/>
            <w:color w:val="000000"/>
            <w:sz w:val="24"/>
            <w:szCs w:val="24"/>
          </w:rPr>
          <w:br/>
          <w:t>           return res.json({ success: false, message: 'Invalid token.' });    </w:t>
        </w:r>
        <w:r w:rsidRPr="00D65CC2">
          <w:rPr>
            <w:rFonts w:ascii="Roboto" w:eastAsia="Times New Roman" w:hAnsi="Roboto" w:cs="Times New Roman"/>
            <w:color w:val="000000"/>
            <w:sz w:val="24"/>
            <w:szCs w:val="24"/>
          </w:rPr>
          <w:br/>
          <w:t>    } else {</w:t>
        </w:r>
        <w:r w:rsidRPr="00D65CC2">
          <w:rPr>
            <w:rFonts w:ascii="Roboto" w:eastAsia="Times New Roman" w:hAnsi="Roboto" w:cs="Times New Roman"/>
            <w:color w:val="000000"/>
            <w:sz w:val="24"/>
            <w:szCs w:val="24"/>
          </w:rPr>
          <w:br/>
          <w:t>       req.decoded = decoded;    </w:t>
        </w:r>
        <w:r w:rsidRPr="00D65CC2">
          <w:rPr>
            <w:rFonts w:ascii="Roboto" w:eastAsia="Times New Roman" w:hAnsi="Roboto" w:cs="Times New Roman"/>
            <w:color w:val="000000"/>
            <w:sz w:val="24"/>
            <w:szCs w:val="24"/>
          </w:rPr>
          <w:br/>
          <w:t>       next();</w:t>
        </w:r>
        <w:r w:rsidRPr="00D65CC2">
          <w:rPr>
            <w:rFonts w:ascii="Roboto" w:eastAsia="Times New Roman" w:hAnsi="Roboto" w:cs="Times New Roman"/>
            <w:color w:val="000000"/>
            <w:sz w:val="24"/>
            <w:szCs w:val="24"/>
          </w:rPr>
          <w:br/>
          <w:t>     }</w:t>
        </w:r>
        <w:r w:rsidRPr="00D65CC2">
          <w:rPr>
            <w:rFonts w:ascii="Roboto" w:eastAsia="Times New Roman" w:hAnsi="Roboto" w:cs="Times New Roman"/>
            <w:color w:val="000000"/>
            <w:sz w:val="24"/>
            <w:szCs w:val="24"/>
          </w:rPr>
          <w:br/>
          <w:t>   });</w:t>
        </w:r>
        <w:r w:rsidRPr="00D65CC2">
          <w:rPr>
            <w:rFonts w:ascii="Roboto" w:eastAsia="Times New Roman" w:hAnsi="Roboto" w:cs="Times New Roman"/>
            <w:color w:val="000000"/>
            <w:sz w:val="24"/>
            <w:szCs w:val="24"/>
          </w:rPr>
          <w:br/>
          <w:t> } else {</w:t>
        </w:r>
        <w:r w:rsidRPr="00D65CC2">
          <w:rPr>
            <w:rFonts w:ascii="Roboto" w:eastAsia="Times New Roman" w:hAnsi="Roboto" w:cs="Times New Roman"/>
            <w:color w:val="000000"/>
            <w:sz w:val="24"/>
            <w:szCs w:val="24"/>
          </w:rPr>
          <w:br/>
          <w:t>   return res.status(403).send({ </w:t>
        </w:r>
        <w:r w:rsidRPr="00D65CC2">
          <w:rPr>
            <w:rFonts w:ascii="Roboto" w:eastAsia="Times New Roman" w:hAnsi="Roboto" w:cs="Times New Roman"/>
            <w:color w:val="000000"/>
            <w:sz w:val="24"/>
            <w:szCs w:val="24"/>
          </w:rPr>
          <w:br/>
          <w:t>        success: false, </w:t>
        </w:r>
        <w:r w:rsidRPr="00D65CC2">
          <w:rPr>
            <w:rFonts w:ascii="Roboto" w:eastAsia="Times New Roman" w:hAnsi="Roboto" w:cs="Times New Roman"/>
            <w:color w:val="000000"/>
            <w:sz w:val="24"/>
            <w:szCs w:val="24"/>
          </w:rPr>
          <w:br/>
          <w:t>        message: 'No token given.' </w:t>
        </w:r>
        <w:r w:rsidRPr="00D65CC2">
          <w:rPr>
            <w:rFonts w:ascii="Roboto" w:eastAsia="Times New Roman" w:hAnsi="Roboto" w:cs="Times New Roman"/>
            <w:color w:val="000000"/>
            <w:sz w:val="24"/>
            <w:szCs w:val="24"/>
          </w:rPr>
          <w:br/>
          <w:t>    });    </w:t>
        </w:r>
        <w:r w:rsidRPr="00D65CC2">
          <w:rPr>
            <w:rFonts w:ascii="Roboto" w:eastAsia="Times New Roman" w:hAnsi="Roboto" w:cs="Times New Roman"/>
            <w:color w:val="000000"/>
            <w:sz w:val="24"/>
            <w:szCs w:val="24"/>
          </w:rPr>
          <w:br/>
          <w:t> }</w:t>
        </w:r>
        <w:r w:rsidRPr="00D65CC2">
          <w:rPr>
            <w:rFonts w:ascii="Roboto" w:eastAsia="Times New Roman" w:hAnsi="Roboto" w:cs="Times New Roman"/>
            <w:color w:val="000000"/>
            <w:sz w:val="24"/>
            <w:szCs w:val="24"/>
          </w:rPr>
          <w:br/>
          <w:t>});</w:t>
        </w:r>
      </w:ins>
    </w:p>
    <w:p w:rsidR="00D65CC2" w:rsidRPr="00D65CC2" w:rsidRDefault="00D65CC2" w:rsidP="00D65CC2">
      <w:pPr>
        <w:shd w:val="clear" w:color="auto" w:fill="FFFFFF"/>
        <w:spacing w:after="0" w:line="240" w:lineRule="auto"/>
        <w:ind w:left="150" w:right="150"/>
        <w:rPr>
          <w:ins w:id="852" w:author="Unknown"/>
          <w:rFonts w:ascii="Roboto" w:eastAsia="Times New Roman" w:hAnsi="Roboto" w:cs="Times New Roman"/>
          <w:color w:val="000000"/>
          <w:sz w:val="24"/>
          <w:szCs w:val="24"/>
        </w:rPr>
      </w:pPr>
      <w:ins w:id="853" w:author="Unknown">
        <w:r w:rsidRPr="00D65CC2">
          <w:rPr>
            <w:rFonts w:ascii="Roboto" w:eastAsia="Times New Roman" w:hAnsi="Roboto" w:cs="Times New Roman"/>
            <w:color w:val="000000"/>
            <w:sz w:val="24"/>
            <w:szCs w:val="24"/>
          </w:rPr>
          <w:fldChar w:fldCharType="begin"/>
        </w:r>
        <w:r w:rsidRPr="00D65CC2">
          <w:rPr>
            <w:rFonts w:ascii="Roboto" w:eastAsia="Times New Roman" w:hAnsi="Roboto" w:cs="Times New Roman"/>
            <w:color w:val="000000"/>
            <w:sz w:val="24"/>
            <w:szCs w:val="24"/>
          </w:rPr>
          <w:instrText xml:space="preserve"> HYPERLINK "https://www.wisdomjobs.com/e-university/javascript-objects-interview-questions.html" \o "Javascript Objects Interview Questions" </w:instrText>
        </w:r>
        <w:r w:rsidRPr="00D65CC2">
          <w:rPr>
            <w:rFonts w:ascii="Roboto" w:eastAsia="Times New Roman" w:hAnsi="Roboto" w:cs="Times New Roman"/>
            <w:color w:val="000000"/>
            <w:sz w:val="24"/>
            <w:szCs w:val="24"/>
          </w:rPr>
          <w:fldChar w:fldCharType="separate"/>
        </w:r>
        <w:r w:rsidRPr="00D65CC2">
          <w:rPr>
            <w:rFonts w:ascii="Roboto" w:eastAsia="Times New Roman" w:hAnsi="Roboto" w:cs="Times New Roman"/>
            <w:color w:val="337AB7"/>
            <w:sz w:val="24"/>
            <w:szCs w:val="24"/>
            <w:u w:val="single"/>
            <w:bdr w:val="single" w:sz="6" w:space="7" w:color="0277BB" w:frame="1"/>
          </w:rPr>
          <w:t>Javascript Objects Interview Questions</w:t>
        </w:r>
        <w:r w:rsidRPr="00D65CC2">
          <w:rPr>
            <w:rFonts w:ascii="Roboto" w:eastAsia="Times New Roman" w:hAnsi="Roboto" w:cs="Times New Roman"/>
            <w:color w:val="000000"/>
            <w:sz w:val="24"/>
            <w:szCs w:val="24"/>
          </w:rPr>
          <w:fldChar w:fldCharType="end"/>
        </w:r>
      </w:ins>
    </w:p>
    <w:p w:rsidR="00D65CC2" w:rsidRPr="00D65CC2" w:rsidRDefault="00D65CC2" w:rsidP="00D65CC2">
      <w:pPr>
        <w:numPr>
          <w:ilvl w:val="0"/>
          <w:numId w:val="87"/>
        </w:numPr>
        <w:shd w:val="clear" w:color="auto" w:fill="FFFFFF"/>
        <w:spacing w:after="0" w:line="240" w:lineRule="auto"/>
        <w:ind w:left="150" w:right="150"/>
        <w:rPr>
          <w:ins w:id="854" w:author="Unknown"/>
          <w:rFonts w:ascii="Roboto" w:eastAsia="Times New Roman" w:hAnsi="Roboto" w:cs="Times New Roman"/>
          <w:color w:val="000000"/>
          <w:sz w:val="24"/>
          <w:szCs w:val="24"/>
        </w:rPr>
      </w:pPr>
      <w:ins w:id="855" w:author="Unknown">
        <w:r w:rsidRPr="00D65CC2">
          <w:rPr>
            <w:rFonts w:ascii="Roboto" w:eastAsia="Times New Roman" w:hAnsi="Roboto" w:cs="Times New Roman"/>
            <w:b/>
            <w:bCs/>
            <w:color w:val="000000"/>
            <w:sz w:val="24"/>
            <w:szCs w:val="24"/>
          </w:rPr>
          <w:t>Question 21. How Should I Structure My Application?</w:t>
        </w:r>
      </w:ins>
    </w:p>
    <w:p w:rsidR="00D65CC2" w:rsidRPr="00D65CC2" w:rsidRDefault="00D65CC2" w:rsidP="00D65CC2">
      <w:pPr>
        <w:shd w:val="clear" w:color="auto" w:fill="FFFFFF"/>
        <w:spacing w:after="0" w:line="240" w:lineRule="auto"/>
        <w:ind w:left="150" w:right="150"/>
        <w:rPr>
          <w:ins w:id="856" w:author="Unknown"/>
          <w:rFonts w:ascii="Roboto" w:eastAsia="Times New Roman" w:hAnsi="Roboto" w:cs="Times New Roman"/>
          <w:color w:val="000000"/>
          <w:sz w:val="24"/>
          <w:szCs w:val="24"/>
        </w:rPr>
      </w:pPr>
      <w:ins w:id="857" w:author="Unknown">
        <w:r w:rsidRPr="00D65CC2">
          <w:rPr>
            <w:rFonts w:ascii="Roboto" w:eastAsia="Times New Roman" w:hAnsi="Roboto" w:cs="Times New Roman"/>
            <w:b/>
            <w:bCs/>
            <w:color w:val="2DA506"/>
            <w:sz w:val="24"/>
            <w:szCs w:val="24"/>
          </w:rPr>
          <w:t>Answer :</w:t>
        </w:r>
      </w:ins>
    </w:p>
    <w:p w:rsidR="00D65CC2" w:rsidRPr="00D65CC2" w:rsidRDefault="00D65CC2" w:rsidP="00D65CC2">
      <w:pPr>
        <w:shd w:val="clear" w:color="auto" w:fill="FFFFFF"/>
        <w:spacing w:after="75" w:line="240" w:lineRule="auto"/>
        <w:ind w:left="150" w:right="150"/>
        <w:rPr>
          <w:ins w:id="858" w:author="Unknown"/>
          <w:rFonts w:ascii="Roboto" w:eastAsia="Times New Roman" w:hAnsi="Roboto" w:cs="Times New Roman"/>
          <w:color w:val="000000"/>
          <w:sz w:val="24"/>
          <w:szCs w:val="24"/>
        </w:rPr>
      </w:pPr>
      <w:ins w:id="859" w:author="Unknown">
        <w:r w:rsidRPr="00D65CC2">
          <w:rPr>
            <w:rFonts w:ascii="Roboto" w:eastAsia="Times New Roman" w:hAnsi="Roboto" w:cs="Times New Roman"/>
            <w:color w:val="000000"/>
            <w:sz w:val="24"/>
            <w:szCs w:val="24"/>
          </w:rPr>
          <w:t>There is no definitive answer to this question. The answer depends on the scale of your application and the team that is involved. To be as flexible as possible, Express makes no assumptions in terms of structure.</w:t>
        </w:r>
      </w:ins>
    </w:p>
    <w:p w:rsidR="00D65CC2" w:rsidRPr="00D65CC2" w:rsidRDefault="00D65CC2" w:rsidP="00D65CC2">
      <w:pPr>
        <w:shd w:val="clear" w:color="auto" w:fill="FFFFFF"/>
        <w:spacing w:after="75" w:line="240" w:lineRule="auto"/>
        <w:ind w:left="150" w:right="150"/>
        <w:rPr>
          <w:ins w:id="860" w:author="Unknown"/>
          <w:rFonts w:ascii="Roboto" w:eastAsia="Times New Roman" w:hAnsi="Roboto" w:cs="Times New Roman"/>
          <w:color w:val="000000"/>
          <w:sz w:val="24"/>
          <w:szCs w:val="24"/>
        </w:rPr>
      </w:pPr>
      <w:ins w:id="861" w:author="Unknown">
        <w:r w:rsidRPr="00D65CC2">
          <w:rPr>
            <w:rFonts w:ascii="Roboto" w:eastAsia="Times New Roman" w:hAnsi="Roboto" w:cs="Times New Roman"/>
            <w:color w:val="000000"/>
            <w:sz w:val="24"/>
            <w:szCs w:val="24"/>
          </w:rPr>
          <w:t>Routes and other application-specific logic can live in as many files as you wish, in any directory structure you prefer. View the following examples for inspiration:</w:t>
        </w:r>
      </w:ins>
    </w:p>
    <w:p w:rsidR="00D65CC2" w:rsidRPr="00D65CC2" w:rsidRDefault="00D65CC2" w:rsidP="00D65CC2">
      <w:pPr>
        <w:numPr>
          <w:ilvl w:val="1"/>
          <w:numId w:val="87"/>
        </w:numPr>
        <w:shd w:val="clear" w:color="auto" w:fill="FFFFFF"/>
        <w:spacing w:after="0" w:line="240" w:lineRule="auto"/>
        <w:ind w:left="1140" w:right="150"/>
        <w:rPr>
          <w:ins w:id="862" w:author="Unknown"/>
          <w:rFonts w:ascii="Roboto" w:eastAsia="Times New Roman" w:hAnsi="Roboto" w:cs="Times New Roman"/>
          <w:color w:val="000000"/>
          <w:sz w:val="24"/>
          <w:szCs w:val="24"/>
        </w:rPr>
      </w:pPr>
      <w:ins w:id="863" w:author="Unknown">
        <w:r w:rsidRPr="00D65CC2">
          <w:rPr>
            <w:rFonts w:ascii="Roboto" w:eastAsia="Times New Roman" w:hAnsi="Roboto" w:cs="Times New Roman"/>
            <w:color w:val="000000"/>
            <w:sz w:val="24"/>
            <w:szCs w:val="24"/>
          </w:rPr>
          <w:t>Route listings</w:t>
        </w:r>
      </w:ins>
    </w:p>
    <w:p w:rsidR="00D65CC2" w:rsidRPr="00D65CC2" w:rsidRDefault="00D65CC2" w:rsidP="00D65CC2">
      <w:pPr>
        <w:numPr>
          <w:ilvl w:val="1"/>
          <w:numId w:val="87"/>
        </w:numPr>
        <w:shd w:val="clear" w:color="auto" w:fill="FFFFFF"/>
        <w:spacing w:after="0" w:line="240" w:lineRule="auto"/>
        <w:ind w:left="1140" w:right="150"/>
        <w:rPr>
          <w:ins w:id="864" w:author="Unknown"/>
          <w:rFonts w:ascii="Roboto" w:eastAsia="Times New Roman" w:hAnsi="Roboto" w:cs="Times New Roman"/>
          <w:color w:val="000000"/>
          <w:sz w:val="24"/>
          <w:szCs w:val="24"/>
        </w:rPr>
      </w:pPr>
      <w:ins w:id="865" w:author="Unknown">
        <w:r w:rsidRPr="00D65CC2">
          <w:rPr>
            <w:rFonts w:ascii="Roboto" w:eastAsia="Times New Roman" w:hAnsi="Roboto" w:cs="Times New Roman"/>
            <w:color w:val="000000"/>
            <w:sz w:val="24"/>
            <w:szCs w:val="24"/>
          </w:rPr>
          <w:t>Route map</w:t>
        </w:r>
      </w:ins>
    </w:p>
    <w:p w:rsidR="00D65CC2" w:rsidRPr="00D65CC2" w:rsidRDefault="00D65CC2" w:rsidP="00D65CC2">
      <w:pPr>
        <w:numPr>
          <w:ilvl w:val="1"/>
          <w:numId w:val="87"/>
        </w:numPr>
        <w:shd w:val="clear" w:color="auto" w:fill="FFFFFF"/>
        <w:spacing w:after="0" w:line="240" w:lineRule="auto"/>
        <w:ind w:left="1140" w:right="150"/>
        <w:rPr>
          <w:ins w:id="866" w:author="Unknown"/>
          <w:rFonts w:ascii="Roboto" w:eastAsia="Times New Roman" w:hAnsi="Roboto" w:cs="Times New Roman"/>
          <w:color w:val="000000"/>
          <w:sz w:val="24"/>
          <w:szCs w:val="24"/>
        </w:rPr>
      </w:pPr>
      <w:ins w:id="867" w:author="Unknown">
        <w:r w:rsidRPr="00D65CC2">
          <w:rPr>
            <w:rFonts w:ascii="Roboto" w:eastAsia="Times New Roman" w:hAnsi="Roboto" w:cs="Times New Roman"/>
            <w:color w:val="000000"/>
            <w:sz w:val="24"/>
            <w:szCs w:val="24"/>
          </w:rPr>
          <w:t>MVC style controllers</w:t>
        </w:r>
      </w:ins>
    </w:p>
    <w:p w:rsidR="00D65CC2" w:rsidRPr="00D65CC2" w:rsidRDefault="00D65CC2" w:rsidP="00D65CC2">
      <w:pPr>
        <w:shd w:val="clear" w:color="auto" w:fill="FFFFFF"/>
        <w:spacing w:after="75" w:line="240" w:lineRule="auto"/>
        <w:ind w:left="150" w:right="150"/>
        <w:rPr>
          <w:ins w:id="868" w:author="Unknown"/>
          <w:rFonts w:ascii="Roboto" w:eastAsia="Times New Roman" w:hAnsi="Roboto" w:cs="Times New Roman"/>
          <w:color w:val="000000"/>
          <w:sz w:val="24"/>
          <w:szCs w:val="24"/>
        </w:rPr>
      </w:pPr>
      <w:ins w:id="869" w:author="Unknown">
        <w:r w:rsidRPr="00D65CC2">
          <w:rPr>
            <w:rFonts w:ascii="Roboto" w:eastAsia="Times New Roman" w:hAnsi="Roboto" w:cs="Times New Roman"/>
            <w:color w:val="000000"/>
            <w:sz w:val="24"/>
            <w:szCs w:val="24"/>
          </w:rPr>
          <w:t>Also, there are third-party extensions for Express, which simplify some of these patterns:</w:t>
        </w:r>
      </w:ins>
    </w:p>
    <w:p w:rsidR="00D65CC2" w:rsidRPr="00D65CC2" w:rsidRDefault="00D65CC2" w:rsidP="00D65CC2">
      <w:pPr>
        <w:numPr>
          <w:ilvl w:val="1"/>
          <w:numId w:val="87"/>
        </w:numPr>
        <w:shd w:val="clear" w:color="auto" w:fill="FFFFFF"/>
        <w:spacing w:after="0" w:line="240" w:lineRule="auto"/>
        <w:ind w:left="1140" w:right="150"/>
        <w:rPr>
          <w:ins w:id="870" w:author="Unknown"/>
          <w:rFonts w:ascii="Roboto" w:eastAsia="Times New Roman" w:hAnsi="Roboto" w:cs="Times New Roman"/>
          <w:color w:val="000000"/>
          <w:sz w:val="24"/>
          <w:szCs w:val="24"/>
        </w:rPr>
      </w:pPr>
      <w:ins w:id="871" w:author="Unknown">
        <w:r w:rsidRPr="00D65CC2">
          <w:rPr>
            <w:rFonts w:ascii="Roboto" w:eastAsia="Times New Roman" w:hAnsi="Roboto" w:cs="Times New Roman"/>
            <w:color w:val="000000"/>
            <w:sz w:val="24"/>
            <w:szCs w:val="24"/>
          </w:rPr>
          <w:t>Resourceful routing</w:t>
        </w:r>
      </w:ins>
    </w:p>
    <w:p w:rsidR="00D65CC2" w:rsidRPr="00D65CC2" w:rsidRDefault="00D65CC2" w:rsidP="00D65CC2">
      <w:pPr>
        <w:numPr>
          <w:ilvl w:val="0"/>
          <w:numId w:val="87"/>
        </w:numPr>
        <w:shd w:val="clear" w:color="auto" w:fill="FFFFFF"/>
        <w:spacing w:after="0" w:line="240" w:lineRule="auto"/>
        <w:ind w:left="150" w:right="150"/>
        <w:rPr>
          <w:ins w:id="872" w:author="Unknown"/>
          <w:rFonts w:ascii="Roboto" w:eastAsia="Times New Roman" w:hAnsi="Roboto" w:cs="Times New Roman"/>
          <w:color w:val="000000"/>
          <w:sz w:val="24"/>
          <w:szCs w:val="24"/>
        </w:rPr>
      </w:pPr>
      <w:ins w:id="873" w:author="Unknown">
        <w:r w:rsidRPr="00D65CC2">
          <w:rPr>
            <w:rFonts w:ascii="Roboto" w:eastAsia="Times New Roman" w:hAnsi="Roboto" w:cs="Times New Roman"/>
            <w:b/>
            <w:bCs/>
            <w:color w:val="000000"/>
            <w:sz w:val="24"/>
            <w:szCs w:val="24"/>
          </w:rPr>
          <w:t>Question 22. How Do I Define Models?</w:t>
        </w:r>
      </w:ins>
    </w:p>
    <w:p w:rsidR="00D65CC2" w:rsidRPr="00D65CC2" w:rsidRDefault="00D65CC2" w:rsidP="00D65CC2">
      <w:pPr>
        <w:shd w:val="clear" w:color="auto" w:fill="FFFFFF"/>
        <w:spacing w:after="0" w:line="240" w:lineRule="auto"/>
        <w:ind w:left="150" w:right="150"/>
        <w:rPr>
          <w:ins w:id="874" w:author="Unknown"/>
          <w:rFonts w:ascii="Roboto" w:eastAsia="Times New Roman" w:hAnsi="Roboto" w:cs="Times New Roman"/>
          <w:color w:val="000000"/>
          <w:sz w:val="24"/>
          <w:szCs w:val="24"/>
        </w:rPr>
      </w:pPr>
      <w:ins w:id="875" w:author="Unknown">
        <w:r w:rsidRPr="00D65CC2">
          <w:rPr>
            <w:rFonts w:ascii="Roboto" w:eastAsia="Times New Roman" w:hAnsi="Roboto" w:cs="Times New Roman"/>
            <w:b/>
            <w:bCs/>
            <w:color w:val="2DA506"/>
            <w:sz w:val="24"/>
            <w:szCs w:val="24"/>
          </w:rPr>
          <w:t>Answer :</w:t>
        </w:r>
      </w:ins>
    </w:p>
    <w:p w:rsidR="00D65CC2" w:rsidRPr="00D65CC2" w:rsidRDefault="00D65CC2" w:rsidP="00D65CC2">
      <w:pPr>
        <w:shd w:val="clear" w:color="auto" w:fill="FFFFFF"/>
        <w:spacing w:after="75" w:line="240" w:lineRule="auto"/>
        <w:ind w:left="150" w:right="150"/>
        <w:rPr>
          <w:ins w:id="876" w:author="Unknown"/>
          <w:rFonts w:ascii="Roboto" w:eastAsia="Times New Roman" w:hAnsi="Roboto" w:cs="Times New Roman"/>
          <w:color w:val="000000"/>
          <w:sz w:val="24"/>
          <w:szCs w:val="24"/>
        </w:rPr>
      </w:pPr>
      <w:ins w:id="877" w:author="Unknown">
        <w:r w:rsidRPr="00D65CC2">
          <w:rPr>
            <w:rFonts w:ascii="Roboto" w:eastAsia="Times New Roman" w:hAnsi="Roboto" w:cs="Times New Roman"/>
            <w:color w:val="000000"/>
            <w:sz w:val="24"/>
            <w:szCs w:val="24"/>
          </w:rPr>
          <w:t>Express has no notion of a database. This concept is left up to third-party Node modules, allowing you to interface with nearly any database.</w:t>
        </w:r>
      </w:ins>
    </w:p>
    <w:p w:rsidR="00D65CC2" w:rsidRPr="00D65CC2" w:rsidRDefault="00D65CC2" w:rsidP="00D65CC2">
      <w:pPr>
        <w:shd w:val="clear" w:color="auto" w:fill="FFFFFF"/>
        <w:spacing w:after="0" w:line="240" w:lineRule="auto"/>
        <w:ind w:left="150" w:right="150"/>
        <w:rPr>
          <w:ins w:id="878" w:author="Unknown"/>
          <w:rFonts w:ascii="Roboto" w:eastAsia="Times New Roman" w:hAnsi="Roboto" w:cs="Times New Roman"/>
          <w:color w:val="000000"/>
          <w:sz w:val="24"/>
          <w:szCs w:val="24"/>
        </w:rPr>
      </w:pPr>
      <w:ins w:id="879" w:author="Unknown">
        <w:r w:rsidRPr="00D65CC2">
          <w:rPr>
            <w:rFonts w:ascii="Roboto" w:eastAsia="Times New Roman" w:hAnsi="Roboto" w:cs="Times New Roman"/>
            <w:color w:val="000000"/>
            <w:sz w:val="24"/>
            <w:szCs w:val="24"/>
          </w:rPr>
          <w:lastRenderedPageBreak/>
          <w:fldChar w:fldCharType="begin"/>
        </w:r>
        <w:r w:rsidRPr="00D65CC2">
          <w:rPr>
            <w:rFonts w:ascii="Roboto" w:eastAsia="Times New Roman" w:hAnsi="Roboto" w:cs="Times New Roman"/>
            <w:color w:val="000000"/>
            <w:sz w:val="24"/>
            <w:szCs w:val="24"/>
          </w:rPr>
          <w:instrText xml:space="preserve"> HYPERLINK "https://www.wisdomjobs.com/e-university/javascript-objects-tutorial-1213.html" \o "Javascript Objects Tutorial" </w:instrText>
        </w:r>
        <w:r w:rsidRPr="00D65CC2">
          <w:rPr>
            <w:rFonts w:ascii="Roboto" w:eastAsia="Times New Roman" w:hAnsi="Roboto" w:cs="Times New Roman"/>
            <w:color w:val="000000"/>
            <w:sz w:val="24"/>
            <w:szCs w:val="24"/>
          </w:rPr>
          <w:fldChar w:fldCharType="separate"/>
        </w:r>
        <w:r w:rsidRPr="00D65CC2">
          <w:rPr>
            <w:rFonts w:ascii="Roboto" w:eastAsia="Times New Roman" w:hAnsi="Roboto" w:cs="Times New Roman"/>
            <w:color w:val="337AB7"/>
            <w:sz w:val="24"/>
            <w:szCs w:val="24"/>
            <w:u w:val="single"/>
            <w:bdr w:val="single" w:sz="6" w:space="7" w:color="0277BB" w:frame="1"/>
          </w:rPr>
          <w:t>Javascript Objects Tutorial</w:t>
        </w:r>
        <w:r w:rsidRPr="00D65CC2">
          <w:rPr>
            <w:rFonts w:ascii="Roboto" w:eastAsia="Times New Roman" w:hAnsi="Roboto" w:cs="Times New Roman"/>
            <w:color w:val="000000"/>
            <w:sz w:val="24"/>
            <w:szCs w:val="24"/>
          </w:rPr>
          <w:fldChar w:fldCharType="end"/>
        </w:r>
      </w:ins>
    </w:p>
    <w:p w:rsidR="00D65CC2" w:rsidRPr="00D65CC2" w:rsidRDefault="00D65CC2" w:rsidP="00D65CC2">
      <w:pPr>
        <w:numPr>
          <w:ilvl w:val="0"/>
          <w:numId w:val="87"/>
        </w:numPr>
        <w:shd w:val="clear" w:color="auto" w:fill="FFFFFF"/>
        <w:spacing w:after="0" w:line="240" w:lineRule="auto"/>
        <w:ind w:left="150" w:right="150"/>
        <w:rPr>
          <w:ins w:id="880" w:author="Unknown"/>
          <w:rFonts w:ascii="Roboto" w:eastAsia="Times New Roman" w:hAnsi="Roboto" w:cs="Times New Roman"/>
          <w:color w:val="000000"/>
          <w:sz w:val="24"/>
          <w:szCs w:val="24"/>
        </w:rPr>
      </w:pPr>
      <w:ins w:id="881" w:author="Unknown">
        <w:r w:rsidRPr="00D65CC2">
          <w:rPr>
            <w:rFonts w:ascii="Roboto" w:eastAsia="Times New Roman" w:hAnsi="Roboto" w:cs="Times New Roman"/>
            <w:b/>
            <w:bCs/>
            <w:color w:val="000000"/>
            <w:sz w:val="24"/>
            <w:szCs w:val="24"/>
          </w:rPr>
          <w:t>Question 23. How Can I Authenticate Users?</w:t>
        </w:r>
      </w:ins>
    </w:p>
    <w:p w:rsidR="00D65CC2" w:rsidRPr="00D65CC2" w:rsidRDefault="00D65CC2" w:rsidP="00D65CC2">
      <w:pPr>
        <w:shd w:val="clear" w:color="auto" w:fill="FFFFFF"/>
        <w:spacing w:after="0" w:line="240" w:lineRule="auto"/>
        <w:ind w:left="150" w:right="150"/>
        <w:rPr>
          <w:ins w:id="882" w:author="Unknown"/>
          <w:rFonts w:ascii="Roboto" w:eastAsia="Times New Roman" w:hAnsi="Roboto" w:cs="Times New Roman"/>
          <w:color w:val="000000"/>
          <w:sz w:val="24"/>
          <w:szCs w:val="24"/>
        </w:rPr>
      </w:pPr>
      <w:ins w:id="883" w:author="Unknown">
        <w:r w:rsidRPr="00D65CC2">
          <w:rPr>
            <w:rFonts w:ascii="Roboto" w:eastAsia="Times New Roman" w:hAnsi="Roboto" w:cs="Times New Roman"/>
            <w:b/>
            <w:bCs/>
            <w:color w:val="2DA506"/>
            <w:sz w:val="24"/>
            <w:szCs w:val="24"/>
          </w:rPr>
          <w:t>Answer :</w:t>
        </w:r>
      </w:ins>
    </w:p>
    <w:p w:rsidR="00D65CC2" w:rsidRPr="00D65CC2" w:rsidRDefault="00D65CC2" w:rsidP="00D65CC2">
      <w:pPr>
        <w:shd w:val="clear" w:color="auto" w:fill="FFFFFF"/>
        <w:spacing w:after="75" w:line="240" w:lineRule="auto"/>
        <w:ind w:left="150" w:right="150"/>
        <w:rPr>
          <w:ins w:id="884" w:author="Unknown"/>
          <w:rFonts w:ascii="Roboto" w:eastAsia="Times New Roman" w:hAnsi="Roboto" w:cs="Times New Roman"/>
          <w:color w:val="000000"/>
          <w:sz w:val="24"/>
          <w:szCs w:val="24"/>
        </w:rPr>
      </w:pPr>
      <w:ins w:id="885" w:author="Unknown">
        <w:r w:rsidRPr="00D65CC2">
          <w:rPr>
            <w:rFonts w:ascii="Roboto" w:eastAsia="Times New Roman" w:hAnsi="Roboto" w:cs="Times New Roman"/>
            <w:color w:val="000000"/>
            <w:sz w:val="24"/>
            <w:szCs w:val="24"/>
          </w:rPr>
          <w:t>Authentication is another opinionated area that Express does not venture into. You may use any authentication scheme you wish. </w:t>
        </w:r>
      </w:ins>
    </w:p>
    <w:p w:rsidR="00D65CC2" w:rsidRPr="00D65CC2" w:rsidRDefault="00D65CC2" w:rsidP="00D65CC2">
      <w:pPr>
        <w:shd w:val="clear" w:color="auto" w:fill="FFFFFF"/>
        <w:spacing w:after="0" w:line="240" w:lineRule="auto"/>
        <w:ind w:left="150" w:right="150"/>
        <w:rPr>
          <w:ins w:id="886" w:author="Unknown"/>
          <w:rFonts w:ascii="Roboto" w:eastAsia="Times New Roman" w:hAnsi="Roboto" w:cs="Times New Roman"/>
          <w:color w:val="000000"/>
          <w:sz w:val="24"/>
          <w:szCs w:val="24"/>
        </w:rPr>
      </w:pPr>
      <w:ins w:id="887" w:author="Unknown">
        <w:r w:rsidRPr="00D65CC2">
          <w:rPr>
            <w:rFonts w:ascii="Roboto" w:eastAsia="Times New Roman" w:hAnsi="Roboto" w:cs="Times New Roman"/>
            <w:color w:val="000000"/>
            <w:sz w:val="24"/>
            <w:szCs w:val="24"/>
          </w:rPr>
          <w:fldChar w:fldCharType="begin"/>
        </w:r>
        <w:r w:rsidRPr="00D65CC2">
          <w:rPr>
            <w:rFonts w:ascii="Roboto" w:eastAsia="Times New Roman" w:hAnsi="Roboto" w:cs="Times New Roman"/>
            <w:color w:val="000000"/>
            <w:sz w:val="24"/>
            <w:szCs w:val="24"/>
          </w:rPr>
          <w:instrText xml:space="preserve"> HYPERLINK "https://www.wisdomjobs.com/e-university/javascript-advanced-interview-questions.html" \o "Javascript Advanced Interview Questions" </w:instrText>
        </w:r>
        <w:r w:rsidRPr="00D65CC2">
          <w:rPr>
            <w:rFonts w:ascii="Roboto" w:eastAsia="Times New Roman" w:hAnsi="Roboto" w:cs="Times New Roman"/>
            <w:color w:val="000000"/>
            <w:sz w:val="24"/>
            <w:szCs w:val="24"/>
          </w:rPr>
          <w:fldChar w:fldCharType="separate"/>
        </w:r>
        <w:r w:rsidRPr="00D65CC2">
          <w:rPr>
            <w:rFonts w:ascii="Roboto" w:eastAsia="Times New Roman" w:hAnsi="Roboto" w:cs="Times New Roman"/>
            <w:color w:val="337AB7"/>
            <w:sz w:val="24"/>
            <w:szCs w:val="24"/>
            <w:u w:val="single"/>
            <w:bdr w:val="single" w:sz="6" w:space="7" w:color="0277BB" w:frame="1"/>
          </w:rPr>
          <w:t>Javascript Advanced Interview Questions</w:t>
        </w:r>
        <w:r w:rsidRPr="00D65CC2">
          <w:rPr>
            <w:rFonts w:ascii="Roboto" w:eastAsia="Times New Roman" w:hAnsi="Roboto" w:cs="Times New Roman"/>
            <w:color w:val="000000"/>
            <w:sz w:val="24"/>
            <w:szCs w:val="24"/>
          </w:rPr>
          <w:fldChar w:fldCharType="end"/>
        </w:r>
      </w:ins>
    </w:p>
    <w:p w:rsidR="00D65CC2" w:rsidRPr="00D65CC2" w:rsidRDefault="00D65CC2" w:rsidP="00D65CC2">
      <w:pPr>
        <w:numPr>
          <w:ilvl w:val="0"/>
          <w:numId w:val="87"/>
        </w:numPr>
        <w:shd w:val="clear" w:color="auto" w:fill="FFFFFF"/>
        <w:spacing w:after="0" w:line="240" w:lineRule="auto"/>
        <w:ind w:left="150" w:right="150"/>
        <w:rPr>
          <w:ins w:id="888" w:author="Unknown"/>
          <w:rFonts w:ascii="Roboto" w:eastAsia="Times New Roman" w:hAnsi="Roboto" w:cs="Times New Roman"/>
          <w:color w:val="000000"/>
          <w:sz w:val="24"/>
          <w:szCs w:val="24"/>
        </w:rPr>
      </w:pPr>
      <w:ins w:id="889" w:author="Unknown">
        <w:r w:rsidRPr="00D65CC2">
          <w:rPr>
            <w:rFonts w:ascii="Roboto" w:eastAsia="Times New Roman" w:hAnsi="Roboto" w:cs="Times New Roman"/>
            <w:b/>
            <w:bCs/>
            <w:color w:val="000000"/>
            <w:sz w:val="24"/>
            <w:szCs w:val="24"/>
          </w:rPr>
          <w:t>Question 24. Which Template Engines Does Express Support?</w:t>
        </w:r>
      </w:ins>
    </w:p>
    <w:p w:rsidR="00D65CC2" w:rsidRPr="00D65CC2" w:rsidRDefault="00D65CC2" w:rsidP="00D65CC2">
      <w:pPr>
        <w:shd w:val="clear" w:color="auto" w:fill="FFFFFF"/>
        <w:spacing w:after="0" w:line="240" w:lineRule="auto"/>
        <w:ind w:left="150" w:right="150"/>
        <w:rPr>
          <w:ins w:id="890" w:author="Unknown"/>
          <w:rFonts w:ascii="Roboto" w:eastAsia="Times New Roman" w:hAnsi="Roboto" w:cs="Times New Roman"/>
          <w:color w:val="000000"/>
          <w:sz w:val="24"/>
          <w:szCs w:val="24"/>
        </w:rPr>
      </w:pPr>
      <w:ins w:id="891" w:author="Unknown">
        <w:r w:rsidRPr="00D65CC2">
          <w:rPr>
            <w:rFonts w:ascii="Roboto" w:eastAsia="Times New Roman" w:hAnsi="Roboto" w:cs="Times New Roman"/>
            <w:b/>
            <w:bCs/>
            <w:color w:val="2DA506"/>
            <w:sz w:val="24"/>
            <w:szCs w:val="24"/>
          </w:rPr>
          <w:t>Answer :</w:t>
        </w:r>
      </w:ins>
    </w:p>
    <w:p w:rsidR="00D65CC2" w:rsidRPr="00D65CC2" w:rsidRDefault="00D65CC2" w:rsidP="00D65CC2">
      <w:pPr>
        <w:shd w:val="clear" w:color="auto" w:fill="FFFFFF"/>
        <w:spacing w:after="75" w:line="240" w:lineRule="auto"/>
        <w:ind w:left="150" w:right="150"/>
        <w:rPr>
          <w:ins w:id="892" w:author="Unknown"/>
          <w:rFonts w:ascii="Roboto" w:eastAsia="Times New Roman" w:hAnsi="Roboto" w:cs="Times New Roman"/>
          <w:color w:val="000000"/>
          <w:sz w:val="24"/>
          <w:szCs w:val="24"/>
        </w:rPr>
      </w:pPr>
      <w:ins w:id="893" w:author="Unknown">
        <w:r w:rsidRPr="00D65CC2">
          <w:rPr>
            <w:rFonts w:ascii="Roboto" w:eastAsia="Times New Roman" w:hAnsi="Roboto" w:cs="Times New Roman"/>
            <w:color w:val="000000"/>
            <w:sz w:val="24"/>
            <w:szCs w:val="24"/>
          </w:rPr>
          <w:t>Express supports any template engine that conforms with the (path, locals, callback) signature.</w:t>
        </w:r>
      </w:ins>
    </w:p>
    <w:p w:rsidR="00D65CC2" w:rsidRPr="00D65CC2" w:rsidRDefault="00D65CC2" w:rsidP="00D65CC2">
      <w:pPr>
        <w:shd w:val="clear" w:color="auto" w:fill="FFFFFF"/>
        <w:spacing w:after="0" w:line="240" w:lineRule="auto"/>
        <w:ind w:left="150" w:right="150"/>
        <w:rPr>
          <w:ins w:id="894" w:author="Unknown"/>
          <w:rFonts w:ascii="Roboto" w:eastAsia="Times New Roman" w:hAnsi="Roboto" w:cs="Times New Roman"/>
          <w:color w:val="000000"/>
          <w:sz w:val="24"/>
          <w:szCs w:val="24"/>
        </w:rPr>
      </w:pPr>
      <w:ins w:id="895" w:author="Unknown">
        <w:r w:rsidRPr="00D65CC2">
          <w:rPr>
            <w:rFonts w:ascii="Roboto" w:eastAsia="Times New Roman" w:hAnsi="Roboto" w:cs="Times New Roman"/>
            <w:color w:val="000000"/>
            <w:sz w:val="24"/>
            <w:szCs w:val="24"/>
          </w:rPr>
          <w:fldChar w:fldCharType="begin"/>
        </w:r>
        <w:r w:rsidRPr="00D65CC2">
          <w:rPr>
            <w:rFonts w:ascii="Roboto" w:eastAsia="Times New Roman" w:hAnsi="Roboto" w:cs="Times New Roman"/>
            <w:color w:val="000000"/>
            <w:sz w:val="24"/>
            <w:szCs w:val="24"/>
          </w:rPr>
          <w:instrText xml:space="preserve"> HYPERLINK "https://www.wisdomjobs.com/e-university/mysql-interview-questions.html" \o "MySQL Interview Questions" </w:instrText>
        </w:r>
        <w:r w:rsidRPr="00D65CC2">
          <w:rPr>
            <w:rFonts w:ascii="Roboto" w:eastAsia="Times New Roman" w:hAnsi="Roboto" w:cs="Times New Roman"/>
            <w:color w:val="000000"/>
            <w:sz w:val="24"/>
            <w:szCs w:val="24"/>
          </w:rPr>
          <w:fldChar w:fldCharType="separate"/>
        </w:r>
        <w:r w:rsidRPr="00D65CC2">
          <w:rPr>
            <w:rFonts w:ascii="Roboto" w:eastAsia="Times New Roman" w:hAnsi="Roboto" w:cs="Times New Roman"/>
            <w:color w:val="337AB7"/>
            <w:sz w:val="24"/>
            <w:szCs w:val="24"/>
            <w:u w:val="single"/>
            <w:bdr w:val="single" w:sz="6" w:space="7" w:color="0277BB" w:frame="1"/>
          </w:rPr>
          <w:t>MySQL Interview Questions</w:t>
        </w:r>
        <w:r w:rsidRPr="00D65CC2">
          <w:rPr>
            <w:rFonts w:ascii="Roboto" w:eastAsia="Times New Roman" w:hAnsi="Roboto" w:cs="Times New Roman"/>
            <w:color w:val="000000"/>
            <w:sz w:val="24"/>
            <w:szCs w:val="24"/>
          </w:rPr>
          <w:fldChar w:fldCharType="end"/>
        </w:r>
      </w:ins>
    </w:p>
    <w:p w:rsidR="00D65CC2" w:rsidRPr="00D65CC2" w:rsidRDefault="00D65CC2" w:rsidP="00D65CC2">
      <w:pPr>
        <w:numPr>
          <w:ilvl w:val="0"/>
          <w:numId w:val="87"/>
        </w:numPr>
        <w:shd w:val="clear" w:color="auto" w:fill="FFFFFF"/>
        <w:spacing w:after="0" w:line="240" w:lineRule="auto"/>
        <w:ind w:left="150" w:right="150"/>
        <w:rPr>
          <w:ins w:id="896" w:author="Unknown"/>
          <w:rFonts w:ascii="Roboto" w:eastAsia="Times New Roman" w:hAnsi="Roboto" w:cs="Times New Roman"/>
          <w:color w:val="000000"/>
          <w:sz w:val="24"/>
          <w:szCs w:val="24"/>
        </w:rPr>
      </w:pPr>
      <w:ins w:id="897" w:author="Unknown">
        <w:r w:rsidRPr="00D65CC2">
          <w:rPr>
            <w:rFonts w:ascii="Roboto" w:eastAsia="Times New Roman" w:hAnsi="Roboto" w:cs="Times New Roman"/>
            <w:b/>
            <w:bCs/>
            <w:color w:val="000000"/>
            <w:sz w:val="24"/>
            <w:szCs w:val="24"/>
          </w:rPr>
          <w:t>Question 25. How Do I Render Plain Html?</w:t>
        </w:r>
      </w:ins>
    </w:p>
    <w:p w:rsidR="00D65CC2" w:rsidRPr="00D65CC2" w:rsidRDefault="00D65CC2" w:rsidP="00D65CC2">
      <w:pPr>
        <w:shd w:val="clear" w:color="auto" w:fill="FFFFFF"/>
        <w:spacing w:after="0" w:line="240" w:lineRule="auto"/>
        <w:ind w:left="150" w:right="150"/>
        <w:rPr>
          <w:ins w:id="898" w:author="Unknown"/>
          <w:rFonts w:ascii="Roboto" w:eastAsia="Times New Roman" w:hAnsi="Roboto" w:cs="Times New Roman"/>
          <w:color w:val="000000"/>
          <w:sz w:val="24"/>
          <w:szCs w:val="24"/>
        </w:rPr>
      </w:pPr>
      <w:ins w:id="899" w:author="Unknown">
        <w:r w:rsidRPr="00D65CC2">
          <w:rPr>
            <w:rFonts w:ascii="Roboto" w:eastAsia="Times New Roman" w:hAnsi="Roboto" w:cs="Times New Roman"/>
            <w:b/>
            <w:bCs/>
            <w:color w:val="2DA506"/>
            <w:sz w:val="24"/>
            <w:szCs w:val="24"/>
          </w:rPr>
          <w:t>Answer :</w:t>
        </w:r>
      </w:ins>
    </w:p>
    <w:p w:rsidR="00D65CC2" w:rsidRPr="00D65CC2" w:rsidRDefault="00D65CC2" w:rsidP="00D65CC2">
      <w:pPr>
        <w:shd w:val="clear" w:color="auto" w:fill="FFFFFF"/>
        <w:spacing w:after="75" w:line="240" w:lineRule="auto"/>
        <w:ind w:left="150" w:right="150"/>
        <w:rPr>
          <w:ins w:id="900" w:author="Unknown"/>
          <w:rFonts w:ascii="Roboto" w:eastAsia="Times New Roman" w:hAnsi="Roboto" w:cs="Times New Roman"/>
          <w:color w:val="000000"/>
          <w:sz w:val="24"/>
          <w:szCs w:val="24"/>
        </w:rPr>
      </w:pPr>
      <w:ins w:id="901" w:author="Unknown">
        <w:r w:rsidRPr="00D65CC2">
          <w:rPr>
            <w:rFonts w:ascii="Roboto" w:eastAsia="Times New Roman" w:hAnsi="Roboto" w:cs="Times New Roman"/>
            <w:color w:val="000000"/>
            <w:sz w:val="24"/>
            <w:szCs w:val="24"/>
          </w:rPr>
          <w:t>There’s no need to “render” HTML with the res.render() function. If you have a specific file, use the res.sendFile() function. If you are serving many assets from a directory, use the express.static() middleware function.</w:t>
        </w:r>
      </w:ins>
    </w:p>
    <w:p w:rsidR="00D65CC2" w:rsidRDefault="00D65CC2">
      <w:r>
        <w:br/>
        <w:t>-------------------------------------------------------------------------------------------------------------------------------------------</w:t>
      </w:r>
    </w:p>
    <w:p w:rsidR="00D65CC2" w:rsidRDefault="00D65CC2"/>
    <w:p w:rsidR="00D65CC2" w:rsidRPr="00D65CC2" w:rsidRDefault="00D65CC2" w:rsidP="00D65CC2">
      <w:pPr>
        <w:shd w:val="clear" w:color="auto" w:fill="FFFFFF"/>
        <w:spacing w:before="360" w:after="360" w:line="240" w:lineRule="auto"/>
        <w:textAlignment w:val="baseline"/>
        <w:outlineLvl w:val="2"/>
        <w:rPr>
          <w:rFonts w:ascii="Verdana" w:eastAsia="Times New Roman" w:hAnsi="Verdana" w:cs="Times New Roman"/>
          <w:b/>
          <w:bCs/>
          <w:color w:val="444444"/>
          <w:sz w:val="24"/>
          <w:szCs w:val="24"/>
        </w:rPr>
      </w:pPr>
      <w:r w:rsidRPr="00D65CC2">
        <w:rPr>
          <w:rFonts w:ascii="Verdana" w:eastAsia="Times New Roman" w:hAnsi="Verdana" w:cs="Times New Roman"/>
          <w:b/>
          <w:bCs/>
          <w:color w:val="444444"/>
          <w:sz w:val="24"/>
          <w:szCs w:val="24"/>
        </w:rPr>
        <w:t>What is Express.js? What are core features of Express framework?</w:t>
      </w:r>
    </w:p>
    <w:p w:rsidR="00D65CC2" w:rsidRPr="00D65CC2" w:rsidRDefault="00D65CC2" w:rsidP="00D65CC2">
      <w:pPr>
        <w:shd w:val="clear" w:color="auto" w:fill="FFFFFF"/>
        <w:spacing w:before="360" w:after="360" w:line="240" w:lineRule="auto"/>
        <w:textAlignment w:val="baseline"/>
        <w:outlineLvl w:val="3"/>
        <w:rPr>
          <w:rFonts w:ascii="Verdana" w:eastAsia="Times New Roman" w:hAnsi="Verdana" w:cs="Times New Roman"/>
          <w:b/>
          <w:bCs/>
          <w:color w:val="444444"/>
          <w:sz w:val="21"/>
          <w:szCs w:val="21"/>
        </w:rPr>
      </w:pPr>
      <w:r w:rsidRPr="00D65CC2">
        <w:rPr>
          <w:rFonts w:ascii="Verdana" w:eastAsia="Times New Roman" w:hAnsi="Verdana" w:cs="Times New Roman"/>
          <w:b/>
          <w:bCs/>
          <w:color w:val="444444"/>
          <w:sz w:val="21"/>
          <w:szCs w:val="21"/>
        </w:rPr>
        <w:t>What is Express.js?</w:t>
      </w:r>
    </w:p>
    <w:p w:rsidR="00D65CC2" w:rsidRPr="00D65CC2" w:rsidRDefault="00D65CC2" w:rsidP="00D65CC2">
      <w:pPr>
        <w:shd w:val="clear" w:color="auto" w:fill="FFFFFF"/>
        <w:spacing w:after="300" w:line="240" w:lineRule="auto"/>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Express.js is a light-weight node.js based web application framework. This JavaScript framework provides a number of flexible and useful feature in order to develop mobile as well as web application using NodeJS.</w:t>
      </w:r>
    </w:p>
    <w:p w:rsidR="00D65CC2" w:rsidRPr="00D65CC2" w:rsidRDefault="00D65CC2" w:rsidP="00D65CC2">
      <w:pPr>
        <w:shd w:val="clear" w:color="auto" w:fill="FFFFFF"/>
        <w:spacing w:before="360" w:after="360" w:line="240" w:lineRule="auto"/>
        <w:textAlignment w:val="baseline"/>
        <w:outlineLvl w:val="3"/>
        <w:rPr>
          <w:rFonts w:ascii="Verdana" w:eastAsia="Times New Roman" w:hAnsi="Verdana" w:cs="Times New Roman"/>
          <w:b/>
          <w:bCs/>
          <w:color w:val="444444"/>
          <w:sz w:val="21"/>
          <w:szCs w:val="21"/>
        </w:rPr>
      </w:pPr>
      <w:r w:rsidRPr="00D65CC2">
        <w:rPr>
          <w:rFonts w:ascii="Verdana" w:eastAsia="Times New Roman" w:hAnsi="Verdana" w:cs="Times New Roman"/>
          <w:b/>
          <w:bCs/>
          <w:color w:val="444444"/>
          <w:sz w:val="21"/>
          <w:szCs w:val="21"/>
        </w:rPr>
        <w:t>ExpressJS Features:</w:t>
      </w:r>
    </w:p>
    <w:p w:rsidR="00D65CC2" w:rsidRPr="00D65CC2" w:rsidRDefault="00D65CC2" w:rsidP="00D65CC2">
      <w:pPr>
        <w:shd w:val="clear" w:color="auto" w:fill="FFFFFF"/>
        <w:spacing w:after="300" w:line="240" w:lineRule="auto"/>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Following are some of the core features of Express framework −</w:t>
      </w:r>
    </w:p>
    <w:p w:rsidR="00D65CC2" w:rsidRPr="00D65CC2" w:rsidRDefault="00D65CC2" w:rsidP="00D65CC2">
      <w:pPr>
        <w:numPr>
          <w:ilvl w:val="0"/>
          <w:numId w:val="88"/>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Set up middlewares in order to respond to HTTP/RESTful Requests.</w:t>
      </w:r>
    </w:p>
    <w:p w:rsidR="00D65CC2" w:rsidRPr="00D65CC2" w:rsidRDefault="00D65CC2" w:rsidP="00D65CC2">
      <w:pPr>
        <w:numPr>
          <w:ilvl w:val="0"/>
          <w:numId w:val="88"/>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It is possible to defines a routing table in order to perform different HTTP operations.</w:t>
      </w:r>
    </w:p>
    <w:p w:rsidR="00D65CC2" w:rsidRPr="00D65CC2" w:rsidRDefault="00D65CC2" w:rsidP="00D65CC2">
      <w:pPr>
        <w:numPr>
          <w:ilvl w:val="0"/>
          <w:numId w:val="88"/>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Dynamically renders HTML Pages based on passing arguments to templates.</w:t>
      </w:r>
    </w:p>
    <w:p w:rsidR="00D65CC2" w:rsidRPr="00D65CC2" w:rsidRDefault="00D65CC2" w:rsidP="00D65CC2">
      <w:pPr>
        <w:numPr>
          <w:ilvl w:val="0"/>
          <w:numId w:val="88"/>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Provides all the feature provides by core Node.js.</w:t>
      </w:r>
    </w:p>
    <w:p w:rsidR="00D65CC2" w:rsidRPr="00D65CC2" w:rsidRDefault="00D65CC2" w:rsidP="00D65CC2">
      <w:pPr>
        <w:numPr>
          <w:ilvl w:val="0"/>
          <w:numId w:val="88"/>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Express prepare a thin layer, therefore, the performance is adequate.</w:t>
      </w:r>
    </w:p>
    <w:p w:rsidR="00D65CC2" w:rsidRPr="00D65CC2" w:rsidRDefault="00D65CC2" w:rsidP="00D65CC2">
      <w:pPr>
        <w:numPr>
          <w:ilvl w:val="0"/>
          <w:numId w:val="88"/>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Organize the web application into an MVC architecture.</w:t>
      </w:r>
    </w:p>
    <w:p w:rsidR="00D65CC2" w:rsidRPr="00D65CC2" w:rsidRDefault="00D65CC2" w:rsidP="00D65CC2">
      <w:pPr>
        <w:numPr>
          <w:ilvl w:val="0"/>
          <w:numId w:val="88"/>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lastRenderedPageBreak/>
        <w:t>Manages everything from routes to rendering view and preforming HTTP request.</w:t>
      </w:r>
    </w:p>
    <w:p w:rsidR="00D65CC2" w:rsidRPr="00D65CC2" w:rsidRDefault="00D65CC2" w:rsidP="00D65CC2">
      <w:pPr>
        <w:shd w:val="clear" w:color="auto" w:fill="FFFFFF"/>
        <w:spacing w:after="0" w:line="240" w:lineRule="auto"/>
        <w:textAlignment w:val="baseline"/>
        <w:rPr>
          <w:rFonts w:ascii="Verdana" w:eastAsia="Times New Roman" w:hAnsi="Verdana" w:cs="Times New Roman"/>
          <w:color w:val="444444"/>
          <w:sz w:val="21"/>
          <w:szCs w:val="21"/>
        </w:rPr>
      </w:pPr>
      <w:hyperlink r:id="rId75" w:anchor="top" w:history="1">
        <w:r w:rsidRPr="00D65CC2">
          <w:rPr>
            <w:rFonts w:ascii="Verdana" w:eastAsia="Times New Roman" w:hAnsi="Verdana" w:cs="Times New Roman"/>
            <w:color w:val="0B91EA"/>
            <w:sz w:val="21"/>
            <w:szCs w:val="21"/>
            <w:bdr w:val="none" w:sz="0" w:space="0" w:color="auto" w:frame="1"/>
          </w:rPr>
          <w:t>Back to top</w:t>
        </w:r>
      </w:hyperlink>
    </w:p>
    <w:p w:rsidR="00D65CC2" w:rsidRPr="00D65CC2" w:rsidRDefault="00D65CC2" w:rsidP="00D65CC2">
      <w:pPr>
        <w:shd w:val="clear" w:color="auto" w:fill="FFFFFF"/>
        <w:spacing w:before="360" w:after="360" w:line="240" w:lineRule="auto"/>
        <w:textAlignment w:val="baseline"/>
        <w:outlineLvl w:val="2"/>
        <w:rPr>
          <w:rFonts w:ascii="Verdana" w:eastAsia="Times New Roman" w:hAnsi="Verdana" w:cs="Times New Roman"/>
          <w:b/>
          <w:bCs/>
          <w:color w:val="444444"/>
          <w:sz w:val="24"/>
          <w:szCs w:val="24"/>
        </w:rPr>
      </w:pPr>
      <w:r w:rsidRPr="00D65CC2">
        <w:rPr>
          <w:rFonts w:ascii="Verdana" w:eastAsia="Times New Roman" w:hAnsi="Verdana" w:cs="Times New Roman"/>
          <w:b/>
          <w:bCs/>
          <w:color w:val="444444"/>
          <w:sz w:val="24"/>
          <w:szCs w:val="24"/>
        </w:rPr>
        <w:t>How to setup an Express.js App?</w:t>
      </w:r>
    </w:p>
    <w:p w:rsidR="00D65CC2" w:rsidRPr="00D65CC2" w:rsidRDefault="00D65CC2" w:rsidP="00D65CC2">
      <w:pPr>
        <w:shd w:val="clear" w:color="auto" w:fill="FFFFFF"/>
        <w:spacing w:after="300" w:line="240" w:lineRule="auto"/>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We can follow the below step by step approach to set up an Application using ExpressJS Framework.</w:t>
      </w:r>
    </w:p>
    <w:p w:rsidR="00D65CC2" w:rsidRPr="00D65CC2" w:rsidRDefault="00D65CC2" w:rsidP="00D65CC2">
      <w:pPr>
        <w:numPr>
          <w:ilvl w:val="0"/>
          <w:numId w:val="89"/>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Create a folder with the same name as Project name.</w:t>
      </w:r>
    </w:p>
    <w:p w:rsidR="00D65CC2" w:rsidRPr="00D65CC2" w:rsidRDefault="00D65CC2" w:rsidP="00D65CC2">
      <w:pPr>
        <w:numPr>
          <w:ilvl w:val="0"/>
          <w:numId w:val="89"/>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Inside the folder create a file called </w:t>
      </w:r>
      <w:r w:rsidRPr="00D65CC2">
        <w:rPr>
          <w:rFonts w:ascii="Verdana" w:eastAsia="Times New Roman" w:hAnsi="Verdana" w:cs="Times New Roman"/>
          <w:b/>
          <w:bCs/>
          <w:i/>
          <w:iCs/>
          <w:color w:val="444444"/>
          <w:sz w:val="21"/>
          <w:szCs w:val="21"/>
          <w:bdr w:val="none" w:sz="0" w:space="0" w:color="auto" w:frame="1"/>
        </w:rPr>
        <w:t>package.json</w:t>
      </w:r>
      <w:r w:rsidRPr="00D65CC2">
        <w:rPr>
          <w:rFonts w:ascii="Verdana" w:eastAsia="Times New Roman" w:hAnsi="Verdana" w:cs="Times New Roman"/>
          <w:color w:val="444444"/>
          <w:sz w:val="21"/>
          <w:szCs w:val="21"/>
        </w:rPr>
        <w:t>.</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9" type="#_x0000_t75" style="width:136.5pt;height:63.75pt" o:ole="">
            <v:imagedata r:id="rId76" o:title=""/>
          </v:shape>
          <w:control r:id="rId77" w:name="DefaultOcxName" w:shapeid="_x0000_i1189"/>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255"/>
        <w:gridCol w:w="865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lastRenderedPageBreak/>
              <w:t>21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42</w:t>
            </w:r>
          </w:p>
        </w:tc>
        <w:tc>
          <w:tcPr>
            <w:tcW w:w="9840"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"name": "npm_smart_grocery",</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"version": "1.0.0",</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"description": "a sample smart grocery manager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"main": "index.js",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"ajv": "^4.9.0",</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"async": "^1.4.2",</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"body-parser": "^1.13.3",</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"cloudant": "^1.4.0",</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"dotenv": "^2.0.0",</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"express": "^4.13.3",</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"express-session": "^1.11.3",</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"memory-cache": "^0.1.4",</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"moment": "2.10.6",</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"passport": "^0.3.2",</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"path-exists": "^3.0.0",</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"r-script": "0.0.3",</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"rio": "^2.4.1",</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"rox": "0.0.1-13",</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    "superagent": "^1.3.0",</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"twitter": "^1.4.0",</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"underscore": "^1.8.3",</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"v8": "^0.1.0",</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"winston": "^2.1.1",</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"winston-daily-rotate-file": "^1.0.1"</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"devDependencies":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"scripts":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"test": "echo \"Error: no test specified\" &amp;&amp; exit 1"</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"repository":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"type": "git",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"url": "git+</w:t>
            </w:r>
            <w:hyperlink r:id="rId78" w:history="1">
              <w:r w:rsidRPr="00D65CC2">
                <w:rPr>
                  <w:rFonts w:ascii="inherit" w:eastAsia="Times New Roman" w:hAnsi="inherit" w:cs="Times New Roman"/>
                  <w:color w:val="0B91EA"/>
                  <w:sz w:val="18"/>
                  <w:szCs w:val="18"/>
                  <w:bdr w:val="none" w:sz="0" w:space="0" w:color="auto" w:frame="1"/>
                </w:rPr>
                <w:t>https://github.com/dahlia05/npm_smart_grocery.git</w:t>
              </w:r>
            </w:hyperlink>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"author": "dahlia",</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"license": "ISC",</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"bugs":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"url": "</w:t>
            </w:r>
            <w:hyperlink r:id="rId79" w:history="1">
              <w:r w:rsidRPr="00D65CC2">
                <w:rPr>
                  <w:rFonts w:ascii="inherit" w:eastAsia="Times New Roman" w:hAnsi="inherit" w:cs="Times New Roman"/>
                  <w:color w:val="0B91EA"/>
                  <w:sz w:val="18"/>
                  <w:szCs w:val="18"/>
                  <w:bdr w:val="none" w:sz="0" w:space="0" w:color="auto" w:frame="1"/>
                </w:rPr>
                <w:t>https://github.com/dahlia05/npm_smart_grocery/issues</w:t>
              </w:r>
            </w:hyperlink>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"homepage": "</w:t>
            </w:r>
            <w:hyperlink r:id="rId80" w:anchor="readme" w:history="1">
              <w:r w:rsidRPr="00D65CC2">
                <w:rPr>
                  <w:rFonts w:ascii="inherit" w:eastAsia="Times New Roman" w:hAnsi="inherit" w:cs="Times New Roman"/>
                  <w:color w:val="0B91EA"/>
                  <w:sz w:val="18"/>
                  <w:szCs w:val="18"/>
                  <w:bdr w:val="none" w:sz="0" w:space="0" w:color="auto" w:frame="1"/>
                </w:rPr>
                <w:t>https://github.com/dahlia05/npm_smart_grocery#readme</w:t>
              </w:r>
            </w:hyperlink>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tc>
      </w:tr>
    </w:tbl>
    <w:p w:rsidR="00D65CC2" w:rsidRPr="00D65CC2" w:rsidRDefault="00D65CC2" w:rsidP="00D65CC2">
      <w:pPr>
        <w:numPr>
          <w:ilvl w:val="0"/>
          <w:numId w:val="89"/>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lastRenderedPageBreak/>
        <w:t>Open command prompt on the project folder and run following command.</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191" type="#_x0000_t75" style="width:136.5pt;height:63.75pt" o:ole="">
            <v:imagedata r:id="rId76" o:title=""/>
          </v:shape>
          <w:control r:id="rId81" w:name="DefaultOcxName1" w:shapeid="_x0000_i1191"/>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npm install</w:t>
            </w:r>
          </w:p>
        </w:tc>
      </w:tr>
    </w:tbl>
    <w:p w:rsidR="00D65CC2" w:rsidRPr="00D65CC2" w:rsidRDefault="00D65CC2" w:rsidP="00D65CC2">
      <w:p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This will install all the libraries defined in </w:t>
      </w:r>
      <w:r w:rsidRPr="00D65CC2">
        <w:rPr>
          <w:rFonts w:ascii="Verdana" w:eastAsia="Times New Roman" w:hAnsi="Verdana" w:cs="Times New Roman"/>
          <w:b/>
          <w:bCs/>
          <w:i/>
          <w:iCs/>
          <w:color w:val="444444"/>
          <w:sz w:val="21"/>
          <w:szCs w:val="21"/>
          <w:bdr w:val="none" w:sz="0" w:space="0" w:color="auto" w:frame="1"/>
        </w:rPr>
        <w:t>package.json</w:t>
      </w:r>
      <w:r w:rsidRPr="00D65CC2">
        <w:rPr>
          <w:rFonts w:ascii="Verdana" w:eastAsia="Times New Roman" w:hAnsi="Verdana" w:cs="Times New Roman"/>
          <w:color w:val="444444"/>
          <w:sz w:val="21"/>
          <w:szCs w:val="21"/>
        </w:rPr>
        <w:t> inside </w:t>
      </w:r>
      <w:r w:rsidRPr="00D65CC2">
        <w:rPr>
          <w:rFonts w:ascii="Verdana" w:eastAsia="Times New Roman" w:hAnsi="Verdana" w:cs="Times New Roman"/>
          <w:b/>
          <w:bCs/>
          <w:color w:val="444444"/>
          <w:sz w:val="21"/>
          <w:szCs w:val="21"/>
          <w:bdr w:val="none" w:sz="0" w:space="0" w:color="auto" w:frame="1"/>
        </w:rPr>
        <w:t>dependencies{} </w:t>
      </w:r>
      <w:r w:rsidRPr="00D65CC2">
        <w:rPr>
          <w:rFonts w:ascii="Verdana" w:eastAsia="Times New Roman" w:hAnsi="Verdana" w:cs="Times New Roman"/>
          <w:color w:val="444444"/>
          <w:sz w:val="21"/>
          <w:szCs w:val="21"/>
        </w:rPr>
        <w:t>and the libraries are installed in </w:t>
      </w:r>
      <w:r w:rsidRPr="00D65CC2">
        <w:rPr>
          <w:rFonts w:ascii="Verdana" w:eastAsia="Times New Roman" w:hAnsi="Verdana" w:cs="Times New Roman"/>
          <w:b/>
          <w:bCs/>
          <w:i/>
          <w:iCs/>
          <w:color w:val="444444"/>
          <w:sz w:val="21"/>
          <w:szCs w:val="21"/>
          <w:bdr w:val="none" w:sz="0" w:space="0" w:color="auto" w:frame="1"/>
        </w:rPr>
        <w:t>node_modules</w:t>
      </w:r>
      <w:r w:rsidRPr="00D65CC2">
        <w:rPr>
          <w:rFonts w:ascii="Verdana" w:eastAsia="Times New Roman" w:hAnsi="Verdana" w:cs="Times New Roman"/>
          <w:color w:val="444444"/>
          <w:sz w:val="21"/>
          <w:szCs w:val="21"/>
        </w:rPr>
        <w:t> folder.</w:t>
      </w:r>
    </w:p>
    <w:p w:rsidR="00D65CC2" w:rsidRPr="00D65CC2" w:rsidRDefault="00D65CC2" w:rsidP="00D65CC2">
      <w:pPr>
        <w:numPr>
          <w:ilvl w:val="0"/>
          <w:numId w:val="89"/>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Create a file called </w:t>
      </w:r>
      <w:r w:rsidRPr="00D65CC2">
        <w:rPr>
          <w:rFonts w:ascii="Verdana" w:eastAsia="Times New Roman" w:hAnsi="Verdana" w:cs="Times New Roman"/>
          <w:b/>
          <w:bCs/>
          <w:i/>
          <w:iCs/>
          <w:color w:val="444444"/>
          <w:sz w:val="21"/>
          <w:szCs w:val="21"/>
          <w:bdr w:val="none" w:sz="0" w:space="0" w:color="auto" w:frame="1"/>
        </w:rPr>
        <w:t>server.js</w:t>
      </w:r>
      <w:r w:rsidRPr="00D65CC2">
        <w:rPr>
          <w:rFonts w:ascii="Verdana" w:eastAsia="Times New Roman" w:hAnsi="Verdana" w:cs="Times New Roman"/>
          <w:color w:val="444444"/>
          <w:sz w:val="21"/>
          <w:szCs w:val="21"/>
        </w:rPr>
        <w:t>.</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lastRenderedPageBreak/>
        <w:object w:dxaOrig="1000" w:dyaOrig="500">
          <v:shape id="_x0000_i1193" type="#_x0000_t75" style="width:136.5pt;height:63.75pt" o:ole="">
            <v:imagedata r:id="rId76" o:title=""/>
          </v:shape>
          <w:control r:id="rId82" w:name="DefaultOcxName2" w:shapeid="_x0000_i1193"/>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255"/>
        <w:gridCol w:w="865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lastRenderedPageBreak/>
              <w:t>28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54</w:t>
            </w:r>
          </w:p>
        </w:tc>
        <w:tc>
          <w:tcPr>
            <w:tcW w:w="1063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"use strict";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express = require('express');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bodyParser = require('body-parser');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session = require('express-session')</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Project = require('./schema').Project;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http = require('http');</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https = require('https');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Initialize express app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app = express();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host = process.env.APP_HOST || 'localhost';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port = process.env.APP_PORT || '3000';</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app.use(bodyParser.json());</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app.use(session({</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rolling: true,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saveUninitialized: true,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resave: true,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secret: config.SESSION_SECRET,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cookie: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maxAge: 36000000,</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httpOnly: false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lastRenderedPageBreak/>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app.use(express.static(__dirname + '/app'));</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index = require('./routes/index');</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app.use ('/’, index);</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app.all('*', function(req, res, next)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res.set('Access-Control-Allow-Origin',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res.set('Access-Control-Allow-Methods', 'GET, POST, DELETE, PUT');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res.set('Access-Control-Allow-Headers', 'X-Requested-With, Content-Type');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if ('OPTIONS' == req.method) return res.send(200);</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next();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Define fallback route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app.use(function(req, res, next)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res.status(404).json({errorCode: 404, errorMsg: "route not found"});</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Define error handler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app.use(logging.errorHandler);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Start server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app.listen(app.get('port'), function()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logger.info('Express server listening on http://' + app.get('host') + ':' + app.get('port'));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tc>
      </w:tr>
    </w:tbl>
    <w:p w:rsidR="00D65CC2" w:rsidRPr="00D65CC2" w:rsidRDefault="00D65CC2" w:rsidP="00D65CC2">
      <w:pPr>
        <w:numPr>
          <w:ilvl w:val="0"/>
          <w:numId w:val="89"/>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lastRenderedPageBreak/>
        <w:t>Create a folder called ‘routes’ inside the project folder.</w:t>
      </w:r>
    </w:p>
    <w:p w:rsidR="00D65CC2" w:rsidRPr="00D65CC2" w:rsidRDefault="00D65CC2" w:rsidP="00D65CC2">
      <w:pPr>
        <w:numPr>
          <w:ilvl w:val="0"/>
          <w:numId w:val="89"/>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Create a file inside ‘routes’ folder called </w:t>
      </w:r>
      <w:r w:rsidRPr="00D65CC2">
        <w:rPr>
          <w:rFonts w:ascii="Verdana" w:eastAsia="Times New Roman" w:hAnsi="Verdana" w:cs="Times New Roman"/>
          <w:b/>
          <w:bCs/>
          <w:i/>
          <w:iCs/>
          <w:color w:val="444444"/>
          <w:sz w:val="21"/>
          <w:szCs w:val="21"/>
          <w:bdr w:val="none" w:sz="0" w:space="0" w:color="auto" w:frame="1"/>
        </w:rPr>
        <w:t>index.js</w:t>
      </w:r>
      <w:r w:rsidRPr="00D65CC2">
        <w:rPr>
          <w:rFonts w:ascii="Verdana" w:eastAsia="Times New Roman" w:hAnsi="Verdana" w:cs="Times New Roman"/>
          <w:color w:val="444444"/>
          <w:sz w:val="21"/>
          <w:szCs w:val="21"/>
        </w:rPr>
        <w:t>.</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lastRenderedPageBreak/>
        <w:object w:dxaOrig="1000" w:dyaOrig="500">
          <v:shape id="_x0000_i1195" type="#_x0000_t75" style="width:136.5pt;height:63.75pt" o:ole="">
            <v:imagedata r:id="rId76" o:title=""/>
          </v:shape>
          <w:control r:id="rId83" w:name="DefaultOcxName3" w:shapeid="_x0000_i1195"/>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express = require('express');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router = express.Router();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GET home page.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router.get('/', function(req, res, next)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res.render('index', { title: 'Express'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module.exports = router;</w:t>
            </w:r>
          </w:p>
        </w:tc>
      </w:tr>
    </w:tbl>
    <w:p w:rsidR="00D65CC2" w:rsidRPr="00D65CC2" w:rsidRDefault="00D65CC2" w:rsidP="00D65CC2">
      <w:pPr>
        <w:numPr>
          <w:ilvl w:val="0"/>
          <w:numId w:val="89"/>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Create a folder called ‘app’ inside the project folder and create a file inside ‘app’ folder called ‘index.html’.</w:t>
      </w:r>
      <w:r w:rsidRPr="00D65CC2">
        <w:rPr>
          <w:rFonts w:ascii="Verdana" w:eastAsia="Times New Roman" w:hAnsi="Verdana" w:cs="Times New Roman"/>
          <w:noProof/>
          <w:color w:val="444444"/>
          <w:sz w:val="21"/>
          <w:szCs w:val="21"/>
        </w:rPr>
        <w:drawing>
          <wp:inline distT="0" distB="0" distL="0" distR="0" wp14:anchorId="7ADCA91A" wp14:editId="7E5042ED">
            <wp:extent cx="3819525" cy="609600"/>
            <wp:effectExtent l="0" t="0" r="9525" b="0"/>
            <wp:docPr id="28" name="Picture 28" descr="ExpressJS Setup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xpressJS Setup Tutorial"/>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19525" cy="609600"/>
                    </a:xfrm>
                    <a:prstGeom prst="rect">
                      <a:avLst/>
                    </a:prstGeom>
                    <a:noFill/>
                    <a:ln>
                      <a:noFill/>
                    </a:ln>
                  </pic:spPr>
                </pic:pic>
              </a:graphicData>
            </a:graphic>
          </wp:inline>
        </w:drawing>
      </w:r>
    </w:p>
    <w:p w:rsidR="00D65CC2" w:rsidRPr="00D65CC2" w:rsidRDefault="00D65CC2" w:rsidP="00D65CC2">
      <w:pPr>
        <w:numPr>
          <w:ilvl w:val="0"/>
          <w:numId w:val="89"/>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Create a index.html file.</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197" type="#_x0000_t75" style="width:136.5pt;height:63.75pt" o:ole="">
            <v:imagedata r:id="rId76" o:title=""/>
          </v:shape>
          <w:control r:id="rId85" w:name="DefaultOcxName4" w:shapeid="_x0000_i1197"/>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&lt;h1&gt; Hello World!&lt;/h1&gt;</w:t>
            </w:r>
          </w:p>
        </w:tc>
      </w:tr>
    </w:tbl>
    <w:p w:rsidR="00D65CC2" w:rsidRPr="00D65CC2" w:rsidRDefault="00D65CC2" w:rsidP="00D65CC2">
      <w:pPr>
        <w:numPr>
          <w:ilvl w:val="0"/>
          <w:numId w:val="89"/>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Open command prompt on the project folder and run following command.</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199" type="#_x0000_t75" style="width:136.5pt;height:63.75pt" o:ole="">
            <v:imagedata r:id="rId76" o:title=""/>
          </v:shape>
          <w:control r:id="rId86" w:name="DefaultOcxName5" w:shapeid="_x0000_i1199"/>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node server.js</w:t>
            </w:r>
          </w:p>
        </w:tc>
      </w:tr>
    </w:tbl>
    <w:p w:rsidR="00D65CC2" w:rsidRPr="00D65CC2" w:rsidRDefault="00D65CC2" w:rsidP="00D65CC2">
      <w:p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The output would be</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01" type="#_x0000_t75" style="width:136.5pt;height:63.75pt" o:ole="">
            <v:imagedata r:id="rId76" o:title=""/>
          </v:shape>
          <w:control r:id="rId87" w:name="DefaultOcxName6" w:shapeid="_x0000_i1201"/>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lastRenderedPageBreak/>
              <w:t>1</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2017-02-01T21:31:15.889Z - info: Express server listening on http://localhost:3000</w:t>
            </w:r>
          </w:p>
        </w:tc>
      </w:tr>
    </w:tbl>
    <w:p w:rsidR="00D65CC2" w:rsidRPr="00D65CC2" w:rsidRDefault="00D65CC2" w:rsidP="00D65CC2">
      <w:pPr>
        <w:numPr>
          <w:ilvl w:val="0"/>
          <w:numId w:val="89"/>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Now open a browser with link </w:t>
      </w:r>
      <w:hyperlink r:id="rId88" w:history="1">
        <w:r w:rsidRPr="00D65CC2">
          <w:rPr>
            <w:rFonts w:ascii="Verdana" w:eastAsia="Times New Roman" w:hAnsi="Verdana" w:cs="Times New Roman"/>
            <w:color w:val="0B91EA"/>
            <w:sz w:val="21"/>
            <w:szCs w:val="21"/>
            <w:bdr w:val="none" w:sz="0" w:space="0" w:color="auto" w:frame="1"/>
          </w:rPr>
          <w:t>http://localhost:3000</w:t>
        </w:r>
      </w:hyperlink>
      <w:r w:rsidRPr="00D65CC2">
        <w:rPr>
          <w:rFonts w:ascii="Verdana" w:eastAsia="Times New Roman" w:hAnsi="Verdana" w:cs="Times New Roman"/>
          <w:color w:val="444444"/>
          <w:sz w:val="21"/>
          <w:szCs w:val="21"/>
        </w:rPr>
        <w:t>, the output would be:</w:t>
      </w:r>
      <w:r w:rsidRPr="00D65CC2">
        <w:rPr>
          <w:rFonts w:ascii="Verdana" w:eastAsia="Times New Roman" w:hAnsi="Verdana" w:cs="Times New Roman"/>
          <w:noProof/>
          <w:color w:val="444444"/>
          <w:sz w:val="21"/>
          <w:szCs w:val="21"/>
        </w:rPr>
        <w:drawing>
          <wp:inline distT="0" distB="0" distL="0" distR="0" wp14:anchorId="10CAE432" wp14:editId="52A0FD8C">
            <wp:extent cx="3981450" cy="1419225"/>
            <wp:effectExtent l="0" t="0" r="0" b="9525"/>
            <wp:docPr id="29" name="Picture 29" descr="ExpressJS App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xpressJS App Tutorial"/>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81450" cy="1419225"/>
                    </a:xfrm>
                    <a:prstGeom prst="rect">
                      <a:avLst/>
                    </a:prstGeom>
                    <a:noFill/>
                    <a:ln>
                      <a:noFill/>
                    </a:ln>
                  </pic:spPr>
                </pic:pic>
              </a:graphicData>
            </a:graphic>
          </wp:inline>
        </w:drawing>
      </w:r>
    </w:p>
    <w:p w:rsidR="00D65CC2" w:rsidRPr="00D65CC2" w:rsidRDefault="00D65CC2" w:rsidP="00D65CC2">
      <w:pPr>
        <w:shd w:val="clear" w:color="auto" w:fill="FFFFFF"/>
        <w:spacing w:after="0" w:line="240" w:lineRule="auto"/>
        <w:textAlignment w:val="baseline"/>
        <w:rPr>
          <w:rFonts w:ascii="Verdana" w:eastAsia="Times New Roman" w:hAnsi="Verdana" w:cs="Times New Roman"/>
          <w:color w:val="444444"/>
          <w:sz w:val="21"/>
          <w:szCs w:val="21"/>
        </w:rPr>
      </w:pPr>
      <w:hyperlink r:id="rId90" w:anchor="top" w:history="1">
        <w:r w:rsidRPr="00D65CC2">
          <w:rPr>
            <w:rFonts w:ascii="Verdana" w:eastAsia="Times New Roman" w:hAnsi="Verdana" w:cs="Times New Roman"/>
            <w:color w:val="0B91EA"/>
            <w:sz w:val="21"/>
            <w:szCs w:val="21"/>
            <w:bdr w:val="none" w:sz="0" w:space="0" w:color="auto" w:frame="1"/>
          </w:rPr>
          <w:t>Back to top</w:t>
        </w:r>
      </w:hyperlink>
    </w:p>
    <w:p w:rsidR="00D65CC2" w:rsidRPr="00D65CC2" w:rsidRDefault="00D65CC2" w:rsidP="00D65CC2">
      <w:pPr>
        <w:shd w:val="clear" w:color="auto" w:fill="FFFFFF"/>
        <w:spacing w:before="360" w:after="360" w:line="240" w:lineRule="auto"/>
        <w:textAlignment w:val="baseline"/>
        <w:outlineLvl w:val="2"/>
        <w:rPr>
          <w:rFonts w:ascii="Verdana" w:eastAsia="Times New Roman" w:hAnsi="Verdana" w:cs="Times New Roman"/>
          <w:b/>
          <w:bCs/>
          <w:color w:val="444444"/>
          <w:sz w:val="24"/>
          <w:szCs w:val="24"/>
        </w:rPr>
      </w:pPr>
      <w:r w:rsidRPr="00D65CC2">
        <w:rPr>
          <w:rFonts w:ascii="Verdana" w:eastAsia="Times New Roman" w:hAnsi="Verdana" w:cs="Times New Roman"/>
          <w:b/>
          <w:bCs/>
          <w:color w:val="444444"/>
          <w:sz w:val="24"/>
          <w:szCs w:val="24"/>
        </w:rPr>
        <w:t>How to config Angular 2.0 Frontend in Express.js Application?</w:t>
      </w:r>
    </w:p>
    <w:p w:rsidR="00D65CC2" w:rsidRPr="00D65CC2" w:rsidRDefault="00D65CC2" w:rsidP="00D65CC2">
      <w:pPr>
        <w:shd w:val="clear" w:color="auto" w:fill="FFFFFF"/>
        <w:spacing w:after="300" w:line="240" w:lineRule="auto"/>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With the Angular 2.0 the MEAN stack has a huge changes. These are the following steps to create an application using MEAN stack.</w:t>
      </w:r>
    </w:p>
    <w:p w:rsidR="00D65CC2" w:rsidRPr="00D65CC2" w:rsidRDefault="00D65CC2" w:rsidP="00D65CC2">
      <w:pPr>
        <w:numPr>
          <w:ilvl w:val="0"/>
          <w:numId w:val="90"/>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Install Node.js.</w:t>
      </w:r>
    </w:p>
    <w:p w:rsidR="00D65CC2" w:rsidRPr="00D65CC2" w:rsidRDefault="00D65CC2" w:rsidP="00D65CC2">
      <w:pPr>
        <w:numPr>
          <w:ilvl w:val="0"/>
          <w:numId w:val="90"/>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Create an express application using express generator.</w:t>
      </w:r>
    </w:p>
    <w:p w:rsidR="00D65CC2" w:rsidRPr="00D65CC2" w:rsidRDefault="00D65CC2" w:rsidP="00D65CC2">
      <w:pPr>
        <w:numPr>
          <w:ilvl w:val="0"/>
          <w:numId w:val="90"/>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Use the view engine as ejs, therefore, install ejs.</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03" type="#_x0000_t75" style="width:136.5pt;height:63.75pt" o:ole="">
            <v:imagedata r:id="rId76" o:title=""/>
          </v:shape>
          <w:control r:id="rId91" w:name="DefaultOcxName7" w:shapeid="_x0000_i1203"/>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npm install </w:t>
            </w:r>
            <w:r w:rsidRPr="00D65CC2">
              <w:rPr>
                <w:rFonts w:ascii="inherit" w:eastAsia="Times New Roman" w:hAnsi="inherit" w:cs="Times New Roman"/>
                <w:color w:val="000000"/>
                <w:sz w:val="18"/>
                <w:szCs w:val="18"/>
              </w:rPr>
              <w:t>–</w:t>
            </w:r>
            <w:r w:rsidRPr="00D65CC2">
              <w:rPr>
                <w:rFonts w:ascii="inherit" w:eastAsia="Times New Roman" w:hAnsi="inherit" w:cs="Times New Roman"/>
                <w:color w:val="000000"/>
                <w:sz w:val="18"/>
                <w:szCs w:val="18"/>
                <w:bdr w:val="none" w:sz="0" w:space="0" w:color="auto" w:frame="1"/>
              </w:rPr>
              <w:t>save ejs</w:t>
            </w:r>
          </w:p>
        </w:tc>
      </w:tr>
    </w:tbl>
    <w:p w:rsidR="00D65CC2" w:rsidRPr="00D65CC2" w:rsidRDefault="00D65CC2" w:rsidP="00D65CC2">
      <w:pPr>
        <w:numPr>
          <w:ilvl w:val="0"/>
          <w:numId w:val="90"/>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Set view engine in app.js.</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05" type="#_x0000_t75" style="width:136.5pt;height:63.75pt" o:ole="">
            <v:imagedata r:id="rId76" o:title=""/>
          </v:shape>
          <w:control r:id="rId92" w:name="DefaultOcxName8" w:shapeid="_x0000_i1205"/>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view engine setup</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app.set('views', path.join(__dirname, 'views'));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app.set('view engine', 'ejs');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app.engine('html', require('ejs').renderFile);</w:t>
            </w:r>
          </w:p>
        </w:tc>
      </w:tr>
    </w:tbl>
    <w:p w:rsidR="00D65CC2" w:rsidRPr="00D65CC2" w:rsidRDefault="00D65CC2" w:rsidP="00D65CC2">
      <w:pPr>
        <w:numPr>
          <w:ilvl w:val="0"/>
          <w:numId w:val="90"/>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Set the static folder.</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07" type="#_x0000_t75" style="width:136.5pt;height:63.75pt" o:ole="">
            <v:imagedata r:id="rId76" o:title=""/>
          </v:shape>
          <w:control r:id="rId93" w:name="DefaultOcxName9" w:shapeid="_x0000_i1207"/>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lastRenderedPageBreak/>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Set Static Folder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app.use(express.static(path.join(__dirname, 'public')));</w:t>
            </w:r>
          </w:p>
        </w:tc>
      </w:tr>
    </w:tbl>
    <w:p w:rsidR="00D65CC2" w:rsidRPr="00D65CC2" w:rsidRDefault="00D65CC2" w:rsidP="00D65CC2">
      <w:pPr>
        <w:numPr>
          <w:ilvl w:val="0"/>
          <w:numId w:val="90"/>
        </w:numPr>
        <w:shd w:val="clear" w:color="auto" w:fill="FFFFFF"/>
        <w:spacing w:after="24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Create the config file inside public folder following the Getting started from angular.io.</w:t>
      </w:r>
      <w:r w:rsidRPr="00D65CC2">
        <w:rPr>
          <w:rFonts w:ascii="Verdana" w:eastAsia="Times New Roman" w:hAnsi="Verdana" w:cs="Times New Roman"/>
          <w:color w:val="444444"/>
          <w:sz w:val="21"/>
          <w:szCs w:val="21"/>
        </w:rPr>
        <w:br/>
      </w:r>
      <w:r w:rsidRPr="00D65CC2">
        <w:rPr>
          <w:rFonts w:ascii="Verdana" w:eastAsia="Times New Roman" w:hAnsi="Verdana" w:cs="Times New Roman"/>
          <w:b/>
          <w:bCs/>
          <w:i/>
          <w:iCs/>
          <w:color w:val="444444"/>
          <w:sz w:val="21"/>
          <w:szCs w:val="21"/>
          <w:bdr w:val="none" w:sz="0" w:space="0" w:color="auto" w:frame="1"/>
        </w:rPr>
        <w:t>package.json</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09" type="#_x0000_t75" style="width:136.5pt;height:63.75pt" o:ole="">
            <v:imagedata r:id="rId76" o:title=""/>
          </v:shape>
          <w:control r:id="rId94" w:name="DefaultOcxName10" w:shapeid="_x0000_i1209"/>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255"/>
        <w:gridCol w:w="865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lastRenderedPageBreak/>
              <w:t>23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37</w:t>
            </w:r>
          </w:p>
        </w:tc>
        <w:tc>
          <w:tcPr>
            <w:tcW w:w="9840"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"name": "todoapp",</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"version": "1.0.0",</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"scripts":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"start": "tsc &amp;&amp; concurrently \"tsc -w\" \"lite-server\"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"lite": "lite-server",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"postinstall": "typings install",</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"tsc": "tsc",</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"tsc:w": "tsc -w",</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"typings": "typings"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"license": "ISC",</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"dependencies":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"@angular/common": "~2.0.1",</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"@angular/compiler": "~2.0.1",</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"@angular/core": "~2.0.1",</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"@angular/forms": "~2.0.1",</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"@angular/http": "~2.0.1",</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"@angular/platform-browser": "~2.0.1",</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"@angular/platform-browser-dynamic": "~2.0.1",</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"@angular/router": "~3.0.1",</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"@angular/upgrade": "~2.0.1",</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    "angular-in-memory-web-api": "~0.1.1",</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"bootstrap": "^3.3.7",</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"core-js": "^2.4.1",</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"reflect-metadata": "^0.1.8",</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"rxjs": "5.0.0-beta.12",</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"systemjs": "0.19.39",</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"zone.js": "^0.6.25"</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"devDependencies":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"concurrently": "^3.0.0",</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"lite-server": "^2.2.2",</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"typescript": "^2.0.3",</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"typings":"^1.4.0"</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tc>
      </w:tr>
    </w:tbl>
    <w:p w:rsidR="00D65CC2" w:rsidRPr="00D65CC2" w:rsidRDefault="00D65CC2" w:rsidP="00D65CC2">
      <w:pPr>
        <w:shd w:val="clear" w:color="auto" w:fill="FFFFFF"/>
        <w:spacing w:after="24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b/>
          <w:bCs/>
          <w:i/>
          <w:iCs/>
          <w:color w:val="444444"/>
          <w:sz w:val="21"/>
          <w:szCs w:val="21"/>
          <w:bdr w:val="none" w:sz="0" w:space="0" w:color="auto" w:frame="1"/>
        </w:rPr>
        <w:lastRenderedPageBreak/>
        <w:t>tsconfig.json</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11" type="#_x0000_t75" style="width:136.5pt;height:63.75pt" o:ole="">
            <v:imagedata r:id="rId76" o:title=""/>
          </v:shape>
          <w:control r:id="rId95" w:name="DefaultOcxName11" w:shapeid="_x0000_i1211"/>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255"/>
        <w:gridCol w:w="865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lastRenderedPageBreak/>
              <w:t>12</w:t>
            </w:r>
          </w:p>
        </w:tc>
        <w:tc>
          <w:tcPr>
            <w:tcW w:w="9840"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"compilerOptions":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"target": "es5",</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"module": "commonjs",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"moduleResolution": "node",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"sourceMap": true,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"emitDecoratorMetadata": true,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"experimentalDecorators": true,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"removeComments": false,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"noImplicitAny": false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w:t>
            </w:r>
          </w:p>
        </w:tc>
      </w:tr>
    </w:tbl>
    <w:p w:rsidR="00D65CC2" w:rsidRPr="00D65CC2" w:rsidRDefault="00D65CC2" w:rsidP="00D65CC2">
      <w:p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b/>
          <w:bCs/>
          <w:i/>
          <w:iCs/>
          <w:color w:val="444444"/>
          <w:sz w:val="21"/>
          <w:szCs w:val="21"/>
          <w:bdr w:val="none" w:sz="0" w:space="0" w:color="auto" w:frame="1"/>
        </w:rPr>
        <w:lastRenderedPageBreak/>
        <w:t>typings.json</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13" type="#_x0000_t75" style="width:136.5pt;height:63.75pt" o:ole="">
            <v:imagedata r:id="rId76" o:title=""/>
          </v:shape>
          <w:control r:id="rId96" w:name="DefaultOcxName12" w:shapeid="_x0000_i1213"/>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"globalDependencies":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"core-js": "registry:dt/core-js#0.0.0+20160725163759",</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"jasmine": "registry:dt/jasmine#2.2.0+20160621224255",</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"node": "registry:dt/node#6.0.0+20160909174046"</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tc>
      </w:tr>
    </w:tbl>
    <w:p w:rsidR="00D65CC2" w:rsidRPr="00D65CC2" w:rsidRDefault="00D65CC2" w:rsidP="00D65CC2">
      <w:p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b/>
          <w:bCs/>
          <w:i/>
          <w:iCs/>
          <w:color w:val="444444"/>
          <w:sz w:val="21"/>
          <w:szCs w:val="21"/>
          <w:bdr w:val="none" w:sz="0" w:space="0" w:color="auto" w:frame="1"/>
        </w:rPr>
        <w:t>system.config.js</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15" type="#_x0000_t75" style="width:136.5pt;height:63.75pt" o:ole="">
            <v:imagedata r:id="rId76" o:title=""/>
          </v:shape>
          <w:control r:id="rId97" w:name="DefaultOcxName13" w:shapeid="_x0000_i1215"/>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255"/>
        <w:gridCol w:w="865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lastRenderedPageBreak/>
              <w:t>15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43</w:t>
            </w:r>
          </w:p>
        </w:tc>
        <w:tc>
          <w:tcPr>
            <w:tcW w:w="13440"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 System configuration for Angular samples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 Adjust as necessary for your application needs.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(function (global)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System.config({</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paths: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paths serve as alias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'npm:': 'node_modules/'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map tells the System loader where to look for things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map: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our app is within the app folder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app: 'app',</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      // angular bundles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'@angular/core': 'npm:@angular/core/bundles/core.umd.js',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'@angular/common': 'npm:@angular/common/bundles/common.umd.js',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'@angular/compiler': 'npm:@angular/compiler/bundles/compiler.umd.js',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'@angular/platform-browser': 'npm:@angular/platform-browser/bundles/platform-browser.umd.js',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'@angular/platform-browser-dynamic': 'npm:@angular/platform-browser-dynamic/bundles/platform-browser-dynamic.umd.js',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'@angular/http': 'npm:@angular/http/bundles/http.umd.js',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'@angular/router': 'npm:@angular/router/bundles/router.umd.js',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'@angular/forms': 'npm:@angular/forms/bundles/forms.umd.js',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other libraries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'rxjs':                      'npm:rxjs',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'angular-in-memory-web-api': 'npm:angular-in-memory-web-api',</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packages tells the System loader how to load when no filename and/or no extension</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packages: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app: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main: './main.js',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defaultExtension: 'js'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rxjs: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defaultExtension: 'js'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'angular-in-memory-web-api':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main: './index.js',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defaultExtension: 'js'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})(this);</w:t>
            </w:r>
          </w:p>
        </w:tc>
      </w:tr>
    </w:tbl>
    <w:p w:rsidR="00D65CC2" w:rsidRPr="00D65CC2" w:rsidRDefault="00D65CC2" w:rsidP="00D65CC2">
      <w:pPr>
        <w:numPr>
          <w:ilvl w:val="0"/>
          <w:numId w:val="90"/>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lastRenderedPageBreak/>
        <w:t>Now run ‘</w:t>
      </w:r>
      <w:r w:rsidRPr="00D65CC2">
        <w:rPr>
          <w:rFonts w:ascii="Verdana" w:eastAsia="Times New Roman" w:hAnsi="Verdana" w:cs="Times New Roman"/>
          <w:b/>
          <w:bCs/>
          <w:i/>
          <w:iCs/>
          <w:color w:val="444444"/>
          <w:sz w:val="21"/>
          <w:szCs w:val="21"/>
          <w:bdr w:val="none" w:sz="0" w:space="0" w:color="auto" w:frame="1"/>
        </w:rPr>
        <w:t>npm install</w:t>
      </w:r>
      <w:r w:rsidRPr="00D65CC2">
        <w:rPr>
          <w:rFonts w:ascii="Verdana" w:eastAsia="Times New Roman" w:hAnsi="Verdana" w:cs="Times New Roman"/>
          <w:color w:val="444444"/>
          <w:sz w:val="21"/>
          <w:szCs w:val="21"/>
        </w:rPr>
        <w:t>’ command to install all the necessary dependencies.</w:t>
      </w:r>
    </w:p>
    <w:p w:rsidR="00D65CC2" w:rsidRPr="00D65CC2" w:rsidRDefault="00D65CC2" w:rsidP="00D65CC2">
      <w:pPr>
        <w:numPr>
          <w:ilvl w:val="0"/>
          <w:numId w:val="90"/>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lastRenderedPageBreak/>
        <w:t>Change the ‘views/index.html’ folder with the following code.</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17" type="#_x0000_t75" style="width:136.5pt;height:63.75pt" o:ole="">
            <v:imagedata r:id="rId76" o:title=""/>
          </v:shape>
          <w:control r:id="rId98" w:name="DefaultOcxName14" w:shapeid="_x0000_i1217"/>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255"/>
        <w:gridCol w:w="865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24</w:t>
            </w:r>
          </w:p>
        </w:tc>
        <w:tc>
          <w:tcPr>
            <w:tcW w:w="9840"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&lt;html&gt;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&lt;head&gt;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&lt;title&gt;MyTaskList&lt;/title&gt;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&lt;meta charset="UTF-8"&gt;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&lt;meta name="viewport" content="width=device-width, initial-scale=1"&gt;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&lt;link rel="stylesheet" href="bower_components/bootstrap/dist/css/bootstrap.css"&gt;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&lt;link rel="stylesheet" href="styles.css"&gt;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&lt;!-- 1. Load libraries --&gt;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 Polyfill(s) for older browsers --&gt;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&lt;script src="node_modules/core-js/client/shim.min.js"&gt;&lt;/script&gt;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&lt;script src="node_modules/zone.js/dist/zone.js"&gt;&lt;/script&gt;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&lt;script src="node_modules/reflect-metadata/Reflect.js"&gt;&lt;/script&gt;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&lt;script src="node_modules/systemjs/dist/system.src.js"&gt;&lt;/script&gt;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&lt;!-- 2. Configure SystemJS --&gt;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&lt;script src="systemjs.config.js"&gt;&lt;/script&gt;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&lt;script&gt;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System.import('app').catch(function(err){ console.error(err);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&lt;/script&gt;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&lt;/head&gt;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&lt;!-- 3. Display the application --&gt;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&lt;body&gt;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&lt;my-app&gt;Loading...&lt;/my-app&gt;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&lt;/body&gt;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&lt;/html&gt;</w:t>
            </w:r>
          </w:p>
        </w:tc>
      </w:tr>
    </w:tbl>
    <w:p w:rsidR="00D65CC2" w:rsidRPr="00D65CC2" w:rsidRDefault="00D65CC2" w:rsidP="00D65CC2">
      <w:pPr>
        <w:numPr>
          <w:ilvl w:val="0"/>
          <w:numId w:val="90"/>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Create an app.component.</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lastRenderedPageBreak/>
        <w:object w:dxaOrig="1000" w:dyaOrig="500">
          <v:shape id="_x0000_i1219" type="#_x0000_t75" style="width:136.5pt;height:63.75pt" o:ole="">
            <v:imagedata r:id="rId76" o:title=""/>
          </v:shape>
          <w:control r:id="rId99" w:name="DefaultOcxName15" w:shapeid="_x0000_i1219"/>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255"/>
        <w:gridCol w:w="865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w:t>
            </w:r>
          </w:p>
        </w:tc>
        <w:tc>
          <w:tcPr>
            <w:tcW w:w="9840"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import { Component } from '@angular/core';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import {TaskService} from './services/task.service';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@Component({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moduleId: module.id,</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selector: 'my-app',</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templateUrl: 'app.component.html',</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providers:[TaskService]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export class AppComponent { }</w:t>
            </w:r>
          </w:p>
        </w:tc>
      </w:tr>
    </w:tbl>
    <w:p w:rsidR="00D65CC2" w:rsidRPr="00D65CC2" w:rsidRDefault="00D65CC2" w:rsidP="00D65CC2">
      <w:pPr>
        <w:numPr>
          <w:ilvl w:val="0"/>
          <w:numId w:val="90"/>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Add the template.</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21" type="#_x0000_t75" style="width:136.5pt;height:63.75pt" o:ole="">
            <v:imagedata r:id="rId76" o:title=""/>
          </v:shape>
          <w:control r:id="rId100" w:name="DefaultOcxName16" w:shapeid="_x0000_i1221"/>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&lt;div class="container"&gt;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&lt;h1&gt;MyTodoList&lt;/h1&gt;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&lt;hr&gt;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&lt;/div&gt;</w:t>
            </w:r>
          </w:p>
        </w:tc>
      </w:tr>
    </w:tbl>
    <w:p w:rsidR="00D65CC2" w:rsidRPr="00D65CC2" w:rsidRDefault="00D65CC2" w:rsidP="00D65CC2">
      <w:pPr>
        <w:numPr>
          <w:ilvl w:val="0"/>
          <w:numId w:val="90"/>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Create Angular App module in ‘public/app/app.module.ts’.</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23" type="#_x0000_t75" style="width:136.5pt;height:63.75pt" o:ole="">
            <v:imagedata r:id="rId76" o:title=""/>
          </v:shape>
          <w:control r:id="rId101" w:name="DefaultOcxName17" w:shapeid="_x0000_i1223"/>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255"/>
        <w:gridCol w:w="865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lastRenderedPageBreak/>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w:t>
            </w:r>
          </w:p>
        </w:tc>
        <w:tc>
          <w:tcPr>
            <w:tcW w:w="9840"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import { NgModule }      from '@angular/core';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import { BrowserModule } from '@angular/platform-browser';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import {HttpModule} from '@angular/http';</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import {FormsModule} from '@angular/forms';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import {AppComponent} from './app.component';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@NgModule({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imports:      [ BrowserModule, HttpModule, FormsModule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declarations: [AppComponent, TasksComponent],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bootstrap: [AppComponent]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export class AppModule { }</w:t>
            </w:r>
          </w:p>
        </w:tc>
      </w:tr>
    </w:tbl>
    <w:p w:rsidR="00D65CC2" w:rsidRPr="00D65CC2" w:rsidRDefault="00D65CC2" w:rsidP="00D65CC2">
      <w:pPr>
        <w:numPr>
          <w:ilvl w:val="0"/>
          <w:numId w:val="90"/>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lastRenderedPageBreak/>
        <w:t>Now on the browser it would look like:</w:t>
      </w:r>
      <w:r w:rsidRPr="00D65CC2">
        <w:rPr>
          <w:rFonts w:ascii="Verdana" w:eastAsia="Times New Roman" w:hAnsi="Verdana" w:cs="Times New Roman"/>
          <w:noProof/>
          <w:color w:val="444444"/>
          <w:sz w:val="21"/>
          <w:szCs w:val="21"/>
        </w:rPr>
        <w:drawing>
          <wp:inline distT="0" distB="0" distL="0" distR="0" wp14:anchorId="7FC47B8D" wp14:editId="2FC4D645">
            <wp:extent cx="6667500" cy="2095500"/>
            <wp:effectExtent l="0" t="0" r="0" b="0"/>
            <wp:docPr id="30" name="Picture 30" descr="Getting Started Expres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Getting Started ExpressJ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00" cy="2095500"/>
                    </a:xfrm>
                    <a:prstGeom prst="rect">
                      <a:avLst/>
                    </a:prstGeom>
                    <a:noFill/>
                    <a:ln>
                      <a:noFill/>
                    </a:ln>
                  </pic:spPr>
                </pic:pic>
              </a:graphicData>
            </a:graphic>
          </wp:inline>
        </w:drawing>
      </w:r>
    </w:p>
    <w:p w:rsidR="00D65CC2" w:rsidRPr="00D65CC2" w:rsidRDefault="00D65CC2" w:rsidP="00D65CC2">
      <w:pPr>
        <w:numPr>
          <w:ilvl w:val="0"/>
          <w:numId w:val="90"/>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Similarly add other angular module to the angular app.</w:t>
      </w:r>
    </w:p>
    <w:p w:rsidR="00D65CC2" w:rsidRPr="00D65CC2" w:rsidRDefault="00D65CC2" w:rsidP="00D65CC2">
      <w:pPr>
        <w:shd w:val="clear" w:color="auto" w:fill="FFFFFF"/>
        <w:spacing w:after="0" w:line="240" w:lineRule="auto"/>
        <w:textAlignment w:val="baseline"/>
        <w:rPr>
          <w:rFonts w:ascii="Verdana" w:eastAsia="Times New Roman" w:hAnsi="Verdana" w:cs="Times New Roman"/>
          <w:color w:val="444444"/>
          <w:sz w:val="21"/>
          <w:szCs w:val="21"/>
        </w:rPr>
      </w:pPr>
      <w:hyperlink r:id="rId103" w:anchor="top" w:history="1">
        <w:r w:rsidRPr="00D65CC2">
          <w:rPr>
            <w:rFonts w:ascii="Verdana" w:eastAsia="Times New Roman" w:hAnsi="Verdana" w:cs="Times New Roman"/>
            <w:color w:val="0B91EA"/>
            <w:sz w:val="21"/>
            <w:szCs w:val="21"/>
            <w:bdr w:val="none" w:sz="0" w:space="0" w:color="auto" w:frame="1"/>
          </w:rPr>
          <w:t>Back to top</w:t>
        </w:r>
      </w:hyperlink>
    </w:p>
    <w:p w:rsidR="00D65CC2" w:rsidRPr="00D65CC2" w:rsidRDefault="00D65CC2" w:rsidP="00D65CC2">
      <w:pPr>
        <w:shd w:val="clear" w:color="auto" w:fill="FFFFFF"/>
        <w:spacing w:before="360" w:after="360" w:line="240" w:lineRule="auto"/>
        <w:textAlignment w:val="baseline"/>
        <w:outlineLvl w:val="2"/>
        <w:rPr>
          <w:rFonts w:ascii="Verdana" w:eastAsia="Times New Roman" w:hAnsi="Verdana" w:cs="Times New Roman"/>
          <w:b/>
          <w:bCs/>
          <w:color w:val="444444"/>
          <w:sz w:val="24"/>
          <w:szCs w:val="24"/>
        </w:rPr>
      </w:pPr>
      <w:r w:rsidRPr="00D65CC2">
        <w:rPr>
          <w:rFonts w:ascii="Verdana" w:eastAsia="Times New Roman" w:hAnsi="Verdana" w:cs="Times New Roman"/>
          <w:b/>
          <w:bCs/>
          <w:color w:val="444444"/>
          <w:sz w:val="24"/>
          <w:szCs w:val="24"/>
        </w:rPr>
        <w:t>Explain Routing in Express.js in details?</w:t>
      </w:r>
    </w:p>
    <w:p w:rsidR="00D65CC2" w:rsidRPr="00D65CC2" w:rsidRDefault="00D65CC2" w:rsidP="00D65CC2">
      <w:pPr>
        <w:numPr>
          <w:ilvl w:val="0"/>
          <w:numId w:val="91"/>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Create a file called routes.js  containing all the routes of the application.</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25" type="#_x0000_t75" style="width:136.5pt;height:63.75pt" o:ole="">
            <v:imagedata r:id="rId76" o:title=""/>
          </v:shape>
          <w:control r:id="rId104" w:name="DefaultOcxName18" w:shapeid="_x0000_i1225"/>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255"/>
        <w:gridCol w:w="865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lastRenderedPageBreak/>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lastRenderedPageBreak/>
              <w:t>36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46</w:t>
            </w:r>
          </w:p>
        </w:tc>
        <w:tc>
          <w:tcPr>
            <w:tcW w:w="9840"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 Contains all application routes.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 @version 1.0</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'use strict';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module.exports =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'/member/register':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post: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controller: 'MemberController',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method: 'register',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public: true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'/member/login':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post: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controller: 'MemberController',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method: 'login',</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public: true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'/member/logout':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post: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controller: 'MemberController',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method: 'logout',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public: true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'/member/profile/:profileId':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post: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controller: 'MemberController',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method: 'saveProfile',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public: false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get: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            controller: 'MemberController',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method: 'getProfile',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public: false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delete: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controller: 'MemberController',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method: 'deleteProfile',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public: false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tc>
      </w:tr>
    </w:tbl>
    <w:p w:rsidR="00D65CC2" w:rsidRPr="00D65CC2" w:rsidRDefault="00D65CC2" w:rsidP="00D65CC2">
      <w:pPr>
        <w:numPr>
          <w:ilvl w:val="0"/>
          <w:numId w:val="91"/>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lastRenderedPageBreak/>
        <w:t>Create a file called MemberController.js.</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27" type="#_x0000_t75" style="width:136.5pt;height:63.75pt" o:ole="">
            <v:imagedata r:id="rId76" o:title=""/>
          </v:shape>
          <w:control r:id="rId105" w:name="DefaultOcxName19" w:shapeid="_x0000_i1227"/>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345"/>
        <w:gridCol w:w="856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lastRenderedPageBreak/>
              <w:t>16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lastRenderedPageBreak/>
              <w:t>47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lastRenderedPageBreak/>
              <w:t>78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lastRenderedPageBreak/>
              <w:t>109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lastRenderedPageBreak/>
              <w:t>140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141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142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143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144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145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146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147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148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149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150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151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152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153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154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155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156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157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158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159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160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161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162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163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164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165</w:t>
            </w:r>
          </w:p>
        </w:tc>
        <w:tc>
          <w:tcPr>
            <w:tcW w:w="973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 This controller exposes REST actions for managing Games.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 @version 1.0</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'use strict';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async = require('async');</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MemberService = require('../services/MemberService');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helper = require('../helpers/helper.js');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DBService = require('../services/DBService');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UserAlreadyExistsError = require('../helpers/errors').UserAlreadyExistsError;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 register a member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 @param {Object} req the request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 xml:space="preserve"> * @param {Object} res the response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 @param {Function} next the next middleware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function register(req, res, next)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var user =req.body;</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async.waterfall([</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function(cb)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var query = { selector: { email: user.email }, limit: 1};</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DBService.find(query , cb);</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function(data, cb)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if (typeof data.docs!== 'undefined' &amp;&amp; data.docs.length &gt; 0)</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cb(new UserAlreadyExistsError());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else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MemberService.registerMember(user,cb);</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function(result)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res.json(helper.buildResponse(result));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function(err)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if (err)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return next(err);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 Login.</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 @param {Object} req the request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 @param {Object} res the response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 xml:space="preserve"> * @param {Function} next the next middleware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function login(req, res, next)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var username = req.body.authInfo.username;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var password = req.body.authInfo.password;</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async.waterfall([</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function (cb)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MemberService.loginMember(username,password, cb);</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function (response, cb)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var query = { selector: { email: username }, limit: 1};</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DBService.find(query, cb);</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function (data, cb)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var user =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"username": username,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"isLoggedIn": true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req.session.user = user;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res.json({</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MemberInfo: user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cb();</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function (err)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if (err)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req.session.destroy();</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return next(err);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 Logout.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 @param {Object} req the request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 @param {Object} res the response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 @param {Function} next the next middleware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function logout(req, res, next)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req.session.user =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res.end();</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 save profile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function saveProfile(req, res, next)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var profile = req.body;</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var profileId = req.params.profileId;</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var username = req.body.authInfo.username;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async.waterfall([</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function (cb)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MemberService.validateprofile(profile, cb);</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function (profile, cb)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MemberService.saveProfile(profile, profileId, cb);</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function(result)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res.json(helper.buildResponse({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profileId: profileId,</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message: result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function (err)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      if (err)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req.session.destroy();</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return next(err);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 get profile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function getProfile(req, res, next)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var profileId = req.params.profileId;</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var username = req.body.authInfo.username;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async.waterfall([</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function (cb)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MemberService.getProfile(profileId, cb);</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function(result)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res.json(helper.buildResponse(result));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function (err)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if (err)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req.session.destroy();</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return next(err);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 delete profile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 xml:space="preserv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function deleteProfile(req, res, next)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var profileId = req.params.profileId;</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async.waterfall([</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function (cb)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MemberService.deleteProfile(profileId, cb);</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function(result)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res.json(helper.buildResponse(result));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function (err)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if (err)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req.session.destroy();</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return next(err);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module.exports =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login: login,</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register:register,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logout: logout,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saveProfile:saveProfile,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getProfile:getProfile,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deleteProfile:deleteProfile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tc>
      </w:tr>
    </w:tbl>
    <w:p w:rsidR="00D65CC2" w:rsidRPr="00D65CC2" w:rsidRDefault="00D65CC2" w:rsidP="00D65CC2">
      <w:pPr>
        <w:numPr>
          <w:ilvl w:val="0"/>
          <w:numId w:val="91"/>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lastRenderedPageBreak/>
        <w:t>Create a file called MemberService.js and DatabaseService.js would be created.</w:t>
      </w:r>
    </w:p>
    <w:p w:rsidR="00D65CC2" w:rsidRPr="00D65CC2" w:rsidRDefault="00D65CC2" w:rsidP="00D65CC2">
      <w:pPr>
        <w:numPr>
          <w:ilvl w:val="0"/>
          <w:numId w:val="91"/>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In server.js add the following code:</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29" type="#_x0000_t75" style="width:136.5pt;height:63.75pt" o:ole="">
            <v:imagedata r:id="rId76" o:title=""/>
          </v:shape>
          <w:control r:id="rId106" w:name="DefaultOcxName20" w:shapeid="_x0000_i1229"/>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255"/>
        <w:gridCol w:w="865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lastRenderedPageBreak/>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lastRenderedPageBreak/>
              <w:t>32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37</w:t>
            </w:r>
          </w:p>
        </w:tc>
        <w:tc>
          <w:tcPr>
            <w:tcW w:w="9840"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 Load all routes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_.each(require("./routes"), function (verbs, url)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_.each(verbs, function (def, verb)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var method = require("./controllers/" + def.controller)[def.method];</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if (!method)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throw new Error(def.method + " is undefined");</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var signature = def.controller + "#" + def.method;</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var actions =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actions.push(function(req, res, next)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req.signature = signature;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return next();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If route is not public, check for user session first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if (!def.public)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actions.push(function(req, res, next)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var user = req.session.user;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if (!user || !(user.isLoggedIn))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return next(new NotAuthenticatedError('You need to login first.'));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next();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actions.push(function(req, res, next)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try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logger.info('ENTER ' + signature);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method(req, res, next);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logger.info('EXIT ' + signature);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catch(e)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logging.logError(signature, 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      next(e);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app[verb](url, actions);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tc>
      </w:tr>
    </w:tbl>
    <w:p w:rsidR="00D65CC2" w:rsidRPr="00D65CC2" w:rsidRDefault="00D65CC2" w:rsidP="00D65CC2">
      <w:pPr>
        <w:numPr>
          <w:ilvl w:val="0"/>
          <w:numId w:val="91"/>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lastRenderedPageBreak/>
        <w:t>Now any  of the route defined in routes.js can be accessed.</w:t>
      </w:r>
    </w:p>
    <w:p w:rsidR="00D65CC2" w:rsidRPr="00D65CC2" w:rsidRDefault="00D65CC2" w:rsidP="00D65CC2">
      <w:pPr>
        <w:shd w:val="clear" w:color="auto" w:fill="FFFFFF"/>
        <w:spacing w:after="0" w:line="240" w:lineRule="auto"/>
        <w:textAlignment w:val="baseline"/>
        <w:rPr>
          <w:rFonts w:ascii="Verdana" w:eastAsia="Times New Roman" w:hAnsi="Verdana" w:cs="Times New Roman"/>
          <w:color w:val="444444"/>
          <w:sz w:val="21"/>
          <w:szCs w:val="21"/>
        </w:rPr>
      </w:pPr>
      <w:hyperlink r:id="rId107" w:anchor="top" w:history="1">
        <w:r w:rsidRPr="00D65CC2">
          <w:rPr>
            <w:rFonts w:ascii="Verdana" w:eastAsia="Times New Roman" w:hAnsi="Verdana" w:cs="Times New Roman"/>
            <w:color w:val="0B91EA"/>
            <w:sz w:val="21"/>
            <w:szCs w:val="21"/>
            <w:bdr w:val="none" w:sz="0" w:space="0" w:color="auto" w:frame="1"/>
          </w:rPr>
          <w:t>Back to top</w:t>
        </w:r>
      </w:hyperlink>
    </w:p>
    <w:p w:rsidR="00D65CC2" w:rsidRPr="00D65CC2" w:rsidRDefault="00D65CC2" w:rsidP="00D65CC2">
      <w:pPr>
        <w:shd w:val="clear" w:color="auto" w:fill="FFFFFF"/>
        <w:spacing w:before="360" w:after="360" w:line="240" w:lineRule="auto"/>
        <w:textAlignment w:val="baseline"/>
        <w:outlineLvl w:val="2"/>
        <w:rPr>
          <w:rFonts w:ascii="Verdana" w:eastAsia="Times New Roman" w:hAnsi="Verdana" w:cs="Times New Roman"/>
          <w:b/>
          <w:bCs/>
          <w:color w:val="444444"/>
          <w:sz w:val="24"/>
          <w:szCs w:val="24"/>
        </w:rPr>
      </w:pPr>
      <w:r w:rsidRPr="00D65CC2">
        <w:rPr>
          <w:rFonts w:ascii="Verdana" w:eastAsia="Times New Roman" w:hAnsi="Verdana" w:cs="Times New Roman"/>
          <w:b/>
          <w:bCs/>
          <w:color w:val="444444"/>
          <w:sz w:val="24"/>
          <w:szCs w:val="24"/>
        </w:rPr>
        <w:t>Explain Logging in Express.js? Give a practical example to demonstrate?</w:t>
      </w:r>
    </w:p>
    <w:p w:rsidR="00D65CC2" w:rsidRPr="00D65CC2" w:rsidRDefault="00D65CC2" w:rsidP="00D65CC2">
      <w:pPr>
        <w:shd w:val="clear" w:color="auto" w:fill="FFFFFF"/>
        <w:spacing w:after="0" w:line="240" w:lineRule="auto"/>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With Express 4.0, the application can be generated using express-generator and it includes </w:t>
      </w:r>
      <w:r w:rsidRPr="00D65CC2">
        <w:rPr>
          <w:rFonts w:ascii="Verdana" w:eastAsia="Times New Roman" w:hAnsi="Verdana" w:cs="Times New Roman"/>
          <w:b/>
          <w:bCs/>
          <w:i/>
          <w:iCs/>
          <w:color w:val="444444"/>
          <w:sz w:val="21"/>
          <w:szCs w:val="21"/>
          <w:bdr w:val="none" w:sz="0" w:space="0" w:color="auto" w:frame="1"/>
        </w:rPr>
        <w:t>morgan</w:t>
      </w:r>
      <w:r w:rsidRPr="00D65CC2">
        <w:rPr>
          <w:rFonts w:ascii="Verdana" w:eastAsia="Times New Roman" w:hAnsi="Verdana" w:cs="Times New Roman"/>
          <w:color w:val="444444"/>
          <w:sz w:val="21"/>
          <w:szCs w:val="21"/>
        </w:rPr>
        <w:t>as the logger:</w:t>
      </w:r>
    </w:p>
    <w:p w:rsidR="00D65CC2" w:rsidRPr="00D65CC2" w:rsidRDefault="00D65CC2" w:rsidP="00D65CC2">
      <w:pPr>
        <w:numPr>
          <w:ilvl w:val="0"/>
          <w:numId w:val="92"/>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Create express app using express generator.</w:t>
      </w:r>
    </w:p>
    <w:p w:rsidR="00D65CC2" w:rsidRPr="00D65CC2" w:rsidRDefault="00D65CC2" w:rsidP="00D65CC2">
      <w:pPr>
        <w:numPr>
          <w:ilvl w:val="0"/>
          <w:numId w:val="92"/>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The middleware in app.js is already added.</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31" type="#_x0000_t75" style="width:136.5pt;height:63.75pt" o:ole="">
            <v:imagedata r:id="rId76" o:title=""/>
          </v:shape>
          <w:control r:id="rId108" w:name="DefaultOcxName21" w:shapeid="_x0000_i1231"/>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logger = require('morgan');</w:t>
            </w:r>
          </w:p>
        </w:tc>
      </w:tr>
    </w:tbl>
    <w:p w:rsidR="00D65CC2" w:rsidRPr="00D65CC2" w:rsidRDefault="00D65CC2" w:rsidP="00D65CC2">
      <w:pPr>
        <w:numPr>
          <w:ilvl w:val="0"/>
          <w:numId w:val="92"/>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Create the local middleware.</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33" type="#_x0000_t75" style="width:136.5pt;height:63.75pt" o:ole="">
            <v:imagedata r:id="rId76" o:title=""/>
          </v:shape>
          <w:control r:id="rId109" w:name="DefaultOcxName22" w:shapeid="_x0000_i1233"/>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logger = morgan('combined');</w:t>
            </w:r>
          </w:p>
        </w:tc>
      </w:tr>
    </w:tbl>
    <w:p w:rsidR="00D65CC2" w:rsidRPr="00D65CC2" w:rsidRDefault="00D65CC2" w:rsidP="00D65CC2">
      <w:pPr>
        <w:numPr>
          <w:ilvl w:val="0"/>
          <w:numId w:val="92"/>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Otherwise, If logging is need to be added to a log file.</w:t>
      </w:r>
      <w:r w:rsidRPr="00D65CC2">
        <w:rPr>
          <w:rFonts w:ascii="Verdana" w:eastAsia="Times New Roman" w:hAnsi="Verdana" w:cs="Times New Roman"/>
          <w:color w:val="444444"/>
          <w:sz w:val="21"/>
          <w:szCs w:val="21"/>
        </w:rPr>
        <w:br/>
        <w:t>Add fs to app.js</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35" type="#_x0000_t75" style="width:136.5pt;height:63.75pt" o:ole="">
            <v:imagedata r:id="rId76" o:title=""/>
          </v:shape>
          <w:control r:id="rId110" w:name="DefaultOcxName23" w:shapeid="_x0000_i1235"/>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fs = require('fs')</w:t>
            </w:r>
          </w:p>
        </w:tc>
      </w:tr>
    </w:tbl>
    <w:p w:rsidR="00D65CC2" w:rsidRPr="00D65CC2" w:rsidRDefault="00D65CC2" w:rsidP="00D65CC2">
      <w:p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Add the file</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lastRenderedPageBreak/>
        <w:object w:dxaOrig="1000" w:dyaOrig="500">
          <v:shape id="_x0000_i1237" type="#_x0000_t75" style="width:136.5pt;height:63.75pt" o:ole="">
            <v:imagedata r:id="rId76" o:title=""/>
          </v:shape>
          <w:control r:id="rId111" w:name="DefaultOcxName24" w:shapeid="_x0000_i1237"/>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log_file = fs.createWriteStream(path.join(__dirname, log.log'), {flags: 'a</w:t>
            </w:r>
            <w:r w:rsidRPr="00D65CC2">
              <w:rPr>
                <w:rFonts w:ascii="inherit" w:eastAsia="Times New Roman" w:hAnsi="inherit" w:cs="Times New Roman"/>
                <w:color w:val="000000"/>
                <w:sz w:val="18"/>
                <w:szCs w:val="18"/>
              </w:rPr>
              <w:t>'</w:t>
            </w:r>
            <w:r w:rsidRPr="00D65CC2">
              <w:rPr>
                <w:rFonts w:ascii="inherit" w:eastAsia="Times New Roman" w:hAnsi="inherit" w:cs="Times New Roman"/>
                <w:color w:val="000000"/>
                <w:sz w:val="18"/>
                <w:szCs w:val="18"/>
                <w:bdr w:val="none" w:sz="0" w:space="0" w:color="auto" w:frame="1"/>
              </w:rPr>
              <w:t>})</w:t>
            </w:r>
          </w:p>
        </w:tc>
      </w:tr>
    </w:tbl>
    <w:p w:rsidR="00D65CC2" w:rsidRPr="00D65CC2" w:rsidRDefault="00D65CC2" w:rsidP="00D65CC2">
      <w:p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Create the middleware</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39" type="#_x0000_t75" style="width:136.5pt;height:63.75pt" o:ole="">
            <v:imagedata r:id="rId76" o:title=""/>
          </v:shape>
          <w:control r:id="rId112" w:name="DefaultOcxName25" w:shapeid="_x0000_i1239"/>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logger = morgan('combined', {stream: log_file})</w:t>
            </w:r>
          </w:p>
        </w:tc>
      </w:tr>
    </w:tbl>
    <w:p w:rsidR="00D65CC2" w:rsidRPr="00D65CC2" w:rsidRDefault="00D65CC2" w:rsidP="00D65CC2">
      <w:pPr>
        <w:numPr>
          <w:ilvl w:val="0"/>
          <w:numId w:val="92"/>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Make sure logging will be enabled only in development environment.</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41" type="#_x0000_t75" style="width:136.5pt;height:63.75pt" o:ole="">
            <v:imagedata r:id="rId76" o:title=""/>
          </v:shape>
          <w:control r:id="rId113" w:name="DefaultOcxName26" w:shapeid="_x0000_i1241"/>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app.use(logger('dev'));</w:t>
            </w:r>
          </w:p>
        </w:tc>
      </w:tr>
    </w:tbl>
    <w:p w:rsidR="00D65CC2" w:rsidRPr="00D65CC2" w:rsidRDefault="00D65CC2" w:rsidP="00D65CC2">
      <w:pPr>
        <w:numPr>
          <w:ilvl w:val="0"/>
          <w:numId w:val="92"/>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Now if we run from the browser we can see that every request is being logged.</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43" type="#_x0000_t75" style="width:136.5pt;height:63.75pt" o:ole="">
            <v:imagedata r:id="rId76" o:title=""/>
          </v:shape>
          <w:control r:id="rId114" w:name="DefaultOcxName27" w:shapeid="_x0000_i1243"/>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GET /dsfsdf 500 387.461 ms - 1144</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GET /stylesheets/style.css 304 3.383 ms -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GET / 304 40.564 ms -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GET /stylesheets/style.css 304 1.791 ms -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GET /todos 200 1.397 ms - 51</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GET /todos/new 304 62.912 ms -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GET /stylesheets/style.css 304 0.397 ms - -</w:t>
            </w:r>
          </w:p>
        </w:tc>
      </w:tr>
    </w:tbl>
    <w:p w:rsidR="00D65CC2" w:rsidRPr="00D65CC2" w:rsidRDefault="00D65CC2" w:rsidP="00D65CC2">
      <w:pPr>
        <w:shd w:val="clear" w:color="auto" w:fill="FFFFFF"/>
        <w:spacing w:after="0" w:line="240" w:lineRule="auto"/>
        <w:textAlignment w:val="baseline"/>
        <w:rPr>
          <w:rFonts w:ascii="Verdana" w:eastAsia="Times New Roman" w:hAnsi="Verdana" w:cs="Times New Roman"/>
          <w:color w:val="444444"/>
          <w:sz w:val="21"/>
          <w:szCs w:val="21"/>
        </w:rPr>
      </w:pPr>
      <w:hyperlink r:id="rId115" w:anchor="top" w:history="1">
        <w:r w:rsidRPr="00D65CC2">
          <w:rPr>
            <w:rFonts w:ascii="Verdana" w:eastAsia="Times New Roman" w:hAnsi="Verdana" w:cs="Times New Roman"/>
            <w:color w:val="0B91EA"/>
            <w:sz w:val="21"/>
            <w:szCs w:val="21"/>
            <w:bdr w:val="none" w:sz="0" w:space="0" w:color="auto" w:frame="1"/>
          </w:rPr>
          <w:t>Back to top</w:t>
        </w:r>
      </w:hyperlink>
      <w:r w:rsidRPr="00D65CC2">
        <w:rPr>
          <w:rFonts w:ascii="Verdana" w:eastAsia="Times New Roman" w:hAnsi="Verdana" w:cs="Times New Roman"/>
          <w:color w:val="444444"/>
          <w:sz w:val="21"/>
          <w:szCs w:val="21"/>
        </w:rPr>
        <w:br/>
      </w:r>
      <w:bookmarkStart w:id="902" w:name="NodeJS"/>
      <w:bookmarkEnd w:id="902"/>
    </w:p>
    <w:p w:rsidR="00D65CC2" w:rsidRPr="00D65CC2" w:rsidRDefault="00D65CC2" w:rsidP="00D65CC2">
      <w:pPr>
        <w:shd w:val="clear" w:color="auto" w:fill="D9EDF7"/>
        <w:spacing w:after="0" w:line="240" w:lineRule="auto"/>
        <w:textAlignment w:val="baseline"/>
        <w:outlineLvl w:val="3"/>
        <w:rPr>
          <w:rFonts w:ascii="Verdana" w:eastAsia="Times New Roman" w:hAnsi="Verdana" w:cs="Times New Roman"/>
          <w:b/>
          <w:bCs/>
          <w:color w:val="31708F"/>
          <w:sz w:val="21"/>
          <w:szCs w:val="21"/>
        </w:rPr>
      </w:pPr>
      <w:hyperlink r:id="rId116" w:anchor="acc-2" w:history="1">
        <w:r w:rsidRPr="00D65CC2">
          <w:rPr>
            <w:rFonts w:ascii="Verdana" w:eastAsia="Times New Roman" w:hAnsi="Verdana" w:cs="Times New Roman"/>
            <w:b/>
            <w:bCs/>
            <w:color w:val="0000FF"/>
            <w:sz w:val="21"/>
            <w:szCs w:val="21"/>
            <w:bdr w:val="none" w:sz="0" w:space="0" w:color="auto" w:frame="1"/>
          </w:rPr>
          <w:t> Learn to Build a Shopping Cart using NodeJS</w:t>
        </w:r>
      </w:hyperlink>
    </w:p>
    <w:p w:rsidR="00D65CC2" w:rsidRPr="00D65CC2" w:rsidRDefault="00D65CC2" w:rsidP="00D65CC2">
      <w:pPr>
        <w:shd w:val="clear" w:color="auto" w:fill="FFFFFF"/>
        <w:spacing w:after="0" w:line="240" w:lineRule="auto"/>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This mini </w:t>
      </w:r>
      <w:hyperlink r:id="rId117" w:tgtFrame="_blank" w:history="1">
        <w:r w:rsidRPr="00D65CC2">
          <w:rPr>
            <w:rFonts w:ascii="Verdana" w:eastAsia="Times New Roman" w:hAnsi="Verdana" w:cs="Times New Roman"/>
            <w:b/>
            <w:bCs/>
            <w:color w:val="0B91EA"/>
            <w:sz w:val="21"/>
            <w:szCs w:val="21"/>
            <w:bdr w:val="none" w:sz="0" w:space="0" w:color="auto" w:frame="1"/>
          </w:rPr>
          <w:t>NodeJS course</w:t>
        </w:r>
      </w:hyperlink>
      <w:r w:rsidRPr="00D65CC2">
        <w:rPr>
          <w:rFonts w:ascii="Verdana" w:eastAsia="Times New Roman" w:hAnsi="Verdana" w:cs="Times New Roman"/>
          <w:color w:val="444444"/>
          <w:sz w:val="21"/>
          <w:szCs w:val="21"/>
        </w:rPr>
        <w:t> will help you learn how to design your own eCommerce website using NodeJS, Express and Kraken. NodeJS is a brilliant open-source JavaScript runtime environment that allows developers to create powerful and dynamic server-side web applications.</w:t>
      </w:r>
    </w:p>
    <w:p w:rsidR="00D65CC2" w:rsidRPr="00D65CC2" w:rsidRDefault="00D65CC2" w:rsidP="00D65CC2">
      <w:pPr>
        <w:shd w:val="clear" w:color="auto" w:fill="FFFFFF"/>
        <w:spacing w:after="300" w:line="240" w:lineRule="auto"/>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lastRenderedPageBreak/>
        <w:t>In this project-based course, you will build an entire Bookstore from scratch. You will be able to add, edit and delete books to the backend and customers will be able to browse, add and delete books from their cart as well as purchase it using Paypal.</w:t>
      </w:r>
    </w:p>
    <w:p w:rsidR="00D65CC2" w:rsidRPr="00D65CC2" w:rsidRDefault="00D65CC2" w:rsidP="00D65CC2">
      <w:pPr>
        <w:shd w:val="clear" w:color="auto" w:fill="FFFFFF"/>
        <w:spacing w:line="240" w:lineRule="auto"/>
        <w:textAlignment w:val="baseline"/>
        <w:rPr>
          <w:rFonts w:ascii="Verdana" w:eastAsia="Times New Roman" w:hAnsi="Verdana" w:cs="Times New Roman"/>
          <w:color w:val="444444"/>
          <w:sz w:val="21"/>
          <w:szCs w:val="21"/>
        </w:rPr>
      </w:pPr>
      <w:r w:rsidRPr="00D65CC2">
        <w:rPr>
          <w:rFonts w:ascii="Verdana" w:eastAsia="Times New Roman" w:hAnsi="Verdana" w:cs="Times New Roman"/>
          <w:noProof/>
          <w:color w:val="0B91EA"/>
          <w:sz w:val="21"/>
          <w:szCs w:val="21"/>
          <w:bdr w:val="none" w:sz="0" w:space="0" w:color="auto" w:frame="1"/>
        </w:rPr>
        <w:drawing>
          <wp:inline distT="0" distB="0" distL="0" distR="0" wp14:anchorId="72E3A9A6" wp14:editId="22F02956">
            <wp:extent cx="3267075" cy="1400175"/>
            <wp:effectExtent l="0" t="0" r="9525" b="9525"/>
            <wp:docPr id="31" name="Picture 31" descr="NodeJS Course">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NodeJS Course">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267075" cy="1400175"/>
                    </a:xfrm>
                    <a:prstGeom prst="rect">
                      <a:avLst/>
                    </a:prstGeom>
                    <a:noFill/>
                    <a:ln>
                      <a:noFill/>
                    </a:ln>
                  </pic:spPr>
                </pic:pic>
              </a:graphicData>
            </a:graphic>
          </wp:inline>
        </w:drawing>
      </w:r>
      <w:r w:rsidRPr="00D65CC2">
        <w:rPr>
          <w:rFonts w:ascii="Verdana" w:eastAsia="Times New Roman" w:hAnsi="Verdana" w:cs="Times New Roman"/>
          <w:color w:val="444444"/>
          <w:sz w:val="21"/>
          <w:szCs w:val="21"/>
        </w:rPr>
        <w:br/>
      </w:r>
      <w:hyperlink r:id="rId120" w:tgtFrame="_blank" w:history="1">
        <w:r w:rsidRPr="00D65CC2">
          <w:rPr>
            <w:rFonts w:ascii="Verdana" w:eastAsia="Times New Roman" w:hAnsi="Verdana" w:cs="Times New Roman"/>
            <w:b/>
            <w:bCs/>
            <w:color w:val="0B91EA"/>
            <w:sz w:val="21"/>
            <w:szCs w:val="21"/>
            <w:bdr w:val="none" w:sz="0" w:space="0" w:color="auto" w:frame="1"/>
          </w:rPr>
          <w:t>Take this Course Online Now</w:t>
        </w:r>
      </w:hyperlink>
    </w:p>
    <w:p w:rsidR="00D65CC2" w:rsidRPr="00D65CC2" w:rsidRDefault="00D65CC2" w:rsidP="00D65CC2">
      <w:pPr>
        <w:shd w:val="clear" w:color="auto" w:fill="FFFFFF"/>
        <w:spacing w:before="360" w:after="360" w:line="240" w:lineRule="auto"/>
        <w:textAlignment w:val="baseline"/>
        <w:outlineLvl w:val="2"/>
        <w:rPr>
          <w:rFonts w:ascii="Verdana" w:eastAsia="Times New Roman" w:hAnsi="Verdana" w:cs="Times New Roman"/>
          <w:b/>
          <w:bCs/>
          <w:color w:val="444444"/>
          <w:sz w:val="24"/>
          <w:szCs w:val="24"/>
        </w:rPr>
      </w:pPr>
      <w:r w:rsidRPr="00D65CC2">
        <w:rPr>
          <w:rFonts w:ascii="Verdana" w:eastAsia="Times New Roman" w:hAnsi="Verdana" w:cs="Times New Roman"/>
          <w:b/>
          <w:bCs/>
          <w:color w:val="444444"/>
          <w:sz w:val="24"/>
          <w:szCs w:val="24"/>
        </w:rPr>
        <w:t>How to config properties in Express Application?</w:t>
      </w:r>
    </w:p>
    <w:p w:rsidR="00D65CC2" w:rsidRPr="00D65CC2" w:rsidRDefault="00D65CC2" w:rsidP="00D65CC2">
      <w:pPr>
        <w:shd w:val="clear" w:color="auto" w:fill="FFFFFF"/>
        <w:spacing w:after="300" w:line="240" w:lineRule="auto"/>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In an ExpressJS Application, we can config properties in following two ways:</w:t>
      </w:r>
    </w:p>
    <w:p w:rsidR="00D65CC2" w:rsidRPr="00D65CC2" w:rsidRDefault="00D65CC2" w:rsidP="00D65CC2">
      <w:pPr>
        <w:shd w:val="clear" w:color="auto" w:fill="FFFFFF"/>
        <w:spacing w:before="360" w:after="360" w:line="240" w:lineRule="auto"/>
        <w:textAlignment w:val="baseline"/>
        <w:outlineLvl w:val="3"/>
        <w:rPr>
          <w:rFonts w:ascii="Verdana" w:eastAsia="Times New Roman" w:hAnsi="Verdana" w:cs="Times New Roman"/>
          <w:b/>
          <w:bCs/>
          <w:color w:val="444444"/>
          <w:sz w:val="21"/>
          <w:szCs w:val="21"/>
        </w:rPr>
      </w:pPr>
      <w:r w:rsidRPr="00D65CC2">
        <w:rPr>
          <w:rFonts w:ascii="Verdana" w:eastAsia="Times New Roman" w:hAnsi="Verdana" w:cs="Times New Roman"/>
          <w:b/>
          <w:bCs/>
          <w:color w:val="444444"/>
          <w:sz w:val="21"/>
          <w:szCs w:val="21"/>
        </w:rPr>
        <w:t>With Process.ENV?</w:t>
      </w:r>
    </w:p>
    <w:p w:rsidR="00D65CC2" w:rsidRPr="00D65CC2" w:rsidRDefault="00D65CC2" w:rsidP="00D65CC2">
      <w:pPr>
        <w:numPr>
          <w:ilvl w:val="0"/>
          <w:numId w:val="93"/>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Create a file with name ‘</w:t>
      </w:r>
      <w:r w:rsidRPr="00D65CC2">
        <w:rPr>
          <w:rFonts w:ascii="Verdana" w:eastAsia="Times New Roman" w:hAnsi="Verdana" w:cs="Times New Roman"/>
          <w:b/>
          <w:bCs/>
          <w:color w:val="444444"/>
          <w:sz w:val="21"/>
          <w:szCs w:val="21"/>
          <w:bdr w:val="none" w:sz="0" w:space="0" w:color="auto" w:frame="1"/>
        </w:rPr>
        <w:t>.env</w:t>
      </w:r>
      <w:r w:rsidRPr="00D65CC2">
        <w:rPr>
          <w:rFonts w:ascii="Verdana" w:eastAsia="Times New Roman" w:hAnsi="Verdana" w:cs="Times New Roman"/>
          <w:color w:val="444444"/>
          <w:sz w:val="21"/>
          <w:szCs w:val="21"/>
        </w:rPr>
        <w:t>’ inside the project folder.</w:t>
      </w:r>
      <w:r w:rsidRPr="00D65CC2">
        <w:rPr>
          <w:rFonts w:ascii="Verdana" w:eastAsia="Times New Roman" w:hAnsi="Verdana" w:cs="Times New Roman"/>
          <w:noProof/>
          <w:color w:val="444444"/>
          <w:sz w:val="21"/>
          <w:szCs w:val="21"/>
        </w:rPr>
        <w:drawing>
          <wp:inline distT="0" distB="0" distL="0" distR="0" wp14:anchorId="19A258E8" wp14:editId="04397AC7">
            <wp:extent cx="3790950" cy="2686050"/>
            <wp:effectExtent l="0" t="0" r="0" b="0"/>
            <wp:docPr id="32" name="Picture 32" descr="ExpressJS Config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pressJS Config Properties"/>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790950" cy="2686050"/>
                    </a:xfrm>
                    <a:prstGeom prst="rect">
                      <a:avLst/>
                    </a:prstGeom>
                    <a:noFill/>
                    <a:ln>
                      <a:noFill/>
                    </a:ln>
                  </pic:spPr>
                </pic:pic>
              </a:graphicData>
            </a:graphic>
          </wp:inline>
        </w:drawing>
      </w:r>
    </w:p>
    <w:p w:rsidR="00D65CC2" w:rsidRPr="00D65CC2" w:rsidRDefault="00D65CC2" w:rsidP="00D65CC2">
      <w:pPr>
        <w:numPr>
          <w:ilvl w:val="0"/>
          <w:numId w:val="93"/>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Add all the properties in ‘</w:t>
      </w:r>
      <w:r w:rsidRPr="00D65CC2">
        <w:rPr>
          <w:rFonts w:ascii="Verdana" w:eastAsia="Times New Roman" w:hAnsi="Verdana" w:cs="Times New Roman"/>
          <w:b/>
          <w:bCs/>
          <w:color w:val="444444"/>
          <w:sz w:val="21"/>
          <w:szCs w:val="21"/>
          <w:bdr w:val="none" w:sz="0" w:space="0" w:color="auto" w:frame="1"/>
        </w:rPr>
        <w:t>.env</w:t>
      </w:r>
      <w:r w:rsidRPr="00D65CC2">
        <w:rPr>
          <w:rFonts w:ascii="Verdana" w:eastAsia="Times New Roman" w:hAnsi="Verdana" w:cs="Times New Roman"/>
          <w:color w:val="444444"/>
          <w:sz w:val="21"/>
          <w:szCs w:val="21"/>
        </w:rPr>
        <w:t>’ file.</w:t>
      </w:r>
      <w:r w:rsidRPr="00D65CC2">
        <w:rPr>
          <w:rFonts w:ascii="Verdana" w:eastAsia="Times New Roman" w:hAnsi="Verdana" w:cs="Times New Roman"/>
          <w:noProof/>
          <w:color w:val="444444"/>
          <w:sz w:val="21"/>
          <w:szCs w:val="21"/>
        </w:rPr>
        <w:drawing>
          <wp:inline distT="0" distB="0" distL="0" distR="0" wp14:anchorId="0C9C5420" wp14:editId="64540832">
            <wp:extent cx="2971800" cy="1295400"/>
            <wp:effectExtent l="0" t="0" r="0" b="0"/>
            <wp:docPr id="33" name="Picture 33" descr="Environment File in Expres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Environment File in ExpressJS"/>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971800" cy="1295400"/>
                    </a:xfrm>
                    <a:prstGeom prst="rect">
                      <a:avLst/>
                    </a:prstGeom>
                    <a:noFill/>
                    <a:ln>
                      <a:noFill/>
                    </a:ln>
                  </pic:spPr>
                </pic:pic>
              </a:graphicData>
            </a:graphic>
          </wp:inline>
        </w:drawing>
      </w:r>
    </w:p>
    <w:p w:rsidR="00D65CC2" w:rsidRPr="00D65CC2" w:rsidRDefault="00D65CC2" w:rsidP="00D65CC2">
      <w:pPr>
        <w:numPr>
          <w:ilvl w:val="0"/>
          <w:numId w:val="93"/>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In </w:t>
      </w:r>
      <w:r w:rsidRPr="00D65CC2">
        <w:rPr>
          <w:rFonts w:ascii="Verdana" w:eastAsia="Times New Roman" w:hAnsi="Verdana" w:cs="Times New Roman"/>
          <w:b/>
          <w:bCs/>
          <w:color w:val="444444"/>
          <w:sz w:val="21"/>
          <w:szCs w:val="21"/>
          <w:bdr w:val="none" w:sz="0" w:space="0" w:color="auto" w:frame="1"/>
        </w:rPr>
        <w:t>server.js</w:t>
      </w:r>
      <w:r w:rsidRPr="00D65CC2">
        <w:rPr>
          <w:rFonts w:ascii="Verdana" w:eastAsia="Times New Roman" w:hAnsi="Verdana" w:cs="Times New Roman"/>
          <w:color w:val="444444"/>
          <w:sz w:val="21"/>
          <w:szCs w:val="21"/>
        </w:rPr>
        <w:t> any of the properties can be used as:</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lastRenderedPageBreak/>
        <w:object w:dxaOrig="1000" w:dyaOrig="500">
          <v:shape id="_x0000_i1245" type="#_x0000_t75" style="width:136.5pt;height:63.75pt" o:ole="">
            <v:imagedata r:id="rId76" o:title=""/>
          </v:shape>
          <w:control r:id="rId123" w:name="DefaultOcxName28" w:shapeid="_x0000_i1245"/>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var host = process.env.APP_HOST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app.set('host', host);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logger.info('Express server listening on http://' + app.get('host'));</w:t>
            </w:r>
          </w:p>
        </w:tc>
      </w:tr>
    </w:tbl>
    <w:p w:rsidR="00D65CC2" w:rsidRPr="00D65CC2" w:rsidRDefault="00D65CC2" w:rsidP="00D65CC2">
      <w:pPr>
        <w:shd w:val="clear" w:color="auto" w:fill="FFFFFF"/>
        <w:spacing w:before="360" w:after="360" w:line="240" w:lineRule="auto"/>
        <w:textAlignment w:val="baseline"/>
        <w:outlineLvl w:val="3"/>
        <w:rPr>
          <w:rFonts w:ascii="Verdana" w:eastAsia="Times New Roman" w:hAnsi="Verdana" w:cs="Times New Roman"/>
          <w:b/>
          <w:bCs/>
          <w:color w:val="444444"/>
          <w:sz w:val="21"/>
          <w:szCs w:val="21"/>
        </w:rPr>
      </w:pPr>
      <w:r w:rsidRPr="00D65CC2">
        <w:rPr>
          <w:rFonts w:ascii="Verdana" w:eastAsia="Times New Roman" w:hAnsi="Verdana" w:cs="Times New Roman"/>
          <w:b/>
          <w:bCs/>
          <w:color w:val="444444"/>
          <w:sz w:val="21"/>
          <w:szCs w:val="21"/>
        </w:rPr>
        <w:t>With RequireJs?</w:t>
      </w:r>
    </w:p>
    <w:p w:rsidR="00D65CC2" w:rsidRPr="00D65CC2" w:rsidRDefault="00D65CC2" w:rsidP="00D65CC2">
      <w:pPr>
        <w:numPr>
          <w:ilvl w:val="0"/>
          <w:numId w:val="94"/>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Create a file called  ‘</w:t>
      </w:r>
      <w:r w:rsidRPr="00D65CC2">
        <w:rPr>
          <w:rFonts w:ascii="Verdana" w:eastAsia="Times New Roman" w:hAnsi="Verdana" w:cs="Times New Roman"/>
          <w:b/>
          <w:bCs/>
          <w:color w:val="444444"/>
          <w:sz w:val="21"/>
          <w:szCs w:val="21"/>
          <w:bdr w:val="none" w:sz="0" w:space="0" w:color="auto" w:frame="1"/>
        </w:rPr>
        <w:t>config.json</w:t>
      </w:r>
      <w:r w:rsidRPr="00D65CC2">
        <w:rPr>
          <w:rFonts w:ascii="Verdana" w:eastAsia="Times New Roman" w:hAnsi="Verdana" w:cs="Times New Roman"/>
          <w:color w:val="444444"/>
          <w:sz w:val="21"/>
          <w:szCs w:val="21"/>
        </w:rPr>
        <w:t>’ inside a folder called ‘config’ inside the project folder.</w:t>
      </w:r>
    </w:p>
    <w:p w:rsidR="00D65CC2" w:rsidRPr="00D65CC2" w:rsidRDefault="00D65CC2" w:rsidP="00D65CC2">
      <w:pPr>
        <w:numPr>
          <w:ilvl w:val="0"/>
          <w:numId w:val="94"/>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Add config properties in </w:t>
      </w:r>
      <w:r w:rsidRPr="00D65CC2">
        <w:rPr>
          <w:rFonts w:ascii="Verdana" w:eastAsia="Times New Roman" w:hAnsi="Verdana" w:cs="Times New Roman"/>
          <w:b/>
          <w:bCs/>
          <w:color w:val="444444"/>
          <w:sz w:val="21"/>
          <w:szCs w:val="21"/>
          <w:bdr w:val="none" w:sz="0" w:space="0" w:color="auto" w:frame="1"/>
        </w:rPr>
        <w:t>config.json</w:t>
      </w:r>
      <w:r w:rsidRPr="00D65CC2">
        <w:rPr>
          <w:rFonts w:ascii="Verdana" w:eastAsia="Times New Roman" w:hAnsi="Verdana" w:cs="Times New Roman"/>
          <w:color w:val="444444"/>
          <w:sz w:val="21"/>
          <w:szCs w:val="21"/>
        </w:rPr>
        <w:t>.</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47" type="#_x0000_t75" style="width:136.5pt;height:63.75pt" o:ole="">
            <v:imagedata r:id="rId76" o:title=""/>
          </v:shape>
          <w:control r:id="rId124" w:name="DefaultOcxName29" w:shapeid="_x0000_i1247"/>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"env":"development",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"apiurl":"</w:t>
            </w:r>
            <w:hyperlink r:id="rId125" w:history="1">
              <w:r w:rsidRPr="00D65CC2">
                <w:rPr>
                  <w:rFonts w:ascii="inherit" w:eastAsia="Times New Roman" w:hAnsi="inherit" w:cs="Times New Roman"/>
                  <w:color w:val="0B91EA"/>
                  <w:sz w:val="18"/>
                  <w:szCs w:val="18"/>
                  <w:bdr w:val="none" w:sz="0" w:space="0" w:color="auto" w:frame="1"/>
                </w:rPr>
                <w:t>http://localhost:9080/api/v1/</w:t>
              </w:r>
            </w:hyperlink>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tc>
      </w:tr>
    </w:tbl>
    <w:p w:rsidR="00D65CC2" w:rsidRPr="00D65CC2" w:rsidRDefault="00D65CC2" w:rsidP="00D65CC2">
      <w:pPr>
        <w:numPr>
          <w:ilvl w:val="0"/>
          <w:numId w:val="94"/>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Use require to access the config.json file.</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49" type="#_x0000_t75" style="width:136.5pt;height:63.75pt" o:ole="">
            <v:imagedata r:id="rId76" o:title=""/>
          </v:shape>
          <w:control r:id="rId126" w:name="DefaultOcxName30" w:shapeid="_x0000_i1249"/>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config = require('./config/config.json');</w:t>
            </w:r>
          </w:p>
        </w:tc>
      </w:tr>
    </w:tbl>
    <w:p w:rsidR="00D65CC2" w:rsidRPr="00D65CC2" w:rsidRDefault="00D65CC2" w:rsidP="00D65CC2">
      <w:pPr>
        <w:shd w:val="clear" w:color="auto" w:fill="FFFFFF"/>
        <w:spacing w:after="0" w:line="240" w:lineRule="auto"/>
        <w:textAlignment w:val="baseline"/>
        <w:rPr>
          <w:rFonts w:ascii="Verdana" w:eastAsia="Times New Roman" w:hAnsi="Verdana" w:cs="Times New Roman"/>
          <w:color w:val="444444"/>
          <w:sz w:val="21"/>
          <w:szCs w:val="21"/>
        </w:rPr>
      </w:pPr>
      <w:hyperlink r:id="rId127" w:anchor="top" w:history="1">
        <w:r w:rsidRPr="00D65CC2">
          <w:rPr>
            <w:rFonts w:ascii="Verdana" w:eastAsia="Times New Roman" w:hAnsi="Verdana" w:cs="Times New Roman"/>
            <w:color w:val="0B91EA"/>
            <w:sz w:val="21"/>
            <w:szCs w:val="21"/>
            <w:bdr w:val="none" w:sz="0" w:space="0" w:color="auto" w:frame="1"/>
          </w:rPr>
          <w:t>Back to top</w:t>
        </w:r>
      </w:hyperlink>
    </w:p>
    <w:p w:rsidR="00D65CC2" w:rsidRPr="00D65CC2" w:rsidRDefault="00D65CC2" w:rsidP="00D65CC2">
      <w:pPr>
        <w:shd w:val="clear" w:color="auto" w:fill="FFFFFF"/>
        <w:spacing w:before="360" w:after="360" w:line="240" w:lineRule="auto"/>
        <w:textAlignment w:val="baseline"/>
        <w:outlineLvl w:val="2"/>
        <w:rPr>
          <w:rFonts w:ascii="Verdana" w:eastAsia="Times New Roman" w:hAnsi="Verdana" w:cs="Times New Roman"/>
          <w:b/>
          <w:bCs/>
          <w:color w:val="444444"/>
          <w:sz w:val="24"/>
          <w:szCs w:val="24"/>
        </w:rPr>
      </w:pPr>
      <w:r w:rsidRPr="00D65CC2">
        <w:rPr>
          <w:rFonts w:ascii="Verdana" w:eastAsia="Times New Roman" w:hAnsi="Verdana" w:cs="Times New Roman"/>
          <w:b/>
          <w:bCs/>
          <w:color w:val="444444"/>
          <w:sz w:val="24"/>
          <w:szCs w:val="24"/>
        </w:rPr>
        <w:t>How to allow CORS in ExpressJS? Explain with an example.</w:t>
      </w:r>
    </w:p>
    <w:p w:rsidR="00D65CC2" w:rsidRPr="00D65CC2" w:rsidRDefault="00D65CC2" w:rsidP="00D65CC2">
      <w:pPr>
        <w:shd w:val="clear" w:color="auto" w:fill="FFFFFF"/>
        <w:spacing w:after="300" w:line="240" w:lineRule="auto"/>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In order to allow CORS in Express.js,  add the following code in server.js:</w:t>
      </w:r>
    </w:p>
    <w:p w:rsidR="00D65CC2" w:rsidRPr="00D65CC2" w:rsidRDefault="00D65CC2" w:rsidP="00D65CC2">
      <w:pPr>
        <w:spacing w:after="180" w:line="240" w:lineRule="auto"/>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lastRenderedPageBreak/>
        <w:object w:dxaOrig="1000" w:dyaOrig="500">
          <v:shape id="_x0000_i1251" type="#_x0000_t75" style="width:136.5pt;height:63.75pt" o:ole="">
            <v:imagedata r:id="rId76" o:title=""/>
          </v:shape>
          <w:control r:id="rId128" w:name="DefaultOcxName31" w:shapeid="_x0000_i125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tc>
        <w:tc>
          <w:tcPr>
            <w:tcW w:w="1048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app.all('*', function(req, res, next)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res.set('Access-Control-Allow-Origin',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res.set('Access-Control-Allow-Methods', 'GET, POST, DELETE, PUT');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res.set('Access-Control-Allow-Headers', 'X-Requested-With, Content-Type');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if ('OPTIONS' == req.method) return res.send(200);</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next();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tc>
      </w:tr>
    </w:tbl>
    <w:p w:rsidR="00D65CC2" w:rsidRPr="00D65CC2" w:rsidRDefault="00D65CC2" w:rsidP="00D65CC2">
      <w:pPr>
        <w:shd w:val="clear" w:color="auto" w:fill="FFFFFF"/>
        <w:spacing w:after="0" w:line="240" w:lineRule="auto"/>
        <w:textAlignment w:val="baseline"/>
        <w:rPr>
          <w:rFonts w:ascii="Verdana" w:eastAsia="Times New Roman" w:hAnsi="Verdana" w:cs="Times New Roman"/>
          <w:color w:val="444444"/>
          <w:sz w:val="21"/>
          <w:szCs w:val="21"/>
        </w:rPr>
      </w:pPr>
      <w:hyperlink r:id="rId129" w:anchor="top" w:history="1">
        <w:r w:rsidRPr="00D65CC2">
          <w:rPr>
            <w:rFonts w:ascii="Verdana" w:eastAsia="Times New Roman" w:hAnsi="Verdana" w:cs="Times New Roman"/>
            <w:color w:val="0B91EA"/>
            <w:sz w:val="21"/>
            <w:szCs w:val="21"/>
            <w:bdr w:val="none" w:sz="0" w:space="0" w:color="auto" w:frame="1"/>
          </w:rPr>
          <w:t>Back to top</w:t>
        </w:r>
      </w:hyperlink>
    </w:p>
    <w:p w:rsidR="00D65CC2" w:rsidRPr="00D65CC2" w:rsidRDefault="00D65CC2" w:rsidP="00D65CC2">
      <w:pPr>
        <w:shd w:val="clear" w:color="auto" w:fill="FFFFFF"/>
        <w:spacing w:before="360" w:after="360" w:line="240" w:lineRule="auto"/>
        <w:textAlignment w:val="baseline"/>
        <w:outlineLvl w:val="2"/>
        <w:rPr>
          <w:rFonts w:ascii="Verdana" w:eastAsia="Times New Roman" w:hAnsi="Verdana" w:cs="Times New Roman"/>
          <w:b/>
          <w:bCs/>
          <w:color w:val="444444"/>
          <w:sz w:val="24"/>
          <w:szCs w:val="24"/>
        </w:rPr>
      </w:pPr>
      <w:r w:rsidRPr="00D65CC2">
        <w:rPr>
          <w:rFonts w:ascii="Verdana" w:eastAsia="Times New Roman" w:hAnsi="Verdana" w:cs="Times New Roman"/>
          <w:b/>
          <w:bCs/>
          <w:color w:val="444444"/>
          <w:sz w:val="24"/>
          <w:szCs w:val="24"/>
        </w:rPr>
        <w:t>How to redirect 404 errors to a page in ExpressJS?</w:t>
      </w:r>
    </w:p>
    <w:p w:rsidR="00D65CC2" w:rsidRPr="00D65CC2" w:rsidRDefault="00D65CC2" w:rsidP="00D65CC2">
      <w:pPr>
        <w:shd w:val="clear" w:color="auto" w:fill="FFFFFF"/>
        <w:spacing w:after="0" w:line="240" w:lineRule="auto"/>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In </w:t>
      </w:r>
      <w:r w:rsidRPr="00D65CC2">
        <w:rPr>
          <w:rFonts w:ascii="Verdana" w:eastAsia="Times New Roman" w:hAnsi="Verdana" w:cs="Times New Roman"/>
          <w:b/>
          <w:bCs/>
          <w:i/>
          <w:iCs/>
          <w:color w:val="444444"/>
          <w:sz w:val="21"/>
          <w:szCs w:val="21"/>
          <w:bdr w:val="none" w:sz="0" w:space="0" w:color="auto" w:frame="1"/>
        </w:rPr>
        <w:t>server.js</w:t>
      </w:r>
      <w:r w:rsidRPr="00D65CC2">
        <w:rPr>
          <w:rFonts w:ascii="Verdana" w:eastAsia="Times New Roman" w:hAnsi="Verdana" w:cs="Times New Roman"/>
          <w:color w:val="444444"/>
          <w:sz w:val="21"/>
          <w:szCs w:val="21"/>
        </w:rPr>
        <w:t> add the following code to redirect 404 errors back to a page in our ExpressJS App:</w:t>
      </w:r>
    </w:p>
    <w:p w:rsidR="00D65CC2" w:rsidRPr="00D65CC2" w:rsidRDefault="00D65CC2" w:rsidP="00D65CC2">
      <w:pPr>
        <w:spacing w:after="180" w:line="240" w:lineRule="auto"/>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53" type="#_x0000_t75" style="width:136.5pt;height:63.75pt" o:ole="">
            <v:imagedata r:id="rId76" o:title=""/>
          </v:shape>
          <w:control r:id="rId130" w:name="DefaultOcxName32" w:shapeid="_x0000_i125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tc>
        <w:tc>
          <w:tcPr>
            <w:tcW w:w="1048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Define fallback route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app.use(function(req, res, next)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res.status(404).json({errorCode: 404, errorMsg: "route not found"});</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tc>
      </w:tr>
    </w:tbl>
    <w:p w:rsidR="00D65CC2" w:rsidRPr="00D65CC2" w:rsidRDefault="00D65CC2" w:rsidP="00D65CC2">
      <w:pPr>
        <w:shd w:val="clear" w:color="auto" w:fill="FFFFFF"/>
        <w:spacing w:after="0" w:line="240" w:lineRule="auto"/>
        <w:textAlignment w:val="baseline"/>
        <w:rPr>
          <w:rFonts w:ascii="Verdana" w:eastAsia="Times New Roman" w:hAnsi="Verdana" w:cs="Times New Roman"/>
          <w:color w:val="444444"/>
          <w:sz w:val="21"/>
          <w:szCs w:val="21"/>
        </w:rPr>
      </w:pPr>
      <w:hyperlink r:id="rId131" w:anchor="top" w:history="1">
        <w:r w:rsidRPr="00D65CC2">
          <w:rPr>
            <w:rFonts w:ascii="Verdana" w:eastAsia="Times New Roman" w:hAnsi="Verdana" w:cs="Times New Roman"/>
            <w:color w:val="0B91EA"/>
            <w:sz w:val="21"/>
            <w:szCs w:val="21"/>
            <w:bdr w:val="none" w:sz="0" w:space="0" w:color="auto" w:frame="1"/>
          </w:rPr>
          <w:t>Back to top</w:t>
        </w:r>
      </w:hyperlink>
    </w:p>
    <w:p w:rsidR="00D65CC2" w:rsidRPr="00D65CC2" w:rsidRDefault="00D65CC2" w:rsidP="00D65CC2">
      <w:pPr>
        <w:shd w:val="clear" w:color="auto" w:fill="FFFFFF"/>
        <w:spacing w:before="360" w:after="360" w:line="240" w:lineRule="auto"/>
        <w:textAlignment w:val="baseline"/>
        <w:outlineLvl w:val="2"/>
        <w:rPr>
          <w:rFonts w:ascii="Verdana" w:eastAsia="Times New Roman" w:hAnsi="Verdana" w:cs="Times New Roman"/>
          <w:b/>
          <w:bCs/>
          <w:color w:val="444444"/>
          <w:sz w:val="24"/>
          <w:szCs w:val="24"/>
        </w:rPr>
      </w:pPr>
      <w:r w:rsidRPr="00D65CC2">
        <w:rPr>
          <w:rFonts w:ascii="Verdana" w:eastAsia="Times New Roman" w:hAnsi="Verdana" w:cs="Times New Roman"/>
          <w:b/>
          <w:bCs/>
          <w:color w:val="444444"/>
          <w:sz w:val="24"/>
          <w:szCs w:val="24"/>
        </w:rPr>
        <w:t>Explain Error Handling in Express.js using an example?</w:t>
      </w:r>
    </w:p>
    <w:p w:rsidR="00D65CC2" w:rsidRPr="00D65CC2" w:rsidRDefault="00D65CC2" w:rsidP="00D65CC2">
      <w:pPr>
        <w:shd w:val="clear" w:color="auto" w:fill="FFFFFF"/>
        <w:spacing w:after="300" w:line="240" w:lineRule="auto"/>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From Express 4.0 Error handling is much easier. The steps are as following:</w:t>
      </w:r>
    </w:p>
    <w:p w:rsidR="00D65CC2" w:rsidRPr="00D65CC2" w:rsidRDefault="00D65CC2" w:rsidP="00D65CC2">
      <w:pPr>
        <w:numPr>
          <w:ilvl w:val="0"/>
          <w:numId w:val="95"/>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Create an express.js application and as there is no built-in middleware like errorhandler in express 4.0, therefore, the middleware need to be either installed or need to create a custom one.</w:t>
      </w:r>
    </w:p>
    <w:p w:rsidR="00D65CC2" w:rsidRPr="00D65CC2" w:rsidRDefault="00D65CC2" w:rsidP="00D65CC2">
      <w:pPr>
        <w:shd w:val="clear" w:color="auto" w:fill="FFFFFF"/>
        <w:spacing w:before="360" w:after="360" w:line="240" w:lineRule="auto"/>
        <w:textAlignment w:val="baseline"/>
        <w:outlineLvl w:val="3"/>
        <w:rPr>
          <w:rFonts w:ascii="Verdana" w:eastAsia="Times New Roman" w:hAnsi="Verdana" w:cs="Times New Roman"/>
          <w:b/>
          <w:bCs/>
          <w:color w:val="444444"/>
          <w:sz w:val="21"/>
          <w:szCs w:val="21"/>
        </w:rPr>
      </w:pPr>
      <w:r w:rsidRPr="00D65CC2">
        <w:rPr>
          <w:rFonts w:ascii="Verdana" w:eastAsia="Times New Roman" w:hAnsi="Verdana" w:cs="Times New Roman"/>
          <w:b/>
          <w:bCs/>
          <w:color w:val="444444"/>
          <w:sz w:val="21"/>
          <w:szCs w:val="21"/>
        </w:rPr>
        <w:t>Create a Middleware:</w:t>
      </w:r>
    </w:p>
    <w:p w:rsidR="00D65CC2" w:rsidRPr="00D65CC2" w:rsidRDefault="00D65CC2" w:rsidP="00D65CC2">
      <w:pPr>
        <w:numPr>
          <w:ilvl w:val="0"/>
          <w:numId w:val="96"/>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lastRenderedPageBreak/>
        <w:t>Create a middleware as following:</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55" type="#_x0000_t75" style="width:136.5pt;height:63.75pt" o:ole="">
            <v:imagedata r:id="rId76" o:title=""/>
          </v:shape>
          <w:control r:id="rId132" w:name="DefaultOcxName33" w:shapeid="_x0000_i1255"/>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255"/>
        <w:gridCol w:w="865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w:t>
            </w:r>
          </w:p>
        </w:tc>
        <w:tc>
          <w:tcPr>
            <w:tcW w:w="9840"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error handler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app.use(function(err, req, res, next)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set locals, only providing error in development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res.locals.message = err.message;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res.locals.error = req.app.get('env') === 'development' ? err :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render the error page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res.status(err.status || 500);</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res.render('error');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tc>
      </w:tr>
    </w:tbl>
    <w:p w:rsidR="00D65CC2" w:rsidRPr="00D65CC2" w:rsidRDefault="00D65CC2" w:rsidP="00D65CC2">
      <w:pPr>
        <w:shd w:val="clear" w:color="auto" w:fill="FFFFFF"/>
        <w:spacing w:after="0" w:line="240" w:lineRule="auto"/>
        <w:textAlignment w:val="baseline"/>
        <w:rPr>
          <w:rFonts w:ascii="Verdana" w:eastAsia="Times New Roman" w:hAnsi="Verdana" w:cs="Times New Roman"/>
          <w:color w:val="444444"/>
          <w:sz w:val="21"/>
          <w:szCs w:val="21"/>
        </w:rPr>
      </w:pPr>
      <w:r w:rsidRPr="00D65CC2">
        <w:rPr>
          <w:rFonts w:ascii="Verdana" w:eastAsia="Times New Roman" w:hAnsi="Verdana" w:cs="Times New Roman"/>
          <w:b/>
          <w:bCs/>
          <w:color w:val="444444"/>
          <w:sz w:val="21"/>
          <w:szCs w:val="21"/>
          <w:bdr w:val="none" w:sz="0" w:space="0" w:color="auto" w:frame="1"/>
        </w:rPr>
        <w:t>Install Error Handler Middleware:</w:t>
      </w:r>
    </w:p>
    <w:p w:rsidR="00D65CC2" w:rsidRPr="00D65CC2" w:rsidRDefault="00D65CC2" w:rsidP="00D65CC2">
      <w:pPr>
        <w:numPr>
          <w:ilvl w:val="0"/>
          <w:numId w:val="97"/>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Install errorhandler.</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57" type="#_x0000_t75" style="width:136.5pt;height:63.75pt" o:ole="">
            <v:imagedata r:id="rId76" o:title=""/>
          </v:shape>
          <w:control r:id="rId133" w:name="DefaultOcxName34" w:shapeid="_x0000_i1257"/>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npm install errorhandler --save</w:t>
            </w:r>
          </w:p>
        </w:tc>
      </w:tr>
    </w:tbl>
    <w:p w:rsidR="00D65CC2" w:rsidRPr="00D65CC2" w:rsidRDefault="00D65CC2" w:rsidP="00D65CC2">
      <w:pPr>
        <w:numPr>
          <w:ilvl w:val="0"/>
          <w:numId w:val="97"/>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Create a variable.</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59" type="#_x0000_t75" style="width:136.5pt;height:63.75pt" o:ole="">
            <v:imagedata r:id="rId76" o:title=""/>
          </v:shape>
          <w:control r:id="rId134" w:name="DefaultOcxName35" w:shapeid="_x0000_i1259"/>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errorhandler = require('errorhandler')</w:t>
            </w:r>
          </w:p>
        </w:tc>
      </w:tr>
    </w:tbl>
    <w:p w:rsidR="00D65CC2" w:rsidRPr="00D65CC2" w:rsidRDefault="00D65CC2" w:rsidP="00D65CC2">
      <w:pPr>
        <w:numPr>
          <w:ilvl w:val="0"/>
          <w:numId w:val="97"/>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Use the middleware as following:</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61" type="#_x0000_t75" style="width:136.5pt;height:63.75pt" o:ole="">
            <v:imagedata r:id="rId76" o:title=""/>
          </v:shape>
          <w:control r:id="rId135" w:name="DefaultOcxName36" w:shapeid="_x0000_i1261"/>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255"/>
        <w:gridCol w:w="865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lastRenderedPageBreak/>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w:t>
            </w:r>
          </w:p>
        </w:tc>
        <w:tc>
          <w:tcPr>
            <w:tcW w:w="9840"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if (process.env.NODE_ENV === 'development')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 xml:space="preserve">  // only use in development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app.use(errorhandler({log: errorNotification}))</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function errorNotification(err, str, req)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var title = 'Error in ' + req.method + ' ' + req.url</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notifier.notify({</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title: title,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message: str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tc>
      </w:tr>
    </w:tbl>
    <w:p w:rsidR="00D65CC2" w:rsidRPr="00D65CC2" w:rsidRDefault="00D65CC2" w:rsidP="00D65CC2">
      <w:pPr>
        <w:shd w:val="clear" w:color="auto" w:fill="FFFFFF"/>
        <w:spacing w:after="0" w:line="240" w:lineRule="auto"/>
        <w:textAlignment w:val="baseline"/>
        <w:rPr>
          <w:rFonts w:ascii="Verdana" w:eastAsia="Times New Roman" w:hAnsi="Verdana" w:cs="Times New Roman"/>
          <w:color w:val="444444"/>
          <w:sz w:val="21"/>
          <w:szCs w:val="21"/>
        </w:rPr>
      </w:pPr>
      <w:hyperlink r:id="rId136" w:anchor="top" w:history="1">
        <w:r w:rsidRPr="00D65CC2">
          <w:rPr>
            <w:rFonts w:ascii="Verdana" w:eastAsia="Times New Roman" w:hAnsi="Verdana" w:cs="Times New Roman"/>
            <w:color w:val="0B91EA"/>
            <w:sz w:val="21"/>
            <w:szCs w:val="21"/>
            <w:bdr w:val="none" w:sz="0" w:space="0" w:color="auto" w:frame="1"/>
          </w:rPr>
          <w:t>Back to top</w:t>
        </w:r>
      </w:hyperlink>
    </w:p>
    <w:p w:rsidR="00D65CC2" w:rsidRPr="00D65CC2" w:rsidRDefault="00D65CC2" w:rsidP="00D65CC2">
      <w:pPr>
        <w:shd w:val="clear" w:color="auto" w:fill="FFFFFF"/>
        <w:spacing w:before="360" w:after="360" w:line="240" w:lineRule="auto"/>
        <w:textAlignment w:val="baseline"/>
        <w:outlineLvl w:val="2"/>
        <w:rPr>
          <w:rFonts w:ascii="Verdana" w:eastAsia="Times New Roman" w:hAnsi="Verdana" w:cs="Times New Roman"/>
          <w:b/>
          <w:bCs/>
          <w:color w:val="444444"/>
          <w:sz w:val="24"/>
          <w:szCs w:val="24"/>
        </w:rPr>
      </w:pPr>
      <w:r w:rsidRPr="00D65CC2">
        <w:rPr>
          <w:rFonts w:ascii="Verdana" w:eastAsia="Times New Roman" w:hAnsi="Verdana" w:cs="Times New Roman"/>
          <w:b/>
          <w:bCs/>
          <w:color w:val="444444"/>
          <w:sz w:val="24"/>
          <w:szCs w:val="24"/>
        </w:rPr>
        <w:t>How to implement File uploading and downloading with Express?</w:t>
      </w:r>
    </w:p>
    <w:p w:rsidR="00D65CC2" w:rsidRPr="00D65CC2" w:rsidRDefault="00D65CC2" w:rsidP="00D65CC2">
      <w:pPr>
        <w:shd w:val="clear" w:color="auto" w:fill="FFFFFF"/>
        <w:spacing w:after="300" w:line="240" w:lineRule="auto"/>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Below we have explained the process to upload as well as download a file with ExpressJS App.</w:t>
      </w:r>
    </w:p>
    <w:p w:rsidR="00D65CC2" w:rsidRPr="00D65CC2" w:rsidRDefault="00D65CC2" w:rsidP="00D65CC2">
      <w:pPr>
        <w:shd w:val="clear" w:color="auto" w:fill="FFFFFF"/>
        <w:spacing w:before="360" w:after="360" w:line="240" w:lineRule="auto"/>
        <w:textAlignment w:val="baseline"/>
        <w:outlineLvl w:val="3"/>
        <w:rPr>
          <w:rFonts w:ascii="Verdana" w:eastAsia="Times New Roman" w:hAnsi="Verdana" w:cs="Times New Roman"/>
          <w:b/>
          <w:bCs/>
          <w:color w:val="444444"/>
          <w:sz w:val="21"/>
          <w:szCs w:val="21"/>
        </w:rPr>
      </w:pPr>
      <w:r w:rsidRPr="00D65CC2">
        <w:rPr>
          <w:rFonts w:ascii="Verdana" w:eastAsia="Times New Roman" w:hAnsi="Verdana" w:cs="Times New Roman"/>
          <w:b/>
          <w:bCs/>
          <w:color w:val="444444"/>
          <w:sz w:val="21"/>
          <w:szCs w:val="21"/>
        </w:rPr>
        <w:t>Upload File in Express.js:</w:t>
      </w:r>
    </w:p>
    <w:p w:rsidR="00D65CC2" w:rsidRPr="00D65CC2" w:rsidRDefault="00D65CC2" w:rsidP="00D65CC2">
      <w:pPr>
        <w:numPr>
          <w:ilvl w:val="0"/>
          <w:numId w:val="98"/>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Install formidable.</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63" type="#_x0000_t75" style="width:136.5pt;height:63.75pt" o:ole="">
            <v:imagedata r:id="rId76" o:title=""/>
          </v:shape>
          <w:control r:id="rId137" w:name="DefaultOcxName37" w:shapeid="_x0000_i1263"/>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npm install --save formidable</w:t>
            </w:r>
          </w:p>
        </w:tc>
      </w:tr>
    </w:tbl>
    <w:p w:rsidR="00D65CC2" w:rsidRPr="00D65CC2" w:rsidRDefault="00D65CC2" w:rsidP="00D65CC2">
      <w:pPr>
        <w:numPr>
          <w:ilvl w:val="0"/>
          <w:numId w:val="98"/>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Add the following code in server.js in order to upload a file.</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65" type="#_x0000_t75" style="width:136.5pt;height:63.75pt" o:ole="">
            <v:imagedata r:id="rId76" o:title=""/>
          </v:shape>
          <w:control r:id="rId138" w:name="DefaultOcxName38" w:shapeid="_x0000_i1265"/>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255"/>
        <w:gridCol w:w="865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lastRenderedPageBreak/>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15</w:t>
            </w:r>
          </w:p>
        </w:tc>
        <w:tc>
          <w:tcPr>
            <w:tcW w:w="9840"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var formidable = require('formidable');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app.post('/', function (req, res){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    var form = new formidable.IncomingForm();</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form.parse(req);</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form.on('fileBegin', function (name, file){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file.path = __dirname + '/uploads/' + file.name;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form.on('file', function (name, file){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console.log('Uploaded Successfully! ' + file.name);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res.sendFile(__dirname + '/index.html');</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tc>
      </w:tr>
    </w:tbl>
    <w:p w:rsidR="00D65CC2" w:rsidRPr="00D65CC2" w:rsidRDefault="00D65CC2" w:rsidP="00D65CC2">
      <w:pPr>
        <w:numPr>
          <w:ilvl w:val="0"/>
          <w:numId w:val="98"/>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lastRenderedPageBreak/>
        <w:t>Update the index.html as following:</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67" type="#_x0000_t75" style="width:136.5pt;height:63.75pt" o:ole="">
            <v:imagedata r:id="rId76" o:title=""/>
          </v:shape>
          <w:control r:id="rId139" w:name="DefaultOcxName39" w:shapeid="_x0000_i1267"/>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255"/>
        <w:gridCol w:w="865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12</w:t>
            </w:r>
          </w:p>
        </w:tc>
        <w:tc>
          <w:tcPr>
            <w:tcW w:w="9840"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&lt;!DOCTYPE html&gt;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&lt;html&gt;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&lt;head&gt;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&lt;title&gt;Simple File Upload Example&lt;/title&gt;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&lt;/head&gt;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&lt;body&gt;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&lt;form action="/" enctype="multipart/form-data" method="post"&gt;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&lt;input type="file" name="upload" multiple&gt;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&lt;input type="submit" value="Upload"&gt;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&lt;/form&gt;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&lt;/body&gt;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&lt;/html&gt;</w:t>
            </w:r>
          </w:p>
        </w:tc>
      </w:tr>
    </w:tbl>
    <w:p w:rsidR="00D65CC2" w:rsidRPr="00D65CC2" w:rsidRDefault="00D65CC2" w:rsidP="00D65CC2">
      <w:pPr>
        <w:numPr>
          <w:ilvl w:val="0"/>
          <w:numId w:val="98"/>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On Browser run ‘</w:t>
      </w:r>
      <w:hyperlink r:id="rId140" w:history="1">
        <w:r w:rsidRPr="00D65CC2">
          <w:rPr>
            <w:rFonts w:ascii="Verdana" w:eastAsia="Times New Roman" w:hAnsi="Verdana" w:cs="Times New Roman"/>
            <w:color w:val="0B91EA"/>
            <w:sz w:val="21"/>
            <w:szCs w:val="21"/>
            <w:bdr w:val="none" w:sz="0" w:space="0" w:color="auto" w:frame="1"/>
          </w:rPr>
          <w:t>http://localhost:3000’</w:t>
        </w:r>
      </w:hyperlink>
      <w:r w:rsidRPr="00D65CC2">
        <w:rPr>
          <w:rFonts w:ascii="Verdana" w:eastAsia="Times New Roman" w:hAnsi="Verdana" w:cs="Times New Roman"/>
          <w:color w:val="444444"/>
          <w:sz w:val="21"/>
          <w:szCs w:val="21"/>
        </w:rPr>
        <w:t>.</w:t>
      </w:r>
    </w:p>
    <w:p w:rsidR="00D65CC2" w:rsidRPr="00D65CC2" w:rsidRDefault="00D65CC2" w:rsidP="00D65CC2">
      <w:pPr>
        <w:shd w:val="clear" w:color="auto" w:fill="FFFFFF"/>
        <w:spacing w:before="360" w:after="360" w:line="240" w:lineRule="auto"/>
        <w:textAlignment w:val="baseline"/>
        <w:outlineLvl w:val="3"/>
        <w:rPr>
          <w:rFonts w:ascii="Verdana" w:eastAsia="Times New Roman" w:hAnsi="Verdana" w:cs="Times New Roman"/>
          <w:b/>
          <w:bCs/>
          <w:color w:val="444444"/>
          <w:sz w:val="21"/>
          <w:szCs w:val="21"/>
        </w:rPr>
      </w:pPr>
      <w:r w:rsidRPr="00D65CC2">
        <w:rPr>
          <w:rFonts w:ascii="Verdana" w:eastAsia="Times New Roman" w:hAnsi="Verdana" w:cs="Times New Roman"/>
          <w:b/>
          <w:bCs/>
          <w:color w:val="444444"/>
          <w:sz w:val="21"/>
          <w:szCs w:val="21"/>
        </w:rPr>
        <w:lastRenderedPageBreak/>
        <w:t>Download File in Express.js:</w:t>
      </w:r>
    </w:p>
    <w:p w:rsidR="00D65CC2" w:rsidRPr="00D65CC2" w:rsidRDefault="00D65CC2" w:rsidP="00D65CC2">
      <w:pPr>
        <w:numPr>
          <w:ilvl w:val="0"/>
          <w:numId w:val="99"/>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Add the following code in server.js.</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69" type="#_x0000_t75" style="width:136.5pt;height:63.75pt" o:ole="">
            <v:imagedata r:id="rId76" o:title=""/>
          </v:shape>
          <w:control r:id="rId141" w:name="DefaultOcxName40" w:shapeid="_x0000_i1269"/>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var router = express.Router();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router.get('/:id/download', function (req, res, next)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var filePath = "/my/file/path/...";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var fileName = "samplefile.pdf";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res.download(filePath, fileName);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tc>
      </w:tr>
    </w:tbl>
    <w:p w:rsidR="00D65CC2" w:rsidRPr="00D65CC2" w:rsidRDefault="00D65CC2" w:rsidP="00D65CC2">
      <w:pPr>
        <w:shd w:val="clear" w:color="auto" w:fill="FFFFFF"/>
        <w:spacing w:after="0" w:line="240" w:lineRule="auto"/>
        <w:textAlignment w:val="baseline"/>
        <w:rPr>
          <w:rFonts w:ascii="Verdana" w:eastAsia="Times New Roman" w:hAnsi="Verdana" w:cs="Times New Roman"/>
          <w:color w:val="444444"/>
          <w:sz w:val="21"/>
          <w:szCs w:val="21"/>
        </w:rPr>
      </w:pPr>
      <w:hyperlink r:id="rId142" w:anchor="top" w:history="1">
        <w:r w:rsidRPr="00D65CC2">
          <w:rPr>
            <w:rFonts w:ascii="Verdana" w:eastAsia="Times New Roman" w:hAnsi="Verdana" w:cs="Times New Roman"/>
            <w:color w:val="0B91EA"/>
            <w:sz w:val="21"/>
            <w:szCs w:val="21"/>
            <w:bdr w:val="none" w:sz="0" w:space="0" w:color="auto" w:frame="1"/>
          </w:rPr>
          <w:t>Back to top</w:t>
        </w:r>
      </w:hyperlink>
    </w:p>
    <w:p w:rsidR="00D65CC2" w:rsidRPr="00D65CC2" w:rsidRDefault="00D65CC2" w:rsidP="00D65CC2">
      <w:pPr>
        <w:shd w:val="clear" w:color="auto" w:fill="FFFFFF"/>
        <w:spacing w:before="360" w:after="360" w:line="240" w:lineRule="auto"/>
        <w:textAlignment w:val="baseline"/>
        <w:outlineLvl w:val="2"/>
        <w:rPr>
          <w:rFonts w:ascii="Verdana" w:eastAsia="Times New Roman" w:hAnsi="Verdana" w:cs="Times New Roman"/>
          <w:b/>
          <w:bCs/>
          <w:color w:val="444444"/>
          <w:sz w:val="24"/>
          <w:szCs w:val="24"/>
        </w:rPr>
      </w:pPr>
      <w:r w:rsidRPr="00D65CC2">
        <w:rPr>
          <w:rFonts w:ascii="Verdana" w:eastAsia="Times New Roman" w:hAnsi="Verdana" w:cs="Times New Roman"/>
          <w:b/>
          <w:bCs/>
          <w:color w:val="444444"/>
          <w:sz w:val="24"/>
          <w:szCs w:val="24"/>
        </w:rPr>
        <w:t>How to enable debugging in express app?</w:t>
      </w:r>
    </w:p>
    <w:p w:rsidR="00D65CC2" w:rsidRPr="00D65CC2" w:rsidRDefault="00D65CC2" w:rsidP="00D65CC2">
      <w:pPr>
        <w:shd w:val="clear" w:color="auto" w:fill="FFFFFF"/>
        <w:spacing w:after="300" w:line="240" w:lineRule="auto"/>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In different Operating Systems, we have following commands:</w:t>
      </w:r>
    </w:p>
    <w:p w:rsidR="00D65CC2" w:rsidRPr="00D65CC2" w:rsidRDefault="00D65CC2" w:rsidP="00D65CC2">
      <w:pPr>
        <w:shd w:val="clear" w:color="auto" w:fill="FFFFFF"/>
        <w:spacing w:after="300" w:line="240" w:lineRule="auto"/>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On Linux the command would be as follows:</w:t>
      </w:r>
    </w:p>
    <w:p w:rsidR="00D65CC2" w:rsidRPr="00D65CC2" w:rsidRDefault="00D65CC2" w:rsidP="00D65CC2">
      <w:pPr>
        <w:spacing w:after="180" w:line="240" w:lineRule="auto"/>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71" type="#_x0000_t75" style="width:136.5pt;height:63.75pt" o:ole="">
            <v:imagedata r:id="rId76" o:title=""/>
          </v:shape>
          <w:control r:id="rId143" w:name="DefaultOcxName41" w:shapeid="_x0000_i127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tc>
        <w:tc>
          <w:tcPr>
            <w:tcW w:w="1048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DEBUG=express:* node index.js</w:t>
            </w:r>
          </w:p>
        </w:tc>
      </w:tr>
    </w:tbl>
    <w:p w:rsidR="00D65CC2" w:rsidRPr="00D65CC2" w:rsidRDefault="00D65CC2" w:rsidP="00D65CC2">
      <w:pPr>
        <w:shd w:val="clear" w:color="auto" w:fill="FFFFFF"/>
        <w:spacing w:after="300" w:line="240" w:lineRule="auto"/>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On Windows the command would be:</w:t>
      </w:r>
    </w:p>
    <w:p w:rsidR="00D65CC2" w:rsidRPr="00D65CC2" w:rsidRDefault="00D65CC2" w:rsidP="00D65CC2">
      <w:pPr>
        <w:spacing w:after="180" w:line="240" w:lineRule="auto"/>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73" type="#_x0000_t75" style="width:136.5pt;height:63.75pt" o:ole="">
            <v:imagedata r:id="rId76" o:title=""/>
          </v:shape>
          <w:control r:id="rId144" w:name="DefaultOcxName42" w:shapeid="_x0000_i127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tc>
        <w:tc>
          <w:tcPr>
            <w:tcW w:w="1048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set DEBUG=express:* &amp; node index.js</w:t>
            </w:r>
          </w:p>
        </w:tc>
      </w:tr>
    </w:tbl>
    <w:p w:rsidR="00D65CC2" w:rsidRPr="00D65CC2" w:rsidRDefault="00D65CC2" w:rsidP="00D65CC2">
      <w:pPr>
        <w:shd w:val="clear" w:color="auto" w:fill="FFFFFF"/>
        <w:spacing w:after="300" w:line="240" w:lineRule="auto"/>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From Webstrome IDE</w:t>
      </w:r>
    </w:p>
    <w:p w:rsidR="00D65CC2" w:rsidRPr="00D65CC2" w:rsidRDefault="00D65CC2" w:rsidP="00D65CC2">
      <w:pPr>
        <w:spacing w:after="180" w:line="240" w:lineRule="auto"/>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lastRenderedPageBreak/>
        <w:object w:dxaOrig="1000" w:dyaOrig="500">
          <v:shape id="_x0000_i1275" type="#_x0000_t75" style="width:136.5pt;height:63.75pt" o:ole="">
            <v:imagedata r:id="rId76" o:title=""/>
          </v:shape>
          <w:control r:id="rId145" w:name="DefaultOcxName43" w:shapeid="_x0000_i127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tc>
        <w:tc>
          <w:tcPr>
            <w:tcW w:w="20040"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C:\Program Files (x86)\JetBrains\WebStorm 2016.2.4\bin\runnerw.exe" "C:\Program Files\nodejs\node.exe</w:t>
            </w:r>
            <w:r w:rsidRPr="00D65CC2">
              <w:rPr>
                <w:rFonts w:ascii="inherit" w:eastAsia="Times New Roman" w:hAnsi="inherit" w:cs="Times New Roman"/>
                <w:color w:val="000000"/>
                <w:sz w:val="18"/>
                <w:szCs w:val="18"/>
              </w:rPr>
              <w:t>"</w:t>
            </w:r>
            <w:r w:rsidRPr="00D65CC2">
              <w:rPr>
                <w:rFonts w:ascii="inherit" w:eastAsia="Times New Roman" w:hAnsi="inherit" w:cs="Times New Roman"/>
                <w:color w:val="000000"/>
                <w:sz w:val="18"/>
                <w:szCs w:val="18"/>
                <w:bdr w:val="none" w:sz="0" w:space="0" w:color="auto" w:frame="1"/>
              </w:rPr>
              <w:t xml:space="preserve"> --debug-brk=61081 --expose_debug_as=v8debug E:\Development\nodejd\library\bin\www</w:t>
            </w:r>
          </w:p>
        </w:tc>
      </w:tr>
    </w:tbl>
    <w:p w:rsidR="00D65CC2" w:rsidRPr="00D65CC2" w:rsidRDefault="00D65CC2" w:rsidP="00D65CC2">
      <w:pPr>
        <w:shd w:val="clear" w:color="auto" w:fill="FFFFFF"/>
        <w:spacing w:after="0" w:line="240" w:lineRule="auto"/>
        <w:textAlignment w:val="baseline"/>
        <w:rPr>
          <w:rFonts w:ascii="Verdana" w:eastAsia="Times New Roman" w:hAnsi="Verdana" w:cs="Times New Roman"/>
          <w:color w:val="444444"/>
          <w:sz w:val="21"/>
          <w:szCs w:val="21"/>
        </w:rPr>
      </w:pPr>
      <w:hyperlink r:id="rId146" w:anchor="top" w:history="1">
        <w:r w:rsidRPr="00D65CC2">
          <w:rPr>
            <w:rFonts w:ascii="Verdana" w:eastAsia="Times New Roman" w:hAnsi="Verdana" w:cs="Times New Roman"/>
            <w:color w:val="0B91EA"/>
            <w:sz w:val="21"/>
            <w:szCs w:val="21"/>
            <w:bdr w:val="none" w:sz="0" w:space="0" w:color="auto" w:frame="1"/>
          </w:rPr>
          <w:t>Back to top</w:t>
        </w:r>
      </w:hyperlink>
    </w:p>
    <w:p w:rsidR="00D65CC2" w:rsidRPr="00D65CC2" w:rsidRDefault="00D65CC2" w:rsidP="00D65CC2">
      <w:pPr>
        <w:shd w:val="clear" w:color="auto" w:fill="FFFFFF"/>
        <w:spacing w:before="360" w:after="360" w:line="240" w:lineRule="auto"/>
        <w:textAlignment w:val="baseline"/>
        <w:outlineLvl w:val="2"/>
        <w:rPr>
          <w:rFonts w:ascii="Verdana" w:eastAsia="Times New Roman" w:hAnsi="Verdana" w:cs="Times New Roman"/>
          <w:b/>
          <w:bCs/>
          <w:color w:val="444444"/>
          <w:sz w:val="24"/>
          <w:szCs w:val="24"/>
        </w:rPr>
      </w:pPr>
      <w:r w:rsidRPr="00D65CC2">
        <w:rPr>
          <w:rFonts w:ascii="Verdana" w:eastAsia="Times New Roman" w:hAnsi="Verdana" w:cs="Times New Roman"/>
          <w:b/>
          <w:bCs/>
          <w:color w:val="444444"/>
          <w:sz w:val="24"/>
          <w:szCs w:val="24"/>
        </w:rPr>
        <w:t>How to implement JWT authentication in Express app ? Explain with example.</w:t>
      </w:r>
    </w:p>
    <w:p w:rsidR="00D65CC2" w:rsidRPr="00D65CC2" w:rsidRDefault="00D65CC2" w:rsidP="00D65CC2">
      <w:pPr>
        <w:numPr>
          <w:ilvl w:val="0"/>
          <w:numId w:val="100"/>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Create a folder called ‘keys’ inside project folder.</w:t>
      </w:r>
    </w:p>
    <w:p w:rsidR="00D65CC2" w:rsidRPr="00D65CC2" w:rsidRDefault="00D65CC2" w:rsidP="00D65CC2">
      <w:pPr>
        <w:numPr>
          <w:ilvl w:val="0"/>
          <w:numId w:val="100"/>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Install some dependencies as following:</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77" type="#_x0000_t75" style="width:136.5pt;height:63.75pt" o:ole="">
            <v:imagedata r:id="rId76" o:title=""/>
          </v:shape>
          <w:control r:id="rId147" w:name="DefaultOcxName44" w:shapeid="_x0000_i1277"/>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165"/>
        <w:gridCol w:w="874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tc>
        <w:tc>
          <w:tcPr>
            <w:tcW w:w="9945"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Npm install jsonwebtoken </w:t>
            </w:r>
            <w:r w:rsidRPr="00D65CC2">
              <w:rPr>
                <w:rFonts w:ascii="inherit" w:eastAsia="Times New Roman" w:hAnsi="inherit" w:cs="Times New Roman"/>
                <w:color w:val="000000"/>
                <w:sz w:val="18"/>
                <w:szCs w:val="18"/>
              </w:rPr>
              <w:t>–</w:t>
            </w:r>
            <w:r w:rsidRPr="00D65CC2">
              <w:rPr>
                <w:rFonts w:ascii="inherit" w:eastAsia="Times New Roman" w:hAnsi="inherit" w:cs="Times New Roman"/>
                <w:color w:val="000000"/>
                <w:sz w:val="18"/>
                <w:szCs w:val="18"/>
                <w:bdr w:val="none" w:sz="0" w:space="0" w:color="auto" w:frame="1"/>
              </w:rPr>
              <w:t>save</w:t>
            </w:r>
          </w:p>
        </w:tc>
      </w:tr>
    </w:tbl>
    <w:p w:rsidR="00D65CC2" w:rsidRPr="00D65CC2" w:rsidRDefault="00D65CC2" w:rsidP="00D65CC2">
      <w:pPr>
        <w:numPr>
          <w:ilvl w:val="0"/>
          <w:numId w:val="100"/>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t>Add the login router routes/index.js</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79" type="#_x0000_t75" style="width:136.5pt;height:63.75pt" o:ole="">
            <v:imagedata r:id="rId76" o:title=""/>
          </v:shape>
          <w:control r:id="rId148" w:name="DefaultOcxName45" w:shapeid="_x0000_i1279"/>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255"/>
        <w:gridCol w:w="865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lastRenderedPageBreak/>
              <w:t>12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26</w:t>
            </w:r>
          </w:p>
        </w:tc>
        <w:tc>
          <w:tcPr>
            <w:tcW w:w="9840"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router.post('/login, function(req, res)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find the user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User.findOne({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name: req.body.username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function(err, res)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if (err) throw err;</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if (!res)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res.json({ success: false, message: Login failed.'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else if (res)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check if password matches</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      if (res.password != req.body.password)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res.json({ success: false, message: Login  failed. Wrong password.'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else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var token = jwt.sign(res, app.get('superSecret'),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expiresInMinutes: 1600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return the information including token as JSON</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res.json({</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success: true,</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message: 'Valid token!</w:t>
            </w:r>
            <w:r w:rsidRPr="00D65CC2">
              <w:rPr>
                <w:rFonts w:ascii="inherit" w:eastAsia="Times New Roman" w:hAnsi="inherit" w:cs="Times New Roman"/>
                <w:color w:val="000000"/>
                <w:sz w:val="18"/>
                <w:szCs w:val="18"/>
              </w:rPr>
              <w:t>'</w:t>
            </w:r>
            <w:r w:rsidRPr="00D65CC2">
              <w:rPr>
                <w:rFonts w:ascii="inherit" w:eastAsia="Times New Roman" w:hAnsi="inherit" w:cs="Times New Roman"/>
                <w:color w:val="000000"/>
                <w:sz w:val="18"/>
                <w:szCs w:val="18"/>
                <w:bdr w:val="none" w:sz="0" w:space="0" w:color="auto" w:frame="1"/>
              </w:rPr>
              <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token: token</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tc>
      </w:tr>
    </w:tbl>
    <w:p w:rsidR="00D65CC2" w:rsidRPr="00D65CC2" w:rsidRDefault="00D65CC2" w:rsidP="00D65CC2">
      <w:pPr>
        <w:numPr>
          <w:ilvl w:val="0"/>
          <w:numId w:val="100"/>
        </w:numPr>
        <w:shd w:val="clear" w:color="auto" w:fill="FFFFFF"/>
        <w:spacing w:after="0" w:line="240" w:lineRule="auto"/>
        <w:ind w:left="540"/>
        <w:textAlignment w:val="baseline"/>
        <w:rPr>
          <w:rFonts w:ascii="Verdana" w:eastAsia="Times New Roman" w:hAnsi="Verdana" w:cs="Times New Roman"/>
          <w:color w:val="444444"/>
          <w:sz w:val="21"/>
          <w:szCs w:val="21"/>
        </w:rPr>
      </w:pPr>
      <w:r w:rsidRPr="00D65CC2">
        <w:rPr>
          <w:rFonts w:ascii="Verdana" w:eastAsia="Times New Roman" w:hAnsi="Verdana" w:cs="Times New Roman"/>
          <w:color w:val="444444"/>
          <w:sz w:val="21"/>
          <w:szCs w:val="21"/>
        </w:rPr>
        <w:lastRenderedPageBreak/>
        <w:t>Use the token in application</w:t>
      </w:r>
    </w:p>
    <w:p w:rsidR="00D65CC2" w:rsidRPr="00D65CC2" w:rsidRDefault="00D65CC2" w:rsidP="00D65CC2">
      <w:pPr>
        <w:shd w:val="clear" w:color="auto" w:fill="FFFFFF"/>
        <w:spacing w:after="180" w:line="240" w:lineRule="auto"/>
        <w:ind w:left="540"/>
        <w:textAlignment w:val="baseline"/>
        <w:rPr>
          <w:rFonts w:ascii="Courier New" w:eastAsia="Times New Roman" w:hAnsi="Courier New" w:cs="Courier New"/>
          <w:color w:val="444444"/>
          <w:sz w:val="18"/>
          <w:szCs w:val="18"/>
        </w:rPr>
      </w:pPr>
      <w:r w:rsidRPr="00D65CC2">
        <w:rPr>
          <w:rFonts w:ascii="Courier New" w:eastAsia="Times New Roman" w:hAnsi="Courier New" w:cs="Courier New"/>
          <w:color w:val="444444"/>
          <w:sz w:val="18"/>
          <w:szCs w:val="18"/>
        </w:rPr>
        <w:object w:dxaOrig="1000" w:dyaOrig="500">
          <v:shape id="_x0000_i1281" type="#_x0000_t75" style="width:136.5pt;height:63.75pt" o:ole="">
            <v:imagedata r:id="rId76" o:title=""/>
          </v:shape>
          <w:control r:id="rId149" w:name="DefaultOcxName46" w:shapeid="_x0000_i1281"/>
        </w:object>
      </w: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255"/>
        <w:gridCol w:w="8655"/>
      </w:tblGrid>
      <w:tr w:rsidR="00D65CC2" w:rsidRPr="00D65CC2" w:rsidTr="00D65CC2">
        <w:trPr>
          <w:tblCellSpacing w:w="15" w:type="dxa"/>
        </w:trPr>
        <w:tc>
          <w:tcPr>
            <w:tcW w:w="0" w:type="auto"/>
            <w:tcBorders>
              <w:top w:val="nil"/>
              <w:left w:val="nil"/>
              <w:bottom w:val="nil"/>
              <w:right w:val="nil"/>
            </w:tcBorders>
            <w:vAlign w:val="center"/>
            <w:hideMark/>
          </w:tcPr>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9</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10</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11</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lastRenderedPageBreak/>
              <w:t>12</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13</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14</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15</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16</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17</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18</w:t>
            </w:r>
          </w:p>
          <w:p w:rsidR="00D65CC2" w:rsidRPr="00D65CC2" w:rsidRDefault="00D65CC2" w:rsidP="00D65CC2">
            <w:pPr>
              <w:spacing w:after="0" w:line="480" w:lineRule="auto"/>
              <w:jc w:val="center"/>
              <w:textAlignment w:val="baseline"/>
              <w:rPr>
                <w:rFonts w:ascii="inherit" w:eastAsia="Times New Roman" w:hAnsi="inherit" w:cs="Times New Roman"/>
                <w:color w:val="757575"/>
                <w:sz w:val="18"/>
                <w:szCs w:val="18"/>
              </w:rPr>
            </w:pPr>
            <w:r w:rsidRPr="00D65CC2">
              <w:rPr>
                <w:rFonts w:ascii="inherit" w:eastAsia="Times New Roman" w:hAnsi="inherit" w:cs="Times New Roman"/>
                <w:color w:val="757575"/>
                <w:sz w:val="18"/>
                <w:szCs w:val="18"/>
              </w:rPr>
              <w:t>19</w:t>
            </w:r>
          </w:p>
        </w:tc>
        <w:tc>
          <w:tcPr>
            <w:tcW w:w="9840" w:type="dxa"/>
            <w:tcBorders>
              <w:top w:val="nil"/>
              <w:left w:val="nil"/>
              <w:bottom w:val="nil"/>
              <w:right w:val="nil"/>
            </w:tcBorders>
            <w:vAlign w:val="center"/>
            <w:hideMark/>
          </w:tcPr>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jwt = require("express-jwt");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app.use(function(req, res, next)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var token = req.body.token || req.query.token || req.headers['x-access-token'];</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if (token)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jwt.verify(token, app.get('superSecret'), function(err, decoded) {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if (err)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return res.json({ success: false, message: 'Invalid token.' });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else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req.decoded = decoded;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next();</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lastRenderedPageBreak/>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else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return res.status(403).send({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success: false,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xml:space="preserve">        message: 'No token given.'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  }</w:t>
            </w:r>
          </w:p>
          <w:p w:rsidR="00D65CC2" w:rsidRPr="00D65CC2" w:rsidRDefault="00D65CC2" w:rsidP="00D65CC2">
            <w:pPr>
              <w:spacing w:after="0" w:line="480" w:lineRule="auto"/>
              <w:textAlignment w:val="baseline"/>
              <w:rPr>
                <w:rFonts w:ascii="inherit" w:eastAsia="Times New Roman" w:hAnsi="inherit" w:cs="Times New Roman"/>
                <w:color w:val="000000"/>
                <w:sz w:val="18"/>
                <w:szCs w:val="18"/>
              </w:rPr>
            </w:pPr>
            <w:r w:rsidRPr="00D65CC2">
              <w:rPr>
                <w:rFonts w:ascii="inherit" w:eastAsia="Times New Roman" w:hAnsi="inherit" w:cs="Times New Roman"/>
                <w:color w:val="000000"/>
                <w:sz w:val="18"/>
                <w:szCs w:val="18"/>
                <w:bdr w:val="none" w:sz="0" w:space="0" w:color="auto" w:frame="1"/>
              </w:rPr>
              <w:t>});</w:t>
            </w:r>
          </w:p>
        </w:tc>
      </w:tr>
    </w:tbl>
    <w:p w:rsidR="00D65CC2" w:rsidRDefault="00D65CC2"/>
    <w:p w:rsidR="00D65CC2" w:rsidRDefault="00D65CC2">
      <w:pPr>
        <w:pBdr>
          <w:bottom w:val="single" w:sz="6" w:space="1" w:color="auto"/>
        </w:pBdr>
      </w:pPr>
    </w:p>
    <w:p w:rsidR="00D65CC2" w:rsidRDefault="00D65CC2"/>
    <w:p w:rsidR="00D65CC2" w:rsidRPr="00D65CC2" w:rsidRDefault="00D65CC2" w:rsidP="00D65CC2">
      <w:pPr>
        <w:shd w:val="clear" w:color="auto" w:fill="FFFFFF"/>
        <w:spacing w:after="75" w:line="240" w:lineRule="auto"/>
        <w:rPr>
          <w:rFonts w:ascii="Arial" w:eastAsia="Times New Roman" w:hAnsi="Arial" w:cs="Arial"/>
          <w:b/>
          <w:bCs/>
          <w:color w:val="444444"/>
          <w:sz w:val="24"/>
          <w:szCs w:val="24"/>
        </w:rPr>
      </w:pPr>
      <w:r w:rsidRPr="00D65CC2">
        <w:rPr>
          <w:rFonts w:ascii="Arial" w:eastAsia="Times New Roman" w:hAnsi="Arial" w:cs="Arial"/>
          <w:b/>
          <w:bCs/>
          <w:color w:val="444444"/>
          <w:sz w:val="24"/>
          <w:szCs w:val="24"/>
        </w:rPr>
        <w:t>Q.1) What is Express Js?</w:t>
      </w:r>
    </w:p>
    <w:p w:rsidR="00D65CC2" w:rsidRPr="00D65CC2" w:rsidRDefault="00D65CC2" w:rsidP="00D65CC2">
      <w:pPr>
        <w:numPr>
          <w:ilvl w:val="0"/>
          <w:numId w:val="101"/>
        </w:numPr>
        <w:shd w:val="clear" w:color="auto" w:fill="FFFFFF"/>
        <w:spacing w:before="100" w:beforeAutospacing="1" w:after="100" w:afterAutospacing="1" w:line="240" w:lineRule="auto"/>
        <w:rPr>
          <w:rFonts w:ascii="Arial" w:eastAsia="Times New Roman" w:hAnsi="Arial" w:cs="Arial"/>
          <w:color w:val="444444"/>
          <w:sz w:val="21"/>
          <w:szCs w:val="21"/>
        </w:rPr>
      </w:pPr>
      <w:r w:rsidRPr="00D65CC2">
        <w:rPr>
          <w:rFonts w:ascii="Arial" w:eastAsia="Times New Roman" w:hAnsi="Arial" w:cs="Arial"/>
          <w:color w:val="444444"/>
          <w:sz w:val="21"/>
          <w:szCs w:val="21"/>
        </w:rPr>
        <w:t>Express js is a free open-source, light-weight node js based web application framework.</w:t>
      </w:r>
    </w:p>
    <w:p w:rsidR="00D65CC2" w:rsidRPr="00D65CC2" w:rsidRDefault="00D65CC2" w:rsidP="00D65CC2">
      <w:pPr>
        <w:numPr>
          <w:ilvl w:val="0"/>
          <w:numId w:val="101"/>
        </w:numPr>
        <w:shd w:val="clear" w:color="auto" w:fill="FFFFFF"/>
        <w:spacing w:before="100" w:beforeAutospacing="1" w:after="100" w:afterAutospacing="1" w:line="240" w:lineRule="auto"/>
        <w:rPr>
          <w:rFonts w:ascii="Arial" w:eastAsia="Times New Roman" w:hAnsi="Arial" w:cs="Arial"/>
          <w:color w:val="444444"/>
          <w:sz w:val="21"/>
          <w:szCs w:val="21"/>
        </w:rPr>
      </w:pPr>
      <w:r w:rsidRPr="00D65CC2">
        <w:rPr>
          <w:rFonts w:ascii="Arial" w:eastAsia="Times New Roman" w:hAnsi="Arial" w:cs="Arial"/>
          <w:color w:val="444444"/>
          <w:sz w:val="21"/>
          <w:szCs w:val="21"/>
        </w:rPr>
        <w:t>It is designed for building (single-page, multi-page, and hybrid) web applications and APIs.</w:t>
      </w:r>
    </w:p>
    <w:p w:rsidR="00D65CC2" w:rsidRPr="00D65CC2" w:rsidRDefault="00D65CC2" w:rsidP="00D65CC2">
      <w:pPr>
        <w:numPr>
          <w:ilvl w:val="0"/>
          <w:numId w:val="101"/>
        </w:numPr>
        <w:shd w:val="clear" w:color="auto" w:fill="FFFFFF"/>
        <w:spacing w:before="100" w:beforeAutospacing="1" w:after="100" w:afterAutospacing="1" w:line="240" w:lineRule="auto"/>
        <w:rPr>
          <w:rFonts w:ascii="Arial" w:eastAsia="Times New Roman" w:hAnsi="Arial" w:cs="Arial"/>
          <w:color w:val="444444"/>
          <w:sz w:val="21"/>
          <w:szCs w:val="21"/>
        </w:rPr>
      </w:pPr>
      <w:r w:rsidRPr="00D65CC2">
        <w:rPr>
          <w:rFonts w:ascii="Arial" w:eastAsia="Times New Roman" w:hAnsi="Arial" w:cs="Arial"/>
          <w:color w:val="444444"/>
          <w:sz w:val="21"/>
          <w:szCs w:val="21"/>
        </w:rPr>
        <w:t>It has been developed by TJ Holowaychuk in 2010 and written in JavaScript.</w:t>
      </w:r>
    </w:p>
    <w:p w:rsidR="00D65CC2" w:rsidRPr="00D65CC2" w:rsidRDefault="00D65CC2" w:rsidP="00D65CC2">
      <w:pPr>
        <w:shd w:val="clear" w:color="auto" w:fill="FFFFFF"/>
        <w:spacing w:after="75" w:line="240" w:lineRule="auto"/>
        <w:rPr>
          <w:rFonts w:ascii="Arial" w:eastAsia="Times New Roman" w:hAnsi="Arial" w:cs="Arial"/>
          <w:b/>
          <w:bCs/>
          <w:color w:val="444444"/>
          <w:sz w:val="24"/>
          <w:szCs w:val="24"/>
        </w:rPr>
      </w:pPr>
      <w:r w:rsidRPr="00D65CC2">
        <w:rPr>
          <w:rFonts w:ascii="Arial" w:eastAsia="Times New Roman" w:hAnsi="Arial" w:cs="Arial"/>
          <w:b/>
          <w:bCs/>
          <w:color w:val="444444"/>
          <w:sz w:val="24"/>
          <w:szCs w:val="24"/>
        </w:rPr>
        <w:t>Express Js Features:</w:t>
      </w:r>
    </w:p>
    <w:p w:rsidR="00D65CC2" w:rsidRPr="00D65CC2" w:rsidRDefault="00D65CC2" w:rsidP="00D65CC2">
      <w:pPr>
        <w:shd w:val="clear" w:color="auto" w:fill="FFFFFF"/>
        <w:spacing w:before="75" w:after="150" w:line="240" w:lineRule="auto"/>
        <w:rPr>
          <w:rFonts w:ascii="Arial" w:eastAsia="Times New Roman" w:hAnsi="Arial" w:cs="Arial"/>
          <w:color w:val="333333"/>
          <w:sz w:val="24"/>
          <w:szCs w:val="24"/>
        </w:rPr>
      </w:pPr>
      <w:r w:rsidRPr="00D65CC2">
        <w:rPr>
          <w:rFonts w:ascii="Arial" w:eastAsia="Times New Roman" w:hAnsi="Arial" w:cs="Arial"/>
          <w:color w:val="333333"/>
          <w:sz w:val="24"/>
          <w:szCs w:val="24"/>
        </w:rPr>
        <w:t>Following are some of the core features of Express framework:</w:t>
      </w:r>
    </w:p>
    <w:p w:rsidR="00D65CC2" w:rsidRPr="00D65CC2" w:rsidRDefault="00D65CC2" w:rsidP="00D65CC2">
      <w:pPr>
        <w:numPr>
          <w:ilvl w:val="0"/>
          <w:numId w:val="102"/>
        </w:numPr>
        <w:shd w:val="clear" w:color="auto" w:fill="FFFFFF"/>
        <w:spacing w:before="100" w:beforeAutospacing="1" w:after="100" w:afterAutospacing="1" w:line="240" w:lineRule="auto"/>
        <w:rPr>
          <w:rFonts w:ascii="Arial" w:eastAsia="Times New Roman" w:hAnsi="Arial" w:cs="Arial"/>
          <w:color w:val="444444"/>
          <w:sz w:val="21"/>
          <w:szCs w:val="21"/>
        </w:rPr>
      </w:pPr>
      <w:r w:rsidRPr="00D65CC2">
        <w:rPr>
          <w:rFonts w:ascii="Arial" w:eastAsia="Times New Roman" w:hAnsi="Arial" w:cs="Arial"/>
          <w:b/>
          <w:bCs/>
          <w:color w:val="444444"/>
          <w:sz w:val="21"/>
          <w:szCs w:val="21"/>
        </w:rPr>
        <w:t>Middlewares: </w:t>
      </w:r>
      <w:r w:rsidRPr="00D65CC2">
        <w:rPr>
          <w:rFonts w:ascii="Arial" w:eastAsia="Times New Roman" w:hAnsi="Arial" w:cs="Arial"/>
          <w:color w:val="444444"/>
          <w:sz w:val="21"/>
          <w:szCs w:val="21"/>
        </w:rPr>
        <w:t>Set up middlewares in order to respond to HTTP/RESTful Requests.</w:t>
      </w:r>
    </w:p>
    <w:p w:rsidR="00D65CC2" w:rsidRPr="00D65CC2" w:rsidRDefault="00D65CC2" w:rsidP="00D65CC2">
      <w:pPr>
        <w:numPr>
          <w:ilvl w:val="0"/>
          <w:numId w:val="102"/>
        </w:numPr>
        <w:shd w:val="clear" w:color="auto" w:fill="FFFFFF"/>
        <w:spacing w:before="100" w:beforeAutospacing="1" w:after="100" w:afterAutospacing="1" w:line="240" w:lineRule="auto"/>
        <w:rPr>
          <w:rFonts w:ascii="Arial" w:eastAsia="Times New Roman" w:hAnsi="Arial" w:cs="Arial"/>
          <w:color w:val="444444"/>
          <w:sz w:val="21"/>
          <w:szCs w:val="21"/>
        </w:rPr>
      </w:pPr>
      <w:r w:rsidRPr="00D65CC2">
        <w:rPr>
          <w:rFonts w:ascii="Arial" w:eastAsia="Times New Roman" w:hAnsi="Arial" w:cs="Arial"/>
          <w:b/>
          <w:bCs/>
          <w:color w:val="444444"/>
          <w:sz w:val="21"/>
          <w:szCs w:val="21"/>
        </w:rPr>
        <w:t>Routing: </w:t>
      </w:r>
      <w:r w:rsidRPr="00D65CC2">
        <w:rPr>
          <w:rFonts w:ascii="Arial" w:eastAsia="Times New Roman" w:hAnsi="Arial" w:cs="Arial"/>
          <w:color w:val="444444"/>
          <w:sz w:val="21"/>
          <w:szCs w:val="21"/>
        </w:rPr>
        <w:t>It is possible to defines a routing table in order to perform different HTTP operations.</w:t>
      </w:r>
    </w:p>
    <w:p w:rsidR="00D65CC2" w:rsidRPr="00D65CC2" w:rsidRDefault="00D65CC2" w:rsidP="00D65CC2">
      <w:pPr>
        <w:numPr>
          <w:ilvl w:val="0"/>
          <w:numId w:val="102"/>
        </w:numPr>
        <w:shd w:val="clear" w:color="auto" w:fill="FFFFFF"/>
        <w:spacing w:before="100" w:beforeAutospacing="1" w:after="100" w:afterAutospacing="1" w:line="240" w:lineRule="auto"/>
        <w:rPr>
          <w:rFonts w:ascii="Arial" w:eastAsia="Times New Roman" w:hAnsi="Arial" w:cs="Arial"/>
          <w:color w:val="444444"/>
          <w:sz w:val="21"/>
          <w:szCs w:val="21"/>
        </w:rPr>
      </w:pPr>
      <w:r w:rsidRPr="00D65CC2">
        <w:rPr>
          <w:rFonts w:ascii="Arial" w:eastAsia="Times New Roman" w:hAnsi="Arial" w:cs="Arial"/>
          <w:b/>
          <w:bCs/>
          <w:color w:val="444444"/>
          <w:sz w:val="21"/>
          <w:szCs w:val="21"/>
        </w:rPr>
        <w:t>Templates: </w:t>
      </w:r>
      <w:r w:rsidRPr="00D65CC2">
        <w:rPr>
          <w:rFonts w:ascii="Arial" w:eastAsia="Times New Roman" w:hAnsi="Arial" w:cs="Arial"/>
          <w:color w:val="444444"/>
          <w:sz w:val="21"/>
          <w:szCs w:val="21"/>
        </w:rPr>
        <w:t>Dynamically renders HTML Pages based on passing arguments to templates.</w:t>
      </w:r>
    </w:p>
    <w:p w:rsidR="00D65CC2" w:rsidRPr="00D65CC2" w:rsidRDefault="00D65CC2" w:rsidP="00D65CC2">
      <w:pPr>
        <w:numPr>
          <w:ilvl w:val="0"/>
          <w:numId w:val="102"/>
        </w:numPr>
        <w:shd w:val="clear" w:color="auto" w:fill="FFFFFF"/>
        <w:spacing w:before="100" w:beforeAutospacing="1" w:after="100" w:afterAutospacing="1" w:line="240" w:lineRule="auto"/>
        <w:rPr>
          <w:rFonts w:ascii="Arial" w:eastAsia="Times New Roman" w:hAnsi="Arial" w:cs="Arial"/>
          <w:color w:val="444444"/>
          <w:sz w:val="21"/>
          <w:szCs w:val="21"/>
        </w:rPr>
      </w:pPr>
      <w:r w:rsidRPr="00D65CC2">
        <w:rPr>
          <w:rFonts w:ascii="Arial" w:eastAsia="Times New Roman" w:hAnsi="Arial" w:cs="Arial"/>
          <w:b/>
          <w:bCs/>
          <w:color w:val="444444"/>
          <w:sz w:val="21"/>
          <w:szCs w:val="21"/>
        </w:rPr>
        <w:t>High Performance: </w:t>
      </w:r>
      <w:r w:rsidRPr="00D65CC2">
        <w:rPr>
          <w:rFonts w:ascii="Arial" w:eastAsia="Times New Roman" w:hAnsi="Arial" w:cs="Arial"/>
          <w:color w:val="444444"/>
          <w:sz w:val="21"/>
          <w:szCs w:val="21"/>
        </w:rPr>
        <w:t>Express prepare a thin layer, therefore, the performance is adequate.</w:t>
      </w:r>
    </w:p>
    <w:p w:rsidR="00D65CC2" w:rsidRPr="00D65CC2" w:rsidRDefault="00D65CC2" w:rsidP="00D65CC2">
      <w:pPr>
        <w:numPr>
          <w:ilvl w:val="0"/>
          <w:numId w:val="102"/>
        </w:numPr>
        <w:shd w:val="clear" w:color="auto" w:fill="FFFFFF"/>
        <w:spacing w:before="100" w:beforeAutospacing="1" w:after="100" w:afterAutospacing="1" w:line="240" w:lineRule="auto"/>
        <w:rPr>
          <w:rFonts w:ascii="Arial" w:eastAsia="Times New Roman" w:hAnsi="Arial" w:cs="Arial"/>
          <w:color w:val="444444"/>
          <w:sz w:val="21"/>
          <w:szCs w:val="21"/>
        </w:rPr>
      </w:pPr>
      <w:r w:rsidRPr="00D65CC2">
        <w:rPr>
          <w:rFonts w:ascii="Arial" w:eastAsia="Times New Roman" w:hAnsi="Arial" w:cs="Arial"/>
          <w:b/>
          <w:bCs/>
          <w:color w:val="444444"/>
          <w:sz w:val="21"/>
          <w:szCs w:val="21"/>
        </w:rPr>
        <w:t>Database Support: </w:t>
      </w:r>
      <w:r w:rsidRPr="00D65CC2">
        <w:rPr>
          <w:rFonts w:ascii="Arial" w:eastAsia="Times New Roman" w:hAnsi="Arial" w:cs="Arial"/>
          <w:color w:val="444444"/>
          <w:sz w:val="21"/>
          <w:szCs w:val="21"/>
        </w:rPr>
        <w:t>Express supports RDBMS as well as NoSQL databases.</w:t>
      </w:r>
    </w:p>
    <w:p w:rsidR="00D65CC2" w:rsidRPr="00D65CC2" w:rsidRDefault="00D65CC2" w:rsidP="00D65CC2">
      <w:pPr>
        <w:numPr>
          <w:ilvl w:val="0"/>
          <w:numId w:val="102"/>
        </w:numPr>
        <w:shd w:val="clear" w:color="auto" w:fill="FFFFFF"/>
        <w:spacing w:before="100" w:beforeAutospacing="1" w:after="100" w:afterAutospacing="1" w:line="240" w:lineRule="auto"/>
        <w:rPr>
          <w:rFonts w:ascii="Arial" w:eastAsia="Times New Roman" w:hAnsi="Arial" w:cs="Arial"/>
          <w:color w:val="444444"/>
          <w:sz w:val="21"/>
          <w:szCs w:val="21"/>
        </w:rPr>
      </w:pPr>
      <w:r w:rsidRPr="00D65CC2">
        <w:rPr>
          <w:rFonts w:ascii="Arial" w:eastAsia="Times New Roman" w:hAnsi="Arial" w:cs="Arial"/>
          <w:b/>
          <w:bCs/>
          <w:color w:val="444444"/>
          <w:sz w:val="21"/>
          <w:szCs w:val="21"/>
        </w:rPr>
        <w:t>MVC Support: </w:t>
      </w:r>
      <w:r w:rsidRPr="00D65CC2">
        <w:rPr>
          <w:rFonts w:ascii="Arial" w:eastAsia="Times New Roman" w:hAnsi="Arial" w:cs="Arial"/>
          <w:color w:val="444444"/>
          <w:sz w:val="21"/>
          <w:szCs w:val="21"/>
        </w:rPr>
        <w:t>Organize the web application into an MVC architecture.</w:t>
      </w:r>
    </w:p>
    <w:p w:rsidR="00D65CC2" w:rsidRPr="00D65CC2" w:rsidRDefault="00D65CC2" w:rsidP="00D65CC2">
      <w:pPr>
        <w:numPr>
          <w:ilvl w:val="0"/>
          <w:numId w:val="102"/>
        </w:numPr>
        <w:shd w:val="clear" w:color="auto" w:fill="FFFFFF"/>
        <w:spacing w:before="100" w:beforeAutospacing="1" w:after="100" w:afterAutospacing="1" w:line="240" w:lineRule="auto"/>
        <w:rPr>
          <w:rFonts w:ascii="Arial" w:eastAsia="Times New Roman" w:hAnsi="Arial" w:cs="Arial"/>
          <w:color w:val="444444"/>
          <w:sz w:val="21"/>
          <w:szCs w:val="21"/>
        </w:rPr>
      </w:pPr>
      <w:r w:rsidRPr="00D65CC2">
        <w:rPr>
          <w:rFonts w:ascii="Arial" w:eastAsia="Times New Roman" w:hAnsi="Arial" w:cs="Arial"/>
          <w:color w:val="444444"/>
          <w:sz w:val="21"/>
          <w:szCs w:val="21"/>
        </w:rPr>
        <w:t>Manages everything from routes to rendering view and preforming HTTP request.</w:t>
      </w:r>
    </w:p>
    <w:p w:rsidR="00D65CC2" w:rsidRPr="00D65CC2" w:rsidRDefault="00D65CC2" w:rsidP="00D65CC2">
      <w:pPr>
        <w:shd w:val="clear" w:color="auto" w:fill="FFFFFF"/>
        <w:spacing w:after="75" w:line="240" w:lineRule="auto"/>
        <w:rPr>
          <w:rFonts w:ascii="Arial" w:eastAsia="Times New Roman" w:hAnsi="Arial" w:cs="Arial"/>
          <w:b/>
          <w:bCs/>
          <w:color w:val="444444"/>
          <w:sz w:val="24"/>
          <w:szCs w:val="24"/>
        </w:rPr>
      </w:pPr>
      <w:r w:rsidRPr="00D65CC2">
        <w:rPr>
          <w:rFonts w:ascii="Arial" w:eastAsia="Times New Roman" w:hAnsi="Arial" w:cs="Arial"/>
          <w:b/>
          <w:bCs/>
          <w:color w:val="444444"/>
          <w:sz w:val="24"/>
          <w:szCs w:val="24"/>
        </w:rPr>
        <w:t>Q.2) How can we allow CORS in Express JS? Explain with an Example?</w:t>
      </w:r>
    </w:p>
    <w:p w:rsidR="00D65CC2" w:rsidRPr="00D65CC2" w:rsidRDefault="00D65CC2" w:rsidP="00D65CC2">
      <w:pPr>
        <w:spacing w:after="0" w:line="240" w:lineRule="auto"/>
        <w:rPr>
          <w:rFonts w:ascii="Times New Roman" w:eastAsia="Times New Roman" w:hAnsi="Times New Roman" w:cs="Times New Roman"/>
          <w:sz w:val="24"/>
          <w:szCs w:val="24"/>
        </w:rPr>
      </w:pPr>
      <w:r w:rsidRPr="00D65CC2">
        <w:rPr>
          <w:rFonts w:ascii="Arial" w:eastAsia="Times New Roman" w:hAnsi="Arial" w:cs="Arial"/>
          <w:color w:val="444444"/>
          <w:sz w:val="21"/>
          <w:szCs w:val="21"/>
          <w:shd w:val="clear" w:color="auto" w:fill="FFFFFF"/>
        </w:rPr>
        <w:t>In order to allow CORS in Express.js, add the following code in app.js:</w:t>
      </w:r>
    </w:p>
    <w:p w:rsidR="00D65CC2" w:rsidRPr="00D65CC2" w:rsidRDefault="00D65CC2" w:rsidP="00D65CC2">
      <w:pPr>
        <w:numPr>
          <w:ilvl w:val="0"/>
          <w:numId w:val="103"/>
        </w:numPr>
        <w:shd w:val="clear" w:color="auto" w:fill="FFFFFF"/>
        <w:spacing w:after="0" w:line="240" w:lineRule="atLeast"/>
        <w:ind w:left="75" w:right="75"/>
        <w:rPr>
          <w:rFonts w:ascii="Arial" w:eastAsia="Times New Roman" w:hAnsi="Arial" w:cs="Arial"/>
          <w:color w:val="CCCCCC"/>
          <w:sz w:val="21"/>
          <w:szCs w:val="21"/>
        </w:rPr>
      </w:pPr>
      <w:r w:rsidRPr="00D65CC2">
        <w:rPr>
          <w:rFonts w:ascii="Arial" w:eastAsia="Times New Roman" w:hAnsi="Arial" w:cs="Arial"/>
          <w:color w:val="CCCCCC"/>
          <w:sz w:val="21"/>
          <w:szCs w:val="21"/>
        </w:rPr>
        <w:t>code</w:t>
      </w:r>
    </w:p>
    <w:p w:rsidR="00D65CC2" w:rsidRPr="00D65CC2" w:rsidRDefault="00D65CC2" w:rsidP="00D65CC2">
      <w:pPr>
        <w:numPr>
          <w:ilvl w:val="0"/>
          <w:numId w:val="103"/>
        </w:numPr>
        <w:pBdr>
          <w:bottom w:val="dashed" w:sz="6" w:space="0" w:color="CCCCCC"/>
        </w:pBdr>
        <w:shd w:val="clear" w:color="auto" w:fill="FFFFFF"/>
        <w:spacing w:after="0" w:line="240" w:lineRule="atLeast"/>
        <w:ind w:left="75" w:right="75"/>
        <w:rPr>
          <w:rFonts w:ascii="Arial" w:eastAsia="Times New Roman" w:hAnsi="Arial" w:cs="Arial"/>
          <w:color w:val="CCCCCC"/>
          <w:sz w:val="21"/>
          <w:szCs w:val="21"/>
        </w:rPr>
      </w:pPr>
      <w:r w:rsidRPr="00D65CC2">
        <w:rPr>
          <w:rFonts w:ascii="Arial" w:eastAsia="Times New Roman" w:hAnsi="Arial" w:cs="Arial"/>
          <w:color w:val="CCCCCC"/>
          <w:sz w:val="21"/>
          <w:szCs w:val="21"/>
        </w:rPr>
        <w:t>source</w:t>
      </w:r>
    </w:p>
    <w:p w:rsidR="00D65CC2" w:rsidRPr="00D65CC2" w:rsidRDefault="00D65CC2" w:rsidP="00D65CC2">
      <w:pPr>
        <w:numPr>
          <w:ilvl w:val="0"/>
          <w:numId w:val="104"/>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nsolas"/>
          <w:color w:val="333333"/>
          <w:sz w:val="20"/>
          <w:szCs w:val="20"/>
        </w:rPr>
      </w:pPr>
      <w:r w:rsidRPr="00D65CC2">
        <w:rPr>
          <w:rFonts w:ascii="Consolas" w:eastAsia="Times New Roman" w:hAnsi="Consolas" w:cs="Consolas"/>
          <w:color w:val="333333"/>
          <w:sz w:val="20"/>
          <w:szCs w:val="20"/>
        </w:rPr>
        <w:t>app.</w:t>
      </w:r>
      <w:r w:rsidRPr="00D65CC2">
        <w:rPr>
          <w:rFonts w:ascii="Consolas" w:eastAsia="Times New Roman" w:hAnsi="Consolas" w:cs="Consolas"/>
          <w:color w:val="0000BB"/>
          <w:sz w:val="20"/>
          <w:szCs w:val="20"/>
        </w:rPr>
        <w:t>all</w:t>
      </w:r>
      <w:r w:rsidRPr="00D65CC2">
        <w:rPr>
          <w:rFonts w:ascii="Consolas" w:eastAsia="Times New Roman" w:hAnsi="Consolas" w:cs="Consolas"/>
          <w:color w:val="333333"/>
          <w:sz w:val="20"/>
          <w:szCs w:val="20"/>
        </w:rPr>
        <w:t>(</w:t>
      </w:r>
      <w:r w:rsidRPr="00D65CC2">
        <w:rPr>
          <w:rFonts w:ascii="Consolas" w:eastAsia="Times New Roman" w:hAnsi="Consolas" w:cs="Consolas"/>
          <w:color w:val="00DD00"/>
          <w:sz w:val="20"/>
          <w:szCs w:val="20"/>
        </w:rPr>
        <w:t>'*'</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function</w:t>
      </w:r>
      <w:r w:rsidRPr="00D65CC2">
        <w:rPr>
          <w:rFonts w:ascii="Consolas" w:eastAsia="Times New Roman" w:hAnsi="Consolas" w:cs="Consolas"/>
          <w:color w:val="333333"/>
          <w:sz w:val="20"/>
          <w:szCs w:val="20"/>
        </w:rPr>
        <w:t xml:space="preserve">(req, res, next) </w:t>
      </w:r>
      <w:r w:rsidRPr="00D65CC2">
        <w:rPr>
          <w:rFonts w:ascii="Consolas" w:eastAsia="Times New Roman" w:hAnsi="Consolas" w:cs="Consolas"/>
          <w:color w:val="007700"/>
          <w:sz w:val="20"/>
          <w:szCs w:val="20"/>
        </w:rPr>
        <w:t>{</w:t>
      </w:r>
    </w:p>
    <w:p w:rsidR="00D65CC2" w:rsidRPr="00D65CC2" w:rsidRDefault="00D65CC2" w:rsidP="00D65CC2">
      <w:pPr>
        <w:numPr>
          <w:ilvl w:val="0"/>
          <w:numId w:val="104"/>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nsolas"/>
          <w:color w:val="333333"/>
          <w:sz w:val="20"/>
          <w:szCs w:val="20"/>
        </w:rPr>
      </w:pPr>
    </w:p>
    <w:p w:rsidR="00D65CC2" w:rsidRPr="00D65CC2" w:rsidRDefault="00D65CC2" w:rsidP="00D65CC2">
      <w:pPr>
        <w:numPr>
          <w:ilvl w:val="0"/>
          <w:numId w:val="104"/>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nsolas"/>
          <w:color w:val="333333"/>
          <w:sz w:val="20"/>
          <w:szCs w:val="20"/>
        </w:rPr>
      </w:pPr>
      <w:r w:rsidRPr="00D65CC2">
        <w:rPr>
          <w:rFonts w:ascii="Consolas" w:eastAsia="Times New Roman" w:hAnsi="Consolas" w:cs="Consolas"/>
          <w:color w:val="333333"/>
          <w:sz w:val="20"/>
          <w:szCs w:val="20"/>
        </w:rPr>
        <w:t xml:space="preserve">   res.</w:t>
      </w:r>
      <w:r w:rsidRPr="00D65CC2">
        <w:rPr>
          <w:rFonts w:ascii="Consolas" w:eastAsia="Times New Roman" w:hAnsi="Consolas" w:cs="Consolas"/>
          <w:color w:val="007700"/>
          <w:sz w:val="20"/>
          <w:szCs w:val="20"/>
        </w:rPr>
        <w:t>set</w:t>
      </w:r>
      <w:r w:rsidRPr="00D65CC2">
        <w:rPr>
          <w:rFonts w:ascii="Consolas" w:eastAsia="Times New Roman" w:hAnsi="Consolas" w:cs="Consolas"/>
          <w:color w:val="333333"/>
          <w:sz w:val="20"/>
          <w:szCs w:val="20"/>
        </w:rPr>
        <w:t>(</w:t>
      </w:r>
      <w:r w:rsidRPr="00D65CC2">
        <w:rPr>
          <w:rFonts w:ascii="Consolas" w:eastAsia="Times New Roman" w:hAnsi="Consolas" w:cs="Consolas"/>
          <w:color w:val="00DD00"/>
          <w:sz w:val="20"/>
          <w:szCs w:val="20"/>
        </w:rPr>
        <w:t>'Access-Control-Allow-Origin'</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DD00"/>
          <w:sz w:val="20"/>
          <w:szCs w:val="20"/>
        </w:rPr>
        <w:t>'*'</w:t>
      </w:r>
      <w:r w:rsidRPr="00D65CC2">
        <w:rPr>
          <w:rFonts w:ascii="Consolas" w:eastAsia="Times New Roman" w:hAnsi="Consolas" w:cs="Consolas"/>
          <w:color w:val="333333"/>
          <w:sz w:val="20"/>
          <w:szCs w:val="20"/>
        </w:rPr>
        <w:t>);</w:t>
      </w:r>
    </w:p>
    <w:p w:rsidR="00D65CC2" w:rsidRPr="00D65CC2" w:rsidRDefault="00D65CC2" w:rsidP="00D65CC2">
      <w:pPr>
        <w:numPr>
          <w:ilvl w:val="0"/>
          <w:numId w:val="104"/>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nsolas"/>
          <w:color w:val="333333"/>
          <w:sz w:val="20"/>
          <w:szCs w:val="20"/>
        </w:rPr>
      </w:pPr>
    </w:p>
    <w:p w:rsidR="00D65CC2" w:rsidRPr="00D65CC2" w:rsidRDefault="00D65CC2" w:rsidP="00D65CC2">
      <w:pPr>
        <w:numPr>
          <w:ilvl w:val="0"/>
          <w:numId w:val="104"/>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nsolas"/>
          <w:color w:val="333333"/>
          <w:sz w:val="20"/>
          <w:szCs w:val="20"/>
        </w:rPr>
      </w:pPr>
      <w:r w:rsidRPr="00D65CC2">
        <w:rPr>
          <w:rFonts w:ascii="Consolas" w:eastAsia="Times New Roman" w:hAnsi="Consolas" w:cs="Consolas"/>
          <w:color w:val="333333"/>
          <w:sz w:val="20"/>
          <w:szCs w:val="20"/>
        </w:rPr>
        <w:t xml:space="preserve">   res.</w:t>
      </w:r>
      <w:r w:rsidRPr="00D65CC2">
        <w:rPr>
          <w:rFonts w:ascii="Consolas" w:eastAsia="Times New Roman" w:hAnsi="Consolas" w:cs="Consolas"/>
          <w:color w:val="007700"/>
          <w:sz w:val="20"/>
          <w:szCs w:val="20"/>
        </w:rPr>
        <w:t>set</w:t>
      </w:r>
      <w:r w:rsidRPr="00D65CC2">
        <w:rPr>
          <w:rFonts w:ascii="Consolas" w:eastAsia="Times New Roman" w:hAnsi="Consolas" w:cs="Consolas"/>
          <w:color w:val="333333"/>
          <w:sz w:val="20"/>
          <w:szCs w:val="20"/>
        </w:rPr>
        <w:t>(</w:t>
      </w:r>
      <w:r w:rsidRPr="00D65CC2">
        <w:rPr>
          <w:rFonts w:ascii="Consolas" w:eastAsia="Times New Roman" w:hAnsi="Consolas" w:cs="Consolas"/>
          <w:color w:val="00DD00"/>
          <w:sz w:val="20"/>
          <w:szCs w:val="20"/>
        </w:rPr>
        <w:t>'Access-Control-Allow-Methods'</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DD00"/>
          <w:sz w:val="20"/>
          <w:szCs w:val="20"/>
        </w:rPr>
        <w:t xml:space="preserve">'GET, POST, </w:t>
      </w:r>
      <w:r w:rsidRPr="00D65CC2">
        <w:rPr>
          <w:rFonts w:ascii="Consolas" w:eastAsia="Times New Roman" w:hAnsi="Consolas" w:cs="Consolas"/>
          <w:color w:val="007700"/>
          <w:sz w:val="20"/>
          <w:szCs w:val="20"/>
        </w:rPr>
        <w:t>DELETE</w:t>
      </w:r>
      <w:r w:rsidRPr="00D65CC2">
        <w:rPr>
          <w:rFonts w:ascii="Consolas" w:eastAsia="Times New Roman" w:hAnsi="Consolas" w:cs="Consolas"/>
          <w:color w:val="00DD00"/>
          <w:sz w:val="20"/>
          <w:szCs w:val="20"/>
        </w:rPr>
        <w:t>, PUT'</w:t>
      </w:r>
      <w:r w:rsidRPr="00D65CC2">
        <w:rPr>
          <w:rFonts w:ascii="Consolas" w:eastAsia="Times New Roman" w:hAnsi="Consolas" w:cs="Consolas"/>
          <w:color w:val="333333"/>
          <w:sz w:val="20"/>
          <w:szCs w:val="20"/>
        </w:rPr>
        <w:t>);</w:t>
      </w:r>
    </w:p>
    <w:p w:rsidR="00D65CC2" w:rsidRPr="00D65CC2" w:rsidRDefault="00D65CC2" w:rsidP="00D65CC2">
      <w:pPr>
        <w:numPr>
          <w:ilvl w:val="0"/>
          <w:numId w:val="104"/>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nsolas"/>
          <w:color w:val="333333"/>
          <w:sz w:val="20"/>
          <w:szCs w:val="20"/>
        </w:rPr>
      </w:pPr>
    </w:p>
    <w:p w:rsidR="00D65CC2" w:rsidRPr="00D65CC2" w:rsidRDefault="00D65CC2" w:rsidP="00D65CC2">
      <w:pPr>
        <w:numPr>
          <w:ilvl w:val="0"/>
          <w:numId w:val="104"/>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nsolas"/>
          <w:color w:val="333333"/>
          <w:sz w:val="20"/>
          <w:szCs w:val="20"/>
        </w:rPr>
      </w:pPr>
      <w:r w:rsidRPr="00D65CC2">
        <w:rPr>
          <w:rFonts w:ascii="Consolas" w:eastAsia="Times New Roman" w:hAnsi="Consolas" w:cs="Consolas"/>
          <w:color w:val="333333"/>
          <w:sz w:val="20"/>
          <w:szCs w:val="20"/>
        </w:rPr>
        <w:t xml:space="preserve">   res.</w:t>
      </w:r>
      <w:r w:rsidRPr="00D65CC2">
        <w:rPr>
          <w:rFonts w:ascii="Consolas" w:eastAsia="Times New Roman" w:hAnsi="Consolas" w:cs="Consolas"/>
          <w:color w:val="007700"/>
          <w:sz w:val="20"/>
          <w:szCs w:val="20"/>
        </w:rPr>
        <w:t>set</w:t>
      </w:r>
      <w:r w:rsidRPr="00D65CC2">
        <w:rPr>
          <w:rFonts w:ascii="Consolas" w:eastAsia="Times New Roman" w:hAnsi="Consolas" w:cs="Consolas"/>
          <w:color w:val="333333"/>
          <w:sz w:val="20"/>
          <w:szCs w:val="20"/>
        </w:rPr>
        <w:t>(</w:t>
      </w:r>
      <w:r w:rsidRPr="00D65CC2">
        <w:rPr>
          <w:rFonts w:ascii="Consolas" w:eastAsia="Times New Roman" w:hAnsi="Consolas" w:cs="Consolas"/>
          <w:color w:val="00DD00"/>
          <w:sz w:val="20"/>
          <w:szCs w:val="20"/>
        </w:rPr>
        <w:t>'Access-Control-Allow-Headers'</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DD00"/>
          <w:sz w:val="20"/>
          <w:szCs w:val="20"/>
        </w:rPr>
        <w:t>'X-Requested-</w:t>
      </w:r>
      <w:r w:rsidRPr="00D65CC2">
        <w:rPr>
          <w:rFonts w:ascii="Consolas" w:eastAsia="Times New Roman" w:hAnsi="Consolas" w:cs="Consolas"/>
          <w:color w:val="007700"/>
          <w:sz w:val="20"/>
          <w:szCs w:val="20"/>
        </w:rPr>
        <w:t>With</w:t>
      </w:r>
      <w:r w:rsidRPr="00D65CC2">
        <w:rPr>
          <w:rFonts w:ascii="Consolas" w:eastAsia="Times New Roman" w:hAnsi="Consolas" w:cs="Consolas"/>
          <w:color w:val="00DD00"/>
          <w:sz w:val="20"/>
          <w:szCs w:val="20"/>
        </w:rPr>
        <w:t>, Content-Type'</w:t>
      </w:r>
      <w:r w:rsidRPr="00D65CC2">
        <w:rPr>
          <w:rFonts w:ascii="Consolas" w:eastAsia="Times New Roman" w:hAnsi="Consolas" w:cs="Consolas"/>
          <w:color w:val="333333"/>
          <w:sz w:val="20"/>
          <w:szCs w:val="20"/>
        </w:rPr>
        <w:t>);</w:t>
      </w:r>
    </w:p>
    <w:p w:rsidR="00D65CC2" w:rsidRPr="00D65CC2" w:rsidRDefault="00D65CC2" w:rsidP="00D65CC2">
      <w:pPr>
        <w:numPr>
          <w:ilvl w:val="0"/>
          <w:numId w:val="104"/>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nsolas"/>
          <w:color w:val="333333"/>
          <w:sz w:val="20"/>
          <w:szCs w:val="20"/>
        </w:rPr>
      </w:pPr>
    </w:p>
    <w:p w:rsidR="00D65CC2" w:rsidRPr="00D65CC2" w:rsidRDefault="00D65CC2" w:rsidP="00D65CC2">
      <w:pPr>
        <w:numPr>
          <w:ilvl w:val="0"/>
          <w:numId w:val="104"/>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nsolas"/>
          <w:color w:val="333333"/>
          <w:sz w:val="20"/>
          <w:szCs w:val="20"/>
        </w:rPr>
      </w:pPr>
      <w:r w:rsidRPr="00D65CC2">
        <w:rPr>
          <w:rFonts w:ascii="Consolas" w:eastAsia="Times New Roman" w:hAnsi="Consolas" w:cs="Consolas"/>
          <w:color w:val="333333"/>
          <w:sz w:val="20"/>
          <w:szCs w:val="20"/>
        </w:rPr>
        <w:lastRenderedPageBreak/>
        <w:t xml:space="preserve">   </w:t>
      </w:r>
      <w:r w:rsidRPr="00D65CC2">
        <w:rPr>
          <w:rFonts w:ascii="Consolas" w:eastAsia="Times New Roman" w:hAnsi="Consolas" w:cs="Consolas"/>
          <w:color w:val="007700"/>
          <w:sz w:val="20"/>
          <w:szCs w:val="20"/>
        </w:rPr>
        <w:t>if</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DD00"/>
          <w:sz w:val="20"/>
          <w:szCs w:val="20"/>
        </w:rPr>
        <w:t>'OPTIONS'</w:t>
      </w:r>
      <w:r w:rsidRPr="00D65CC2">
        <w:rPr>
          <w:rFonts w:ascii="Consolas" w:eastAsia="Times New Roman" w:hAnsi="Consolas" w:cs="Consolas"/>
          <w:color w:val="333333"/>
          <w:sz w:val="20"/>
          <w:szCs w:val="20"/>
        </w:rPr>
        <w:t xml:space="preserve"> == req.method) </w:t>
      </w:r>
      <w:r w:rsidRPr="00D65CC2">
        <w:rPr>
          <w:rFonts w:ascii="Consolas" w:eastAsia="Times New Roman" w:hAnsi="Consolas" w:cs="Consolas"/>
          <w:color w:val="007700"/>
          <w:sz w:val="20"/>
          <w:szCs w:val="20"/>
        </w:rPr>
        <w:t>return</w:t>
      </w:r>
      <w:r w:rsidRPr="00D65CC2">
        <w:rPr>
          <w:rFonts w:ascii="Consolas" w:eastAsia="Times New Roman" w:hAnsi="Consolas" w:cs="Consolas"/>
          <w:color w:val="333333"/>
          <w:sz w:val="20"/>
          <w:szCs w:val="20"/>
        </w:rPr>
        <w:t xml:space="preserve"> res.</w:t>
      </w:r>
      <w:r w:rsidRPr="00D65CC2">
        <w:rPr>
          <w:rFonts w:ascii="Consolas" w:eastAsia="Times New Roman" w:hAnsi="Consolas" w:cs="Consolas"/>
          <w:color w:val="0000BB"/>
          <w:sz w:val="20"/>
          <w:szCs w:val="20"/>
        </w:rPr>
        <w:t>send</w:t>
      </w:r>
      <w:r w:rsidRPr="00D65CC2">
        <w:rPr>
          <w:rFonts w:ascii="Consolas" w:eastAsia="Times New Roman" w:hAnsi="Consolas" w:cs="Consolas"/>
          <w:color w:val="333333"/>
          <w:sz w:val="20"/>
          <w:szCs w:val="20"/>
        </w:rPr>
        <w:t>(200);</w:t>
      </w:r>
    </w:p>
    <w:p w:rsidR="00D65CC2" w:rsidRPr="00D65CC2" w:rsidRDefault="00D65CC2" w:rsidP="00D65CC2">
      <w:pPr>
        <w:numPr>
          <w:ilvl w:val="0"/>
          <w:numId w:val="104"/>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nsolas"/>
          <w:color w:val="333333"/>
          <w:sz w:val="20"/>
          <w:szCs w:val="20"/>
        </w:rPr>
      </w:pPr>
    </w:p>
    <w:p w:rsidR="00D65CC2" w:rsidRPr="00D65CC2" w:rsidRDefault="00D65CC2" w:rsidP="00D65CC2">
      <w:pPr>
        <w:numPr>
          <w:ilvl w:val="0"/>
          <w:numId w:val="104"/>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nsolas"/>
          <w:color w:val="333333"/>
          <w:sz w:val="20"/>
          <w:szCs w:val="20"/>
        </w:rPr>
      </w:pP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00BB"/>
          <w:sz w:val="20"/>
          <w:szCs w:val="20"/>
        </w:rPr>
        <w:t>next</w:t>
      </w:r>
      <w:r w:rsidRPr="00D65CC2">
        <w:rPr>
          <w:rFonts w:ascii="Consolas" w:eastAsia="Times New Roman" w:hAnsi="Consolas" w:cs="Consolas"/>
          <w:color w:val="333333"/>
          <w:sz w:val="20"/>
          <w:szCs w:val="20"/>
        </w:rPr>
        <w:t>();</w:t>
      </w:r>
    </w:p>
    <w:p w:rsidR="00D65CC2" w:rsidRPr="00D65CC2" w:rsidRDefault="00D65CC2" w:rsidP="00D65CC2">
      <w:pPr>
        <w:numPr>
          <w:ilvl w:val="0"/>
          <w:numId w:val="104"/>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nsolas"/>
          <w:color w:val="333333"/>
          <w:sz w:val="20"/>
          <w:szCs w:val="20"/>
        </w:rPr>
      </w:pPr>
    </w:p>
    <w:p w:rsidR="00D65CC2" w:rsidRPr="00D65CC2" w:rsidRDefault="00D65CC2" w:rsidP="00D65CC2">
      <w:pPr>
        <w:numPr>
          <w:ilvl w:val="0"/>
          <w:numId w:val="104"/>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nsolas"/>
          <w:color w:val="333333"/>
          <w:sz w:val="20"/>
          <w:szCs w:val="20"/>
        </w:rPr>
      </w:pP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w:t>
      </w:r>
    </w:p>
    <w:p w:rsidR="00D65CC2" w:rsidRPr="00D65CC2" w:rsidRDefault="00D65CC2" w:rsidP="00D65CC2">
      <w:pPr>
        <w:numPr>
          <w:ilvl w:val="0"/>
          <w:numId w:val="104"/>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nsolas"/>
          <w:color w:val="333333"/>
          <w:sz w:val="20"/>
          <w:szCs w:val="20"/>
        </w:rPr>
      </w:pPr>
    </w:p>
    <w:p w:rsidR="00D65CC2" w:rsidRPr="00D65CC2" w:rsidRDefault="00D65CC2" w:rsidP="00D65CC2">
      <w:pPr>
        <w:shd w:val="clear" w:color="auto" w:fill="F9F9F9"/>
        <w:spacing w:line="390" w:lineRule="atLeast"/>
        <w:rPr>
          <w:rFonts w:ascii="Arial" w:eastAsia="Times New Roman" w:hAnsi="Arial" w:cs="Arial"/>
          <w:color w:val="444444"/>
          <w:sz w:val="24"/>
          <w:szCs w:val="24"/>
        </w:rPr>
      </w:pPr>
      <w:r w:rsidRPr="00D65CC2">
        <w:rPr>
          <w:rFonts w:ascii="Arial" w:eastAsia="Times New Roman" w:hAnsi="Arial" w:cs="Arial"/>
          <w:color w:val="444444"/>
          <w:sz w:val="24"/>
          <w:szCs w:val="24"/>
        </w:rPr>
        <w:t> You may also like - </w:t>
      </w:r>
      <w:hyperlink r:id="rId150" w:history="1">
        <w:r w:rsidRPr="00D65CC2">
          <w:rPr>
            <w:rFonts w:ascii="Arial" w:eastAsia="Times New Roman" w:hAnsi="Arial" w:cs="Arial"/>
            <w:b/>
            <w:bCs/>
            <w:color w:val="F44A56"/>
            <w:sz w:val="24"/>
            <w:szCs w:val="24"/>
          </w:rPr>
          <w:t>Node Js Interview Questions Answers</w:t>
        </w:r>
      </w:hyperlink>
    </w:p>
    <w:p w:rsidR="00D65CC2" w:rsidRPr="00D65CC2" w:rsidRDefault="00D65CC2" w:rsidP="00D65CC2">
      <w:pPr>
        <w:shd w:val="clear" w:color="auto" w:fill="FFFFFF"/>
        <w:spacing w:after="75" w:line="240" w:lineRule="auto"/>
        <w:rPr>
          <w:rFonts w:ascii="Arial" w:eastAsia="Times New Roman" w:hAnsi="Arial" w:cs="Arial"/>
          <w:b/>
          <w:bCs/>
          <w:color w:val="444444"/>
          <w:sz w:val="24"/>
          <w:szCs w:val="24"/>
        </w:rPr>
      </w:pPr>
      <w:r w:rsidRPr="00D65CC2">
        <w:rPr>
          <w:rFonts w:ascii="Arial" w:eastAsia="Times New Roman" w:hAnsi="Arial" w:cs="Arial"/>
          <w:b/>
          <w:bCs/>
          <w:color w:val="444444"/>
          <w:sz w:val="24"/>
          <w:szCs w:val="24"/>
        </w:rPr>
        <w:t>Q.3) What is Scaffolding in Express JS?</w:t>
      </w:r>
    </w:p>
    <w:p w:rsidR="00D65CC2" w:rsidRPr="00D65CC2" w:rsidRDefault="00D65CC2" w:rsidP="00D65CC2">
      <w:pPr>
        <w:shd w:val="clear" w:color="auto" w:fill="FFFFFF"/>
        <w:spacing w:before="75" w:after="150" w:line="240" w:lineRule="auto"/>
        <w:rPr>
          <w:rFonts w:ascii="Arial" w:eastAsia="Times New Roman" w:hAnsi="Arial" w:cs="Arial"/>
          <w:color w:val="333333"/>
          <w:sz w:val="24"/>
          <w:szCs w:val="24"/>
        </w:rPr>
      </w:pPr>
      <w:r w:rsidRPr="00D65CC2">
        <w:rPr>
          <w:rFonts w:ascii="Arial" w:eastAsia="Times New Roman" w:hAnsi="Arial" w:cs="Arial"/>
          <w:color w:val="333333"/>
          <w:sz w:val="24"/>
          <w:szCs w:val="24"/>
        </w:rPr>
        <w:t>Scaffolding is creating the skeleton structure of application</w:t>
      </w:r>
    </w:p>
    <w:p w:rsidR="00D65CC2" w:rsidRPr="00D65CC2" w:rsidRDefault="00D65CC2" w:rsidP="00D65CC2">
      <w:pPr>
        <w:shd w:val="clear" w:color="auto" w:fill="FFFFFF"/>
        <w:spacing w:before="75" w:after="150" w:line="240" w:lineRule="auto"/>
        <w:rPr>
          <w:rFonts w:ascii="Arial" w:eastAsia="Times New Roman" w:hAnsi="Arial" w:cs="Arial"/>
          <w:color w:val="333333"/>
          <w:sz w:val="24"/>
          <w:szCs w:val="24"/>
        </w:rPr>
      </w:pPr>
      <w:r w:rsidRPr="00D65CC2">
        <w:rPr>
          <w:rFonts w:ascii="Arial" w:eastAsia="Times New Roman" w:hAnsi="Arial" w:cs="Arial"/>
          <w:color w:val="333333"/>
          <w:sz w:val="24"/>
          <w:szCs w:val="24"/>
        </w:rPr>
        <w:t>There are 2 way to do this:</w:t>
      </w:r>
    </w:p>
    <w:p w:rsidR="00D65CC2" w:rsidRPr="00D65CC2" w:rsidRDefault="00D65CC2" w:rsidP="00D65CC2">
      <w:pPr>
        <w:numPr>
          <w:ilvl w:val="0"/>
          <w:numId w:val="105"/>
        </w:numPr>
        <w:shd w:val="clear" w:color="auto" w:fill="FFFFFF"/>
        <w:spacing w:before="100" w:beforeAutospacing="1" w:after="100" w:afterAutospacing="1" w:line="240" w:lineRule="auto"/>
        <w:rPr>
          <w:rFonts w:ascii="Arial" w:eastAsia="Times New Roman" w:hAnsi="Arial" w:cs="Arial"/>
          <w:color w:val="444444"/>
          <w:sz w:val="21"/>
          <w:szCs w:val="21"/>
        </w:rPr>
      </w:pPr>
      <w:r w:rsidRPr="00D65CC2">
        <w:rPr>
          <w:rFonts w:ascii="Arial" w:eastAsia="Times New Roman" w:hAnsi="Arial" w:cs="Arial"/>
          <w:color w:val="444444"/>
          <w:sz w:val="21"/>
          <w:szCs w:val="21"/>
        </w:rPr>
        <w:t>Express application generator</w:t>
      </w:r>
    </w:p>
    <w:p w:rsidR="00D65CC2" w:rsidRPr="00D65CC2" w:rsidRDefault="00D65CC2" w:rsidP="00D65CC2">
      <w:pPr>
        <w:numPr>
          <w:ilvl w:val="0"/>
          <w:numId w:val="105"/>
        </w:numPr>
        <w:shd w:val="clear" w:color="auto" w:fill="FFFFFF"/>
        <w:spacing w:before="100" w:beforeAutospacing="1" w:after="100" w:afterAutospacing="1" w:line="240" w:lineRule="auto"/>
        <w:rPr>
          <w:rFonts w:ascii="Arial" w:eastAsia="Times New Roman" w:hAnsi="Arial" w:cs="Arial"/>
          <w:color w:val="444444"/>
          <w:sz w:val="21"/>
          <w:szCs w:val="21"/>
        </w:rPr>
      </w:pPr>
      <w:r w:rsidRPr="00D65CC2">
        <w:rPr>
          <w:rFonts w:ascii="Arial" w:eastAsia="Times New Roman" w:hAnsi="Arial" w:cs="Arial"/>
          <w:color w:val="444444"/>
          <w:sz w:val="21"/>
          <w:szCs w:val="21"/>
        </w:rPr>
        <w:t>Yeoman</w:t>
      </w:r>
    </w:p>
    <w:p w:rsidR="00D65CC2" w:rsidRPr="00D65CC2" w:rsidRDefault="00D65CC2" w:rsidP="00D65CC2">
      <w:pPr>
        <w:shd w:val="clear" w:color="auto" w:fill="FFFFFF"/>
        <w:spacing w:after="75" w:line="240" w:lineRule="auto"/>
        <w:rPr>
          <w:rFonts w:ascii="Arial" w:eastAsia="Times New Roman" w:hAnsi="Arial" w:cs="Arial"/>
          <w:b/>
          <w:bCs/>
          <w:color w:val="444444"/>
          <w:sz w:val="24"/>
          <w:szCs w:val="24"/>
        </w:rPr>
      </w:pPr>
      <w:r w:rsidRPr="00D65CC2">
        <w:rPr>
          <w:rFonts w:ascii="Arial" w:eastAsia="Times New Roman" w:hAnsi="Arial" w:cs="Arial"/>
          <w:b/>
          <w:bCs/>
          <w:color w:val="444444"/>
          <w:sz w:val="24"/>
          <w:szCs w:val="24"/>
        </w:rPr>
        <w:t>1. Express application generator:</w:t>
      </w:r>
    </w:p>
    <w:p w:rsidR="00D65CC2" w:rsidRPr="00D65CC2" w:rsidRDefault="00D65CC2" w:rsidP="00D65CC2">
      <w:pPr>
        <w:shd w:val="clear" w:color="auto" w:fill="FFFFFF"/>
        <w:spacing w:before="75" w:after="150" w:line="240" w:lineRule="auto"/>
        <w:rPr>
          <w:rFonts w:ascii="Arial" w:eastAsia="Times New Roman" w:hAnsi="Arial" w:cs="Arial"/>
          <w:color w:val="333333"/>
          <w:sz w:val="24"/>
          <w:szCs w:val="24"/>
        </w:rPr>
      </w:pPr>
      <w:r w:rsidRPr="00D65CC2">
        <w:rPr>
          <w:rFonts w:ascii="Arial" w:eastAsia="Times New Roman" w:hAnsi="Arial" w:cs="Arial"/>
          <w:color w:val="333333"/>
          <w:sz w:val="24"/>
          <w:szCs w:val="24"/>
        </w:rPr>
        <w:t>Use express-generator to quickly create an application skeleton.</w:t>
      </w:r>
    </w:p>
    <w:p w:rsidR="00D65CC2" w:rsidRPr="00D65CC2" w:rsidRDefault="00D65CC2" w:rsidP="00D65CC2">
      <w:pPr>
        <w:numPr>
          <w:ilvl w:val="0"/>
          <w:numId w:val="106"/>
        </w:numPr>
        <w:shd w:val="clear" w:color="auto" w:fill="FFFFFF"/>
        <w:spacing w:after="0" w:line="240" w:lineRule="atLeast"/>
        <w:ind w:left="75" w:right="75"/>
        <w:rPr>
          <w:rFonts w:ascii="Arial" w:eastAsia="Times New Roman" w:hAnsi="Arial" w:cs="Arial"/>
          <w:color w:val="CCCCCC"/>
          <w:sz w:val="21"/>
          <w:szCs w:val="21"/>
        </w:rPr>
      </w:pPr>
      <w:r w:rsidRPr="00D65CC2">
        <w:rPr>
          <w:rFonts w:ascii="Arial" w:eastAsia="Times New Roman" w:hAnsi="Arial" w:cs="Arial"/>
          <w:color w:val="CCCCCC"/>
          <w:sz w:val="21"/>
          <w:szCs w:val="21"/>
        </w:rPr>
        <w:t>code</w:t>
      </w:r>
    </w:p>
    <w:p w:rsidR="00D65CC2" w:rsidRPr="00D65CC2" w:rsidRDefault="00D65CC2" w:rsidP="00D65CC2">
      <w:pPr>
        <w:numPr>
          <w:ilvl w:val="0"/>
          <w:numId w:val="106"/>
        </w:numPr>
        <w:pBdr>
          <w:bottom w:val="dashed" w:sz="6" w:space="0" w:color="CCCCCC"/>
        </w:pBdr>
        <w:shd w:val="clear" w:color="auto" w:fill="FFFFFF"/>
        <w:spacing w:after="0" w:line="240" w:lineRule="atLeast"/>
        <w:ind w:left="75" w:right="75"/>
        <w:rPr>
          <w:rFonts w:ascii="Arial" w:eastAsia="Times New Roman" w:hAnsi="Arial" w:cs="Arial"/>
          <w:color w:val="CCCCCC"/>
          <w:sz w:val="21"/>
          <w:szCs w:val="21"/>
        </w:rPr>
      </w:pPr>
      <w:r w:rsidRPr="00D65CC2">
        <w:rPr>
          <w:rFonts w:ascii="Arial" w:eastAsia="Times New Roman" w:hAnsi="Arial" w:cs="Arial"/>
          <w:color w:val="CCCCCC"/>
          <w:sz w:val="21"/>
          <w:szCs w:val="21"/>
        </w:rPr>
        <w:t>source</w:t>
      </w:r>
    </w:p>
    <w:p w:rsidR="00D65CC2" w:rsidRPr="00D65CC2" w:rsidRDefault="00D65CC2" w:rsidP="00D65CC2">
      <w:pPr>
        <w:numPr>
          <w:ilvl w:val="0"/>
          <w:numId w:val="107"/>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nsolas"/>
          <w:color w:val="333333"/>
          <w:sz w:val="20"/>
          <w:szCs w:val="20"/>
        </w:rPr>
      </w:pPr>
      <w:r w:rsidRPr="00D65CC2">
        <w:rPr>
          <w:rFonts w:ascii="Consolas" w:eastAsia="Times New Roman" w:hAnsi="Consolas" w:cs="Consolas"/>
          <w:color w:val="333333"/>
          <w:sz w:val="20"/>
          <w:szCs w:val="20"/>
        </w:rPr>
        <w:t>npm install express-</w:t>
      </w:r>
      <w:r w:rsidRPr="00D65CC2">
        <w:rPr>
          <w:rFonts w:ascii="Consolas" w:eastAsia="Times New Roman" w:hAnsi="Consolas" w:cs="Consolas"/>
          <w:color w:val="007700"/>
          <w:sz w:val="20"/>
          <w:szCs w:val="20"/>
        </w:rPr>
        <w:t>generator</w:t>
      </w:r>
      <w:r w:rsidRPr="00D65CC2">
        <w:rPr>
          <w:rFonts w:ascii="Consolas" w:eastAsia="Times New Roman" w:hAnsi="Consolas" w:cs="Consolas"/>
          <w:color w:val="333333"/>
          <w:sz w:val="20"/>
          <w:szCs w:val="20"/>
        </w:rPr>
        <w:t xml:space="preserve"> -g</w:t>
      </w:r>
    </w:p>
    <w:p w:rsidR="00D65CC2" w:rsidRPr="00D65CC2" w:rsidRDefault="00D65CC2" w:rsidP="00D65CC2">
      <w:pPr>
        <w:numPr>
          <w:ilvl w:val="0"/>
          <w:numId w:val="107"/>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nsolas"/>
          <w:color w:val="333333"/>
          <w:sz w:val="20"/>
          <w:szCs w:val="20"/>
        </w:rPr>
      </w:pPr>
    </w:p>
    <w:p w:rsidR="00D65CC2" w:rsidRPr="00D65CC2" w:rsidRDefault="00D65CC2" w:rsidP="00D65CC2">
      <w:pPr>
        <w:numPr>
          <w:ilvl w:val="0"/>
          <w:numId w:val="107"/>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nsolas"/>
          <w:color w:val="333333"/>
          <w:sz w:val="20"/>
          <w:szCs w:val="20"/>
        </w:rPr>
      </w:pPr>
      <w:r w:rsidRPr="00D65CC2">
        <w:rPr>
          <w:rFonts w:ascii="Consolas" w:eastAsia="Times New Roman" w:hAnsi="Consolas" w:cs="Consolas"/>
          <w:color w:val="333333"/>
          <w:sz w:val="20"/>
          <w:szCs w:val="20"/>
        </w:rPr>
        <w:t>express myTestExpressApp</w:t>
      </w:r>
    </w:p>
    <w:p w:rsidR="00D65CC2" w:rsidRPr="00D65CC2" w:rsidRDefault="00D65CC2" w:rsidP="00D65CC2">
      <w:pPr>
        <w:numPr>
          <w:ilvl w:val="0"/>
          <w:numId w:val="107"/>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nsolas"/>
          <w:color w:val="333333"/>
          <w:sz w:val="20"/>
          <w:szCs w:val="20"/>
        </w:rPr>
      </w:pPr>
    </w:p>
    <w:p w:rsidR="00D65CC2" w:rsidRPr="00D65CC2" w:rsidRDefault="00D65CC2" w:rsidP="00D65CC2">
      <w:pPr>
        <w:shd w:val="clear" w:color="auto" w:fill="FFFFFF"/>
        <w:spacing w:before="75" w:after="150" w:line="240" w:lineRule="auto"/>
        <w:rPr>
          <w:rFonts w:ascii="Arial" w:eastAsia="Times New Roman" w:hAnsi="Arial" w:cs="Arial"/>
          <w:color w:val="333333"/>
          <w:sz w:val="24"/>
          <w:szCs w:val="24"/>
        </w:rPr>
      </w:pPr>
      <w:r w:rsidRPr="00D65CC2">
        <w:rPr>
          <w:rFonts w:ascii="Arial" w:eastAsia="Times New Roman" w:hAnsi="Arial" w:cs="Arial"/>
          <w:color w:val="333333"/>
          <w:sz w:val="24"/>
          <w:szCs w:val="24"/>
        </w:rPr>
        <w:t>Th above command will create your project named - myTestExpressApp with following the files/folders in project.</w:t>
      </w:r>
    </w:p>
    <w:p w:rsidR="00D65CC2" w:rsidRPr="00D65CC2" w:rsidRDefault="00D65CC2" w:rsidP="00D65CC2">
      <w:pPr>
        <w:numPr>
          <w:ilvl w:val="0"/>
          <w:numId w:val="108"/>
        </w:numPr>
        <w:shd w:val="clear" w:color="auto" w:fill="FFFFFF"/>
        <w:spacing w:before="100" w:beforeAutospacing="1" w:after="100" w:afterAutospacing="1" w:line="240" w:lineRule="auto"/>
        <w:rPr>
          <w:rFonts w:ascii="Arial" w:eastAsia="Times New Roman" w:hAnsi="Arial" w:cs="Arial"/>
          <w:color w:val="444444"/>
          <w:sz w:val="21"/>
          <w:szCs w:val="21"/>
        </w:rPr>
      </w:pPr>
      <w:r w:rsidRPr="00D65CC2">
        <w:rPr>
          <w:rFonts w:ascii="Arial" w:eastAsia="Times New Roman" w:hAnsi="Arial" w:cs="Arial"/>
          <w:b/>
          <w:bCs/>
          <w:color w:val="444444"/>
          <w:sz w:val="21"/>
          <w:szCs w:val="21"/>
        </w:rPr>
        <w:t>bin:</w:t>
      </w:r>
      <w:r w:rsidRPr="00D65CC2">
        <w:rPr>
          <w:rFonts w:ascii="Arial" w:eastAsia="Times New Roman" w:hAnsi="Arial" w:cs="Arial"/>
          <w:color w:val="444444"/>
          <w:sz w:val="21"/>
          <w:szCs w:val="21"/>
        </w:rPr>
        <w:t>The </w:t>
      </w:r>
      <w:r w:rsidRPr="00D65CC2">
        <w:rPr>
          <w:rFonts w:ascii="Arial" w:eastAsia="Times New Roman" w:hAnsi="Arial" w:cs="Arial"/>
          <w:b/>
          <w:bCs/>
          <w:color w:val="444444"/>
          <w:sz w:val="21"/>
          <w:szCs w:val="21"/>
        </w:rPr>
        <w:t>bin</w:t>
      </w:r>
      <w:r w:rsidRPr="00D65CC2">
        <w:rPr>
          <w:rFonts w:ascii="Arial" w:eastAsia="Times New Roman" w:hAnsi="Arial" w:cs="Arial"/>
          <w:color w:val="444444"/>
          <w:sz w:val="21"/>
          <w:szCs w:val="21"/>
        </w:rPr>
        <w:t> folder have one file called </w:t>
      </w:r>
      <w:r w:rsidRPr="00D65CC2">
        <w:rPr>
          <w:rFonts w:ascii="Arial" w:eastAsia="Times New Roman" w:hAnsi="Arial" w:cs="Arial"/>
          <w:b/>
          <w:bCs/>
          <w:color w:val="444444"/>
          <w:sz w:val="21"/>
          <w:szCs w:val="21"/>
        </w:rPr>
        <w:t>www</w:t>
      </w:r>
      <w:r w:rsidRPr="00D65CC2">
        <w:rPr>
          <w:rFonts w:ascii="Arial" w:eastAsia="Times New Roman" w:hAnsi="Arial" w:cs="Arial"/>
          <w:color w:val="444444"/>
          <w:sz w:val="21"/>
          <w:szCs w:val="21"/>
        </w:rPr>
        <w:t> is the main configuration file of our app.</w:t>
      </w:r>
    </w:p>
    <w:p w:rsidR="00D65CC2" w:rsidRPr="00D65CC2" w:rsidRDefault="00D65CC2" w:rsidP="00D65CC2">
      <w:pPr>
        <w:numPr>
          <w:ilvl w:val="0"/>
          <w:numId w:val="108"/>
        </w:numPr>
        <w:shd w:val="clear" w:color="auto" w:fill="FFFFFF"/>
        <w:spacing w:before="100" w:beforeAutospacing="1" w:after="100" w:afterAutospacing="1" w:line="240" w:lineRule="auto"/>
        <w:rPr>
          <w:rFonts w:ascii="Arial" w:eastAsia="Times New Roman" w:hAnsi="Arial" w:cs="Arial"/>
          <w:color w:val="444444"/>
          <w:sz w:val="21"/>
          <w:szCs w:val="21"/>
        </w:rPr>
      </w:pPr>
      <w:r w:rsidRPr="00D65CC2">
        <w:rPr>
          <w:rFonts w:ascii="Arial" w:eastAsia="Times New Roman" w:hAnsi="Arial" w:cs="Arial"/>
          <w:b/>
          <w:bCs/>
          <w:color w:val="444444"/>
          <w:sz w:val="21"/>
          <w:szCs w:val="21"/>
        </w:rPr>
        <w:t>public:</w:t>
      </w:r>
      <w:r w:rsidRPr="00D65CC2">
        <w:rPr>
          <w:rFonts w:ascii="Arial" w:eastAsia="Times New Roman" w:hAnsi="Arial" w:cs="Arial"/>
          <w:color w:val="444444"/>
          <w:sz w:val="21"/>
          <w:szCs w:val="21"/>
        </w:rPr>
        <w:t>Public folder contains JavaScript, CSS, images etc.</w:t>
      </w:r>
    </w:p>
    <w:p w:rsidR="00D65CC2" w:rsidRPr="00D65CC2" w:rsidRDefault="00D65CC2" w:rsidP="00D65CC2">
      <w:pPr>
        <w:numPr>
          <w:ilvl w:val="0"/>
          <w:numId w:val="108"/>
        </w:numPr>
        <w:shd w:val="clear" w:color="auto" w:fill="FFFFFF"/>
        <w:spacing w:before="100" w:beforeAutospacing="1" w:after="100" w:afterAutospacing="1" w:line="240" w:lineRule="auto"/>
        <w:rPr>
          <w:rFonts w:ascii="Arial" w:eastAsia="Times New Roman" w:hAnsi="Arial" w:cs="Arial"/>
          <w:color w:val="444444"/>
          <w:sz w:val="21"/>
          <w:szCs w:val="21"/>
        </w:rPr>
      </w:pPr>
      <w:r w:rsidRPr="00D65CC2">
        <w:rPr>
          <w:rFonts w:ascii="Arial" w:eastAsia="Times New Roman" w:hAnsi="Arial" w:cs="Arial"/>
          <w:b/>
          <w:bCs/>
          <w:color w:val="444444"/>
          <w:sz w:val="21"/>
          <w:szCs w:val="21"/>
        </w:rPr>
        <w:t>routes:</w:t>
      </w:r>
      <w:r w:rsidRPr="00D65CC2">
        <w:rPr>
          <w:rFonts w:ascii="Arial" w:eastAsia="Times New Roman" w:hAnsi="Arial" w:cs="Arial"/>
          <w:color w:val="444444"/>
          <w:sz w:val="21"/>
          <w:szCs w:val="21"/>
        </w:rPr>
        <w:t> Routes folder contains routing files.</w:t>
      </w:r>
    </w:p>
    <w:p w:rsidR="00D65CC2" w:rsidRPr="00D65CC2" w:rsidRDefault="00D65CC2" w:rsidP="00D65CC2">
      <w:pPr>
        <w:numPr>
          <w:ilvl w:val="0"/>
          <w:numId w:val="108"/>
        </w:numPr>
        <w:shd w:val="clear" w:color="auto" w:fill="FFFFFF"/>
        <w:spacing w:before="100" w:beforeAutospacing="1" w:after="100" w:afterAutospacing="1" w:line="240" w:lineRule="auto"/>
        <w:rPr>
          <w:rFonts w:ascii="Arial" w:eastAsia="Times New Roman" w:hAnsi="Arial" w:cs="Arial"/>
          <w:color w:val="444444"/>
          <w:sz w:val="21"/>
          <w:szCs w:val="21"/>
        </w:rPr>
      </w:pPr>
      <w:r w:rsidRPr="00D65CC2">
        <w:rPr>
          <w:rFonts w:ascii="Arial" w:eastAsia="Times New Roman" w:hAnsi="Arial" w:cs="Arial"/>
          <w:b/>
          <w:bCs/>
          <w:color w:val="444444"/>
          <w:sz w:val="21"/>
          <w:szCs w:val="21"/>
        </w:rPr>
        <w:t>views:</w:t>
      </w:r>
      <w:r w:rsidRPr="00D65CC2">
        <w:rPr>
          <w:rFonts w:ascii="Arial" w:eastAsia="Times New Roman" w:hAnsi="Arial" w:cs="Arial"/>
          <w:color w:val="444444"/>
          <w:sz w:val="21"/>
          <w:szCs w:val="21"/>
        </w:rPr>
        <w:t> View folder contains the view files of the application.</w:t>
      </w:r>
    </w:p>
    <w:p w:rsidR="00D65CC2" w:rsidRPr="00D65CC2" w:rsidRDefault="00D65CC2" w:rsidP="00D65CC2">
      <w:pPr>
        <w:numPr>
          <w:ilvl w:val="0"/>
          <w:numId w:val="108"/>
        </w:numPr>
        <w:shd w:val="clear" w:color="auto" w:fill="FFFFFF"/>
        <w:spacing w:before="100" w:beforeAutospacing="1" w:after="100" w:afterAutospacing="1" w:line="240" w:lineRule="auto"/>
        <w:rPr>
          <w:rFonts w:ascii="Arial" w:eastAsia="Times New Roman" w:hAnsi="Arial" w:cs="Arial"/>
          <w:color w:val="444444"/>
          <w:sz w:val="21"/>
          <w:szCs w:val="21"/>
        </w:rPr>
      </w:pPr>
      <w:r w:rsidRPr="00D65CC2">
        <w:rPr>
          <w:rFonts w:ascii="Arial" w:eastAsia="Times New Roman" w:hAnsi="Arial" w:cs="Arial"/>
          <w:b/>
          <w:bCs/>
          <w:color w:val="444444"/>
          <w:sz w:val="21"/>
          <w:szCs w:val="21"/>
        </w:rPr>
        <w:t>app.js:</w:t>
      </w:r>
      <w:r w:rsidRPr="00D65CC2">
        <w:rPr>
          <w:rFonts w:ascii="Arial" w:eastAsia="Times New Roman" w:hAnsi="Arial" w:cs="Arial"/>
          <w:color w:val="444444"/>
          <w:sz w:val="21"/>
          <w:szCs w:val="21"/>
        </w:rPr>
        <w:t> The app.js file is the main file of the application.</w:t>
      </w:r>
    </w:p>
    <w:p w:rsidR="00D65CC2" w:rsidRPr="00D65CC2" w:rsidRDefault="00D65CC2" w:rsidP="00D65CC2">
      <w:pPr>
        <w:numPr>
          <w:ilvl w:val="0"/>
          <w:numId w:val="108"/>
        </w:numPr>
        <w:shd w:val="clear" w:color="auto" w:fill="FFFFFF"/>
        <w:spacing w:before="100" w:beforeAutospacing="1" w:after="100" w:afterAutospacing="1" w:line="240" w:lineRule="auto"/>
        <w:rPr>
          <w:ins w:id="903" w:author="Unknown"/>
          <w:rFonts w:ascii="Arial" w:eastAsia="Times New Roman" w:hAnsi="Arial" w:cs="Arial"/>
          <w:color w:val="444444"/>
          <w:sz w:val="21"/>
          <w:szCs w:val="21"/>
        </w:rPr>
      </w:pPr>
      <w:ins w:id="904" w:author="Unknown">
        <w:r w:rsidRPr="00D65CC2">
          <w:rPr>
            <w:rFonts w:ascii="Arial" w:eastAsia="Times New Roman" w:hAnsi="Arial" w:cs="Arial"/>
            <w:b/>
            <w:bCs/>
            <w:color w:val="444444"/>
            <w:sz w:val="21"/>
            <w:szCs w:val="21"/>
          </w:rPr>
          <w:t>package.json: </w:t>
        </w:r>
        <w:r w:rsidRPr="00D65CC2">
          <w:rPr>
            <w:rFonts w:ascii="Arial" w:eastAsia="Times New Roman" w:hAnsi="Arial" w:cs="Arial"/>
            <w:color w:val="444444"/>
            <w:sz w:val="21"/>
            <w:szCs w:val="21"/>
          </w:rPr>
          <w:t>package.json file is the manifest file. It contains all metadata of the project such as the packages used in the app (called dependencies) etc.</w:t>
        </w:r>
      </w:ins>
    </w:p>
    <w:p w:rsidR="00D65CC2" w:rsidRPr="00D65CC2" w:rsidRDefault="00D65CC2" w:rsidP="00D65CC2">
      <w:pPr>
        <w:shd w:val="clear" w:color="auto" w:fill="FFFFFF"/>
        <w:spacing w:before="75" w:after="150" w:line="240" w:lineRule="auto"/>
        <w:rPr>
          <w:ins w:id="905" w:author="Unknown"/>
          <w:rFonts w:ascii="Arial" w:eastAsia="Times New Roman" w:hAnsi="Arial" w:cs="Arial"/>
          <w:color w:val="333333"/>
          <w:sz w:val="24"/>
          <w:szCs w:val="24"/>
        </w:rPr>
      </w:pPr>
      <w:ins w:id="906" w:author="Unknown">
        <w:r w:rsidRPr="00D65CC2">
          <w:rPr>
            <w:rFonts w:ascii="Arial" w:eastAsia="Times New Roman" w:hAnsi="Arial" w:cs="Arial"/>
            <w:color w:val="333333"/>
            <w:sz w:val="24"/>
            <w:szCs w:val="24"/>
          </w:rPr>
          <w:t>Install all the dependencies mentioned in the package.json file:</w:t>
        </w:r>
      </w:ins>
    </w:p>
    <w:p w:rsidR="00D65CC2" w:rsidRPr="00D65CC2" w:rsidRDefault="00D65CC2" w:rsidP="00D65CC2">
      <w:pPr>
        <w:numPr>
          <w:ilvl w:val="0"/>
          <w:numId w:val="109"/>
        </w:numPr>
        <w:shd w:val="clear" w:color="auto" w:fill="FFFFFF"/>
        <w:spacing w:after="0" w:line="240" w:lineRule="atLeast"/>
        <w:ind w:left="75" w:right="75"/>
        <w:rPr>
          <w:ins w:id="907" w:author="Unknown"/>
          <w:rFonts w:ascii="Arial" w:eastAsia="Times New Roman" w:hAnsi="Arial" w:cs="Arial"/>
          <w:color w:val="CCCCCC"/>
          <w:sz w:val="21"/>
          <w:szCs w:val="21"/>
        </w:rPr>
      </w:pPr>
      <w:ins w:id="908" w:author="Unknown">
        <w:r w:rsidRPr="00D65CC2">
          <w:rPr>
            <w:rFonts w:ascii="Arial" w:eastAsia="Times New Roman" w:hAnsi="Arial" w:cs="Arial"/>
            <w:color w:val="CCCCCC"/>
            <w:sz w:val="21"/>
            <w:szCs w:val="21"/>
          </w:rPr>
          <w:t>code</w:t>
        </w:r>
      </w:ins>
    </w:p>
    <w:p w:rsidR="00D65CC2" w:rsidRPr="00D65CC2" w:rsidRDefault="00D65CC2" w:rsidP="00D65CC2">
      <w:pPr>
        <w:numPr>
          <w:ilvl w:val="0"/>
          <w:numId w:val="109"/>
        </w:numPr>
        <w:pBdr>
          <w:bottom w:val="dashed" w:sz="6" w:space="0" w:color="CCCCCC"/>
        </w:pBdr>
        <w:shd w:val="clear" w:color="auto" w:fill="FFFFFF"/>
        <w:spacing w:after="0" w:line="240" w:lineRule="atLeast"/>
        <w:ind w:left="75" w:right="75"/>
        <w:rPr>
          <w:ins w:id="909" w:author="Unknown"/>
          <w:rFonts w:ascii="Arial" w:eastAsia="Times New Roman" w:hAnsi="Arial" w:cs="Arial"/>
          <w:color w:val="CCCCCC"/>
          <w:sz w:val="21"/>
          <w:szCs w:val="21"/>
        </w:rPr>
      </w:pPr>
      <w:ins w:id="910" w:author="Unknown">
        <w:r w:rsidRPr="00D65CC2">
          <w:rPr>
            <w:rFonts w:ascii="Arial" w:eastAsia="Times New Roman" w:hAnsi="Arial" w:cs="Arial"/>
            <w:color w:val="CCCCCC"/>
            <w:sz w:val="21"/>
            <w:szCs w:val="21"/>
          </w:rPr>
          <w:t>source</w:t>
        </w:r>
      </w:ins>
    </w:p>
    <w:p w:rsidR="00D65CC2" w:rsidRPr="00D65CC2" w:rsidRDefault="00D65CC2" w:rsidP="00D65CC2">
      <w:pPr>
        <w:numPr>
          <w:ilvl w:val="0"/>
          <w:numId w:val="110"/>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11" w:author="Unknown"/>
          <w:rFonts w:ascii="Consolas" w:eastAsia="Times New Roman" w:hAnsi="Consolas" w:cs="Consolas"/>
          <w:color w:val="333333"/>
          <w:sz w:val="20"/>
          <w:szCs w:val="20"/>
        </w:rPr>
      </w:pPr>
      <w:ins w:id="912" w:author="Unknown">
        <w:r w:rsidRPr="00D65CC2">
          <w:rPr>
            <w:rFonts w:ascii="Consolas" w:eastAsia="Times New Roman" w:hAnsi="Consolas" w:cs="Consolas"/>
            <w:color w:val="333333"/>
            <w:sz w:val="20"/>
            <w:szCs w:val="20"/>
          </w:rPr>
          <w:t>cd myTestExpressApp</w:t>
        </w:r>
      </w:ins>
    </w:p>
    <w:p w:rsidR="00D65CC2" w:rsidRPr="00D65CC2" w:rsidRDefault="00D65CC2" w:rsidP="00D65CC2">
      <w:pPr>
        <w:numPr>
          <w:ilvl w:val="0"/>
          <w:numId w:val="110"/>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13" w:author="Unknown"/>
          <w:rFonts w:ascii="Consolas" w:eastAsia="Times New Roman" w:hAnsi="Consolas" w:cs="Consolas"/>
          <w:color w:val="333333"/>
          <w:sz w:val="20"/>
          <w:szCs w:val="20"/>
        </w:rPr>
      </w:pPr>
    </w:p>
    <w:p w:rsidR="00D65CC2" w:rsidRPr="00D65CC2" w:rsidRDefault="00D65CC2" w:rsidP="00D65CC2">
      <w:pPr>
        <w:numPr>
          <w:ilvl w:val="0"/>
          <w:numId w:val="110"/>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14" w:author="Unknown"/>
          <w:rFonts w:ascii="Consolas" w:eastAsia="Times New Roman" w:hAnsi="Consolas" w:cs="Consolas"/>
          <w:color w:val="333333"/>
          <w:sz w:val="20"/>
          <w:szCs w:val="20"/>
        </w:rPr>
      </w:pPr>
      <w:ins w:id="915" w:author="Unknown">
        <w:r w:rsidRPr="00D65CC2">
          <w:rPr>
            <w:rFonts w:ascii="Consolas" w:eastAsia="Times New Roman" w:hAnsi="Consolas" w:cs="Consolas"/>
            <w:color w:val="333333"/>
            <w:sz w:val="20"/>
            <w:szCs w:val="20"/>
          </w:rPr>
          <w:t>npm install</w:t>
        </w:r>
      </w:ins>
    </w:p>
    <w:p w:rsidR="00D65CC2" w:rsidRPr="00D65CC2" w:rsidRDefault="00D65CC2" w:rsidP="00D65CC2">
      <w:pPr>
        <w:numPr>
          <w:ilvl w:val="0"/>
          <w:numId w:val="110"/>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16" w:author="Unknown"/>
          <w:rFonts w:ascii="Consolas" w:eastAsia="Times New Roman" w:hAnsi="Consolas" w:cs="Consolas"/>
          <w:color w:val="333333"/>
          <w:sz w:val="20"/>
          <w:szCs w:val="20"/>
        </w:rPr>
      </w:pPr>
    </w:p>
    <w:p w:rsidR="00D65CC2" w:rsidRPr="00D65CC2" w:rsidRDefault="00D65CC2" w:rsidP="00D65CC2">
      <w:pPr>
        <w:shd w:val="clear" w:color="auto" w:fill="FFFFFF"/>
        <w:spacing w:after="75" w:line="240" w:lineRule="auto"/>
        <w:rPr>
          <w:ins w:id="917" w:author="Unknown"/>
          <w:rFonts w:ascii="Arial" w:eastAsia="Times New Roman" w:hAnsi="Arial" w:cs="Arial"/>
          <w:b/>
          <w:bCs/>
          <w:color w:val="444444"/>
          <w:sz w:val="24"/>
          <w:szCs w:val="24"/>
        </w:rPr>
      </w:pPr>
      <w:ins w:id="918" w:author="Unknown">
        <w:r w:rsidRPr="00D65CC2">
          <w:rPr>
            <w:rFonts w:ascii="Arial" w:eastAsia="Times New Roman" w:hAnsi="Arial" w:cs="Arial"/>
            <w:b/>
            <w:bCs/>
            <w:color w:val="444444"/>
            <w:sz w:val="24"/>
            <w:szCs w:val="24"/>
          </w:rPr>
          <w:t>Q.4) How to enable debugging in express app?</w:t>
        </w:r>
      </w:ins>
    </w:p>
    <w:p w:rsidR="00D65CC2" w:rsidRPr="00D65CC2" w:rsidRDefault="00D65CC2" w:rsidP="00D65CC2">
      <w:pPr>
        <w:shd w:val="clear" w:color="auto" w:fill="FFFFFF"/>
        <w:spacing w:before="75" w:after="150" w:line="240" w:lineRule="auto"/>
        <w:rPr>
          <w:ins w:id="919" w:author="Unknown"/>
          <w:rFonts w:ascii="Arial" w:eastAsia="Times New Roman" w:hAnsi="Arial" w:cs="Arial"/>
          <w:color w:val="333333"/>
          <w:sz w:val="24"/>
          <w:szCs w:val="24"/>
        </w:rPr>
      </w:pPr>
      <w:ins w:id="920" w:author="Unknown">
        <w:r w:rsidRPr="00D65CC2">
          <w:rPr>
            <w:rFonts w:ascii="Arial" w:eastAsia="Times New Roman" w:hAnsi="Arial" w:cs="Arial"/>
            <w:color w:val="333333"/>
            <w:sz w:val="24"/>
            <w:szCs w:val="24"/>
          </w:rPr>
          <w:lastRenderedPageBreak/>
          <w:t>In different Operating Systems, we have following commands:</w:t>
        </w:r>
      </w:ins>
    </w:p>
    <w:p w:rsidR="00D65CC2" w:rsidRPr="00D65CC2" w:rsidRDefault="00D65CC2" w:rsidP="00D65CC2">
      <w:pPr>
        <w:shd w:val="clear" w:color="auto" w:fill="FFFFFF"/>
        <w:spacing w:before="75" w:after="150" w:line="240" w:lineRule="auto"/>
        <w:rPr>
          <w:ins w:id="921" w:author="Unknown"/>
          <w:rFonts w:ascii="Arial" w:eastAsia="Times New Roman" w:hAnsi="Arial" w:cs="Arial"/>
          <w:color w:val="333333"/>
          <w:sz w:val="24"/>
          <w:szCs w:val="24"/>
        </w:rPr>
      </w:pPr>
      <w:ins w:id="922" w:author="Unknown">
        <w:r w:rsidRPr="00D65CC2">
          <w:rPr>
            <w:rFonts w:ascii="Arial" w:eastAsia="Times New Roman" w:hAnsi="Arial" w:cs="Arial"/>
            <w:b/>
            <w:bCs/>
            <w:color w:val="333333"/>
            <w:sz w:val="24"/>
            <w:szCs w:val="24"/>
          </w:rPr>
          <w:t>On Linux:</w:t>
        </w:r>
      </w:ins>
    </w:p>
    <w:p w:rsidR="00D65CC2" w:rsidRPr="00D65CC2" w:rsidRDefault="00D65CC2" w:rsidP="00D65CC2">
      <w:pPr>
        <w:numPr>
          <w:ilvl w:val="0"/>
          <w:numId w:val="111"/>
        </w:numPr>
        <w:shd w:val="clear" w:color="auto" w:fill="FFFFFF"/>
        <w:spacing w:after="0" w:line="240" w:lineRule="atLeast"/>
        <w:ind w:left="75" w:right="75"/>
        <w:rPr>
          <w:ins w:id="923" w:author="Unknown"/>
          <w:rFonts w:ascii="Arial" w:eastAsia="Times New Roman" w:hAnsi="Arial" w:cs="Arial"/>
          <w:color w:val="CCCCCC"/>
          <w:sz w:val="21"/>
          <w:szCs w:val="21"/>
        </w:rPr>
      </w:pPr>
      <w:ins w:id="924" w:author="Unknown">
        <w:r w:rsidRPr="00D65CC2">
          <w:rPr>
            <w:rFonts w:ascii="Arial" w:eastAsia="Times New Roman" w:hAnsi="Arial" w:cs="Arial"/>
            <w:color w:val="CCCCCC"/>
            <w:sz w:val="21"/>
            <w:szCs w:val="21"/>
          </w:rPr>
          <w:t>code</w:t>
        </w:r>
      </w:ins>
    </w:p>
    <w:p w:rsidR="00D65CC2" w:rsidRPr="00D65CC2" w:rsidRDefault="00D65CC2" w:rsidP="00D65CC2">
      <w:pPr>
        <w:numPr>
          <w:ilvl w:val="0"/>
          <w:numId w:val="111"/>
        </w:numPr>
        <w:pBdr>
          <w:bottom w:val="dashed" w:sz="6" w:space="0" w:color="CCCCCC"/>
        </w:pBdr>
        <w:shd w:val="clear" w:color="auto" w:fill="FFFFFF"/>
        <w:spacing w:after="0" w:line="240" w:lineRule="atLeast"/>
        <w:ind w:left="75" w:right="75"/>
        <w:rPr>
          <w:ins w:id="925" w:author="Unknown"/>
          <w:rFonts w:ascii="Arial" w:eastAsia="Times New Roman" w:hAnsi="Arial" w:cs="Arial"/>
          <w:color w:val="CCCCCC"/>
          <w:sz w:val="21"/>
          <w:szCs w:val="21"/>
        </w:rPr>
      </w:pPr>
      <w:ins w:id="926" w:author="Unknown">
        <w:r w:rsidRPr="00D65CC2">
          <w:rPr>
            <w:rFonts w:ascii="Arial" w:eastAsia="Times New Roman" w:hAnsi="Arial" w:cs="Arial"/>
            <w:color w:val="CCCCCC"/>
            <w:sz w:val="21"/>
            <w:szCs w:val="21"/>
          </w:rPr>
          <w:t>source</w:t>
        </w:r>
      </w:ins>
    </w:p>
    <w:p w:rsidR="00D65CC2" w:rsidRPr="00D65CC2" w:rsidRDefault="00D65CC2" w:rsidP="00D65CC2">
      <w:pPr>
        <w:numPr>
          <w:ilvl w:val="0"/>
          <w:numId w:val="112"/>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27" w:author="Unknown"/>
          <w:rFonts w:ascii="Consolas" w:eastAsia="Times New Roman" w:hAnsi="Consolas" w:cs="Consolas"/>
          <w:color w:val="333333"/>
          <w:sz w:val="20"/>
          <w:szCs w:val="20"/>
        </w:rPr>
      </w:pPr>
      <w:ins w:id="928" w:author="Unknown">
        <w:r w:rsidRPr="00D65CC2">
          <w:rPr>
            <w:rFonts w:ascii="Consolas" w:eastAsia="Times New Roman" w:hAnsi="Consolas" w:cs="Consolas"/>
            <w:color w:val="333333"/>
            <w:sz w:val="20"/>
            <w:szCs w:val="20"/>
          </w:rPr>
          <w:t xml:space="preserve">DEBUG=express:* </w:t>
        </w:r>
      </w:ins>
    </w:p>
    <w:p w:rsidR="00D65CC2" w:rsidRPr="00D65CC2" w:rsidRDefault="00D65CC2" w:rsidP="00D65CC2">
      <w:pPr>
        <w:numPr>
          <w:ilvl w:val="0"/>
          <w:numId w:val="112"/>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29" w:author="Unknown"/>
          <w:rFonts w:ascii="Consolas" w:eastAsia="Times New Roman" w:hAnsi="Consolas" w:cs="Consolas"/>
          <w:color w:val="333333"/>
          <w:sz w:val="20"/>
          <w:szCs w:val="20"/>
        </w:rPr>
      </w:pPr>
    </w:p>
    <w:p w:rsidR="00D65CC2" w:rsidRPr="00D65CC2" w:rsidRDefault="00D65CC2" w:rsidP="00D65CC2">
      <w:pPr>
        <w:numPr>
          <w:ilvl w:val="0"/>
          <w:numId w:val="112"/>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30" w:author="Unknown"/>
          <w:rFonts w:ascii="Consolas" w:eastAsia="Times New Roman" w:hAnsi="Consolas" w:cs="Consolas"/>
          <w:color w:val="333333"/>
          <w:sz w:val="20"/>
          <w:szCs w:val="20"/>
        </w:rPr>
      </w:pPr>
      <w:ins w:id="931" w:author="Unknown">
        <w:r w:rsidRPr="00D65CC2">
          <w:rPr>
            <w:rFonts w:ascii="Consolas" w:eastAsia="Times New Roman" w:hAnsi="Consolas" w:cs="Consolas"/>
            <w:color w:val="333333"/>
            <w:sz w:val="20"/>
            <w:szCs w:val="20"/>
          </w:rPr>
          <w:t>node app.js</w:t>
        </w:r>
      </w:ins>
    </w:p>
    <w:p w:rsidR="00D65CC2" w:rsidRPr="00D65CC2" w:rsidRDefault="00D65CC2" w:rsidP="00D65CC2">
      <w:pPr>
        <w:numPr>
          <w:ilvl w:val="0"/>
          <w:numId w:val="112"/>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32" w:author="Unknown"/>
          <w:rFonts w:ascii="Consolas" w:eastAsia="Times New Roman" w:hAnsi="Consolas" w:cs="Consolas"/>
          <w:color w:val="333333"/>
          <w:sz w:val="20"/>
          <w:szCs w:val="20"/>
        </w:rPr>
      </w:pPr>
    </w:p>
    <w:p w:rsidR="00D65CC2" w:rsidRPr="00D65CC2" w:rsidRDefault="00D65CC2" w:rsidP="00D65CC2">
      <w:pPr>
        <w:shd w:val="clear" w:color="auto" w:fill="FFFFFF"/>
        <w:spacing w:before="75" w:after="150" w:line="240" w:lineRule="auto"/>
        <w:rPr>
          <w:ins w:id="933" w:author="Unknown"/>
          <w:rFonts w:ascii="Arial" w:eastAsia="Times New Roman" w:hAnsi="Arial" w:cs="Arial"/>
          <w:color w:val="333333"/>
          <w:sz w:val="24"/>
          <w:szCs w:val="24"/>
        </w:rPr>
      </w:pPr>
      <w:ins w:id="934" w:author="Unknown">
        <w:r w:rsidRPr="00D65CC2">
          <w:rPr>
            <w:rFonts w:ascii="Arial" w:eastAsia="Times New Roman" w:hAnsi="Arial" w:cs="Arial"/>
            <w:b/>
            <w:bCs/>
            <w:color w:val="333333"/>
            <w:sz w:val="24"/>
            <w:szCs w:val="24"/>
          </w:rPr>
          <w:t>On Windows:</w:t>
        </w:r>
      </w:ins>
    </w:p>
    <w:p w:rsidR="00D65CC2" w:rsidRPr="00D65CC2" w:rsidRDefault="00D65CC2" w:rsidP="00D65CC2">
      <w:pPr>
        <w:numPr>
          <w:ilvl w:val="0"/>
          <w:numId w:val="113"/>
        </w:numPr>
        <w:shd w:val="clear" w:color="auto" w:fill="FFFFFF"/>
        <w:spacing w:after="0" w:line="240" w:lineRule="atLeast"/>
        <w:ind w:left="75" w:right="75"/>
        <w:rPr>
          <w:ins w:id="935" w:author="Unknown"/>
          <w:rFonts w:ascii="Arial" w:eastAsia="Times New Roman" w:hAnsi="Arial" w:cs="Arial"/>
          <w:color w:val="CCCCCC"/>
          <w:sz w:val="21"/>
          <w:szCs w:val="21"/>
        </w:rPr>
      </w:pPr>
      <w:ins w:id="936" w:author="Unknown">
        <w:r w:rsidRPr="00D65CC2">
          <w:rPr>
            <w:rFonts w:ascii="Arial" w:eastAsia="Times New Roman" w:hAnsi="Arial" w:cs="Arial"/>
            <w:color w:val="CCCCCC"/>
            <w:sz w:val="21"/>
            <w:szCs w:val="21"/>
          </w:rPr>
          <w:t>code</w:t>
        </w:r>
      </w:ins>
    </w:p>
    <w:p w:rsidR="00D65CC2" w:rsidRPr="00D65CC2" w:rsidRDefault="00D65CC2" w:rsidP="00D65CC2">
      <w:pPr>
        <w:numPr>
          <w:ilvl w:val="0"/>
          <w:numId w:val="113"/>
        </w:numPr>
        <w:pBdr>
          <w:bottom w:val="dashed" w:sz="6" w:space="0" w:color="CCCCCC"/>
        </w:pBdr>
        <w:shd w:val="clear" w:color="auto" w:fill="FFFFFF"/>
        <w:spacing w:after="0" w:line="240" w:lineRule="atLeast"/>
        <w:ind w:left="75" w:right="75"/>
        <w:rPr>
          <w:ins w:id="937" w:author="Unknown"/>
          <w:rFonts w:ascii="Arial" w:eastAsia="Times New Roman" w:hAnsi="Arial" w:cs="Arial"/>
          <w:color w:val="CCCCCC"/>
          <w:sz w:val="21"/>
          <w:szCs w:val="21"/>
        </w:rPr>
      </w:pPr>
      <w:ins w:id="938" w:author="Unknown">
        <w:r w:rsidRPr="00D65CC2">
          <w:rPr>
            <w:rFonts w:ascii="Arial" w:eastAsia="Times New Roman" w:hAnsi="Arial" w:cs="Arial"/>
            <w:color w:val="CCCCCC"/>
            <w:sz w:val="21"/>
            <w:szCs w:val="21"/>
          </w:rPr>
          <w:t>source</w:t>
        </w:r>
      </w:ins>
    </w:p>
    <w:p w:rsidR="00D65CC2" w:rsidRPr="00D65CC2" w:rsidRDefault="00D65CC2" w:rsidP="00D65CC2">
      <w:pPr>
        <w:numPr>
          <w:ilvl w:val="0"/>
          <w:numId w:val="114"/>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39" w:author="Unknown"/>
          <w:rFonts w:ascii="Consolas" w:eastAsia="Times New Roman" w:hAnsi="Consolas" w:cs="Consolas"/>
          <w:color w:val="333333"/>
          <w:sz w:val="20"/>
          <w:szCs w:val="20"/>
        </w:rPr>
      </w:pPr>
      <w:ins w:id="940" w:author="Unknown">
        <w:r w:rsidRPr="00D65CC2">
          <w:rPr>
            <w:rFonts w:ascii="Consolas" w:eastAsia="Times New Roman" w:hAnsi="Consolas" w:cs="Consolas"/>
            <w:color w:val="007700"/>
            <w:sz w:val="20"/>
            <w:szCs w:val="20"/>
          </w:rPr>
          <w:t>set</w:t>
        </w:r>
        <w:r w:rsidRPr="00D65CC2">
          <w:rPr>
            <w:rFonts w:ascii="Consolas" w:eastAsia="Times New Roman" w:hAnsi="Consolas" w:cs="Consolas"/>
            <w:color w:val="333333"/>
            <w:sz w:val="20"/>
            <w:szCs w:val="20"/>
          </w:rPr>
          <w:t xml:space="preserve"> DEBUG=express:* </w:t>
        </w:r>
      </w:ins>
    </w:p>
    <w:p w:rsidR="00D65CC2" w:rsidRPr="00D65CC2" w:rsidRDefault="00D65CC2" w:rsidP="00D65CC2">
      <w:pPr>
        <w:numPr>
          <w:ilvl w:val="0"/>
          <w:numId w:val="114"/>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41" w:author="Unknown"/>
          <w:rFonts w:ascii="Consolas" w:eastAsia="Times New Roman" w:hAnsi="Consolas" w:cs="Consolas"/>
          <w:color w:val="333333"/>
          <w:sz w:val="20"/>
          <w:szCs w:val="20"/>
        </w:rPr>
      </w:pPr>
    </w:p>
    <w:p w:rsidR="00D65CC2" w:rsidRPr="00D65CC2" w:rsidRDefault="00D65CC2" w:rsidP="00D65CC2">
      <w:pPr>
        <w:numPr>
          <w:ilvl w:val="0"/>
          <w:numId w:val="114"/>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42" w:author="Unknown"/>
          <w:rFonts w:ascii="Consolas" w:eastAsia="Times New Roman" w:hAnsi="Consolas" w:cs="Consolas"/>
          <w:color w:val="333333"/>
          <w:sz w:val="20"/>
          <w:szCs w:val="20"/>
        </w:rPr>
      </w:pPr>
      <w:ins w:id="943" w:author="Unknown">
        <w:r w:rsidRPr="00D65CC2">
          <w:rPr>
            <w:rFonts w:ascii="Consolas" w:eastAsia="Times New Roman" w:hAnsi="Consolas" w:cs="Consolas"/>
            <w:color w:val="333333"/>
            <w:sz w:val="20"/>
            <w:szCs w:val="20"/>
          </w:rPr>
          <w:t>node app.js</w:t>
        </w:r>
      </w:ins>
    </w:p>
    <w:p w:rsidR="00D65CC2" w:rsidRPr="00D65CC2" w:rsidRDefault="00D65CC2" w:rsidP="00D65CC2">
      <w:pPr>
        <w:numPr>
          <w:ilvl w:val="0"/>
          <w:numId w:val="114"/>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44" w:author="Unknown"/>
          <w:rFonts w:ascii="Consolas" w:eastAsia="Times New Roman" w:hAnsi="Consolas" w:cs="Consolas"/>
          <w:color w:val="333333"/>
          <w:sz w:val="20"/>
          <w:szCs w:val="20"/>
        </w:rPr>
      </w:pPr>
    </w:p>
    <w:p w:rsidR="00D65CC2" w:rsidRPr="00D65CC2" w:rsidRDefault="00D65CC2" w:rsidP="00D65CC2">
      <w:pPr>
        <w:shd w:val="clear" w:color="auto" w:fill="FFFFFF"/>
        <w:spacing w:after="75" w:line="240" w:lineRule="auto"/>
        <w:rPr>
          <w:ins w:id="945" w:author="Unknown"/>
          <w:rFonts w:ascii="Arial" w:eastAsia="Times New Roman" w:hAnsi="Arial" w:cs="Arial"/>
          <w:b/>
          <w:bCs/>
          <w:color w:val="444444"/>
          <w:sz w:val="24"/>
          <w:szCs w:val="24"/>
        </w:rPr>
      </w:pPr>
      <w:ins w:id="946" w:author="Unknown">
        <w:r w:rsidRPr="00D65CC2">
          <w:rPr>
            <w:rFonts w:ascii="Arial" w:eastAsia="Times New Roman" w:hAnsi="Arial" w:cs="Arial"/>
            <w:b/>
            <w:bCs/>
            <w:color w:val="444444"/>
            <w:sz w:val="24"/>
            <w:szCs w:val="24"/>
          </w:rPr>
          <w:t>Q.5) Serving static files in Express?</w:t>
        </w:r>
      </w:ins>
    </w:p>
    <w:p w:rsidR="00D65CC2" w:rsidRPr="00D65CC2" w:rsidRDefault="00D65CC2" w:rsidP="00D65CC2">
      <w:pPr>
        <w:numPr>
          <w:ilvl w:val="0"/>
          <w:numId w:val="115"/>
        </w:numPr>
        <w:shd w:val="clear" w:color="auto" w:fill="FFFFFF"/>
        <w:spacing w:after="0" w:line="240" w:lineRule="atLeast"/>
        <w:ind w:left="75" w:right="75"/>
        <w:rPr>
          <w:ins w:id="947" w:author="Unknown"/>
          <w:rFonts w:ascii="Arial" w:eastAsia="Times New Roman" w:hAnsi="Arial" w:cs="Arial"/>
          <w:color w:val="CCCCCC"/>
          <w:sz w:val="21"/>
          <w:szCs w:val="21"/>
        </w:rPr>
      </w:pPr>
      <w:ins w:id="948" w:author="Unknown">
        <w:r w:rsidRPr="00D65CC2">
          <w:rPr>
            <w:rFonts w:ascii="Arial" w:eastAsia="Times New Roman" w:hAnsi="Arial" w:cs="Arial"/>
            <w:color w:val="CCCCCC"/>
            <w:sz w:val="21"/>
            <w:szCs w:val="21"/>
          </w:rPr>
          <w:t>code</w:t>
        </w:r>
      </w:ins>
    </w:p>
    <w:p w:rsidR="00D65CC2" w:rsidRPr="00D65CC2" w:rsidRDefault="00D65CC2" w:rsidP="00D65CC2">
      <w:pPr>
        <w:numPr>
          <w:ilvl w:val="0"/>
          <w:numId w:val="115"/>
        </w:numPr>
        <w:pBdr>
          <w:bottom w:val="dashed" w:sz="6" w:space="0" w:color="CCCCCC"/>
        </w:pBdr>
        <w:shd w:val="clear" w:color="auto" w:fill="FFFFFF"/>
        <w:spacing w:after="0" w:line="240" w:lineRule="atLeast"/>
        <w:ind w:left="75" w:right="75"/>
        <w:rPr>
          <w:ins w:id="949" w:author="Unknown"/>
          <w:rFonts w:ascii="Arial" w:eastAsia="Times New Roman" w:hAnsi="Arial" w:cs="Arial"/>
          <w:color w:val="CCCCCC"/>
          <w:sz w:val="21"/>
          <w:szCs w:val="21"/>
        </w:rPr>
      </w:pPr>
      <w:ins w:id="950" w:author="Unknown">
        <w:r w:rsidRPr="00D65CC2">
          <w:rPr>
            <w:rFonts w:ascii="Arial" w:eastAsia="Times New Roman" w:hAnsi="Arial" w:cs="Arial"/>
            <w:color w:val="CCCCCC"/>
            <w:sz w:val="21"/>
            <w:szCs w:val="21"/>
          </w:rPr>
          <w:t>source</w:t>
        </w:r>
      </w:ins>
    </w:p>
    <w:p w:rsidR="00D65CC2" w:rsidRPr="00D65CC2" w:rsidRDefault="00D65CC2" w:rsidP="00D65CC2">
      <w:pPr>
        <w:numPr>
          <w:ilvl w:val="0"/>
          <w:numId w:val="116"/>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51" w:author="Unknown"/>
          <w:rFonts w:ascii="Consolas" w:eastAsia="Times New Roman" w:hAnsi="Consolas" w:cs="Consolas"/>
          <w:color w:val="333333"/>
          <w:sz w:val="20"/>
          <w:szCs w:val="20"/>
        </w:rPr>
      </w:pPr>
      <w:ins w:id="952" w:author="Unknown">
        <w:r w:rsidRPr="00D65CC2">
          <w:rPr>
            <w:rFonts w:ascii="Consolas" w:eastAsia="Times New Roman" w:hAnsi="Consolas" w:cs="Consolas"/>
            <w:color w:val="333333"/>
            <w:sz w:val="20"/>
            <w:szCs w:val="20"/>
          </w:rPr>
          <w:t>#Example:</w:t>
        </w:r>
      </w:ins>
    </w:p>
    <w:p w:rsidR="00D65CC2" w:rsidRPr="00D65CC2" w:rsidRDefault="00D65CC2" w:rsidP="00D65CC2">
      <w:pPr>
        <w:numPr>
          <w:ilvl w:val="0"/>
          <w:numId w:val="116"/>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53" w:author="Unknown"/>
          <w:rFonts w:ascii="Consolas" w:eastAsia="Times New Roman" w:hAnsi="Consolas" w:cs="Consolas"/>
          <w:color w:val="333333"/>
          <w:sz w:val="20"/>
          <w:szCs w:val="20"/>
        </w:rPr>
      </w:pPr>
    </w:p>
    <w:p w:rsidR="00D65CC2" w:rsidRPr="00D65CC2" w:rsidRDefault="00D65CC2" w:rsidP="00D65CC2">
      <w:pPr>
        <w:numPr>
          <w:ilvl w:val="0"/>
          <w:numId w:val="116"/>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54" w:author="Unknown"/>
          <w:rFonts w:ascii="Consolas" w:eastAsia="Times New Roman" w:hAnsi="Consolas" w:cs="Consolas"/>
          <w:color w:val="333333"/>
          <w:sz w:val="20"/>
          <w:szCs w:val="20"/>
        </w:rPr>
      </w:pPr>
      <w:ins w:id="955" w:author="Unknown">
        <w:r w:rsidRPr="00D65CC2">
          <w:rPr>
            <w:rFonts w:ascii="Consolas" w:eastAsia="Times New Roman" w:hAnsi="Consolas" w:cs="Consolas"/>
            <w:color w:val="333333"/>
            <w:sz w:val="20"/>
            <w:szCs w:val="20"/>
          </w:rPr>
          <w:t>app.</w:t>
        </w:r>
        <w:r w:rsidRPr="00D65CC2">
          <w:rPr>
            <w:rFonts w:ascii="Consolas" w:eastAsia="Times New Roman" w:hAnsi="Consolas" w:cs="Consolas"/>
            <w:color w:val="0000BB"/>
            <w:sz w:val="20"/>
            <w:szCs w:val="20"/>
          </w:rPr>
          <w:t>use</w:t>
        </w:r>
        <w:r w:rsidRPr="00D65CC2">
          <w:rPr>
            <w:rFonts w:ascii="Consolas" w:eastAsia="Times New Roman" w:hAnsi="Consolas" w:cs="Consolas"/>
            <w:color w:val="333333"/>
            <w:sz w:val="20"/>
            <w:szCs w:val="20"/>
          </w:rPr>
          <w:t>(express.</w:t>
        </w:r>
        <w:r w:rsidRPr="00D65CC2">
          <w:rPr>
            <w:rFonts w:ascii="Consolas" w:eastAsia="Times New Roman" w:hAnsi="Consolas" w:cs="Consolas"/>
            <w:color w:val="007700"/>
            <w:sz w:val="20"/>
            <w:szCs w:val="20"/>
          </w:rPr>
          <w:t>static</w:t>
        </w:r>
        <w:r w:rsidRPr="00D65CC2">
          <w:rPr>
            <w:rFonts w:ascii="Consolas" w:eastAsia="Times New Roman" w:hAnsi="Consolas" w:cs="Consolas"/>
            <w:color w:val="333333"/>
            <w:sz w:val="20"/>
            <w:szCs w:val="20"/>
          </w:rPr>
          <w:t>(</w:t>
        </w:r>
        <w:r w:rsidRPr="00D65CC2">
          <w:rPr>
            <w:rFonts w:ascii="Consolas" w:eastAsia="Times New Roman" w:hAnsi="Consolas" w:cs="Consolas"/>
            <w:color w:val="00DD00"/>
            <w:sz w:val="20"/>
            <w:szCs w:val="20"/>
          </w:rPr>
          <w:t>'</w:t>
        </w:r>
        <w:r w:rsidRPr="00D65CC2">
          <w:rPr>
            <w:rFonts w:ascii="Consolas" w:eastAsia="Times New Roman" w:hAnsi="Consolas" w:cs="Consolas"/>
            <w:color w:val="007700"/>
            <w:sz w:val="20"/>
            <w:szCs w:val="20"/>
          </w:rPr>
          <w:t>public</w:t>
        </w:r>
        <w:r w:rsidRPr="00D65CC2">
          <w:rPr>
            <w:rFonts w:ascii="Consolas" w:eastAsia="Times New Roman" w:hAnsi="Consolas" w:cs="Consolas"/>
            <w:color w:val="00DD00"/>
            <w:sz w:val="20"/>
            <w:szCs w:val="20"/>
          </w:rPr>
          <w:t>'</w:t>
        </w:r>
        <w:r w:rsidRPr="00D65CC2">
          <w:rPr>
            <w:rFonts w:ascii="Consolas" w:eastAsia="Times New Roman" w:hAnsi="Consolas" w:cs="Consolas"/>
            <w:color w:val="333333"/>
            <w:sz w:val="20"/>
            <w:szCs w:val="20"/>
          </w:rPr>
          <w:t>))</w:t>
        </w:r>
      </w:ins>
    </w:p>
    <w:p w:rsidR="00D65CC2" w:rsidRPr="00D65CC2" w:rsidRDefault="00D65CC2" w:rsidP="00D65CC2">
      <w:pPr>
        <w:numPr>
          <w:ilvl w:val="0"/>
          <w:numId w:val="116"/>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56" w:author="Unknown"/>
          <w:rFonts w:ascii="Consolas" w:eastAsia="Times New Roman" w:hAnsi="Consolas" w:cs="Consolas"/>
          <w:color w:val="333333"/>
          <w:sz w:val="20"/>
          <w:szCs w:val="20"/>
        </w:rPr>
      </w:pPr>
    </w:p>
    <w:p w:rsidR="00D65CC2" w:rsidRPr="00D65CC2" w:rsidRDefault="00D65CC2" w:rsidP="00D65CC2">
      <w:pPr>
        <w:numPr>
          <w:ilvl w:val="0"/>
          <w:numId w:val="116"/>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57" w:author="Unknown"/>
          <w:rFonts w:ascii="Consolas" w:eastAsia="Times New Roman" w:hAnsi="Consolas" w:cs="Consolas"/>
          <w:color w:val="333333"/>
          <w:sz w:val="20"/>
          <w:szCs w:val="20"/>
        </w:rPr>
      </w:pPr>
      <w:ins w:id="958" w:author="Unknown">
        <w:r w:rsidRPr="00D65CC2">
          <w:rPr>
            <w:rFonts w:ascii="Consolas" w:eastAsia="Times New Roman" w:hAnsi="Consolas" w:cs="Consolas"/>
            <w:color w:val="333333"/>
            <w:sz w:val="20"/>
            <w:szCs w:val="20"/>
          </w:rPr>
          <w:t>app.</w:t>
        </w:r>
        <w:r w:rsidRPr="00D65CC2">
          <w:rPr>
            <w:rFonts w:ascii="Consolas" w:eastAsia="Times New Roman" w:hAnsi="Consolas" w:cs="Consolas"/>
            <w:color w:val="0000BB"/>
            <w:sz w:val="20"/>
            <w:szCs w:val="20"/>
          </w:rPr>
          <w:t>use</w:t>
        </w:r>
        <w:r w:rsidRPr="00D65CC2">
          <w:rPr>
            <w:rFonts w:ascii="Consolas" w:eastAsia="Times New Roman" w:hAnsi="Consolas" w:cs="Consolas"/>
            <w:color w:val="333333"/>
            <w:sz w:val="20"/>
            <w:szCs w:val="20"/>
          </w:rPr>
          <w:t>(</w:t>
        </w:r>
        <w:r w:rsidRPr="00D65CC2">
          <w:rPr>
            <w:rFonts w:ascii="Consolas" w:eastAsia="Times New Roman" w:hAnsi="Consolas" w:cs="Consolas"/>
            <w:color w:val="00DD00"/>
            <w:sz w:val="20"/>
            <w:szCs w:val="20"/>
          </w:rPr>
          <w:t>'/</w:t>
        </w:r>
        <w:r w:rsidRPr="00D65CC2">
          <w:rPr>
            <w:rFonts w:ascii="Consolas" w:eastAsia="Times New Roman" w:hAnsi="Consolas" w:cs="Consolas"/>
            <w:color w:val="007700"/>
            <w:sz w:val="20"/>
            <w:szCs w:val="20"/>
          </w:rPr>
          <w:t>static</w:t>
        </w:r>
        <w:r w:rsidRPr="00D65CC2">
          <w:rPr>
            <w:rFonts w:ascii="Consolas" w:eastAsia="Times New Roman" w:hAnsi="Consolas" w:cs="Consolas"/>
            <w:color w:val="00DD00"/>
            <w:sz w:val="20"/>
            <w:szCs w:val="20"/>
          </w:rPr>
          <w:t>'</w:t>
        </w:r>
        <w:r w:rsidRPr="00D65CC2">
          <w:rPr>
            <w:rFonts w:ascii="Consolas" w:eastAsia="Times New Roman" w:hAnsi="Consolas" w:cs="Consolas"/>
            <w:color w:val="333333"/>
            <w:sz w:val="20"/>
            <w:szCs w:val="20"/>
          </w:rPr>
          <w:t>, express.</w:t>
        </w:r>
        <w:r w:rsidRPr="00D65CC2">
          <w:rPr>
            <w:rFonts w:ascii="Consolas" w:eastAsia="Times New Roman" w:hAnsi="Consolas" w:cs="Consolas"/>
            <w:color w:val="007700"/>
            <w:sz w:val="20"/>
            <w:szCs w:val="20"/>
          </w:rPr>
          <w:t>static</w:t>
        </w:r>
        <w:r w:rsidRPr="00D65CC2">
          <w:rPr>
            <w:rFonts w:ascii="Consolas" w:eastAsia="Times New Roman" w:hAnsi="Consolas" w:cs="Consolas"/>
            <w:color w:val="333333"/>
            <w:sz w:val="20"/>
            <w:szCs w:val="20"/>
          </w:rPr>
          <w:t>(path.</w:t>
        </w:r>
        <w:r w:rsidRPr="00D65CC2">
          <w:rPr>
            <w:rFonts w:ascii="Consolas" w:eastAsia="Times New Roman" w:hAnsi="Consolas" w:cs="Consolas"/>
            <w:color w:val="0000BB"/>
            <w:sz w:val="20"/>
            <w:szCs w:val="20"/>
          </w:rPr>
          <w:t>join</w:t>
        </w:r>
        <w:r w:rsidRPr="00D65CC2">
          <w:rPr>
            <w:rFonts w:ascii="Consolas" w:eastAsia="Times New Roman" w:hAnsi="Consolas" w:cs="Consolas"/>
            <w:color w:val="333333"/>
            <w:sz w:val="20"/>
            <w:szCs w:val="20"/>
          </w:rPr>
          <w:t xml:space="preserve">(__dirname, </w:t>
        </w:r>
        <w:r w:rsidRPr="00D65CC2">
          <w:rPr>
            <w:rFonts w:ascii="Consolas" w:eastAsia="Times New Roman" w:hAnsi="Consolas" w:cs="Consolas"/>
            <w:color w:val="00DD00"/>
            <w:sz w:val="20"/>
            <w:szCs w:val="20"/>
          </w:rPr>
          <w:t>'</w:t>
        </w:r>
        <w:r w:rsidRPr="00D65CC2">
          <w:rPr>
            <w:rFonts w:ascii="Consolas" w:eastAsia="Times New Roman" w:hAnsi="Consolas" w:cs="Consolas"/>
            <w:color w:val="007700"/>
            <w:sz w:val="20"/>
            <w:szCs w:val="20"/>
          </w:rPr>
          <w:t>public</w:t>
        </w:r>
        <w:r w:rsidRPr="00D65CC2">
          <w:rPr>
            <w:rFonts w:ascii="Consolas" w:eastAsia="Times New Roman" w:hAnsi="Consolas" w:cs="Consolas"/>
            <w:color w:val="00DD00"/>
            <w:sz w:val="20"/>
            <w:szCs w:val="20"/>
          </w:rPr>
          <w:t>'</w:t>
        </w:r>
        <w:r w:rsidRPr="00D65CC2">
          <w:rPr>
            <w:rFonts w:ascii="Consolas" w:eastAsia="Times New Roman" w:hAnsi="Consolas" w:cs="Consolas"/>
            <w:color w:val="333333"/>
            <w:sz w:val="20"/>
            <w:szCs w:val="20"/>
          </w:rPr>
          <w:t>)))</w:t>
        </w:r>
      </w:ins>
    </w:p>
    <w:p w:rsidR="00D65CC2" w:rsidRPr="00D65CC2" w:rsidRDefault="00D65CC2" w:rsidP="00D65CC2">
      <w:pPr>
        <w:numPr>
          <w:ilvl w:val="0"/>
          <w:numId w:val="116"/>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59" w:author="Unknown"/>
          <w:rFonts w:ascii="Consolas" w:eastAsia="Times New Roman" w:hAnsi="Consolas" w:cs="Consolas"/>
          <w:color w:val="333333"/>
          <w:sz w:val="20"/>
          <w:szCs w:val="20"/>
        </w:rPr>
      </w:pPr>
    </w:p>
    <w:p w:rsidR="00D65CC2" w:rsidRPr="00D65CC2" w:rsidRDefault="00D65CC2" w:rsidP="00D65CC2">
      <w:pPr>
        <w:shd w:val="clear" w:color="auto" w:fill="FFFFFF"/>
        <w:spacing w:after="75" w:line="240" w:lineRule="auto"/>
        <w:rPr>
          <w:ins w:id="960" w:author="Unknown"/>
          <w:rFonts w:ascii="Arial" w:eastAsia="Times New Roman" w:hAnsi="Arial" w:cs="Arial"/>
          <w:b/>
          <w:bCs/>
          <w:color w:val="444444"/>
          <w:sz w:val="24"/>
          <w:szCs w:val="24"/>
        </w:rPr>
      </w:pPr>
      <w:ins w:id="961" w:author="Unknown">
        <w:r w:rsidRPr="00D65CC2">
          <w:rPr>
            <w:rFonts w:ascii="Arial" w:eastAsia="Times New Roman" w:hAnsi="Arial" w:cs="Arial"/>
            <w:b/>
            <w:bCs/>
            <w:color w:val="444444"/>
            <w:sz w:val="24"/>
            <w:szCs w:val="24"/>
          </w:rPr>
          <w:t>Q.6) What is routing and how routing works in Express.js?</w:t>
        </w:r>
      </w:ins>
    </w:p>
    <w:p w:rsidR="00D65CC2" w:rsidRPr="00D65CC2" w:rsidRDefault="00D65CC2" w:rsidP="00D65CC2">
      <w:pPr>
        <w:shd w:val="clear" w:color="auto" w:fill="F9F9F9"/>
        <w:spacing w:line="390" w:lineRule="atLeast"/>
        <w:rPr>
          <w:ins w:id="962" w:author="Unknown"/>
          <w:rFonts w:ascii="Arial" w:eastAsia="Times New Roman" w:hAnsi="Arial" w:cs="Arial"/>
          <w:color w:val="444444"/>
          <w:sz w:val="24"/>
          <w:szCs w:val="24"/>
        </w:rPr>
      </w:pPr>
      <w:ins w:id="963" w:author="Unknown">
        <w:r w:rsidRPr="00D65CC2">
          <w:rPr>
            <w:rFonts w:ascii="Arial" w:eastAsia="Times New Roman" w:hAnsi="Arial" w:cs="Arial"/>
            <w:color w:val="444444"/>
            <w:sz w:val="24"/>
            <w:szCs w:val="24"/>
          </w:rPr>
          <w:t>Routing refers to determining how an application responds to a client request to a particular endpoint, which is a URI (or path) and a specific HTTP request method (GET, POST, and so on).</w:t>
        </w:r>
      </w:ins>
    </w:p>
    <w:p w:rsidR="00D65CC2" w:rsidRPr="00D65CC2" w:rsidRDefault="00D65CC2" w:rsidP="00D65CC2">
      <w:pPr>
        <w:shd w:val="clear" w:color="auto" w:fill="FFFFFF"/>
        <w:spacing w:before="75" w:after="150" w:line="240" w:lineRule="auto"/>
        <w:rPr>
          <w:ins w:id="964" w:author="Unknown"/>
          <w:rFonts w:ascii="Arial" w:eastAsia="Times New Roman" w:hAnsi="Arial" w:cs="Arial"/>
          <w:color w:val="333333"/>
          <w:sz w:val="24"/>
          <w:szCs w:val="24"/>
        </w:rPr>
      </w:pPr>
      <w:ins w:id="965" w:author="Unknown">
        <w:r w:rsidRPr="00D65CC2">
          <w:rPr>
            <w:rFonts w:ascii="Arial" w:eastAsia="Times New Roman" w:hAnsi="Arial" w:cs="Arial"/>
            <w:color w:val="333333"/>
            <w:sz w:val="24"/>
            <w:szCs w:val="24"/>
          </w:rPr>
          <w:t>Each route can have one or more handler functions, which are executed when the route is matched.</w:t>
        </w:r>
      </w:ins>
    </w:p>
    <w:p w:rsidR="00D65CC2" w:rsidRPr="00D65CC2" w:rsidRDefault="00D65CC2" w:rsidP="00D65CC2">
      <w:pPr>
        <w:shd w:val="clear" w:color="auto" w:fill="FFFFFF"/>
        <w:spacing w:after="75" w:line="240" w:lineRule="auto"/>
        <w:rPr>
          <w:ins w:id="966" w:author="Unknown"/>
          <w:rFonts w:ascii="Arial" w:eastAsia="Times New Roman" w:hAnsi="Arial" w:cs="Arial"/>
          <w:b/>
          <w:bCs/>
          <w:color w:val="444444"/>
          <w:sz w:val="24"/>
          <w:szCs w:val="24"/>
        </w:rPr>
      </w:pPr>
      <w:ins w:id="967" w:author="Unknown">
        <w:r w:rsidRPr="00D65CC2">
          <w:rPr>
            <w:rFonts w:ascii="Arial" w:eastAsia="Times New Roman" w:hAnsi="Arial" w:cs="Arial"/>
            <w:b/>
            <w:bCs/>
            <w:color w:val="444444"/>
            <w:sz w:val="24"/>
            <w:szCs w:val="24"/>
          </w:rPr>
          <w:t>Route Syntax:</w:t>
        </w:r>
      </w:ins>
    </w:p>
    <w:p w:rsidR="00D65CC2" w:rsidRPr="00D65CC2" w:rsidRDefault="00D65CC2" w:rsidP="00D65CC2">
      <w:pPr>
        <w:numPr>
          <w:ilvl w:val="0"/>
          <w:numId w:val="117"/>
        </w:numPr>
        <w:shd w:val="clear" w:color="auto" w:fill="FFFFFF"/>
        <w:spacing w:after="0" w:line="240" w:lineRule="atLeast"/>
        <w:ind w:left="75" w:right="75"/>
        <w:rPr>
          <w:ins w:id="968" w:author="Unknown"/>
          <w:rFonts w:ascii="Arial" w:eastAsia="Times New Roman" w:hAnsi="Arial" w:cs="Arial"/>
          <w:color w:val="CCCCCC"/>
          <w:sz w:val="21"/>
          <w:szCs w:val="21"/>
        </w:rPr>
      </w:pPr>
      <w:ins w:id="969" w:author="Unknown">
        <w:r w:rsidRPr="00D65CC2">
          <w:rPr>
            <w:rFonts w:ascii="Arial" w:eastAsia="Times New Roman" w:hAnsi="Arial" w:cs="Arial"/>
            <w:color w:val="CCCCCC"/>
            <w:sz w:val="21"/>
            <w:szCs w:val="21"/>
          </w:rPr>
          <w:t>code</w:t>
        </w:r>
      </w:ins>
    </w:p>
    <w:p w:rsidR="00D65CC2" w:rsidRPr="00D65CC2" w:rsidRDefault="00D65CC2" w:rsidP="00D65CC2">
      <w:pPr>
        <w:numPr>
          <w:ilvl w:val="0"/>
          <w:numId w:val="117"/>
        </w:numPr>
        <w:pBdr>
          <w:bottom w:val="dashed" w:sz="6" w:space="0" w:color="CCCCCC"/>
        </w:pBdr>
        <w:shd w:val="clear" w:color="auto" w:fill="FFFFFF"/>
        <w:spacing w:after="0" w:line="240" w:lineRule="atLeast"/>
        <w:ind w:left="75" w:right="75"/>
        <w:rPr>
          <w:ins w:id="970" w:author="Unknown"/>
          <w:rFonts w:ascii="Arial" w:eastAsia="Times New Roman" w:hAnsi="Arial" w:cs="Arial"/>
          <w:color w:val="CCCCCC"/>
          <w:sz w:val="21"/>
          <w:szCs w:val="21"/>
        </w:rPr>
      </w:pPr>
      <w:ins w:id="971" w:author="Unknown">
        <w:r w:rsidRPr="00D65CC2">
          <w:rPr>
            <w:rFonts w:ascii="Arial" w:eastAsia="Times New Roman" w:hAnsi="Arial" w:cs="Arial"/>
            <w:color w:val="CCCCCC"/>
            <w:sz w:val="21"/>
            <w:szCs w:val="21"/>
          </w:rPr>
          <w:t>source</w:t>
        </w:r>
      </w:ins>
    </w:p>
    <w:p w:rsidR="00D65CC2" w:rsidRPr="00D65CC2" w:rsidRDefault="00D65CC2" w:rsidP="00D65CC2">
      <w:pPr>
        <w:numPr>
          <w:ilvl w:val="0"/>
          <w:numId w:val="118"/>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72" w:author="Unknown"/>
          <w:rFonts w:ascii="Consolas" w:eastAsia="Times New Roman" w:hAnsi="Consolas" w:cs="Consolas"/>
          <w:color w:val="333333"/>
          <w:sz w:val="20"/>
          <w:szCs w:val="20"/>
        </w:rPr>
      </w:pPr>
      <w:ins w:id="973" w:author="Unknown">
        <w:r w:rsidRPr="00D65CC2">
          <w:rPr>
            <w:rFonts w:ascii="Consolas" w:eastAsia="Times New Roman" w:hAnsi="Consolas" w:cs="Consolas"/>
            <w:color w:val="333333"/>
            <w:sz w:val="20"/>
            <w:szCs w:val="20"/>
          </w:rPr>
          <w:t>app.</w:t>
        </w:r>
        <w:r w:rsidRPr="00D65CC2">
          <w:rPr>
            <w:rFonts w:ascii="Consolas" w:eastAsia="Times New Roman" w:hAnsi="Consolas" w:cs="Consolas"/>
            <w:color w:val="0000BB"/>
            <w:sz w:val="20"/>
            <w:szCs w:val="20"/>
          </w:rPr>
          <w:t>METHOD</w:t>
        </w:r>
        <w:r w:rsidRPr="00D65CC2">
          <w:rPr>
            <w:rFonts w:ascii="Consolas" w:eastAsia="Times New Roman" w:hAnsi="Consolas" w:cs="Consolas"/>
            <w:color w:val="333333"/>
            <w:sz w:val="20"/>
            <w:szCs w:val="20"/>
          </w:rPr>
          <w:t>(PATH, HANDLER)</w:t>
        </w:r>
      </w:ins>
    </w:p>
    <w:p w:rsidR="00D65CC2" w:rsidRPr="00D65CC2" w:rsidRDefault="00D65CC2" w:rsidP="00D65CC2">
      <w:pPr>
        <w:numPr>
          <w:ilvl w:val="0"/>
          <w:numId w:val="118"/>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74" w:author="Unknown"/>
          <w:rFonts w:ascii="Consolas" w:eastAsia="Times New Roman" w:hAnsi="Consolas" w:cs="Consolas"/>
          <w:color w:val="333333"/>
          <w:sz w:val="20"/>
          <w:szCs w:val="20"/>
        </w:rPr>
      </w:pPr>
    </w:p>
    <w:p w:rsidR="00D65CC2" w:rsidRPr="00D65CC2" w:rsidRDefault="00D65CC2" w:rsidP="00D65CC2">
      <w:pPr>
        <w:shd w:val="clear" w:color="auto" w:fill="FFFFFF"/>
        <w:spacing w:before="75" w:after="150" w:line="240" w:lineRule="auto"/>
        <w:rPr>
          <w:ins w:id="975" w:author="Unknown"/>
          <w:rFonts w:ascii="Arial" w:eastAsia="Times New Roman" w:hAnsi="Arial" w:cs="Arial"/>
          <w:color w:val="333333"/>
          <w:sz w:val="24"/>
          <w:szCs w:val="24"/>
        </w:rPr>
      </w:pPr>
      <w:ins w:id="976" w:author="Unknown">
        <w:r w:rsidRPr="00D65CC2">
          <w:rPr>
            <w:rFonts w:ascii="Arial" w:eastAsia="Times New Roman" w:hAnsi="Arial" w:cs="Arial"/>
            <w:b/>
            <w:bCs/>
            <w:color w:val="333333"/>
            <w:sz w:val="24"/>
            <w:szCs w:val="24"/>
          </w:rPr>
          <w:t>Where:</w:t>
        </w:r>
      </w:ins>
    </w:p>
    <w:p w:rsidR="00D65CC2" w:rsidRPr="00D65CC2" w:rsidRDefault="00D65CC2" w:rsidP="00D65CC2">
      <w:pPr>
        <w:numPr>
          <w:ilvl w:val="0"/>
          <w:numId w:val="119"/>
        </w:numPr>
        <w:shd w:val="clear" w:color="auto" w:fill="FFFFFF"/>
        <w:spacing w:before="100" w:beforeAutospacing="1" w:after="100" w:afterAutospacing="1" w:line="240" w:lineRule="auto"/>
        <w:rPr>
          <w:ins w:id="977" w:author="Unknown"/>
          <w:rFonts w:ascii="Arial" w:eastAsia="Times New Roman" w:hAnsi="Arial" w:cs="Arial"/>
          <w:color w:val="444444"/>
          <w:sz w:val="21"/>
          <w:szCs w:val="21"/>
        </w:rPr>
      </w:pPr>
      <w:ins w:id="978" w:author="Unknown">
        <w:r w:rsidRPr="00D65CC2">
          <w:rPr>
            <w:rFonts w:ascii="Arial" w:eastAsia="Times New Roman" w:hAnsi="Arial" w:cs="Arial"/>
            <w:b/>
            <w:bCs/>
            <w:color w:val="444444"/>
            <w:sz w:val="21"/>
            <w:szCs w:val="21"/>
          </w:rPr>
          <w:lastRenderedPageBreak/>
          <w:t>app</w:t>
        </w:r>
        <w:r w:rsidRPr="00D65CC2">
          <w:rPr>
            <w:rFonts w:ascii="Arial" w:eastAsia="Times New Roman" w:hAnsi="Arial" w:cs="Arial"/>
            <w:color w:val="444444"/>
            <w:sz w:val="21"/>
            <w:szCs w:val="21"/>
          </w:rPr>
          <w:t> is an instance of </w:t>
        </w:r>
        <w:r w:rsidRPr="00D65CC2">
          <w:rPr>
            <w:rFonts w:ascii="Arial" w:eastAsia="Times New Roman" w:hAnsi="Arial" w:cs="Arial"/>
            <w:b/>
            <w:bCs/>
            <w:color w:val="444444"/>
            <w:sz w:val="21"/>
            <w:szCs w:val="21"/>
          </w:rPr>
          <w:t>express</w:t>
        </w:r>
        <w:r w:rsidRPr="00D65CC2">
          <w:rPr>
            <w:rFonts w:ascii="Arial" w:eastAsia="Times New Roman" w:hAnsi="Arial" w:cs="Arial"/>
            <w:color w:val="444444"/>
            <w:sz w:val="21"/>
            <w:szCs w:val="21"/>
          </w:rPr>
          <w:t>.</w:t>
        </w:r>
      </w:ins>
    </w:p>
    <w:p w:rsidR="00D65CC2" w:rsidRPr="00D65CC2" w:rsidRDefault="00D65CC2" w:rsidP="00D65CC2">
      <w:pPr>
        <w:numPr>
          <w:ilvl w:val="0"/>
          <w:numId w:val="119"/>
        </w:numPr>
        <w:shd w:val="clear" w:color="auto" w:fill="FFFFFF"/>
        <w:spacing w:before="100" w:beforeAutospacing="1" w:after="100" w:afterAutospacing="1" w:line="240" w:lineRule="auto"/>
        <w:rPr>
          <w:ins w:id="979" w:author="Unknown"/>
          <w:rFonts w:ascii="Arial" w:eastAsia="Times New Roman" w:hAnsi="Arial" w:cs="Arial"/>
          <w:color w:val="444444"/>
          <w:sz w:val="21"/>
          <w:szCs w:val="21"/>
        </w:rPr>
      </w:pPr>
      <w:ins w:id="980" w:author="Unknown">
        <w:r w:rsidRPr="00D65CC2">
          <w:rPr>
            <w:rFonts w:ascii="Arial" w:eastAsia="Times New Roman" w:hAnsi="Arial" w:cs="Arial"/>
            <w:b/>
            <w:bCs/>
            <w:color w:val="444444"/>
            <w:sz w:val="21"/>
            <w:szCs w:val="21"/>
          </w:rPr>
          <w:t>METHOD</w:t>
        </w:r>
        <w:r w:rsidRPr="00D65CC2">
          <w:rPr>
            <w:rFonts w:ascii="Arial" w:eastAsia="Times New Roman" w:hAnsi="Arial" w:cs="Arial"/>
            <w:color w:val="444444"/>
            <w:sz w:val="21"/>
            <w:szCs w:val="21"/>
          </w:rPr>
          <w:t> is an HTTP request method, in lowercase.</w:t>
        </w:r>
      </w:ins>
    </w:p>
    <w:p w:rsidR="00D65CC2" w:rsidRPr="00D65CC2" w:rsidRDefault="00D65CC2" w:rsidP="00D65CC2">
      <w:pPr>
        <w:numPr>
          <w:ilvl w:val="0"/>
          <w:numId w:val="119"/>
        </w:numPr>
        <w:shd w:val="clear" w:color="auto" w:fill="FFFFFF"/>
        <w:spacing w:before="100" w:beforeAutospacing="1" w:after="100" w:afterAutospacing="1" w:line="240" w:lineRule="auto"/>
        <w:rPr>
          <w:ins w:id="981" w:author="Unknown"/>
          <w:rFonts w:ascii="Arial" w:eastAsia="Times New Roman" w:hAnsi="Arial" w:cs="Arial"/>
          <w:color w:val="444444"/>
          <w:sz w:val="21"/>
          <w:szCs w:val="21"/>
        </w:rPr>
      </w:pPr>
      <w:ins w:id="982" w:author="Unknown">
        <w:r w:rsidRPr="00D65CC2">
          <w:rPr>
            <w:rFonts w:ascii="Arial" w:eastAsia="Times New Roman" w:hAnsi="Arial" w:cs="Arial"/>
            <w:b/>
            <w:bCs/>
            <w:color w:val="444444"/>
            <w:sz w:val="21"/>
            <w:szCs w:val="21"/>
          </w:rPr>
          <w:t>PATH</w:t>
        </w:r>
        <w:r w:rsidRPr="00D65CC2">
          <w:rPr>
            <w:rFonts w:ascii="Arial" w:eastAsia="Times New Roman" w:hAnsi="Arial" w:cs="Arial"/>
            <w:color w:val="444444"/>
            <w:sz w:val="21"/>
            <w:szCs w:val="21"/>
          </w:rPr>
          <w:t> is a path on the server.</w:t>
        </w:r>
      </w:ins>
    </w:p>
    <w:p w:rsidR="00D65CC2" w:rsidRPr="00D65CC2" w:rsidRDefault="00D65CC2" w:rsidP="00D65CC2">
      <w:pPr>
        <w:numPr>
          <w:ilvl w:val="0"/>
          <w:numId w:val="119"/>
        </w:numPr>
        <w:shd w:val="clear" w:color="auto" w:fill="FFFFFF"/>
        <w:spacing w:before="100" w:beforeAutospacing="1" w:after="100" w:afterAutospacing="1" w:line="240" w:lineRule="auto"/>
        <w:rPr>
          <w:ins w:id="983" w:author="Unknown"/>
          <w:rFonts w:ascii="Arial" w:eastAsia="Times New Roman" w:hAnsi="Arial" w:cs="Arial"/>
          <w:color w:val="444444"/>
          <w:sz w:val="21"/>
          <w:szCs w:val="21"/>
        </w:rPr>
      </w:pPr>
      <w:ins w:id="984" w:author="Unknown">
        <w:r w:rsidRPr="00D65CC2">
          <w:rPr>
            <w:rFonts w:ascii="Arial" w:eastAsia="Times New Roman" w:hAnsi="Arial" w:cs="Arial"/>
            <w:b/>
            <w:bCs/>
            <w:color w:val="444444"/>
            <w:sz w:val="21"/>
            <w:szCs w:val="21"/>
          </w:rPr>
          <w:t>HANDLER</w:t>
        </w:r>
        <w:r w:rsidRPr="00D65CC2">
          <w:rPr>
            <w:rFonts w:ascii="Arial" w:eastAsia="Times New Roman" w:hAnsi="Arial" w:cs="Arial"/>
            <w:color w:val="444444"/>
            <w:sz w:val="21"/>
            <w:szCs w:val="21"/>
          </w:rPr>
          <w:t> is the function executed when the route is matched.</w:t>
        </w:r>
      </w:ins>
    </w:p>
    <w:p w:rsidR="00D65CC2" w:rsidRPr="00D65CC2" w:rsidRDefault="00D65CC2" w:rsidP="00D65CC2">
      <w:pPr>
        <w:shd w:val="clear" w:color="auto" w:fill="FFFFFF"/>
        <w:spacing w:before="75" w:after="150" w:line="240" w:lineRule="auto"/>
        <w:rPr>
          <w:ins w:id="985" w:author="Unknown"/>
          <w:rFonts w:ascii="Arial" w:eastAsia="Times New Roman" w:hAnsi="Arial" w:cs="Arial"/>
          <w:color w:val="333333"/>
          <w:sz w:val="24"/>
          <w:szCs w:val="24"/>
        </w:rPr>
      </w:pPr>
      <w:ins w:id="986" w:author="Unknown">
        <w:r w:rsidRPr="00D65CC2">
          <w:rPr>
            <w:rFonts w:ascii="Arial" w:eastAsia="Times New Roman" w:hAnsi="Arial" w:cs="Arial"/>
            <w:b/>
            <w:bCs/>
            <w:color w:val="333333"/>
            <w:sz w:val="24"/>
            <w:szCs w:val="24"/>
          </w:rPr>
          <w:t>#Example:</w:t>
        </w:r>
      </w:ins>
    </w:p>
    <w:p w:rsidR="00D65CC2" w:rsidRPr="00D65CC2" w:rsidRDefault="00D65CC2" w:rsidP="00D65CC2">
      <w:pPr>
        <w:numPr>
          <w:ilvl w:val="0"/>
          <w:numId w:val="120"/>
        </w:numPr>
        <w:shd w:val="clear" w:color="auto" w:fill="FFFFFF"/>
        <w:spacing w:after="0" w:line="240" w:lineRule="atLeast"/>
        <w:ind w:left="75" w:right="75"/>
        <w:rPr>
          <w:ins w:id="987" w:author="Unknown"/>
          <w:rFonts w:ascii="Arial" w:eastAsia="Times New Roman" w:hAnsi="Arial" w:cs="Arial"/>
          <w:color w:val="CCCCCC"/>
          <w:sz w:val="21"/>
          <w:szCs w:val="21"/>
        </w:rPr>
      </w:pPr>
      <w:ins w:id="988" w:author="Unknown">
        <w:r w:rsidRPr="00D65CC2">
          <w:rPr>
            <w:rFonts w:ascii="Arial" w:eastAsia="Times New Roman" w:hAnsi="Arial" w:cs="Arial"/>
            <w:color w:val="CCCCCC"/>
            <w:sz w:val="21"/>
            <w:szCs w:val="21"/>
          </w:rPr>
          <w:t>code</w:t>
        </w:r>
      </w:ins>
    </w:p>
    <w:p w:rsidR="00D65CC2" w:rsidRPr="00D65CC2" w:rsidRDefault="00D65CC2" w:rsidP="00D65CC2">
      <w:pPr>
        <w:numPr>
          <w:ilvl w:val="0"/>
          <w:numId w:val="120"/>
        </w:numPr>
        <w:pBdr>
          <w:bottom w:val="dashed" w:sz="6" w:space="0" w:color="CCCCCC"/>
        </w:pBdr>
        <w:shd w:val="clear" w:color="auto" w:fill="FFFFFF"/>
        <w:spacing w:after="0" w:line="240" w:lineRule="atLeast"/>
        <w:ind w:left="75" w:right="75"/>
        <w:rPr>
          <w:ins w:id="989" w:author="Unknown"/>
          <w:rFonts w:ascii="Arial" w:eastAsia="Times New Roman" w:hAnsi="Arial" w:cs="Arial"/>
          <w:color w:val="CCCCCC"/>
          <w:sz w:val="21"/>
          <w:szCs w:val="21"/>
        </w:rPr>
      </w:pPr>
      <w:ins w:id="990" w:author="Unknown">
        <w:r w:rsidRPr="00D65CC2">
          <w:rPr>
            <w:rFonts w:ascii="Arial" w:eastAsia="Times New Roman" w:hAnsi="Arial" w:cs="Arial"/>
            <w:color w:val="CCCCCC"/>
            <w:sz w:val="21"/>
            <w:szCs w:val="21"/>
          </w:rPr>
          <w:t>source</w:t>
        </w:r>
      </w:ins>
    </w:p>
    <w:p w:rsidR="00D65CC2" w:rsidRPr="00D65CC2" w:rsidRDefault="00D65CC2" w:rsidP="00D65CC2">
      <w:pPr>
        <w:numPr>
          <w:ilvl w:val="0"/>
          <w:numId w:val="121"/>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91" w:author="Unknown"/>
          <w:rFonts w:ascii="Consolas" w:eastAsia="Times New Roman" w:hAnsi="Consolas" w:cs="Consolas"/>
          <w:color w:val="333333"/>
          <w:sz w:val="20"/>
          <w:szCs w:val="20"/>
        </w:rPr>
      </w:pPr>
      <w:ins w:id="992" w:author="Unknown">
        <w:r w:rsidRPr="00D65CC2">
          <w:rPr>
            <w:rFonts w:ascii="Consolas" w:eastAsia="Times New Roman" w:hAnsi="Consolas" w:cs="Consolas"/>
            <w:color w:val="333333"/>
            <w:sz w:val="20"/>
            <w:szCs w:val="20"/>
          </w:rPr>
          <w:t>app.</w:t>
        </w:r>
        <w:r w:rsidRPr="00D65CC2">
          <w:rPr>
            <w:rFonts w:ascii="Consolas" w:eastAsia="Times New Roman" w:hAnsi="Consolas" w:cs="Consolas"/>
            <w:color w:val="0000BB"/>
            <w:sz w:val="20"/>
            <w:szCs w:val="20"/>
          </w:rPr>
          <w:t>get</w:t>
        </w:r>
        <w:r w:rsidRPr="00D65CC2">
          <w:rPr>
            <w:rFonts w:ascii="Consolas" w:eastAsia="Times New Roman" w:hAnsi="Consolas" w:cs="Consolas"/>
            <w:color w:val="333333"/>
            <w:sz w:val="20"/>
            <w:szCs w:val="20"/>
          </w:rPr>
          <w:t>(</w:t>
        </w:r>
        <w:r w:rsidRPr="00D65CC2">
          <w:rPr>
            <w:rFonts w:ascii="Consolas" w:eastAsia="Times New Roman" w:hAnsi="Consolas" w:cs="Consolas"/>
            <w:color w:val="00DD00"/>
            <w:sz w:val="20"/>
            <w:szCs w:val="20"/>
          </w:rPr>
          <w:t>'/'</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function</w:t>
        </w:r>
        <w:r w:rsidRPr="00D65CC2">
          <w:rPr>
            <w:rFonts w:ascii="Consolas" w:eastAsia="Times New Roman" w:hAnsi="Consolas" w:cs="Consolas"/>
            <w:color w:val="333333"/>
            <w:sz w:val="20"/>
            <w:szCs w:val="20"/>
          </w:rPr>
          <w:t xml:space="preserve"> (req, res) </w:t>
        </w:r>
        <w:r w:rsidRPr="00D65CC2">
          <w:rPr>
            <w:rFonts w:ascii="Consolas" w:eastAsia="Times New Roman" w:hAnsi="Consolas" w:cs="Consolas"/>
            <w:color w:val="007700"/>
            <w:sz w:val="20"/>
            <w:szCs w:val="20"/>
          </w:rPr>
          <w:t>{</w:t>
        </w:r>
      </w:ins>
    </w:p>
    <w:p w:rsidR="00D65CC2" w:rsidRPr="00D65CC2" w:rsidRDefault="00D65CC2" w:rsidP="00D65CC2">
      <w:pPr>
        <w:numPr>
          <w:ilvl w:val="0"/>
          <w:numId w:val="121"/>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93" w:author="Unknown"/>
          <w:rFonts w:ascii="Consolas" w:eastAsia="Times New Roman" w:hAnsi="Consolas" w:cs="Consolas"/>
          <w:color w:val="333333"/>
          <w:sz w:val="20"/>
          <w:szCs w:val="20"/>
        </w:rPr>
      </w:pPr>
    </w:p>
    <w:p w:rsidR="00D65CC2" w:rsidRPr="00D65CC2" w:rsidRDefault="00D65CC2" w:rsidP="00D65CC2">
      <w:pPr>
        <w:numPr>
          <w:ilvl w:val="0"/>
          <w:numId w:val="121"/>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94" w:author="Unknown"/>
          <w:rFonts w:ascii="Consolas" w:eastAsia="Times New Roman" w:hAnsi="Consolas" w:cs="Consolas"/>
          <w:color w:val="333333"/>
          <w:sz w:val="20"/>
          <w:szCs w:val="20"/>
        </w:rPr>
      </w:pPr>
      <w:ins w:id="995" w:author="Unknown">
        <w:r w:rsidRPr="00D65CC2">
          <w:rPr>
            <w:rFonts w:ascii="Consolas" w:eastAsia="Times New Roman" w:hAnsi="Consolas" w:cs="Consolas"/>
            <w:color w:val="333333"/>
            <w:sz w:val="20"/>
            <w:szCs w:val="20"/>
          </w:rPr>
          <w:t xml:space="preserve">  res.</w:t>
        </w:r>
        <w:r w:rsidRPr="00D65CC2">
          <w:rPr>
            <w:rFonts w:ascii="Consolas" w:eastAsia="Times New Roman" w:hAnsi="Consolas" w:cs="Consolas"/>
            <w:color w:val="0000BB"/>
            <w:sz w:val="20"/>
            <w:szCs w:val="20"/>
          </w:rPr>
          <w:t>send</w:t>
        </w:r>
        <w:r w:rsidRPr="00D65CC2">
          <w:rPr>
            <w:rFonts w:ascii="Consolas" w:eastAsia="Times New Roman" w:hAnsi="Consolas" w:cs="Consolas"/>
            <w:color w:val="333333"/>
            <w:sz w:val="20"/>
            <w:szCs w:val="20"/>
          </w:rPr>
          <w:t>(</w:t>
        </w:r>
        <w:r w:rsidRPr="00D65CC2">
          <w:rPr>
            <w:rFonts w:ascii="Consolas" w:eastAsia="Times New Roman" w:hAnsi="Consolas" w:cs="Consolas"/>
            <w:color w:val="00DD00"/>
            <w:sz w:val="20"/>
            <w:szCs w:val="20"/>
          </w:rPr>
          <w:t>'Express Js Interview Questions'</w:t>
        </w:r>
        <w:r w:rsidRPr="00D65CC2">
          <w:rPr>
            <w:rFonts w:ascii="Consolas" w:eastAsia="Times New Roman" w:hAnsi="Consolas" w:cs="Consolas"/>
            <w:color w:val="333333"/>
            <w:sz w:val="20"/>
            <w:szCs w:val="20"/>
          </w:rPr>
          <w:t>)</w:t>
        </w:r>
      </w:ins>
    </w:p>
    <w:p w:rsidR="00D65CC2" w:rsidRPr="00D65CC2" w:rsidRDefault="00D65CC2" w:rsidP="00D65CC2">
      <w:pPr>
        <w:numPr>
          <w:ilvl w:val="0"/>
          <w:numId w:val="121"/>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96" w:author="Unknown"/>
          <w:rFonts w:ascii="Consolas" w:eastAsia="Times New Roman" w:hAnsi="Consolas" w:cs="Consolas"/>
          <w:color w:val="333333"/>
          <w:sz w:val="20"/>
          <w:szCs w:val="20"/>
        </w:rPr>
      </w:pPr>
    </w:p>
    <w:p w:rsidR="00D65CC2" w:rsidRPr="00D65CC2" w:rsidRDefault="00D65CC2" w:rsidP="00D65CC2">
      <w:pPr>
        <w:numPr>
          <w:ilvl w:val="0"/>
          <w:numId w:val="121"/>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97" w:author="Unknown"/>
          <w:rFonts w:ascii="Consolas" w:eastAsia="Times New Roman" w:hAnsi="Consolas" w:cs="Consolas"/>
          <w:color w:val="333333"/>
          <w:sz w:val="20"/>
          <w:szCs w:val="20"/>
        </w:rPr>
      </w:pPr>
      <w:ins w:id="998" w:author="Unknown">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w:t>
        </w:r>
      </w:ins>
    </w:p>
    <w:p w:rsidR="00D65CC2" w:rsidRPr="00D65CC2" w:rsidRDefault="00D65CC2" w:rsidP="00D65CC2">
      <w:pPr>
        <w:numPr>
          <w:ilvl w:val="0"/>
          <w:numId w:val="121"/>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999" w:author="Unknown"/>
          <w:rFonts w:ascii="Consolas" w:eastAsia="Times New Roman" w:hAnsi="Consolas" w:cs="Consolas"/>
          <w:color w:val="333333"/>
          <w:sz w:val="20"/>
          <w:szCs w:val="20"/>
        </w:rPr>
      </w:pPr>
    </w:p>
    <w:p w:rsidR="00D65CC2" w:rsidRPr="00D65CC2" w:rsidRDefault="00D65CC2" w:rsidP="00D65CC2">
      <w:pPr>
        <w:shd w:val="clear" w:color="auto" w:fill="FFFFFF"/>
        <w:spacing w:after="75" w:line="240" w:lineRule="auto"/>
        <w:rPr>
          <w:ins w:id="1000" w:author="Unknown"/>
          <w:rFonts w:ascii="Arial" w:eastAsia="Times New Roman" w:hAnsi="Arial" w:cs="Arial"/>
          <w:b/>
          <w:bCs/>
          <w:color w:val="444444"/>
          <w:sz w:val="24"/>
          <w:szCs w:val="24"/>
        </w:rPr>
      </w:pPr>
      <w:ins w:id="1001" w:author="Unknown">
        <w:r w:rsidRPr="00D65CC2">
          <w:rPr>
            <w:rFonts w:ascii="Arial" w:eastAsia="Times New Roman" w:hAnsi="Arial" w:cs="Arial"/>
            <w:b/>
            <w:bCs/>
            <w:color w:val="444444"/>
            <w:sz w:val="24"/>
            <w:szCs w:val="24"/>
          </w:rPr>
          <w:t>Dynamic routing and how it works in Express.js?</w:t>
        </w:r>
      </w:ins>
    </w:p>
    <w:p w:rsidR="00D65CC2" w:rsidRPr="00D65CC2" w:rsidRDefault="00D65CC2" w:rsidP="00D65CC2">
      <w:pPr>
        <w:shd w:val="clear" w:color="auto" w:fill="FFFFFF"/>
        <w:spacing w:before="75" w:after="150" w:line="240" w:lineRule="auto"/>
        <w:rPr>
          <w:ins w:id="1002" w:author="Unknown"/>
          <w:rFonts w:ascii="Arial" w:eastAsia="Times New Roman" w:hAnsi="Arial" w:cs="Arial"/>
          <w:color w:val="333333"/>
          <w:sz w:val="24"/>
          <w:szCs w:val="24"/>
        </w:rPr>
      </w:pPr>
      <w:ins w:id="1003" w:author="Unknown">
        <w:r w:rsidRPr="00D65CC2">
          <w:rPr>
            <w:rFonts w:ascii="Arial" w:eastAsia="Times New Roman" w:hAnsi="Arial" w:cs="Arial"/>
            <w:color w:val="333333"/>
            <w:sz w:val="24"/>
            <w:szCs w:val="24"/>
          </w:rPr>
          <w:t>When someone pass parameters in URL i.e. Parametrized URL, this routing phenomenon is called dynamic routing.</w:t>
        </w:r>
      </w:ins>
    </w:p>
    <w:p w:rsidR="00D65CC2" w:rsidRPr="00D65CC2" w:rsidRDefault="00D65CC2" w:rsidP="00D65CC2">
      <w:pPr>
        <w:numPr>
          <w:ilvl w:val="0"/>
          <w:numId w:val="122"/>
        </w:numPr>
        <w:shd w:val="clear" w:color="auto" w:fill="FFFFFF"/>
        <w:spacing w:after="0" w:line="240" w:lineRule="atLeast"/>
        <w:ind w:left="75" w:right="75"/>
        <w:rPr>
          <w:ins w:id="1004" w:author="Unknown"/>
          <w:rFonts w:ascii="Arial" w:eastAsia="Times New Roman" w:hAnsi="Arial" w:cs="Arial"/>
          <w:color w:val="CCCCCC"/>
          <w:sz w:val="21"/>
          <w:szCs w:val="21"/>
        </w:rPr>
      </w:pPr>
      <w:ins w:id="1005" w:author="Unknown">
        <w:r w:rsidRPr="00D65CC2">
          <w:rPr>
            <w:rFonts w:ascii="Arial" w:eastAsia="Times New Roman" w:hAnsi="Arial" w:cs="Arial"/>
            <w:color w:val="CCCCCC"/>
            <w:sz w:val="21"/>
            <w:szCs w:val="21"/>
          </w:rPr>
          <w:t>code</w:t>
        </w:r>
      </w:ins>
    </w:p>
    <w:p w:rsidR="00D65CC2" w:rsidRPr="00D65CC2" w:rsidRDefault="00D65CC2" w:rsidP="00D65CC2">
      <w:pPr>
        <w:numPr>
          <w:ilvl w:val="0"/>
          <w:numId w:val="122"/>
        </w:numPr>
        <w:pBdr>
          <w:bottom w:val="dashed" w:sz="6" w:space="0" w:color="CCCCCC"/>
        </w:pBdr>
        <w:shd w:val="clear" w:color="auto" w:fill="FFFFFF"/>
        <w:spacing w:after="0" w:line="240" w:lineRule="atLeast"/>
        <w:ind w:left="75" w:right="75"/>
        <w:rPr>
          <w:ins w:id="1006" w:author="Unknown"/>
          <w:rFonts w:ascii="Arial" w:eastAsia="Times New Roman" w:hAnsi="Arial" w:cs="Arial"/>
          <w:color w:val="CCCCCC"/>
          <w:sz w:val="21"/>
          <w:szCs w:val="21"/>
        </w:rPr>
      </w:pPr>
      <w:ins w:id="1007" w:author="Unknown">
        <w:r w:rsidRPr="00D65CC2">
          <w:rPr>
            <w:rFonts w:ascii="Arial" w:eastAsia="Times New Roman" w:hAnsi="Arial" w:cs="Arial"/>
            <w:color w:val="CCCCCC"/>
            <w:sz w:val="21"/>
            <w:szCs w:val="21"/>
          </w:rPr>
          <w:t>source</w:t>
        </w:r>
      </w:ins>
    </w:p>
    <w:p w:rsidR="00D65CC2" w:rsidRPr="00D65CC2" w:rsidRDefault="00D65CC2" w:rsidP="00D65CC2">
      <w:pPr>
        <w:numPr>
          <w:ilvl w:val="0"/>
          <w:numId w:val="123"/>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08" w:author="Unknown"/>
          <w:rFonts w:ascii="Consolas" w:eastAsia="Times New Roman" w:hAnsi="Consolas" w:cs="Consolas"/>
          <w:color w:val="333333"/>
          <w:sz w:val="20"/>
          <w:szCs w:val="20"/>
        </w:rPr>
      </w:pPr>
      <w:ins w:id="1009" w:author="Unknown">
        <w:r w:rsidRPr="00D65CC2">
          <w:rPr>
            <w:rFonts w:ascii="Consolas" w:eastAsia="Times New Roman" w:hAnsi="Consolas" w:cs="Consolas"/>
            <w:color w:val="007700"/>
            <w:sz w:val="20"/>
            <w:szCs w:val="20"/>
          </w:rPr>
          <w:t>var</w:t>
        </w:r>
        <w:r w:rsidRPr="00D65CC2">
          <w:rPr>
            <w:rFonts w:ascii="Consolas" w:eastAsia="Times New Roman" w:hAnsi="Consolas" w:cs="Consolas"/>
            <w:color w:val="333333"/>
            <w:sz w:val="20"/>
            <w:szCs w:val="20"/>
          </w:rPr>
          <w:t xml:space="preserve"> express = </w:t>
        </w:r>
        <w:r w:rsidRPr="00D65CC2">
          <w:rPr>
            <w:rFonts w:ascii="Consolas" w:eastAsia="Times New Roman" w:hAnsi="Consolas" w:cs="Consolas"/>
            <w:color w:val="0000BB"/>
            <w:sz w:val="20"/>
            <w:szCs w:val="20"/>
          </w:rPr>
          <w:t>require</w:t>
        </w:r>
        <w:r w:rsidRPr="00D65CC2">
          <w:rPr>
            <w:rFonts w:ascii="Consolas" w:eastAsia="Times New Roman" w:hAnsi="Consolas" w:cs="Consolas"/>
            <w:color w:val="333333"/>
            <w:sz w:val="20"/>
            <w:szCs w:val="20"/>
          </w:rPr>
          <w:t>(</w:t>
        </w:r>
        <w:r w:rsidRPr="00D65CC2">
          <w:rPr>
            <w:rFonts w:ascii="Consolas" w:eastAsia="Times New Roman" w:hAnsi="Consolas" w:cs="Consolas"/>
            <w:color w:val="00DD00"/>
            <w:sz w:val="20"/>
            <w:szCs w:val="20"/>
          </w:rPr>
          <w:t>'express'</w:t>
        </w:r>
        <w:r w:rsidRPr="00D65CC2">
          <w:rPr>
            <w:rFonts w:ascii="Consolas" w:eastAsia="Times New Roman" w:hAnsi="Consolas" w:cs="Consolas"/>
            <w:color w:val="333333"/>
            <w:sz w:val="20"/>
            <w:szCs w:val="20"/>
          </w:rPr>
          <w:t>),</w:t>
        </w:r>
      </w:ins>
    </w:p>
    <w:p w:rsidR="00D65CC2" w:rsidRPr="00D65CC2" w:rsidRDefault="00D65CC2" w:rsidP="00D65CC2">
      <w:pPr>
        <w:numPr>
          <w:ilvl w:val="0"/>
          <w:numId w:val="123"/>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10" w:author="Unknown"/>
          <w:rFonts w:ascii="Consolas" w:eastAsia="Times New Roman" w:hAnsi="Consolas" w:cs="Consolas"/>
          <w:color w:val="333333"/>
          <w:sz w:val="20"/>
          <w:szCs w:val="20"/>
        </w:rPr>
      </w:pPr>
    </w:p>
    <w:p w:rsidR="00D65CC2" w:rsidRPr="00D65CC2" w:rsidRDefault="00D65CC2" w:rsidP="00D65CC2">
      <w:pPr>
        <w:numPr>
          <w:ilvl w:val="0"/>
          <w:numId w:val="123"/>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11" w:author="Unknown"/>
          <w:rFonts w:ascii="Consolas" w:eastAsia="Times New Roman" w:hAnsi="Consolas" w:cs="Consolas"/>
          <w:color w:val="333333"/>
          <w:sz w:val="20"/>
          <w:szCs w:val="20"/>
        </w:rPr>
      </w:pPr>
      <w:ins w:id="1012" w:author="Unknown">
        <w:r w:rsidRPr="00D65CC2">
          <w:rPr>
            <w:rFonts w:ascii="Consolas" w:eastAsia="Times New Roman" w:hAnsi="Consolas" w:cs="Consolas"/>
            <w:color w:val="333333"/>
            <w:sz w:val="20"/>
            <w:szCs w:val="20"/>
          </w:rPr>
          <w:t xml:space="preserve">app = </w:t>
        </w:r>
        <w:r w:rsidRPr="00D65CC2">
          <w:rPr>
            <w:rFonts w:ascii="Consolas" w:eastAsia="Times New Roman" w:hAnsi="Consolas" w:cs="Consolas"/>
            <w:color w:val="0000BB"/>
            <w:sz w:val="20"/>
            <w:szCs w:val="20"/>
          </w:rPr>
          <w:t>express</w:t>
        </w:r>
        <w:r w:rsidRPr="00D65CC2">
          <w:rPr>
            <w:rFonts w:ascii="Consolas" w:eastAsia="Times New Roman" w:hAnsi="Consolas" w:cs="Consolas"/>
            <w:color w:val="333333"/>
            <w:sz w:val="20"/>
            <w:szCs w:val="20"/>
          </w:rPr>
          <w:t>();</w:t>
        </w:r>
      </w:ins>
    </w:p>
    <w:p w:rsidR="00D65CC2" w:rsidRPr="00D65CC2" w:rsidRDefault="00D65CC2" w:rsidP="00D65CC2">
      <w:pPr>
        <w:numPr>
          <w:ilvl w:val="0"/>
          <w:numId w:val="123"/>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13" w:author="Unknown"/>
          <w:rFonts w:ascii="Consolas" w:eastAsia="Times New Roman" w:hAnsi="Consolas" w:cs="Consolas"/>
          <w:color w:val="333333"/>
          <w:sz w:val="20"/>
          <w:szCs w:val="20"/>
        </w:rPr>
      </w:pPr>
    </w:p>
    <w:p w:rsidR="00D65CC2" w:rsidRPr="00D65CC2" w:rsidRDefault="00D65CC2" w:rsidP="00D65CC2">
      <w:pPr>
        <w:numPr>
          <w:ilvl w:val="0"/>
          <w:numId w:val="123"/>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14" w:author="Unknown"/>
          <w:rFonts w:ascii="Consolas" w:eastAsia="Times New Roman" w:hAnsi="Consolas" w:cs="Consolas"/>
          <w:color w:val="333333"/>
          <w:sz w:val="20"/>
          <w:szCs w:val="20"/>
        </w:rPr>
      </w:pPr>
    </w:p>
    <w:p w:rsidR="00D65CC2" w:rsidRPr="00D65CC2" w:rsidRDefault="00D65CC2" w:rsidP="00D65CC2">
      <w:pPr>
        <w:numPr>
          <w:ilvl w:val="0"/>
          <w:numId w:val="123"/>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15" w:author="Unknown"/>
          <w:rFonts w:ascii="Consolas" w:eastAsia="Times New Roman" w:hAnsi="Consolas" w:cs="Consolas"/>
          <w:color w:val="333333"/>
          <w:sz w:val="20"/>
          <w:szCs w:val="20"/>
        </w:rPr>
      </w:pPr>
    </w:p>
    <w:p w:rsidR="00D65CC2" w:rsidRPr="00D65CC2" w:rsidRDefault="00D65CC2" w:rsidP="00D65CC2">
      <w:pPr>
        <w:numPr>
          <w:ilvl w:val="0"/>
          <w:numId w:val="123"/>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16" w:author="Unknown"/>
          <w:rFonts w:ascii="Consolas" w:eastAsia="Times New Roman" w:hAnsi="Consolas" w:cs="Consolas"/>
          <w:color w:val="333333"/>
          <w:sz w:val="20"/>
          <w:szCs w:val="20"/>
        </w:rPr>
      </w:pPr>
      <w:ins w:id="1017" w:author="Unknown">
        <w:r w:rsidRPr="00D65CC2">
          <w:rPr>
            <w:rFonts w:ascii="Consolas" w:eastAsia="Times New Roman" w:hAnsi="Consolas" w:cs="Consolas"/>
            <w:color w:val="333333"/>
            <w:sz w:val="20"/>
            <w:szCs w:val="20"/>
          </w:rPr>
          <w:t>app.</w:t>
        </w:r>
        <w:r w:rsidRPr="00D65CC2">
          <w:rPr>
            <w:rFonts w:ascii="Consolas" w:eastAsia="Times New Roman" w:hAnsi="Consolas" w:cs="Consolas"/>
            <w:color w:val="0000BB"/>
            <w:sz w:val="20"/>
            <w:szCs w:val="20"/>
          </w:rPr>
          <w:t>get</w:t>
        </w:r>
        <w:r w:rsidRPr="00D65CC2">
          <w:rPr>
            <w:rFonts w:ascii="Consolas" w:eastAsia="Times New Roman" w:hAnsi="Consolas" w:cs="Consolas"/>
            <w:color w:val="333333"/>
            <w:sz w:val="20"/>
            <w:szCs w:val="20"/>
          </w:rPr>
          <w:t>(</w:t>
        </w:r>
        <w:r w:rsidRPr="00D65CC2">
          <w:rPr>
            <w:rFonts w:ascii="Consolas" w:eastAsia="Times New Roman" w:hAnsi="Consolas" w:cs="Consolas"/>
            <w:color w:val="00DD00"/>
            <w:sz w:val="20"/>
            <w:szCs w:val="20"/>
          </w:rPr>
          <w:t>'/article/:id'</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function</w:t>
        </w:r>
        <w:r w:rsidRPr="00D65CC2">
          <w:rPr>
            <w:rFonts w:ascii="Consolas" w:eastAsia="Times New Roman" w:hAnsi="Consolas" w:cs="Consolas"/>
            <w:color w:val="333333"/>
            <w:sz w:val="20"/>
            <w:szCs w:val="20"/>
          </w:rPr>
          <w:t>(req , res)</w:t>
        </w:r>
        <w:r w:rsidRPr="00D65CC2">
          <w:rPr>
            <w:rFonts w:ascii="Consolas" w:eastAsia="Times New Roman" w:hAnsi="Consolas" w:cs="Consolas"/>
            <w:color w:val="007700"/>
            <w:sz w:val="20"/>
            <w:szCs w:val="20"/>
          </w:rPr>
          <w:t>{</w:t>
        </w:r>
      </w:ins>
    </w:p>
    <w:p w:rsidR="00D65CC2" w:rsidRPr="00D65CC2" w:rsidRDefault="00D65CC2" w:rsidP="00D65CC2">
      <w:pPr>
        <w:numPr>
          <w:ilvl w:val="0"/>
          <w:numId w:val="123"/>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18" w:author="Unknown"/>
          <w:rFonts w:ascii="Consolas" w:eastAsia="Times New Roman" w:hAnsi="Consolas" w:cs="Consolas"/>
          <w:color w:val="333333"/>
          <w:sz w:val="20"/>
          <w:szCs w:val="20"/>
        </w:rPr>
      </w:pPr>
    </w:p>
    <w:p w:rsidR="00D65CC2" w:rsidRPr="00D65CC2" w:rsidRDefault="00D65CC2" w:rsidP="00D65CC2">
      <w:pPr>
        <w:numPr>
          <w:ilvl w:val="0"/>
          <w:numId w:val="123"/>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19" w:author="Unknown"/>
          <w:rFonts w:ascii="Consolas" w:eastAsia="Times New Roman" w:hAnsi="Consolas" w:cs="Consolas"/>
          <w:color w:val="333333"/>
          <w:sz w:val="20"/>
          <w:szCs w:val="20"/>
        </w:rPr>
      </w:pPr>
      <w:ins w:id="1020" w:author="Unknown">
        <w:r w:rsidRPr="00D65CC2">
          <w:rPr>
            <w:rFonts w:ascii="Consolas" w:eastAsia="Times New Roman" w:hAnsi="Consolas" w:cs="Consolas"/>
            <w:color w:val="333333"/>
            <w:sz w:val="20"/>
            <w:szCs w:val="20"/>
          </w:rPr>
          <w:t xml:space="preserve">  res.</w:t>
        </w:r>
        <w:r w:rsidRPr="00D65CC2">
          <w:rPr>
            <w:rFonts w:ascii="Consolas" w:eastAsia="Times New Roman" w:hAnsi="Consolas" w:cs="Consolas"/>
            <w:color w:val="0000BB"/>
            <w:sz w:val="20"/>
            <w:szCs w:val="20"/>
          </w:rPr>
          <w:t>render</w:t>
        </w:r>
        <w:r w:rsidRPr="00D65CC2">
          <w:rPr>
            <w:rFonts w:ascii="Consolas" w:eastAsia="Times New Roman" w:hAnsi="Consolas" w:cs="Consolas"/>
            <w:color w:val="333333"/>
            <w:sz w:val="20"/>
            <w:szCs w:val="20"/>
          </w:rPr>
          <w:t>(</w:t>
        </w:r>
        <w:r w:rsidRPr="00D65CC2">
          <w:rPr>
            <w:rFonts w:ascii="Consolas" w:eastAsia="Times New Roman" w:hAnsi="Consolas" w:cs="Consolas"/>
            <w:color w:val="00DD00"/>
            <w:sz w:val="20"/>
            <w:szCs w:val="20"/>
          </w:rPr>
          <w:t>'article'</w:t>
        </w:r>
        <w:r w:rsidRPr="00D65CC2">
          <w:rPr>
            <w:rFonts w:ascii="Consolas" w:eastAsia="Times New Roman" w:hAnsi="Consolas" w:cs="Consolas"/>
            <w:color w:val="333333"/>
            <w:sz w:val="20"/>
            <w:szCs w:val="20"/>
          </w:rPr>
          <w:t xml:space="preserve"> + req.params.id);</w:t>
        </w:r>
      </w:ins>
    </w:p>
    <w:p w:rsidR="00D65CC2" w:rsidRPr="00D65CC2" w:rsidRDefault="00D65CC2" w:rsidP="00D65CC2">
      <w:pPr>
        <w:numPr>
          <w:ilvl w:val="0"/>
          <w:numId w:val="123"/>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21" w:author="Unknown"/>
          <w:rFonts w:ascii="Consolas" w:eastAsia="Times New Roman" w:hAnsi="Consolas" w:cs="Consolas"/>
          <w:color w:val="333333"/>
          <w:sz w:val="20"/>
          <w:szCs w:val="20"/>
        </w:rPr>
      </w:pPr>
    </w:p>
    <w:p w:rsidR="00D65CC2" w:rsidRPr="00D65CC2" w:rsidRDefault="00D65CC2" w:rsidP="00D65CC2">
      <w:pPr>
        <w:numPr>
          <w:ilvl w:val="0"/>
          <w:numId w:val="123"/>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22" w:author="Unknown"/>
          <w:rFonts w:ascii="Consolas" w:eastAsia="Times New Roman" w:hAnsi="Consolas" w:cs="Consolas"/>
          <w:color w:val="333333"/>
          <w:sz w:val="20"/>
          <w:szCs w:val="20"/>
        </w:rPr>
      </w:pPr>
      <w:ins w:id="1023" w:author="Unknown">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w:t>
        </w:r>
      </w:ins>
    </w:p>
    <w:p w:rsidR="00D65CC2" w:rsidRPr="00D65CC2" w:rsidRDefault="00D65CC2" w:rsidP="00D65CC2">
      <w:pPr>
        <w:numPr>
          <w:ilvl w:val="0"/>
          <w:numId w:val="123"/>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24" w:author="Unknown"/>
          <w:rFonts w:ascii="Consolas" w:eastAsia="Times New Roman" w:hAnsi="Consolas" w:cs="Consolas"/>
          <w:color w:val="333333"/>
          <w:sz w:val="20"/>
          <w:szCs w:val="20"/>
        </w:rPr>
      </w:pPr>
    </w:p>
    <w:p w:rsidR="00D65CC2" w:rsidRPr="00D65CC2" w:rsidRDefault="00D65CC2" w:rsidP="00D65CC2">
      <w:pPr>
        <w:shd w:val="clear" w:color="auto" w:fill="FFFFFF"/>
        <w:spacing w:before="75" w:after="150" w:line="240" w:lineRule="auto"/>
        <w:rPr>
          <w:ins w:id="1025" w:author="Unknown"/>
          <w:rFonts w:ascii="Arial" w:eastAsia="Times New Roman" w:hAnsi="Arial" w:cs="Arial"/>
          <w:color w:val="333333"/>
          <w:sz w:val="24"/>
          <w:szCs w:val="24"/>
        </w:rPr>
      </w:pPr>
      <w:ins w:id="1026" w:author="Unknown">
        <w:r w:rsidRPr="00D65CC2">
          <w:rPr>
            <w:rFonts w:ascii="Arial" w:eastAsia="Times New Roman" w:hAnsi="Arial" w:cs="Arial"/>
            <w:color w:val="333333"/>
            <w:sz w:val="24"/>
            <w:szCs w:val="24"/>
          </w:rPr>
          <w:t>In above example: id is a parameters, which can be different for different calls.</w:t>
        </w:r>
      </w:ins>
    </w:p>
    <w:p w:rsidR="00D65CC2" w:rsidRPr="00D65CC2" w:rsidRDefault="00D65CC2" w:rsidP="00D65CC2">
      <w:pPr>
        <w:shd w:val="clear" w:color="auto" w:fill="FFFFFF"/>
        <w:spacing w:after="75" w:line="240" w:lineRule="auto"/>
        <w:rPr>
          <w:ins w:id="1027" w:author="Unknown"/>
          <w:rFonts w:ascii="Arial" w:eastAsia="Times New Roman" w:hAnsi="Arial" w:cs="Arial"/>
          <w:b/>
          <w:bCs/>
          <w:color w:val="444444"/>
          <w:sz w:val="24"/>
          <w:szCs w:val="24"/>
        </w:rPr>
      </w:pPr>
      <w:ins w:id="1028" w:author="Unknown">
        <w:r w:rsidRPr="00D65CC2">
          <w:rPr>
            <w:rFonts w:ascii="Arial" w:eastAsia="Times New Roman" w:hAnsi="Arial" w:cs="Arial"/>
            <w:b/>
            <w:bCs/>
            <w:color w:val="444444"/>
            <w:sz w:val="24"/>
            <w:szCs w:val="24"/>
          </w:rPr>
          <w:t>Q.7) What is middleware in Express Js?</w:t>
        </w:r>
      </w:ins>
    </w:p>
    <w:p w:rsidR="00D65CC2" w:rsidRPr="00D65CC2" w:rsidRDefault="00D65CC2" w:rsidP="00D65CC2">
      <w:pPr>
        <w:shd w:val="clear" w:color="auto" w:fill="F9F9F9"/>
        <w:spacing w:line="390" w:lineRule="atLeast"/>
        <w:rPr>
          <w:ins w:id="1029" w:author="Unknown"/>
          <w:rFonts w:ascii="Arial" w:eastAsia="Times New Roman" w:hAnsi="Arial" w:cs="Arial"/>
          <w:color w:val="444444"/>
          <w:sz w:val="24"/>
          <w:szCs w:val="24"/>
        </w:rPr>
      </w:pPr>
      <w:ins w:id="1030" w:author="Unknown">
        <w:r w:rsidRPr="00D65CC2">
          <w:rPr>
            <w:rFonts w:ascii="Arial" w:eastAsia="Times New Roman" w:hAnsi="Arial" w:cs="Arial"/>
            <w:color w:val="444444"/>
            <w:sz w:val="24"/>
            <w:szCs w:val="24"/>
          </w:rPr>
          <w:t>"A function that is invoked by the Express routing layer before the final request handler."</w:t>
        </w:r>
      </w:ins>
    </w:p>
    <w:p w:rsidR="00D65CC2" w:rsidRPr="00D65CC2" w:rsidRDefault="00D65CC2" w:rsidP="00D65CC2">
      <w:pPr>
        <w:shd w:val="clear" w:color="auto" w:fill="FFFFFF"/>
        <w:spacing w:after="75" w:line="240" w:lineRule="auto"/>
        <w:rPr>
          <w:ins w:id="1031" w:author="Unknown"/>
          <w:rFonts w:ascii="Arial" w:eastAsia="Times New Roman" w:hAnsi="Arial" w:cs="Arial"/>
          <w:b/>
          <w:bCs/>
          <w:color w:val="444444"/>
          <w:sz w:val="24"/>
          <w:szCs w:val="24"/>
        </w:rPr>
      </w:pPr>
      <w:ins w:id="1032" w:author="Unknown">
        <w:r w:rsidRPr="00D65CC2">
          <w:rPr>
            <w:rFonts w:ascii="Arial" w:eastAsia="Times New Roman" w:hAnsi="Arial" w:cs="Arial"/>
            <w:b/>
            <w:bCs/>
            <w:color w:val="444444"/>
            <w:sz w:val="24"/>
            <w:szCs w:val="24"/>
          </w:rPr>
          <w:t>Middleware functions can perform the following tasks:</w:t>
        </w:r>
      </w:ins>
    </w:p>
    <w:p w:rsidR="00D65CC2" w:rsidRPr="00D65CC2" w:rsidRDefault="00D65CC2" w:rsidP="00D65CC2">
      <w:pPr>
        <w:numPr>
          <w:ilvl w:val="0"/>
          <w:numId w:val="124"/>
        </w:numPr>
        <w:shd w:val="clear" w:color="auto" w:fill="FFFFFF"/>
        <w:spacing w:before="100" w:beforeAutospacing="1" w:after="100" w:afterAutospacing="1" w:line="240" w:lineRule="auto"/>
        <w:rPr>
          <w:ins w:id="1033" w:author="Unknown"/>
          <w:rFonts w:ascii="Arial" w:eastAsia="Times New Roman" w:hAnsi="Arial" w:cs="Arial"/>
          <w:color w:val="444444"/>
          <w:sz w:val="21"/>
          <w:szCs w:val="21"/>
        </w:rPr>
      </w:pPr>
      <w:ins w:id="1034" w:author="Unknown">
        <w:r w:rsidRPr="00D65CC2">
          <w:rPr>
            <w:rFonts w:ascii="Arial" w:eastAsia="Times New Roman" w:hAnsi="Arial" w:cs="Arial"/>
            <w:color w:val="444444"/>
            <w:sz w:val="21"/>
            <w:szCs w:val="21"/>
          </w:rPr>
          <w:t>Execute any code.</w:t>
        </w:r>
      </w:ins>
    </w:p>
    <w:p w:rsidR="00D65CC2" w:rsidRPr="00D65CC2" w:rsidRDefault="00D65CC2" w:rsidP="00D65CC2">
      <w:pPr>
        <w:numPr>
          <w:ilvl w:val="0"/>
          <w:numId w:val="124"/>
        </w:numPr>
        <w:shd w:val="clear" w:color="auto" w:fill="FFFFFF"/>
        <w:spacing w:before="100" w:beforeAutospacing="1" w:after="100" w:afterAutospacing="1" w:line="240" w:lineRule="auto"/>
        <w:rPr>
          <w:ins w:id="1035" w:author="Unknown"/>
          <w:rFonts w:ascii="Arial" w:eastAsia="Times New Roman" w:hAnsi="Arial" w:cs="Arial"/>
          <w:color w:val="444444"/>
          <w:sz w:val="21"/>
          <w:szCs w:val="21"/>
        </w:rPr>
      </w:pPr>
      <w:ins w:id="1036" w:author="Unknown">
        <w:r w:rsidRPr="00D65CC2">
          <w:rPr>
            <w:rFonts w:ascii="Arial" w:eastAsia="Times New Roman" w:hAnsi="Arial" w:cs="Arial"/>
            <w:color w:val="444444"/>
            <w:sz w:val="21"/>
            <w:szCs w:val="21"/>
          </w:rPr>
          <w:t>Make changes to the request and the response objects.</w:t>
        </w:r>
      </w:ins>
    </w:p>
    <w:p w:rsidR="00D65CC2" w:rsidRPr="00D65CC2" w:rsidRDefault="00D65CC2" w:rsidP="00D65CC2">
      <w:pPr>
        <w:numPr>
          <w:ilvl w:val="0"/>
          <w:numId w:val="124"/>
        </w:numPr>
        <w:shd w:val="clear" w:color="auto" w:fill="FFFFFF"/>
        <w:spacing w:before="100" w:beforeAutospacing="1" w:after="100" w:afterAutospacing="1" w:line="240" w:lineRule="auto"/>
        <w:rPr>
          <w:ins w:id="1037" w:author="Unknown"/>
          <w:rFonts w:ascii="Arial" w:eastAsia="Times New Roman" w:hAnsi="Arial" w:cs="Arial"/>
          <w:color w:val="444444"/>
          <w:sz w:val="21"/>
          <w:szCs w:val="21"/>
        </w:rPr>
      </w:pPr>
      <w:ins w:id="1038" w:author="Unknown">
        <w:r w:rsidRPr="00D65CC2">
          <w:rPr>
            <w:rFonts w:ascii="Arial" w:eastAsia="Times New Roman" w:hAnsi="Arial" w:cs="Arial"/>
            <w:color w:val="444444"/>
            <w:sz w:val="21"/>
            <w:szCs w:val="21"/>
          </w:rPr>
          <w:t>End the request-response cycle.</w:t>
        </w:r>
      </w:ins>
    </w:p>
    <w:p w:rsidR="00D65CC2" w:rsidRPr="00D65CC2" w:rsidRDefault="00D65CC2" w:rsidP="00D65CC2">
      <w:pPr>
        <w:numPr>
          <w:ilvl w:val="0"/>
          <w:numId w:val="124"/>
        </w:numPr>
        <w:shd w:val="clear" w:color="auto" w:fill="FFFFFF"/>
        <w:spacing w:before="100" w:beforeAutospacing="1" w:after="100" w:afterAutospacing="1" w:line="240" w:lineRule="auto"/>
        <w:rPr>
          <w:ins w:id="1039" w:author="Unknown"/>
          <w:rFonts w:ascii="Arial" w:eastAsia="Times New Roman" w:hAnsi="Arial" w:cs="Arial"/>
          <w:color w:val="444444"/>
          <w:sz w:val="21"/>
          <w:szCs w:val="21"/>
        </w:rPr>
      </w:pPr>
      <w:ins w:id="1040" w:author="Unknown">
        <w:r w:rsidRPr="00D65CC2">
          <w:rPr>
            <w:rFonts w:ascii="Arial" w:eastAsia="Times New Roman" w:hAnsi="Arial" w:cs="Arial"/>
            <w:color w:val="444444"/>
            <w:sz w:val="21"/>
            <w:szCs w:val="21"/>
          </w:rPr>
          <w:t>Call the next middleware function in the stack.</w:t>
        </w:r>
      </w:ins>
    </w:p>
    <w:p w:rsidR="00D65CC2" w:rsidRPr="00D65CC2" w:rsidRDefault="00D65CC2" w:rsidP="00D65CC2">
      <w:pPr>
        <w:shd w:val="clear" w:color="auto" w:fill="FFFFFF"/>
        <w:spacing w:before="75" w:after="150" w:line="240" w:lineRule="auto"/>
        <w:rPr>
          <w:ins w:id="1041" w:author="Unknown"/>
          <w:rFonts w:ascii="Arial" w:eastAsia="Times New Roman" w:hAnsi="Arial" w:cs="Arial"/>
          <w:color w:val="333333"/>
          <w:sz w:val="24"/>
          <w:szCs w:val="24"/>
        </w:rPr>
      </w:pPr>
      <w:ins w:id="1042" w:author="Unknown">
        <w:r w:rsidRPr="00D65CC2">
          <w:rPr>
            <w:rFonts w:ascii="Arial" w:eastAsia="Times New Roman" w:hAnsi="Arial" w:cs="Arial"/>
            <w:i/>
            <w:iCs/>
            <w:color w:val="333333"/>
            <w:sz w:val="24"/>
            <w:szCs w:val="24"/>
          </w:rPr>
          <w:lastRenderedPageBreak/>
          <w:t>If the current middleware function does not end the request-response cycle, it must call next() to pass control to the next middleware function. Otherwise, the request will be left hanging.</w:t>
        </w:r>
      </w:ins>
    </w:p>
    <w:p w:rsidR="00D65CC2" w:rsidRPr="00D65CC2" w:rsidRDefault="00D65CC2" w:rsidP="00D65CC2">
      <w:pPr>
        <w:shd w:val="clear" w:color="auto" w:fill="FFFFFF"/>
        <w:spacing w:after="75" w:line="240" w:lineRule="auto"/>
        <w:rPr>
          <w:ins w:id="1043" w:author="Unknown"/>
          <w:rFonts w:ascii="Arial" w:eastAsia="Times New Roman" w:hAnsi="Arial" w:cs="Arial"/>
          <w:b/>
          <w:bCs/>
          <w:color w:val="444444"/>
          <w:sz w:val="24"/>
          <w:szCs w:val="24"/>
        </w:rPr>
      </w:pPr>
      <w:ins w:id="1044" w:author="Unknown">
        <w:r w:rsidRPr="00D65CC2">
          <w:rPr>
            <w:rFonts w:ascii="Arial" w:eastAsia="Times New Roman" w:hAnsi="Arial" w:cs="Arial"/>
            <w:b/>
            <w:bCs/>
            <w:color w:val="444444"/>
            <w:sz w:val="24"/>
            <w:szCs w:val="24"/>
          </w:rPr>
          <w:t>An Express application can use the following types of middleware:</w:t>
        </w:r>
      </w:ins>
    </w:p>
    <w:p w:rsidR="00D65CC2" w:rsidRPr="00D65CC2" w:rsidRDefault="00D65CC2" w:rsidP="00D65CC2">
      <w:pPr>
        <w:numPr>
          <w:ilvl w:val="0"/>
          <w:numId w:val="125"/>
        </w:numPr>
        <w:shd w:val="clear" w:color="auto" w:fill="FFFFFF"/>
        <w:spacing w:before="100" w:beforeAutospacing="1" w:after="100" w:afterAutospacing="1" w:line="240" w:lineRule="auto"/>
        <w:rPr>
          <w:ins w:id="1045" w:author="Unknown"/>
          <w:rFonts w:ascii="Arial" w:eastAsia="Times New Roman" w:hAnsi="Arial" w:cs="Arial"/>
          <w:color w:val="444444"/>
          <w:sz w:val="21"/>
          <w:szCs w:val="21"/>
        </w:rPr>
      </w:pPr>
      <w:ins w:id="1046" w:author="Unknown">
        <w:r w:rsidRPr="00D65CC2">
          <w:rPr>
            <w:rFonts w:ascii="Arial" w:eastAsia="Times New Roman" w:hAnsi="Arial" w:cs="Arial"/>
            <w:color w:val="444444"/>
            <w:sz w:val="21"/>
            <w:szCs w:val="21"/>
          </w:rPr>
          <w:t>Application-level middleware</w:t>
        </w:r>
      </w:ins>
    </w:p>
    <w:p w:rsidR="00D65CC2" w:rsidRPr="00D65CC2" w:rsidRDefault="00D65CC2" w:rsidP="00D65CC2">
      <w:pPr>
        <w:numPr>
          <w:ilvl w:val="0"/>
          <w:numId w:val="125"/>
        </w:numPr>
        <w:shd w:val="clear" w:color="auto" w:fill="FFFFFF"/>
        <w:spacing w:before="100" w:beforeAutospacing="1" w:after="100" w:afterAutospacing="1" w:line="240" w:lineRule="auto"/>
        <w:rPr>
          <w:ins w:id="1047" w:author="Unknown"/>
          <w:rFonts w:ascii="Arial" w:eastAsia="Times New Roman" w:hAnsi="Arial" w:cs="Arial"/>
          <w:color w:val="444444"/>
          <w:sz w:val="21"/>
          <w:szCs w:val="21"/>
        </w:rPr>
      </w:pPr>
      <w:ins w:id="1048" w:author="Unknown">
        <w:r w:rsidRPr="00D65CC2">
          <w:rPr>
            <w:rFonts w:ascii="Arial" w:eastAsia="Times New Roman" w:hAnsi="Arial" w:cs="Arial"/>
            <w:color w:val="444444"/>
            <w:sz w:val="21"/>
            <w:szCs w:val="21"/>
          </w:rPr>
          <w:t>Router-level middleware</w:t>
        </w:r>
      </w:ins>
    </w:p>
    <w:p w:rsidR="00D65CC2" w:rsidRPr="00D65CC2" w:rsidRDefault="00D65CC2" w:rsidP="00D65CC2">
      <w:pPr>
        <w:numPr>
          <w:ilvl w:val="0"/>
          <w:numId w:val="125"/>
        </w:numPr>
        <w:shd w:val="clear" w:color="auto" w:fill="FFFFFF"/>
        <w:spacing w:before="100" w:beforeAutospacing="1" w:after="100" w:afterAutospacing="1" w:line="240" w:lineRule="auto"/>
        <w:rPr>
          <w:ins w:id="1049" w:author="Unknown"/>
          <w:rFonts w:ascii="Arial" w:eastAsia="Times New Roman" w:hAnsi="Arial" w:cs="Arial"/>
          <w:color w:val="444444"/>
          <w:sz w:val="21"/>
          <w:szCs w:val="21"/>
        </w:rPr>
      </w:pPr>
      <w:ins w:id="1050" w:author="Unknown">
        <w:r w:rsidRPr="00D65CC2">
          <w:rPr>
            <w:rFonts w:ascii="Arial" w:eastAsia="Times New Roman" w:hAnsi="Arial" w:cs="Arial"/>
            <w:color w:val="444444"/>
            <w:sz w:val="21"/>
            <w:szCs w:val="21"/>
          </w:rPr>
          <w:t>Error-handling middleware</w:t>
        </w:r>
      </w:ins>
    </w:p>
    <w:p w:rsidR="00D65CC2" w:rsidRPr="00D65CC2" w:rsidRDefault="00D65CC2" w:rsidP="00D65CC2">
      <w:pPr>
        <w:numPr>
          <w:ilvl w:val="0"/>
          <w:numId w:val="125"/>
        </w:numPr>
        <w:shd w:val="clear" w:color="auto" w:fill="FFFFFF"/>
        <w:spacing w:before="100" w:beforeAutospacing="1" w:after="100" w:afterAutospacing="1" w:line="240" w:lineRule="auto"/>
        <w:rPr>
          <w:ins w:id="1051" w:author="Unknown"/>
          <w:rFonts w:ascii="Arial" w:eastAsia="Times New Roman" w:hAnsi="Arial" w:cs="Arial"/>
          <w:color w:val="444444"/>
          <w:sz w:val="21"/>
          <w:szCs w:val="21"/>
        </w:rPr>
      </w:pPr>
      <w:ins w:id="1052" w:author="Unknown">
        <w:r w:rsidRPr="00D65CC2">
          <w:rPr>
            <w:rFonts w:ascii="Arial" w:eastAsia="Times New Roman" w:hAnsi="Arial" w:cs="Arial"/>
            <w:color w:val="444444"/>
            <w:sz w:val="21"/>
            <w:szCs w:val="21"/>
          </w:rPr>
          <w:t>Built-in middleware</w:t>
        </w:r>
      </w:ins>
    </w:p>
    <w:p w:rsidR="00D65CC2" w:rsidRPr="00D65CC2" w:rsidRDefault="00D65CC2" w:rsidP="00D65CC2">
      <w:pPr>
        <w:numPr>
          <w:ilvl w:val="0"/>
          <w:numId w:val="125"/>
        </w:numPr>
        <w:shd w:val="clear" w:color="auto" w:fill="FFFFFF"/>
        <w:spacing w:before="100" w:beforeAutospacing="1" w:after="100" w:afterAutospacing="1" w:line="240" w:lineRule="auto"/>
        <w:rPr>
          <w:ins w:id="1053" w:author="Unknown"/>
          <w:rFonts w:ascii="Arial" w:eastAsia="Times New Roman" w:hAnsi="Arial" w:cs="Arial"/>
          <w:color w:val="444444"/>
          <w:sz w:val="21"/>
          <w:szCs w:val="21"/>
        </w:rPr>
      </w:pPr>
      <w:ins w:id="1054" w:author="Unknown">
        <w:r w:rsidRPr="00D65CC2">
          <w:rPr>
            <w:rFonts w:ascii="Arial" w:eastAsia="Times New Roman" w:hAnsi="Arial" w:cs="Arial"/>
            <w:color w:val="444444"/>
            <w:sz w:val="21"/>
            <w:szCs w:val="21"/>
          </w:rPr>
          <w:t>Third-party middleware</w:t>
        </w:r>
      </w:ins>
    </w:p>
    <w:p w:rsidR="00D65CC2" w:rsidRPr="00D65CC2" w:rsidRDefault="00D65CC2" w:rsidP="00D65CC2">
      <w:pPr>
        <w:shd w:val="clear" w:color="auto" w:fill="F9F9F9"/>
        <w:spacing w:line="390" w:lineRule="atLeast"/>
        <w:rPr>
          <w:ins w:id="1055" w:author="Unknown"/>
          <w:rFonts w:ascii="Arial" w:eastAsia="Times New Roman" w:hAnsi="Arial" w:cs="Arial"/>
          <w:color w:val="444444"/>
          <w:sz w:val="24"/>
          <w:szCs w:val="24"/>
        </w:rPr>
      </w:pPr>
      <w:ins w:id="1056" w:author="Unknown">
        <w:r w:rsidRPr="00D65CC2">
          <w:rPr>
            <w:rFonts w:ascii="Arial" w:eastAsia="Times New Roman" w:hAnsi="Arial" w:cs="Arial"/>
            <w:color w:val="444444"/>
            <w:sz w:val="24"/>
            <w:szCs w:val="24"/>
          </w:rPr>
          <w:t> You may also like - </w:t>
        </w:r>
        <w:r w:rsidRPr="00D65CC2">
          <w:rPr>
            <w:rFonts w:ascii="Arial" w:eastAsia="Times New Roman" w:hAnsi="Arial" w:cs="Arial"/>
            <w:color w:val="444444"/>
            <w:sz w:val="24"/>
            <w:szCs w:val="24"/>
          </w:rPr>
          <w:fldChar w:fldCharType="begin"/>
        </w:r>
        <w:r w:rsidRPr="00D65CC2">
          <w:rPr>
            <w:rFonts w:ascii="Arial" w:eastAsia="Times New Roman" w:hAnsi="Arial" w:cs="Arial"/>
            <w:color w:val="444444"/>
            <w:sz w:val="24"/>
            <w:szCs w:val="24"/>
          </w:rPr>
          <w:instrText xml:space="preserve"> HYPERLINK "https://www.fullstacktutorials.com/interviews/react-js-interview-questions-answers-31.html" </w:instrText>
        </w:r>
        <w:r w:rsidRPr="00D65CC2">
          <w:rPr>
            <w:rFonts w:ascii="Arial" w:eastAsia="Times New Roman" w:hAnsi="Arial" w:cs="Arial"/>
            <w:color w:val="444444"/>
            <w:sz w:val="24"/>
            <w:szCs w:val="24"/>
          </w:rPr>
          <w:fldChar w:fldCharType="separate"/>
        </w:r>
        <w:r w:rsidRPr="00D65CC2">
          <w:rPr>
            <w:rFonts w:ascii="Arial" w:eastAsia="Times New Roman" w:hAnsi="Arial" w:cs="Arial"/>
            <w:b/>
            <w:bCs/>
            <w:color w:val="F44A56"/>
            <w:sz w:val="24"/>
            <w:szCs w:val="24"/>
          </w:rPr>
          <w:t>React Js Interview Questions</w:t>
        </w:r>
        <w:r w:rsidRPr="00D65CC2">
          <w:rPr>
            <w:rFonts w:ascii="Arial" w:eastAsia="Times New Roman" w:hAnsi="Arial" w:cs="Arial"/>
            <w:color w:val="444444"/>
            <w:sz w:val="24"/>
            <w:szCs w:val="24"/>
          </w:rPr>
          <w:fldChar w:fldCharType="end"/>
        </w:r>
      </w:ins>
    </w:p>
    <w:p w:rsidR="00D65CC2" w:rsidRPr="00D65CC2" w:rsidRDefault="00D65CC2" w:rsidP="00D65CC2">
      <w:pPr>
        <w:shd w:val="clear" w:color="auto" w:fill="FFFFFF"/>
        <w:spacing w:after="75" w:line="240" w:lineRule="auto"/>
        <w:rPr>
          <w:ins w:id="1057" w:author="Unknown"/>
          <w:rFonts w:ascii="Arial" w:eastAsia="Times New Roman" w:hAnsi="Arial" w:cs="Arial"/>
          <w:b/>
          <w:bCs/>
          <w:color w:val="444444"/>
          <w:sz w:val="24"/>
          <w:szCs w:val="24"/>
        </w:rPr>
      </w:pPr>
      <w:ins w:id="1058" w:author="Unknown">
        <w:r w:rsidRPr="00D65CC2">
          <w:rPr>
            <w:rFonts w:ascii="Arial" w:eastAsia="Times New Roman" w:hAnsi="Arial" w:cs="Arial"/>
            <w:b/>
            <w:bCs/>
            <w:color w:val="444444"/>
            <w:sz w:val="24"/>
            <w:szCs w:val="24"/>
          </w:rPr>
          <w:t>1. Application-level middleware:</w:t>
        </w:r>
      </w:ins>
    </w:p>
    <w:p w:rsidR="00D65CC2" w:rsidRPr="00D65CC2" w:rsidRDefault="00D65CC2" w:rsidP="00D65CC2">
      <w:pPr>
        <w:shd w:val="clear" w:color="auto" w:fill="FFFFFF"/>
        <w:spacing w:before="75" w:after="150" w:line="240" w:lineRule="auto"/>
        <w:rPr>
          <w:ins w:id="1059" w:author="Unknown"/>
          <w:rFonts w:ascii="Arial" w:eastAsia="Times New Roman" w:hAnsi="Arial" w:cs="Arial"/>
          <w:color w:val="333333"/>
          <w:sz w:val="24"/>
          <w:szCs w:val="24"/>
        </w:rPr>
      </w:pPr>
      <w:ins w:id="1060" w:author="Unknown">
        <w:r w:rsidRPr="00D65CC2">
          <w:rPr>
            <w:rFonts w:ascii="Arial" w:eastAsia="Times New Roman" w:hAnsi="Arial" w:cs="Arial"/>
            <w:color w:val="333333"/>
            <w:sz w:val="24"/>
            <w:szCs w:val="24"/>
          </w:rPr>
          <w:t>This kind of middleware method is bind to the app Object using app.use() method.</w:t>
        </w:r>
      </w:ins>
    </w:p>
    <w:p w:rsidR="00D65CC2" w:rsidRPr="00D65CC2" w:rsidRDefault="00D65CC2" w:rsidP="00D65CC2">
      <w:pPr>
        <w:numPr>
          <w:ilvl w:val="0"/>
          <w:numId w:val="126"/>
        </w:numPr>
        <w:shd w:val="clear" w:color="auto" w:fill="FFFFFF"/>
        <w:spacing w:after="0" w:line="240" w:lineRule="atLeast"/>
        <w:ind w:left="75" w:right="75"/>
        <w:rPr>
          <w:ins w:id="1061" w:author="Unknown"/>
          <w:rFonts w:ascii="Arial" w:eastAsia="Times New Roman" w:hAnsi="Arial" w:cs="Arial"/>
          <w:color w:val="CCCCCC"/>
          <w:sz w:val="21"/>
          <w:szCs w:val="21"/>
        </w:rPr>
      </w:pPr>
      <w:ins w:id="1062" w:author="Unknown">
        <w:r w:rsidRPr="00D65CC2">
          <w:rPr>
            <w:rFonts w:ascii="Arial" w:eastAsia="Times New Roman" w:hAnsi="Arial" w:cs="Arial"/>
            <w:color w:val="CCCCCC"/>
            <w:sz w:val="21"/>
            <w:szCs w:val="21"/>
          </w:rPr>
          <w:t>code</w:t>
        </w:r>
      </w:ins>
    </w:p>
    <w:p w:rsidR="00D65CC2" w:rsidRPr="00D65CC2" w:rsidRDefault="00D65CC2" w:rsidP="00D65CC2">
      <w:pPr>
        <w:numPr>
          <w:ilvl w:val="0"/>
          <w:numId w:val="126"/>
        </w:numPr>
        <w:pBdr>
          <w:bottom w:val="dashed" w:sz="6" w:space="0" w:color="CCCCCC"/>
        </w:pBdr>
        <w:shd w:val="clear" w:color="auto" w:fill="FFFFFF"/>
        <w:spacing w:after="0" w:line="240" w:lineRule="atLeast"/>
        <w:ind w:left="75" w:right="75"/>
        <w:rPr>
          <w:ins w:id="1063" w:author="Unknown"/>
          <w:rFonts w:ascii="Arial" w:eastAsia="Times New Roman" w:hAnsi="Arial" w:cs="Arial"/>
          <w:color w:val="CCCCCC"/>
          <w:sz w:val="21"/>
          <w:szCs w:val="21"/>
        </w:rPr>
      </w:pPr>
      <w:ins w:id="1064" w:author="Unknown">
        <w:r w:rsidRPr="00D65CC2">
          <w:rPr>
            <w:rFonts w:ascii="Arial" w:eastAsia="Times New Roman" w:hAnsi="Arial" w:cs="Arial"/>
            <w:color w:val="CCCCCC"/>
            <w:sz w:val="21"/>
            <w:szCs w:val="21"/>
          </w:rPr>
          <w:t>source</w:t>
        </w:r>
      </w:ins>
    </w:p>
    <w:p w:rsidR="00D65CC2" w:rsidRPr="00D65CC2" w:rsidRDefault="00D65CC2" w:rsidP="00D65CC2">
      <w:pPr>
        <w:numPr>
          <w:ilvl w:val="0"/>
          <w:numId w:val="127"/>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65" w:author="Unknown"/>
          <w:rFonts w:ascii="Consolas" w:eastAsia="Times New Roman" w:hAnsi="Consolas" w:cs="Consolas"/>
          <w:color w:val="333333"/>
          <w:sz w:val="20"/>
          <w:szCs w:val="20"/>
        </w:rPr>
      </w:pPr>
      <w:ins w:id="1066" w:author="Unknown">
        <w:r w:rsidRPr="00D65CC2">
          <w:rPr>
            <w:rFonts w:ascii="Consolas" w:eastAsia="Times New Roman" w:hAnsi="Consolas" w:cs="Consolas"/>
            <w:i/>
            <w:iCs/>
            <w:color w:val="000088"/>
            <w:sz w:val="20"/>
            <w:szCs w:val="20"/>
          </w:rPr>
          <w:t>//This middleware will execute for each route.</w:t>
        </w:r>
      </w:ins>
    </w:p>
    <w:p w:rsidR="00D65CC2" w:rsidRPr="00D65CC2" w:rsidRDefault="00D65CC2" w:rsidP="00D65CC2">
      <w:pPr>
        <w:numPr>
          <w:ilvl w:val="0"/>
          <w:numId w:val="127"/>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67" w:author="Unknown"/>
          <w:rFonts w:ascii="Consolas" w:eastAsia="Times New Roman" w:hAnsi="Consolas" w:cs="Consolas"/>
          <w:color w:val="333333"/>
          <w:sz w:val="20"/>
          <w:szCs w:val="20"/>
        </w:rPr>
      </w:pPr>
    </w:p>
    <w:p w:rsidR="00D65CC2" w:rsidRPr="00D65CC2" w:rsidRDefault="00D65CC2" w:rsidP="00D65CC2">
      <w:pPr>
        <w:numPr>
          <w:ilvl w:val="0"/>
          <w:numId w:val="127"/>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68" w:author="Unknown"/>
          <w:rFonts w:ascii="Consolas" w:eastAsia="Times New Roman" w:hAnsi="Consolas" w:cs="Consolas"/>
          <w:color w:val="333333"/>
          <w:sz w:val="20"/>
          <w:szCs w:val="20"/>
        </w:rPr>
      </w:pPr>
      <w:ins w:id="1069" w:author="Unknown">
        <w:r w:rsidRPr="00D65CC2">
          <w:rPr>
            <w:rFonts w:ascii="Consolas" w:eastAsia="Times New Roman" w:hAnsi="Consolas" w:cs="Consolas"/>
            <w:color w:val="333333"/>
            <w:sz w:val="20"/>
            <w:szCs w:val="20"/>
          </w:rPr>
          <w:t>app.</w:t>
        </w:r>
        <w:r w:rsidRPr="00D65CC2">
          <w:rPr>
            <w:rFonts w:ascii="Consolas" w:eastAsia="Times New Roman" w:hAnsi="Consolas" w:cs="Consolas"/>
            <w:color w:val="0000BB"/>
            <w:sz w:val="20"/>
            <w:szCs w:val="20"/>
          </w:rPr>
          <w:t>use</w:t>
        </w:r>
        <w:r w:rsidRPr="00D65CC2">
          <w:rPr>
            <w:rFonts w:ascii="Consolas" w:eastAsia="Times New Roman" w:hAnsi="Consolas" w:cs="Consolas"/>
            <w:color w:val="333333"/>
            <w:sz w:val="20"/>
            <w:szCs w:val="20"/>
          </w:rPr>
          <w:t>(</w:t>
        </w:r>
        <w:r w:rsidRPr="00D65CC2">
          <w:rPr>
            <w:rFonts w:ascii="Consolas" w:eastAsia="Times New Roman" w:hAnsi="Consolas" w:cs="Consolas"/>
            <w:color w:val="007700"/>
            <w:sz w:val="20"/>
            <w:szCs w:val="20"/>
          </w:rPr>
          <w:t>function</w:t>
        </w:r>
        <w:r w:rsidRPr="00D65CC2">
          <w:rPr>
            <w:rFonts w:ascii="Consolas" w:eastAsia="Times New Roman" w:hAnsi="Consolas" w:cs="Consolas"/>
            <w:color w:val="333333"/>
            <w:sz w:val="20"/>
            <w:szCs w:val="20"/>
          </w:rPr>
          <w:t xml:space="preserve"> (req, res, next) </w:t>
        </w:r>
        <w:r w:rsidRPr="00D65CC2">
          <w:rPr>
            <w:rFonts w:ascii="Consolas" w:eastAsia="Times New Roman" w:hAnsi="Consolas" w:cs="Consolas"/>
            <w:color w:val="007700"/>
            <w:sz w:val="20"/>
            <w:szCs w:val="20"/>
          </w:rPr>
          <w:t>{</w:t>
        </w:r>
      </w:ins>
    </w:p>
    <w:p w:rsidR="00D65CC2" w:rsidRPr="00D65CC2" w:rsidRDefault="00D65CC2" w:rsidP="00D65CC2">
      <w:pPr>
        <w:numPr>
          <w:ilvl w:val="0"/>
          <w:numId w:val="127"/>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70" w:author="Unknown"/>
          <w:rFonts w:ascii="Consolas" w:eastAsia="Times New Roman" w:hAnsi="Consolas" w:cs="Consolas"/>
          <w:color w:val="333333"/>
          <w:sz w:val="20"/>
          <w:szCs w:val="20"/>
        </w:rPr>
      </w:pPr>
    </w:p>
    <w:p w:rsidR="00D65CC2" w:rsidRPr="00D65CC2" w:rsidRDefault="00D65CC2" w:rsidP="00D65CC2">
      <w:pPr>
        <w:numPr>
          <w:ilvl w:val="0"/>
          <w:numId w:val="127"/>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71" w:author="Unknown"/>
          <w:rFonts w:ascii="Consolas" w:eastAsia="Times New Roman" w:hAnsi="Consolas" w:cs="Consolas"/>
          <w:color w:val="333333"/>
          <w:sz w:val="20"/>
          <w:szCs w:val="20"/>
        </w:rPr>
      </w:pPr>
      <w:ins w:id="1072" w:author="Unknown">
        <w:r w:rsidRPr="00D65CC2">
          <w:rPr>
            <w:rFonts w:ascii="Consolas" w:eastAsia="Times New Roman" w:hAnsi="Consolas" w:cs="Consolas"/>
            <w:color w:val="333333"/>
            <w:sz w:val="20"/>
            <w:szCs w:val="20"/>
          </w:rPr>
          <w:t xml:space="preserve">  console.</w:t>
        </w:r>
        <w:r w:rsidRPr="00D65CC2">
          <w:rPr>
            <w:rFonts w:ascii="Consolas" w:eastAsia="Times New Roman" w:hAnsi="Consolas" w:cs="Consolas"/>
            <w:color w:val="0000BB"/>
            <w:sz w:val="20"/>
            <w:szCs w:val="20"/>
          </w:rPr>
          <w:t>log</w:t>
        </w:r>
        <w:r w:rsidRPr="00D65CC2">
          <w:rPr>
            <w:rFonts w:ascii="Consolas" w:eastAsia="Times New Roman" w:hAnsi="Consolas" w:cs="Consolas"/>
            <w:color w:val="333333"/>
            <w:sz w:val="20"/>
            <w:szCs w:val="20"/>
          </w:rPr>
          <w:t>(</w:t>
        </w:r>
        <w:r w:rsidRPr="00D65CC2">
          <w:rPr>
            <w:rFonts w:ascii="Consolas" w:eastAsia="Times New Roman" w:hAnsi="Consolas" w:cs="Consolas"/>
            <w:color w:val="00DD00"/>
            <w:sz w:val="20"/>
            <w:szCs w:val="20"/>
          </w:rPr>
          <w:t>'Current Time:'</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Date</w:t>
        </w:r>
        <w:r w:rsidRPr="00D65CC2">
          <w:rPr>
            <w:rFonts w:ascii="Consolas" w:eastAsia="Times New Roman" w:hAnsi="Consolas" w:cs="Consolas"/>
            <w:color w:val="333333"/>
            <w:sz w:val="20"/>
            <w:szCs w:val="20"/>
          </w:rPr>
          <w:t>.</w:t>
        </w:r>
        <w:r w:rsidRPr="00D65CC2">
          <w:rPr>
            <w:rFonts w:ascii="Consolas" w:eastAsia="Times New Roman" w:hAnsi="Consolas" w:cs="Consolas"/>
            <w:color w:val="0000BB"/>
            <w:sz w:val="20"/>
            <w:szCs w:val="20"/>
          </w:rPr>
          <w:t>now</w:t>
        </w:r>
        <w:r w:rsidRPr="00D65CC2">
          <w:rPr>
            <w:rFonts w:ascii="Consolas" w:eastAsia="Times New Roman" w:hAnsi="Consolas" w:cs="Consolas"/>
            <w:color w:val="333333"/>
            <w:sz w:val="20"/>
            <w:szCs w:val="20"/>
          </w:rPr>
          <w:t>())</w:t>
        </w:r>
      </w:ins>
    </w:p>
    <w:p w:rsidR="00D65CC2" w:rsidRPr="00D65CC2" w:rsidRDefault="00D65CC2" w:rsidP="00D65CC2">
      <w:pPr>
        <w:numPr>
          <w:ilvl w:val="0"/>
          <w:numId w:val="127"/>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73" w:author="Unknown"/>
          <w:rFonts w:ascii="Consolas" w:eastAsia="Times New Roman" w:hAnsi="Consolas" w:cs="Consolas"/>
          <w:color w:val="333333"/>
          <w:sz w:val="20"/>
          <w:szCs w:val="20"/>
        </w:rPr>
      </w:pPr>
    </w:p>
    <w:p w:rsidR="00D65CC2" w:rsidRPr="00D65CC2" w:rsidRDefault="00D65CC2" w:rsidP="00D65CC2">
      <w:pPr>
        <w:numPr>
          <w:ilvl w:val="0"/>
          <w:numId w:val="127"/>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74" w:author="Unknown"/>
          <w:rFonts w:ascii="Consolas" w:eastAsia="Times New Roman" w:hAnsi="Consolas" w:cs="Consolas"/>
          <w:color w:val="333333"/>
          <w:sz w:val="20"/>
          <w:szCs w:val="20"/>
        </w:rPr>
      </w:pPr>
      <w:ins w:id="1075"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00BB"/>
            <w:sz w:val="20"/>
            <w:szCs w:val="20"/>
          </w:rPr>
          <w:t>next</w:t>
        </w:r>
        <w:r w:rsidRPr="00D65CC2">
          <w:rPr>
            <w:rFonts w:ascii="Consolas" w:eastAsia="Times New Roman" w:hAnsi="Consolas" w:cs="Consolas"/>
            <w:color w:val="333333"/>
            <w:sz w:val="20"/>
            <w:szCs w:val="20"/>
          </w:rPr>
          <w:t>()</w:t>
        </w:r>
      </w:ins>
    </w:p>
    <w:p w:rsidR="00D65CC2" w:rsidRPr="00D65CC2" w:rsidRDefault="00D65CC2" w:rsidP="00D65CC2">
      <w:pPr>
        <w:numPr>
          <w:ilvl w:val="0"/>
          <w:numId w:val="127"/>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76" w:author="Unknown"/>
          <w:rFonts w:ascii="Consolas" w:eastAsia="Times New Roman" w:hAnsi="Consolas" w:cs="Consolas"/>
          <w:color w:val="333333"/>
          <w:sz w:val="20"/>
          <w:szCs w:val="20"/>
        </w:rPr>
      </w:pPr>
    </w:p>
    <w:p w:rsidR="00D65CC2" w:rsidRPr="00D65CC2" w:rsidRDefault="00D65CC2" w:rsidP="00D65CC2">
      <w:pPr>
        <w:numPr>
          <w:ilvl w:val="0"/>
          <w:numId w:val="127"/>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77" w:author="Unknown"/>
          <w:rFonts w:ascii="Consolas" w:eastAsia="Times New Roman" w:hAnsi="Consolas" w:cs="Consolas"/>
          <w:color w:val="333333"/>
          <w:sz w:val="20"/>
          <w:szCs w:val="20"/>
        </w:rPr>
      </w:pPr>
      <w:ins w:id="1078" w:author="Unknown">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w:t>
        </w:r>
      </w:ins>
    </w:p>
    <w:p w:rsidR="00D65CC2" w:rsidRPr="00D65CC2" w:rsidRDefault="00D65CC2" w:rsidP="00D65CC2">
      <w:pPr>
        <w:numPr>
          <w:ilvl w:val="0"/>
          <w:numId w:val="127"/>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079" w:author="Unknown"/>
          <w:rFonts w:ascii="Consolas" w:eastAsia="Times New Roman" w:hAnsi="Consolas" w:cs="Consolas"/>
          <w:color w:val="333333"/>
          <w:sz w:val="20"/>
          <w:szCs w:val="20"/>
        </w:rPr>
      </w:pPr>
    </w:p>
    <w:p w:rsidR="00D65CC2" w:rsidRPr="00D65CC2" w:rsidRDefault="00D65CC2" w:rsidP="00D65CC2">
      <w:pPr>
        <w:shd w:val="clear" w:color="auto" w:fill="FFFFFF"/>
        <w:spacing w:after="75" w:line="240" w:lineRule="auto"/>
        <w:rPr>
          <w:ins w:id="1080" w:author="Unknown"/>
          <w:rFonts w:ascii="Arial" w:eastAsia="Times New Roman" w:hAnsi="Arial" w:cs="Arial"/>
          <w:b/>
          <w:bCs/>
          <w:color w:val="444444"/>
          <w:sz w:val="24"/>
          <w:szCs w:val="24"/>
        </w:rPr>
      </w:pPr>
      <w:ins w:id="1081" w:author="Unknown">
        <w:r w:rsidRPr="00D65CC2">
          <w:rPr>
            <w:rFonts w:ascii="Arial" w:eastAsia="Times New Roman" w:hAnsi="Arial" w:cs="Arial"/>
            <w:b/>
            <w:bCs/>
            <w:color w:val="444444"/>
            <w:sz w:val="24"/>
            <w:szCs w:val="24"/>
          </w:rPr>
          <w:t>2. Router-level middleware:</w:t>
        </w:r>
      </w:ins>
    </w:p>
    <w:p w:rsidR="00D65CC2" w:rsidRPr="00D65CC2" w:rsidRDefault="00D65CC2" w:rsidP="00D65CC2">
      <w:pPr>
        <w:shd w:val="clear" w:color="auto" w:fill="FFFFFF"/>
        <w:spacing w:before="75" w:after="150" w:line="240" w:lineRule="auto"/>
        <w:rPr>
          <w:ins w:id="1082" w:author="Unknown"/>
          <w:rFonts w:ascii="Arial" w:eastAsia="Times New Roman" w:hAnsi="Arial" w:cs="Arial"/>
          <w:color w:val="333333"/>
          <w:sz w:val="24"/>
          <w:szCs w:val="24"/>
        </w:rPr>
      </w:pPr>
      <w:ins w:id="1083" w:author="Unknown">
        <w:r w:rsidRPr="00D65CC2">
          <w:rPr>
            <w:rFonts w:ascii="Arial" w:eastAsia="Times New Roman" w:hAnsi="Arial" w:cs="Arial"/>
            <w:color w:val="333333"/>
            <w:sz w:val="24"/>
            <w:szCs w:val="24"/>
          </w:rPr>
          <w:t>Router-level middleware works in the same way as application-level middleware, except it is bound to an instance of express.Router()</w:t>
        </w:r>
      </w:ins>
    </w:p>
    <w:p w:rsidR="00D65CC2" w:rsidRPr="00D65CC2" w:rsidRDefault="00D65CC2" w:rsidP="00D65CC2">
      <w:pPr>
        <w:shd w:val="clear" w:color="auto" w:fill="FFFFFF"/>
        <w:spacing w:after="75" w:line="240" w:lineRule="auto"/>
        <w:rPr>
          <w:ins w:id="1084" w:author="Unknown"/>
          <w:rFonts w:ascii="Arial" w:eastAsia="Times New Roman" w:hAnsi="Arial" w:cs="Arial"/>
          <w:b/>
          <w:bCs/>
          <w:color w:val="444444"/>
          <w:sz w:val="24"/>
          <w:szCs w:val="24"/>
        </w:rPr>
      </w:pPr>
      <w:ins w:id="1085" w:author="Unknown">
        <w:r w:rsidRPr="00D65CC2">
          <w:rPr>
            <w:rFonts w:ascii="Arial" w:eastAsia="Times New Roman" w:hAnsi="Arial" w:cs="Arial"/>
            <w:b/>
            <w:bCs/>
            <w:color w:val="444444"/>
            <w:sz w:val="24"/>
            <w:szCs w:val="24"/>
          </w:rPr>
          <w:t>3. Built-in middleware:</w:t>
        </w:r>
      </w:ins>
    </w:p>
    <w:p w:rsidR="00D65CC2" w:rsidRPr="00D65CC2" w:rsidRDefault="00D65CC2" w:rsidP="00D65CC2">
      <w:pPr>
        <w:shd w:val="clear" w:color="auto" w:fill="FFFFFF"/>
        <w:spacing w:before="75" w:after="150" w:line="240" w:lineRule="auto"/>
        <w:rPr>
          <w:ins w:id="1086" w:author="Unknown"/>
          <w:rFonts w:ascii="Arial" w:eastAsia="Times New Roman" w:hAnsi="Arial" w:cs="Arial"/>
          <w:color w:val="333333"/>
          <w:sz w:val="24"/>
          <w:szCs w:val="24"/>
        </w:rPr>
      </w:pPr>
      <w:ins w:id="1087" w:author="Unknown">
        <w:r w:rsidRPr="00D65CC2">
          <w:rPr>
            <w:rFonts w:ascii="Arial" w:eastAsia="Times New Roman" w:hAnsi="Arial" w:cs="Arial"/>
            <w:color w:val="333333"/>
            <w:sz w:val="24"/>
            <w:szCs w:val="24"/>
          </w:rPr>
          <w:t>Starting with version 4.x, Express no longer depends on </w:t>
        </w:r>
        <w:r w:rsidRPr="00D65CC2">
          <w:rPr>
            <w:rFonts w:ascii="Arial" w:eastAsia="Times New Roman" w:hAnsi="Arial" w:cs="Arial"/>
            <w:color w:val="333333"/>
            <w:sz w:val="24"/>
            <w:szCs w:val="24"/>
          </w:rPr>
          <w:fldChar w:fldCharType="begin"/>
        </w:r>
        <w:r w:rsidRPr="00D65CC2">
          <w:rPr>
            <w:rFonts w:ascii="Arial" w:eastAsia="Times New Roman" w:hAnsi="Arial" w:cs="Arial"/>
            <w:color w:val="333333"/>
            <w:sz w:val="24"/>
            <w:szCs w:val="24"/>
          </w:rPr>
          <w:instrText xml:space="preserve"> HYPERLINK "https://github.com/senchalabs/connect" \t "_blank" </w:instrText>
        </w:r>
        <w:r w:rsidRPr="00D65CC2">
          <w:rPr>
            <w:rFonts w:ascii="Arial" w:eastAsia="Times New Roman" w:hAnsi="Arial" w:cs="Arial"/>
            <w:color w:val="333333"/>
            <w:sz w:val="24"/>
            <w:szCs w:val="24"/>
          </w:rPr>
          <w:fldChar w:fldCharType="separate"/>
        </w:r>
        <w:r w:rsidRPr="00D65CC2">
          <w:rPr>
            <w:rFonts w:ascii="Arial" w:eastAsia="Times New Roman" w:hAnsi="Arial" w:cs="Arial"/>
            <w:b/>
            <w:bCs/>
            <w:color w:val="F44A56"/>
            <w:sz w:val="24"/>
            <w:szCs w:val="24"/>
          </w:rPr>
          <w:t>Connect</w:t>
        </w:r>
        <w:r w:rsidRPr="00D65CC2">
          <w:rPr>
            <w:rFonts w:ascii="Arial" w:eastAsia="Times New Roman" w:hAnsi="Arial" w:cs="Arial"/>
            <w:color w:val="333333"/>
            <w:sz w:val="24"/>
            <w:szCs w:val="24"/>
          </w:rPr>
          <w:fldChar w:fldCharType="end"/>
        </w:r>
        <w:r w:rsidRPr="00D65CC2">
          <w:rPr>
            <w:rFonts w:ascii="Arial" w:eastAsia="Times New Roman" w:hAnsi="Arial" w:cs="Arial"/>
            <w:color w:val="333333"/>
            <w:sz w:val="24"/>
            <w:szCs w:val="24"/>
          </w:rPr>
          <w:t>.</w:t>
        </w:r>
      </w:ins>
    </w:p>
    <w:p w:rsidR="00D65CC2" w:rsidRPr="00D65CC2" w:rsidRDefault="00D65CC2" w:rsidP="00D65CC2">
      <w:pPr>
        <w:shd w:val="clear" w:color="auto" w:fill="FFFFFF"/>
        <w:spacing w:before="75" w:after="150" w:line="240" w:lineRule="auto"/>
        <w:rPr>
          <w:ins w:id="1088" w:author="Unknown"/>
          <w:rFonts w:ascii="Arial" w:eastAsia="Times New Roman" w:hAnsi="Arial" w:cs="Arial"/>
          <w:color w:val="333333"/>
          <w:sz w:val="24"/>
          <w:szCs w:val="24"/>
        </w:rPr>
      </w:pPr>
      <w:ins w:id="1089" w:author="Unknown">
        <w:r w:rsidRPr="00D65CC2">
          <w:rPr>
            <w:rFonts w:ascii="Arial" w:eastAsia="Times New Roman" w:hAnsi="Arial" w:cs="Arial"/>
            <w:color w:val="333333"/>
            <w:sz w:val="24"/>
            <w:szCs w:val="24"/>
          </w:rPr>
          <w:t>Express has the following built-in middleware functions:</w:t>
        </w:r>
      </w:ins>
    </w:p>
    <w:p w:rsidR="00D65CC2" w:rsidRPr="00D65CC2" w:rsidRDefault="00D65CC2" w:rsidP="00D65CC2">
      <w:pPr>
        <w:numPr>
          <w:ilvl w:val="0"/>
          <w:numId w:val="128"/>
        </w:numPr>
        <w:shd w:val="clear" w:color="auto" w:fill="FFFFFF"/>
        <w:spacing w:before="100" w:beforeAutospacing="1" w:after="100" w:afterAutospacing="1" w:line="240" w:lineRule="auto"/>
        <w:rPr>
          <w:ins w:id="1090" w:author="Unknown"/>
          <w:rFonts w:ascii="Arial" w:eastAsia="Times New Roman" w:hAnsi="Arial" w:cs="Arial"/>
          <w:color w:val="444444"/>
          <w:sz w:val="21"/>
          <w:szCs w:val="21"/>
        </w:rPr>
      </w:pPr>
      <w:ins w:id="1091" w:author="Unknown">
        <w:r w:rsidRPr="00D65CC2">
          <w:rPr>
            <w:rFonts w:ascii="Arial" w:eastAsia="Times New Roman" w:hAnsi="Arial" w:cs="Arial"/>
            <w:b/>
            <w:bCs/>
            <w:color w:val="444444"/>
            <w:sz w:val="21"/>
            <w:szCs w:val="21"/>
          </w:rPr>
          <w:t>express.static</w:t>
        </w:r>
        <w:r w:rsidRPr="00D65CC2">
          <w:rPr>
            <w:rFonts w:ascii="Arial" w:eastAsia="Times New Roman" w:hAnsi="Arial" w:cs="Arial"/>
            <w:color w:val="444444"/>
            <w:sz w:val="21"/>
            <w:szCs w:val="21"/>
          </w:rPr>
          <w:t> serves static assets such as HTML files, images, and so on.</w:t>
        </w:r>
      </w:ins>
    </w:p>
    <w:p w:rsidR="00D65CC2" w:rsidRPr="00D65CC2" w:rsidRDefault="00D65CC2" w:rsidP="00D65CC2">
      <w:pPr>
        <w:numPr>
          <w:ilvl w:val="0"/>
          <w:numId w:val="128"/>
        </w:numPr>
        <w:shd w:val="clear" w:color="auto" w:fill="FFFFFF"/>
        <w:spacing w:before="100" w:beforeAutospacing="1" w:after="100" w:afterAutospacing="1" w:line="240" w:lineRule="auto"/>
        <w:rPr>
          <w:ins w:id="1092" w:author="Unknown"/>
          <w:rFonts w:ascii="Arial" w:eastAsia="Times New Roman" w:hAnsi="Arial" w:cs="Arial"/>
          <w:color w:val="444444"/>
          <w:sz w:val="21"/>
          <w:szCs w:val="21"/>
        </w:rPr>
      </w:pPr>
      <w:ins w:id="1093" w:author="Unknown">
        <w:r w:rsidRPr="00D65CC2">
          <w:rPr>
            <w:rFonts w:ascii="Arial" w:eastAsia="Times New Roman" w:hAnsi="Arial" w:cs="Arial"/>
            <w:b/>
            <w:bCs/>
            <w:color w:val="444444"/>
            <w:sz w:val="21"/>
            <w:szCs w:val="21"/>
          </w:rPr>
          <w:t>express.json</w:t>
        </w:r>
        <w:r w:rsidRPr="00D65CC2">
          <w:rPr>
            <w:rFonts w:ascii="Arial" w:eastAsia="Times New Roman" w:hAnsi="Arial" w:cs="Arial"/>
            <w:color w:val="444444"/>
            <w:sz w:val="21"/>
            <w:szCs w:val="21"/>
          </w:rPr>
          <w:t> parses incoming requests with JSON payloads. </w:t>
        </w:r>
        <w:r w:rsidRPr="00D65CC2">
          <w:rPr>
            <w:rFonts w:ascii="Arial" w:eastAsia="Times New Roman" w:hAnsi="Arial" w:cs="Arial"/>
            <w:b/>
            <w:bCs/>
            <w:color w:val="444444"/>
            <w:sz w:val="21"/>
            <w:szCs w:val="21"/>
          </w:rPr>
          <w:t>NOTE: Available with Express 4.16.0+</w:t>
        </w:r>
      </w:ins>
    </w:p>
    <w:p w:rsidR="00D65CC2" w:rsidRPr="00D65CC2" w:rsidRDefault="00D65CC2" w:rsidP="00D65CC2">
      <w:pPr>
        <w:numPr>
          <w:ilvl w:val="0"/>
          <w:numId w:val="128"/>
        </w:numPr>
        <w:shd w:val="clear" w:color="auto" w:fill="FFFFFF"/>
        <w:spacing w:before="100" w:beforeAutospacing="1" w:after="100" w:afterAutospacing="1" w:line="240" w:lineRule="auto"/>
        <w:rPr>
          <w:ins w:id="1094" w:author="Unknown"/>
          <w:rFonts w:ascii="Arial" w:eastAsia="Times New Roman" w:hAnsi="Arial" w:cs="Arial"/>
          <w:color w:val="444444"/>
          <w:sz w:val="21"/>
          <w:szCs w:val="21"/>
        </w:rPr>
      </w:pPr>
      <w:ins w:id="1095" w:author="Unknown">
        <w:r w:rsidRPr="00D65CC2">
          <w:rPr>
            <w:rFonts w:ascii="Arial" w:eastAsia="Times New Roman" w:hAnsi="Arial" w:cs="Arial"/>
            <w:b/>
            <w:bCs/>
            <w:color w:val="444444"/>
            <w:sz w:val="21"/>
            <w:szCs w:val="21"/>
          </w:rPr>
          <w:t>express.urlencoded</w:t>
        </w:r>
        <w:r w:rsidRPr="00D65CC2">
          <w:rPr>
            <w:rFonts w:ascii="Arial" w:eastAsia="Times New Roman" w:hAnsi="Arial" w:cs="Arial"/>
            <w:color w:val="444444"/>
            <w:sz w:val="21"/>
            <w:szCs w:val="21"/>
          </w:rPr>
          <w:t> parses incoming requests with URL-encoded payloads. </w:t>
        </w:r>
        <w:r w:rsidRPr="00D65CC2">
          <w:rPr>
            <w:rFonts w:ascii="Arial" w:eastAsia="Times New Roman" w:hAnsi="Arial" w:cs="Arial"/>
            <w:b/>
            <w:bCs/>
            <w:color w:val="444444"/>
            <w:sz w:val="21"/>
            <w:szCs w:val="21"/>
          </w:rPr>
          <w:t>NOTE: Available with Express 4.16.0+</w:t>
        </w:r>
      </w:ins>
    </w:p>
    <w:p w:rsidR="00D65CC2" w:rsidRPr="00D65CC2" w:rsidRDefault="00D65CC2" w:rsidP="00D65CC2">
      <w:pPr>
        <w:shd w:val="clear" w:color="auto" w:fill="FFFFFF"/>
        <w:spacing w:after="75" w:line="240" w:lineRule="auto"/>
        <w:rPr>
          <w:ins w:id="1096" w:author="Unknown"/>
          <w:rFonts w:ascii="Arial" w:eastAsia="Times New Roman" w:hAnsi="Arial" w:cs="Arial"/>
          <w:b/>
          <w:bCs/>
          <w:color w:val="444444"/>
          <w:sz w:val="24"/>
          <w:szCs w:val="24"/>
        </w:rPr>
      </w:pPr>
      <w:ins w:id="1097" w:author="Unknown">
        <w:r w:rsidRPr="00D65CC2">
          <w:rPr>
            <w:rFonts w:ascii="Arial" w:eastAsia="Times New Roman" w:hAnsi="Arial" w:cs="Arial"/>
            <w:b/>
            <w:bCs/>
            <w:color w:val="444444"/>
            <w:sz w:val="24"/>
            <w:szCs w:val="24"/>
          </w:rPr>
          <w:t>4. Third-party middleware:</w:t>
        </w:r>
      </w:ins>
    </w:p>
    <w:p w:rsidR="00D65CC2" w:rsidRPr="00D65CC2" w:rsidRDefault="00D65CC2" w:rsidP="00D65CC2">
      <w:pPr>
        <w:shd w:val="clear" w:color="auto" w:fill="FFFFFF"/>
        <w:spacing w:before="75" w:after="150" w:line="240" w:lineRule="auto"/>
        <w:rPr>
          <w:ins w:id="1098" w:author="Unknown"/>
          <w:rFonts w:ascii="Arial" w:eastAsia="Times New Roman" w:hAnsi="Arial" w:cs="Arial"/>
          <w:color w:val="333333"/>
          <w:sz w:val="24"/>
          <w:szCs w:val="24"/>
        </w:rPr>
      </w:pPr>
      <w:ins w:id="1099" w:author="Unknown">
        <w:r w:rsidRPr="00D65CC2">
          <w:rPr>
            <w:rFonts w:ascii="Arial" w:eastAsia="Times New Roman" w:hAnsi="Arial" w:cs="Arial"/>
            <w:color w:val="333333"/>
            <w:sz w:val="24"/>
            <w:szCs w:val="24"/>
          </w:rPr>
          <w:t>There are a number of third party middleware, such as body-parser cookie-parser, mongoose and so on.</w:t>
        </w:r>
      </w:ins>
    </w:p>
    <w:p w:rsidR="00D65CC2" w:rsidRPr="00D65CC2" w:rsidRDefault="00D65CC2" w:rsidP="00D65CC2">
      <w:pPr>
        <w:shd w:val="clear" w:color="auto" w:fill="FFFFFF"/>
        <w:spacing w:before="75" w:after="150" w:line="240" w:lineRule="auto"/>
        <w:rPr>
          <w:ins w:id="1100" w:author="Unknown"/>
          <w:rFonts w:ascii="Arial" w:eastAsia="Times New Roman" w:hAnsi="Arial" w:cs="Arial"/>
          <w:color w:val="333333"/>
          <w:sz w:val="24"/>
          <w:szCs w:val="24"/>
        </w:rPr>
      </w:pPr>
      <w:ins w:id="1101" w:author="Unknown">
        <w:r w:rsidRPr="00D65CC2">
          <w:rPr>
            <w:rFonts w:ascii="Arial" w:eastAsia="Times New Roman" w:hAnsi="Arial" w:cs="Arial"/>
            <w:color w:val="333333"/>
            <w:sz w:val="24"/>
            <w:szCs w:val="24"/>
          </w:rPr>
          <w:lastRenderedPageBreak/>
          <w:t>To handle HTTP POST request in Express.js version 4 and above, you need to install middleware module called body-parser, body-parser extract the entire body portion of an incoming request stream and exposes it on req.body, The middleware was a part of Express.js earlier but now you have to install it separately.</w:t>
        </w:r>
      </w:ins>
    </w:p>
    <w:p w:rsidR="00D65CC2" w:rsidRPr="00D65CC2" w:rsidRDefault="00D65CC2" w:rsidP="00D65CC2">
      <w:pPr>
        <w:shd w:val="clear" w:color="auto" w:fill="FFFFFF"/>
        <w:spacing w:before="75" w:after="150" w:line="240" w:lineRule="auto"/>
        <w:rPr>
          <w:ins w:id="1102" w:author="Unknown"/>
          <w:rFonts w:ascii="Arial" w:eastAsia="Times New Roman" w:hAnsi="Arial" w:cs="Arial"/>
          <w:color w:val="333333"/>
          <w:sz w:val="24"/>
          <w:szCs w:val="24"/>
        </w:rPr>
      </w:pPr>
      <w:ins w:id="1103" w:author="Unknown">
        <w:r w:rsidRPr="00D65CC2">
          <w:rPr>
            <w:rFonts w:ascii="Arial" w:eastAsia="Times New Roman" w:hAnsi="Arial" w:cs="Arial"/>
            <w:color w:val="333333"/>
            <w:sz w:val="24"/>
            <w:szCs w:val="24"/>
          </w:rPr>
          <w:t>These can be installed by using command:</w:t>
        </w:r>
      </w:ins>
    </w:p>
    <w:p w:rsidR="00D65CC2" w:rsidRPr="00D65CC2" w:rsidRDefault="00D65CC2" w:rsidP="00D65CC2">
      <w:pPr>
        <w:numPr>
          <w:ilvl w:val="0"/>
          <w:numId w:val="129"/>
        </w:numPr>
        <w:shd w:val="clear" w:color="auto" w:fill="FFFFFF"/>
        <w:spacing w:after="0" w:line="240" w:lineRule="atLeast"/>
        <w:ind w:left="75" w:right="75"/>
        <w:rPr>
          <w:ins w:id="1104" w:author="Unknown"/>
          <w:rFonts w:ascii="Arial" w:eastAsia="Times New Roman" w:hAnsi="Arial" w:cs="Arial"/>
          <w:color w:val="CCCCCC"/>
          <w:sz w:val="21"/>
          <w:szCs w:val="21"/>
        </w:rPr>
      </w:pPr>
      <w:ins w:id="1105" w:author="Unknown">
        <w:r w:rsidRPr="00D65CC2">
          <w:rPr>
            <w:rFonts w:ascii="Arial" w:eastAsia="Times New Roman" w:hAnsi="Arial" w:cs="Arial"/>
            <w:color w:val="CCCCCC"/>
            <w:sz w:val="21"/>
            <w:szCs w:val="21"/>
          </w:rPr>
          <w:t>code</w:t>
        </w:r>
      </w:ins>
    </w:p>
    <w:p w:rsidR="00D65CC2" w:rsidRPr="00D65CC2" w:rsidRDefault="00D65CC2" w:rsidP="00D65CC2">
      <w:pPr>
        <w:numPr>
          <w:ilvl w:val="0"/>
          <w:numId w:val="129"/>
        </w:numPr>
        <w:pBdr>
          <w:bottom w:val="dashed" w:sz="6" w:space="0" w:color="CCCCCC"/>
        </w:pBdr>
        <w:shd w:val="clear" w:color="auto" w:fill="FFFFFF"/>
        <w:spacing w:after="0" w:line="240" w:lineRule="atLeast"/>
        <w:ind w:left="75" w:right="75"/>
        <w:rPr>
          <w:ins w:id="1106" w:author="Unknown"/>
          <w:rFonts w:ascii="Arial" w:eastAsia="Times New Roman" w:hAnsi="Arial" w:cs="Arial"/>
          <w:color w:val="CCCCCC"/>
          <w:sz w:val="21"/>
          <w:szCs w:val="21"/>
        </w:rPr>
      </w:pPr>
      <w:ins w:id="1107" w:author="Unknown">
        <w:r w:rsidRPr="00D65CC2">
          <w:rPr>
            <w:rFonts w:ascii="Arial" w:eastAsia="Times New Roman" w:hAnsi="Arial" w:cs="Arial"/>
            <w:color w:val="CCCCCC"/>
            <w:sz w:val="21"/>
            <w:szCs w:val="21"/>
          </w:rPr>
          <w:t>source</w:t>
        </w:r>
      </w:ins>
    </w:p>
    <w:p w:rsidR="00D65CC2" w:rsidRPr="00D65CC2" w:rsidRDefault="00D65CC2" w:rsidP="00D65CC2">
      <w:pPr>
        <w:numPr>
          <w:ilvl w:val="0"/>
          <w:numId w:val="130"/>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08" w:author="Unknown"/>
          <w:rFonts w:ascii="Consolas" w:eastAsia="Times New Roman" w:hAnsi="Consolas" w:cs="Consolas"/>
          <w:color w:val="333333"/>
          <w:sz w:val="20"/>
          <w:szCs w:val="20"/>
        </w:rPr>
      </w:pPr>
      <w:ins w:id="1109" w:author="Unknown">
        <w:r w:rsidRPr="00D65CC2">
          <w:rPr>
            <w:rFonts w:ascii="Consolas" w:eastAsia="Times New Roman" w:hAnsi="Consolas" w:cs="Consolas"/>
            <w:color w:val="333333"/>
            <w:sz w:val="20"/>
            <w:szCs w:val="20"/>
          </w:rPr>
          <w:t>&gt;&gt; npm install MODULE_NAME</w:t>
        </w:r>
      </w:ins>
    </w:p>
    <w:p w:rsidR="00D65CC2" w:rsidRPr="00D65CC2" w:rsidRDefault="00D65CC2" w:rsidP="00D65CC2">
      <w:pPr>
        <w:numPr>
          <w:ilvl w:val="0"/>
          <w:numId w:val="130"/>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10" w:author="Unknown"/>
          <w:rFonts w:ascii="Consolas" w:eastAsia="Times New Roman" w:hAnsi="Consolas" w:cs="Consolas"/>
          <w:color w:val="333333"/>
          <w:sz w:val="20"/>
          <w:szCs w:val="20"/>
        </w:rPr>
      </w:pPr>
    </w:p>
    <w:p w:rsidR="00D65CC2" w:rsidRPr="00D65CC2" w:rsidRDefault="00D65CC2" w:rsidP="00D65CC2">
      <w:pPr>
        <w:shd w:val="clear" w:color="auto" w:fill="FFFFFF"/>
        <w:spacing w:before="75" w:after="150" w:line="240" w:lineRule="auto"/>
        <w:rPr>
          <w:ins w:id="1111" w:author="Unknown"/>
          <w:rFonts w:ascii="Arial" w:eastAsia="Times New Roman" w:hAnsi="Arial" w:cs="Arial"/>
          <w:color w:val="333333"/>
          <w:sz w:val="24"/>
          <w:szCs w:val="24"/>
        </w:rPr>
      </w:pPr>
      <w:ins w:id="1112" w:author="Unknown">
        <w:r w:rsidRPr="00D65CC2">
          <w:rPr>
            <w:rFonts w:ascii="Arial" w:eastAsia="Times New Roman" w:hAnsi="Arial" w:cs="Arial"/>
            <w:color w:val="333333"/>
            <w:sz w:val="24"/>
            <w:szCs w:val="24"/>
          </w:rPr>
          <w:t>And they can be loaded using requires and used later.</w:t>
        </w:r>
      </w:ins>
    </w:p>
    <w:p w:rsidR="00D65CC2" w:rsidRPr="00D65CC2" w:rsidRDefault="00D65CC2" w:rsidP="00D65CC2">
      <w:pPr>
        <w:spacing w:after="0" w:line="240" w:lineRule="auto"/>
        <w:rPr>
          <w:ins w:id="1113" w:author="Unknown"/>
          <w:rFonts w:ascii="Times New Roman" w:eastAsia="Times New Roman" w:hAnsi="Times New Roman" w:cs="Times New Roman"/>
          <w:sz w:val="24"/>
          <w:szCs w:val="24"/>
        </w:rPr>
      </w:pPr>
      <w:ins w:id="1114" w:author="Unknown">
        <w:r w:rsidRPr="00D65CC2">
          <w:rPr>
            <w:rFonts w:ascii="Arial" w:eastAsia="Times New Roman" w:hAnsi="Arial" w:cs="Arial"/>
            <w:color w:val="444444"/>
            <w:sz w:val="21"/>
            <w:szCs w:val="21"/>
            <w:shd w:val="clear" w:color="auto" w:fill="FFFFFF"/>
          </w:rPr>
          <w:t>#Example:</w:t>
        </w:r>
      </w:ins>
    </w:p>
    <w:p w:rsidR="00D65CC2" w:rsidRPr="00D65CC2" w:rsidRDefault="00D65CC2" w:rsidP="00D65CC2">
      <w:pPr>
        <w:numPr>
          <w:ilvl w:val="0"/>
          <w:numId w:val="131"/>
        </w:numPr>
        <w:shd w:val="clear" w:color="auto" w:fill="FFFFFF"/>
        <w:spacing w:after="0" w:line="240" w:lineRule="atLeast"/>
        <w:ind w:left="75" w:right="75"/>
        <w:rPr>
          <w:ins w:id="1115" w:author="Unknown"/>
          <w:rFonts w:ascii="Arial" w:eastAsia="Times New Roman" w:hAnsi="Arial" w:cs="Arial"/>
          <w:color w:val="CCCCCC"/>
          <w:sz w:val="21"/>
          <w:szCs w:val="21"/>
        </w:rPr>
      </w:pPr>
      <w:ins w:id="1116" w:author="Unknown">
        <w:r w:rsidRPr="00D65CC2">
          <w:rPr>
            <w:rFonts w:ascii="Arial" w:eastAsia="Times New Roman" w:hAnsi="Arial" w:cs="Arial"/>
            <w:color w:val="CCCCCC"/>
            <w:sz w:val="21"/>
            <w:szCs w:val="21"/>
          </w:rPr>
          <w:t>code</w:t>
        </w:r>
      </w:ins>
    </w:p>
    <w:p w:rsidR="00D65CC2" w:rsidRPr="00D65CC2" w:rsidRDefault="00D65CC2" w:rsidP="00D65CC2">
      <w:pPr>
        <w:numPr>
          <w:ilvl w:val="0"/>
          <w:numId w:val="131"/>
        </w:numPr>
        <w:pBdr>
          <w:bottom w:val="dashed" w:sz="6" w:space="0" w:color="CCCCCC"/>
        </w:pBdr>
        <w:shd w:val="clear" w:color="auto" w:fill="FFFFFF"/>
        <w:spacing w:after="0" w:line="240" w:lineRule="atLeast"/>
        <w:ind w:left="75" w:right="75"/>
        <w:rPr>
          <w:ins w:id="1117" w:author="Unknown"/>
          <w:rFonts w:ascii="Arial" w:eastAsia="Times New Roman" w:hAnsi="Arial" w:cs="Arial"/>
          <w:color w:val="CCCCCC"/>
          <w:sz w:val="21"/>
          <w:szCs w:val="21"/>
        </w:rPr>
      </w:pPr>
      <w:ins w:id="1118" w:author="Unknown">
        <w:r w:rsidRPr="00D65CC2">
          <w:rPr>
            <w:rFonts w:ascii="Arial" w:eastAsia="Times New Roman" w:hAnsi="Arial" w:cs="Arial"/>
            <w:color w:val="CCCCCC"/>
            <w:sz w:val="21"/>
            <w:szCs w:val="21"/>
          </w:rPr>
          <w:t>source</w:t>
        </w:r>
      </w:ins>
    </w:p>
    <w:p w:rsidR="00D65CC2" w:rsidRPr="00D65CC2" w:rsidRDefault="00D65CC2" w:rsidP="00D65CC2">
      <w:pPr>
        <w:numPr>
          <w:ilvl w:val="0"/>
          <w:numId w:val="132"/>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19" w:author="Unknown"/>
          <w:rFonts w:ascii="Consolas" w:eastAsia="Times New Roman" w:hAnsi="Consolas" w:cs="Consolas"/>
          <w:color w:val="333333"/>
          <w:sz w:val="20"/>
          <w:szCs w:val="20"/>
        </w:rPr>
      </w:pPr>
      <w:ins w:id="1120" w:author="Unknown">
        <w:r w:rsidRPr="00D65CC2">
          <w:rPr>
            <w:rFonts w:ascii="Consolas" w:eastAsia="Times New Roman" w:hAnsi="Consolas" w:cs="Consolas"/>
            <w:color w:val="007700"/>
            <w:sz w:val="20"/>
            <w:szCs w:val="20"/>
          </w:rPr>
          <w:t>var</w:t>
        </w:r>
        <w:r w:rsidRPr="00D65CC2">
          <w:rPr>
            <w:rFonts w:ascii="Consolas" w:eastAsia="Times New Roman" w:hAnsi="Consolas" w:cs="Consolas"/>
            <w:color w:val="333333"/>
            <w:sz w:val="20"/>
            <w:szCs w:val="20"/>
          </w:rPr>
          <w:t xml:space="preserve"> bodyParser = </w:t>
        </w:r>
        <w:r w:rsidRPr="00D65CC2">
          <w:rPr>
            <w:rFonts w:ascii="Consolas" w:eastAsia="Times New Roman" w:hAnsi="Consolas" w:cs="Consolas"/>
            <w:color w:val="0000BB"/>
            <w:sz w:val="20"/>
            <w:szCs w:val="20"/>
          </w:rPr>
          <w:t>require</w:t>
        </w:r>
        <w:r w:rsidRPr="00D65CC2">
          <w:rPr>
            <w:rFonts w:ascii="Consolas" w:eastAsia="Times New Roman" w:hAnsi="Consolas" w:cs="Consolas"/>
            <w:color w:val="333333"/>
            <w:sz w:val="20"/>
            <w:szCs w:val="20"/>
          </w:rPr>
          <w:t>(</w:t>
        </w:r>
        <w:r w:rsidRPr="00D65CC2">
          <w:rPr>
            <w:rFonts w:ascii="Consolas" w:eastAsia="Times New Roman" w:hAnsi="Consolas" w:cs="Consolas"/>
            <w:color w:val="00DD00"/>
            <w:sz w:val="20"/>
            <w:szCs w:val="20"/>
          </w:rPr>
          <w:t>'body-parser'</w:t>
        </w:r>
        <w:r w:rsidRPr="00D65CC2">
          <w:rPr>
            <w:rFonts w:ascii="Consolas" w:eastAsia="Times New Roman" w:hAnsi="Consolas" w:cs="Consolas"/>
            <w:color w:val="333333"/>
            <w:sz w:val="20"/>
            <w:szCs w:val="20"/>
          </w:rPr>
          <w:t>);</w:t>
        </w:r>
      </w:ins>
    </w:p>
    <w:p w:rsidR="00D65CC2" w:rsidRPr="00D65CC2" w:rsidRDefault="00D65CC2" w:rsidP="00D65CC2">
      <w:pPr>
        <w:numPr>
          <w:ilvl w:val="0"/>
          <w:numId w:val="132"/>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21" w:author="Unknown"/>
          <w:rFonts w:ascii="Consolas" w:eastAsia="Times New Roman" w:hAnsi="Consolas" w:cs="Consolas"/>
          <w:color w:val="333333"/>
          <w:sz w:val="20"/>
          <w:szCs w:val="20"/>
        </w:rPr>
      </w:pPr>
    </w:p>
    <w:p w:rsidR="00D65CC2" w:rsidRPr="00D65CC2" w:rsidRDefault="00D65CC2" w:rsidP="00D65CC2">
      <w:pPr>
        <w:numPr>
          <w:ilvl w:val="0"/>
          <w:numId w:val="132"/>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22" w:author="Unknown"/>
          <w:rFonts w:ascii="Consolas" w:eastAsia="Times New Roman" w:hAnsi="Consolas" w:cs="Consolas"/>
          <w:color w:val="333333"/>
          <w:sz w:val="20"/>
          <w:szCs w:val="20"/>
        </w:rPr>
      </w:pPr>
      <w:ins w:id="1123" w:author="Unknown">
        <w:r w:rsidRPr="00D65CC2">
          <w:rPr>
            <w:rFonts w:ascii="Consolas" w:eastAsia="Times New Roman" w:hAnsi="Consolas" w:cs="Consolas"/>
            <w:color w:val="333333"/>
            <w:sz w:val="20"/>
            <w:szCs w:val="20"/>
          </w:rPr>
          <w:t>app.</w:t>
        </w:r>
        <w:r w:rsidRPr="00D65CC2">
          <w:rPr>
            <w:rFonts w:ascii="Consolas" w:eastAsia="Times New Roman" w:hAnsi="Consolas" w:cs="Consolas"/>
            <w:color w:val="0000BB"/>
            <w:sz w:val="20"/>
            <w:szCs w:val="20"/>
          </w:rPr>
          <w:t>use</w:t>
        </w:r>
        <w:r w:rsidRPr="00D65CC2">
          <w:rPr>
            <w:rFonts w:ascii="Consolas" w:eastAsia="Times New Roman" w:hAnsi="Consolas" w:cs="Consolas"/>
            <w:color w:val="333333"/>
            <w:sz w:val="20"/>
            <w:szCs w:val="20"/>
          </w:rPr>
          <w:t>(bodyParser.</w:t>
        </w:r>
        <w:r w:rsidRPr="00D65CC2">
          <w:rPr>
            <w:rFonts w:ascii="Consolas" w:eastAsia="Times New Roman" w:hAnsi="Consolas" w:cs="Consolas"/>
            <w:color w:val="007700"/>
            <w:sz w:val="20"/>
            <w:szCs w:val="20"/>
          </w:rPr>
          <w:t>json</w:t>
        </w:r>
        <w:r w:rsidRPr="00D65CC2">
          <w:rPr>
            <w:rFonts w:ascii="Consolas" w:eastAsia="Times New Roman" w:hAnsi="Consolas" w:cs="Consolas"/>
            <w:color w:val="333333"/>
            <w:sz w:val="20"/>
            <w:szCs w:val="20"/>
          </w:rPr>
          <w:t>());</w:t>
        </w:r>
      </w:ins>
    </w:p>
    <w:p w:rsidR="00D65CC2" w:rsidRPr="00D65CC2" w:rsidRDefault="00D65CC2" w:rsidP="00D65CC2">
      <w:pPr>
        <w:numPr>
          <w:ilvl w:val="0"/>
          <w:numId w:val="132"/>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24" w:author="Unknown"/>
          <w:rFonts w:ascii="Consolas" w:eastAsia="Times New Roman" w:hAnsi="Consolas" w:cs="Consolas"/>
          <w:color w:val="333333"/>
          <w:sz w:val="20"/>
          <w:szCs w:val="20"/>
        </w:rPr>
      </w:pPr>
    </w:p>
    <w:p w:rsidR="00D65CC2" w:rsidRPr="00D65CC2" w:rsidRDefault="00D65CC2" w:rsidP="00D65CC2">
      <w:pPr>
        <w:numPr>
          <w:ilvl w:val="0"/>
          <w:numId w:val="132"/>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25" w:author="Unknown"/>
          <w:rFonts w:ascii="Consolas" w:eastAsia="Times New Roman" w:hAnsi="Consolas" w:cs="Consolas"/>
          <w:color w:val="333333"/>
          <w:sz w:val="20"/>
          <w:szCs w:val="20"/>
        </w:rPr>
      </w:pPr>
      <w:ins w:id="1126" w:author="Unknown">
        <w:r w:rsidRPr="00D65CC2">
          <w:rPr>
            <w:rFonts w:ascii="Consolas" w:eastAsia="Times New Roman" w:hAnsi="Consolas" w:cs="Consolas"/>
            <w:color w:val="333333"/>
            <w:sz w:val="20"/>
            <w:szCs w:val="20"/>
          </w:rPr>
          <w:t>app.</w:t>
        </w:r>
        <w:r w:rsidRPr="00D65CC2">
          <w:rPr>
            <w:rFonts w:ascii="Consolas" w:eastAsia="Times New Roman" w:hAnsi="Consolas" w:cs="Consolas"/>
            <w:color w:val="0000BB"/>
            <w:sz w:val="20"/>
            <w:szCs w:val="20"/>
          </w:rPr>
          <w:t>use</w:t>
        </w:r>
        <w:r w:rsidRPr="00D65CC2">
          <w:rPr>
            <w:rFonts w:ascii="Consolas" w:eastAsia="Times New Roman" w:hAnsi="Consolas" w:cs="Consolas"/>
            <w:color w:val="333333"/>
            <w:sz w:val="20"/>
            <w:szCs w:val="20"/>
          </w:rPr>
          <w:t>(bodyParser.</w:t>
        </w:r>
        <w:r w:rsidRPr="00D65CC2">
          <w:rPr>
            <w:rFonts w:ascii="Consolas" w:eastAsia="Times New Roman" w:hAnsi="Consolas" w:cs="Consolas"/>
            <w:color w:val="0000BB"/>
            <w:sz w:val="20"/>
            <w:szCs w:val="20"/>
          </w:rPr>
          <w:t>urlencoded</w:t>
        </w:r>
        <w:r w:rsidRPr="00D65CC2">
          <w:rPr>
            <w:rFonts w:ascii="Consolas" w:eastAsia="Times New Roman" w:hAnsi="Consolas" w:cs="Consolas"/>
            <w:color w:val="333333"/>
            <w:sz w:val="20"/>
            <w:szCs w:val="20"/>
          </w:rPr>
          <w:t>(</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 xml:space="preserve"> extended: </w:t>
        </w:r>
        <w:r w:rsidRPr="00D65CC2">
          <w:rPr>
            <w:rFonts w:ascii="Consolas" w:eastAsia="Times New Roman" w:hAnsi="Consolas" w:cs="Consolas"/>
            <w:color w:val="007700"/>
            <w:sz w:val="20"/>
            <w:szCs w:val="20"/>
          </w:rPr>
          <w:t>false</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w:t>
        </w:r>
      </w:ins>
    </w:p>
    <w:p w:rsidR="00D65CC2" w:rsidRPr="00D65CC2" w:rsidRDefault="00D65CC2" w:rsidP="00D65CC2">
      <w:pPr>
        <w:numPr>
          <w:ilvl w:val="0"/>
          <w:numId w:val="132"/>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27" w:author="Unknown"/>
          <w:rFonts w:ascii="Consolas" w:eastAsia="Times New Roman" w:hAnsi="Consolas" w:cs="Consolas"/>
          <w:color w:val="333333"/>
          <w:sz w:val="20"/>
          <w:szCs w:val="20"/>
        </w:rPr>
      </w:pPr>
    </w:p>
    <w:p w:rsidR="00D65CC2" w:rsidRPr="00D65CC2" w:rsidRDefault="00D65CC2" w:rsidP="00D65CC2">
      <w:pPr>
        <w:shd w:val="clear" w:color="auto" w:fill="FFFFFF"/>
        <w:spacing w:after="75" w:line="240" w:lineRule="auto"/>
        <w:rPr>
          <w:ins w:id="1128" w:author="Unknown"/>
          <w:rFonts w:ascii="Arial" w:eastAsia="Times New Roman" w:hAnsi="Arial" w:cs="Arial"/>
          <w:b/>
          <w:bCs/>
          <w:color w:val="444444"/>
          <w:sz w:val="24"/>
          <w:szCs w:val="24"/>
        </w:rPr>
      </w:pPr>
      <w:ins w:id="1129" w:author="Unknown">
        <w:r w:rsidRPr="00D65CC2">
          <w:rPr>
            <w:rFonts w:ascii="Arial" w:eastAsia="Times New Roman" w:hAnsi="Arial" w:cs="Arial"/>
            <w:b/>
            <w:bCs/>
            <w:color w:val="444444"/>
            <w:sz w:val="24"/>
            <w:szCs w:val="24"/>
          </w:rPr>
          <w:t>Q.8) Database integration in Express Js?</w:t>
        </w:r>
      </w:ins>
    </w:p>
    <w:p w:rsidR="00D65CC2" w:rsidRPr="00D65CC2" w:rsidRDefault="00D65CC2" w:rsidP="00D65CC2">
      <w:pPr>
        <w:shd w:val="clear" w:color="auto" w:fill="FFFFFF"/>
        <w:spacing w:before="75" w:after="150" w:line="240" w:lineRule="auto"/>
        <w:rPr>
          <w:ins w:id="1130" w:author="Unknown"/>
          <w:rFonts w:ascii="Arial" w:eastAsia="Times New Roman" w:hAnsi="Arial" w:cs="Arial"/>
          <w:color w:val="333333"/>
          <w:sz w:val="24"/>
          <w:szCs w:val="24"/>
        </w:rPr>
      </w:pPr>
      <w:ins w:id="1131" w:author="Unknown">
        <w:r w:rsidRPr="00D65CC2">
          <w:rPr>
            <w:rFonts w:ascii="Arial" w:eastAsia="Times New Roman" w:hAnsi="Arial" w:cs="Arial"/>
            <w:color w:val="333333"/>
            <w:sz w:val="24"/>
            <w:szCs w:val="24"/>
          </w:rPr>
          <w:t>Adding the capability to connect databases to Express apps is just a matter of loading an appropriate Node.js driver for the database in your app</w:t>
        </w:r>
      </w:ins>
    </w:p>
    <w:p w:rsidR="00D65CC2" w:rsidRPr="00D65CC2" w:rsidRDefault="00D65CC2" w:rsidP="00D65CC2">
      <w:pPr>
        <w:spacing w:after="0" w:line="240" w:lineRule="auto"/>
        <w:rPr>
          <w:ins w:id="1132" w:author="Unknown"/>
          <w:rFonts w:ascii="Times New Roman" w:eastAsia="Times New Roman" w:hAnsi="Times New Roman" w:cs="Times New Roman"/>
          <w:sz w:val="24"/>
          <w:szCs w:val="24"/>
        </w:rPr>
      </w:pPr>
      <w:ins w:id="1133" w:author="Unknown">
        <w:r w:rsidRPr="00D65CC2">
          <w:rPr>
            <w:rFonts w:ascii="Arial" w:eastAsia="Times New Roman" w:hAnsi="Arial" w:cs="Arial"/>
            <w:color w:val="444444"/>
            <w:sz w:val="21"/>
            <w:szCs w:val="21"/>
            <w:shd w:val="clear" w:color="auto" w:fill="FFFFFF"/>
          </w:rPr>
          <w:t>Express Js supports many RDBMS &amp; NoSQL Ddatabase like</w:t>
        </w:r>
      </w:ins>
    </w:p>
    <w:p w:rsidR="00D65CC2" w:rsidRPr="00D65CC2" w:rsidRDefault="00D65CC2" w:rsidP="00D65CC2">
      <w:pPr>
        <w:numPr>
          <w:ilvl w:val="0"/>
          <w:numId w:val="133"/>
        </w:numPr>
        <w:shd w:val="clear" w:color="auto" w:fill="FFFFFF"/>
        <w:spacing w:before="100" w:beforeAutospacing="1" w:after="100" w:afterAutospacing="1" w:line="240" w:lineRule="auto"/>
        <w:rPr>
          <w:ins w:id="1134" w:author="Unknown"/>
          <w:rFonts w:ascii="Arial" w:eastAsia="Times New Roman" w:hAnsi="Arial" w:cs="Arial"/>
          <w:color w:val="444444"/>
          <w:sz w:val="21"/>
          <w:szCs w:val="21"/>
        </w:rPr>
      </w:pPr>
      <w:ins w:id="1135" w:author="Unknown">
        <w:r w:rsidRPr="00D65CC2">
          <w:rPr>
            <w:rFonts w:ascii="Arial" w:eastAsia="Times New Roman" w:hAnsi="Arial" w:cs="Arial"/>
            <w:color w:val="444444"/>
            <w:sz w:val="21"/>
            <w:szCs w:val="21"/>
          </w:rPr>
          <w:t>MongoDB</w:t>
        </w:r>
      </w:ins>
    </w:p>
    <w:p w:rsidR="00D65CC2" w:rsidRPr="00D65CC2" w:rsidRDefault="00D65CC2" w:rsidP="00D65CC2">
      <w:pPr>
        <w:numPr>
          <w:ilvl w:val="0"/>
          <w:numId w:val="133"/>
        </w:numPr>
        <w:shd w:val="clear" w:color="auto" w:fill="FFFFFF"/>
        <w:spacing w:before="100" w:beforeAutospacing="1" w:after="100" w:afterAutospacing="1" w:line="240" w:lineRule="auto"/>
        <w:rPr>
          <w:ins w:id="1136" w:author="Unknown"/>
          <w:rFonts w:ascii="Arial" w:eastAsia="Times New Roman" w:hAnsi="Arial" w:cs="Arial"/>
          <w:color w:val="444444"/>
          <w:sz w:val="21"/>
          <w:szCs w:val="21"/>
        </w:rPr>
      </w:pPr>
      <w:ins w:id="1137" w:author="Unknown">
        <w:r w:rsidRPr="00D65CC2">
          <w:rPr>
            <w:rFonts w:ascii="Arial" w:eastAsia="Times New Roman" w:hAnsi="Arial" w:cs="Arial"/>
            <w:color w:val="444444"/>
            <w:sz w:val="21"/>
            <w:szCs w:val="21"/>
          </w:rPr>
          <w:t>MySQL</w:t>
        </w:r>
      </w:ins>
    </w:p>
    <w:p w:rsidR="00D65CC2" w:rsidRPr="00D65CC2" w:rsidRDefault="00D65CC2" w:rsidP="00D65CC2">
      <w:pPr>
        <w:numPr>
          <w:ilvl w:val="0"/>
          <w:numId w:val="133"/>
        </w:numPr>
        <w:shd w:val="clear" w:color="auto" w:fill="FFFFFF"/>
        <w:spacing w:before="100" w:beforeAutospacing="1" w:after="100" w:afterAutospacing="1" w:line="240" w:lineRule="auto"/>
        <w:rPr>
          <w:ins w:id="1138" w:author="Unknown"/>
          <w:rFonts w:ascii="Arial" w:eastAsia="Times New Roman" w:hAnsi="Arial" w:cs="Arial"/>
          <w:color w:val="444444"/>
          <w:sz w:val="21"/>
          <w:szCs w:val="21"/>
        </w:rPr>
      </w:pPr>
      <w:ins w:id="1139" w:author="Unknown">
        <w:r w:rsidRPr="00D65CC2">
          <w:rPr>
            <w:rFonts w:ascii="Arial" w:eastAsia="Times New Roman" w:hAnsi="Arial" w:cs="Arial"/>
            <w:color w:val="444444"/>
            <w:sz w:val="21"/>
            <w:szCs w:val="21"/>
          </w:rPr>
          <w:t>Oracle</w:t>
        </w:r>
      </w:ins>
    </w:p>
    <w:p w:rsidR="00D65CC2" w:rsidRPr="00D65CC2" w:rsidRDefault="00D65CC2" w:rsidP="00D65CC2">
      <w:pPr>
        <w:numPr>
          <w:ilvl w:val="0"/>
          <w:numId w:val="133"/>
        </w:numPr>
        <w:shd w:val="clear" w:color="auto" w:fill="FFFFFF"/>
        <w:spacing w:before="100" w:beforeAutospacing="1" w:after="100" w:afterAutospacing="1" w:line="240" w:lineRule="auto"/>
        <w:rPr>
          <w:ins w:id="1140" w:author="Unknown"/>
          <w:rFonts w:ascii="Arial" w:eastAsia="Times New Roman" w:hAnsi="Arial" w:cs="Arial"/>
          <w:color w:val="444444"/>
          <w:sz w:val="21"/>
          <w:szCs w:val="21"/>
        </w:rPr>
      </w:pPr>
      <w:ins w:id="1141" w:author="Unknown">
        <w:r w:rsidRPr="00D65CC2">
          <w:rPr>
            <w:rFonts w:ascii="Arial" w:eastAsia="Times New Roman" w:hAnsi="Arial" w:cs="Arial"/>
            <w:color w:val="444444"/>
            <w:sz w:val="21"/>
            <w:szCs w:val="21"/>
          </w:rPr>
          <w:t>PostgreSQL</w:t>
        </w:r>
      </w:ins>
    </w:p>
    <w:p w:rsidR="00D65CC2" w:rsidRPr="00D65CC2" w:rsidRDefault="00D65CC2" w:rsidP="00D65CC2">
      <w:pPr>
        <w:numPr>
          <w:ilvl w:val="0"/>
          <w:numId w:val="133"/>
        </w:numPr>
        <w:shd w:val="clear" w:color="auto" w:fill="FFFFFF"/>
        <w:spacing w:before="100" w:beforeAutospacing="1" w:after="100" w:afterAutospacing="1" w:line="240" w:lineRule="auto"/>
        <w:rPr>
          <w:ins w:id="1142" w:author="Unknown"/>
          <w:rFonts w:ascii="Arial" w:eastAsia="Times New Roman" w:hAnsi="Arial" w:cs="Arial"/>
          <w:color w:val="444444"/>
          <w:sz w:val="21"/>
          <w:szCs w:val="21"/>
        </w:rPr>
      </w:pPr>
      <w:ins w:id="1143" w:author="Unknown">
        <w:r w:rsidRPr="00D65CC2">
          <w:rPr>
            <w:rFonts w:ascii="Arial" w:eastAsia="Times New Roman" w:hAnsi="Arial" w:cs="Arial"/>
            <w:color w:val="444444"/>
            <w:sz w:val="21"/>
            <w:szCs w:val="21"/>
          </w:rPr>
          <w:t>SQL Server</w:t>
        </w:r>
      </w:ins>
    </w:p>
    <w:p w:rsidR="00D65CC2" w:rsidRPr="00D65CC2" w:rsidRDefault="00D65CC2" w:rsidP="00D65CC2">
      <w:pPr>
        <w:numPr>
          <w:ilvl w:val="0"/>
          <w:numId w:val="133"/>
        </w:numPr>
        <w:shd w:val="clear" w:color="auto" w:fill="FFFFFF"/>
        <w:spacing w:before="100" w:beforeAutospacing="1" w:after="100" w:afterAutospacing="1" w:line="240" w:lineRule="auto"/>
        <w:rPr>
          <w:ins w:id="1144" w:author="Unknown"/>
          <w:rFonts w:ascii="Arial" w:eastAsia="Times New Roman" w:hAnsi="Arial" w:cs="Arial"/>
          <w:color w:val="444444"/>
          <w:sz w:val="21"/>
          <w:szCs w:val="21"/>
        </w:rPr>
      </w:pPr>
      <w:ins w:id="1145" w:author="Unknown">
        <w:r w:rsidRPr="00D65CC2">
          <w:rPr>
            <w:rFonts w:ascii="Arial" w:eastAsia="Times New Roman" w:hAnsi="Arial" w:cs="Arial"/>
            <w:color w:val="444444"/>
            <w:sz w:val="21"/>
            <w:szCs w:val="21"/>
          </w:rPr>
          <w:t>SQLite</w:t>
        </w:r>
      </w:ins>
    </w:p>
    <w:p w:rsidR="00D65CC2" w:rsidRPr="00D65CC2" w:rsidRDefault="00D65CC2" w:rsidP="00D65CC2">
      <w:pPr>
        <w:spacing w:after="0" w:line="240" w:lineRule="auto"/>
        <w:rPr>
          <w:ins w:id="1146" w:author="Unknown"/>
          <w:rFonts w:ascii="Times New Roman" w:eastAsia="Times New Roman" w:hAnsi="Times New Roman" w:cs="Times New Roman"/>
          <w:sz w:val="24"/>
          <w:szCs w:val="24"/>
        </w:rPr>
      </w:pPr>
      <w:ins w:id="1147" w:author="Unknown">
        <w:r w:rsidRPr="00D65CC2">
          <w:rPr>
            <w:rFonts w:ascii="Arial" w:eastAsia="Times New Roman" w:hAnsi="Arial" w:cs="Arial"/>
            <w:color w:val="444444"/>
            <w:sz w:val="21"/>
            <w:szCs w:val="21"/>
            <w:shd w:val="clear" w:color="auto" w:fill="FFFFFF"/>
          </w:rPr>
          <w:t>#Example: Install MongoDB</w:t>
        </w:r>
      </w:ins>
    </w:p>
    <w:p w:rsidR="00D65CC2" w:rsidRPr="00D65CC2" w:rsidRDefault="00D65CC2" w:rsidP="00D65CC2">
      <w:pPr>
        <w:numPr>
          <w:ilvl w:val="0"/>
          <w:numId w:val="134"/>
        </w:numPr>
        <w:shd w:val="clear" w:color="auto" w:fill="FFFFFF"/>
        <w:spacing w:after="0" w:line="240" w:lineRule="atLeast"/>
        <w:ind w:left="75" w:right="75"/>
        <w:rPr>
          <w:ins w:id="1148" w:author="Unknown"/>
          <w:rFonts w:ascii="Arial" w:eastAsia="Times New Roman" w:hAnsi="Arial" w:cs="Arial"/>
          <w:color w:val="CCCCCC"/>
          <w:sz w:val="21"/>
          <w:szCs w:val="21"/>
        </w:rPr>
      </w:pPr>
      <w:ins w:id="1149" w:author="Unknown">
        <w:r w:rsidRPr="00D65CC2">
          <w:rPr>
            <w:rFonts w:ascii="Arial" w:eastAsia="Times New Roman" w:hAnsi="Arial" w:cs="Arial"/>
            <w:color w:val="CCCCCC"/>
            <w:sz w:val="21"/>
            <w:szCs w:val="21"/>
          </w:rPr>
          <w:t>code</w:t>
        </w:r>
      </w:ins>
    </w:p>
    <w:p w:rsidR="00D65CC2" w:rsidRPr="00D65CC2" w:rsidRDefault="00D65CC2" w:rsidP="00D65CC2">
      <w:pPr>
        <w:numPr>
          <w:ilvl w:val="0"/>
          <w:numId w:val="134"/>
        </w:numPr>
        <w:pBdr>
          <w:bottom w:val="dashed" w:sz="6" w:space="0" w:color="CCCCCC"/>
        </w:pBdr>
        <w:shd w:val="clear" w:color="auto" w:fill="FFFFFF"/>
        <w:spacing w:after="0" w:line="240" w:lineRule="atLeast"/>
        <w:ind w:left="75" w:right="75"/>
        <w:rPr>
          <w:ins w:id="1150" w:author="Unknown"/>
          <w:rFonts w:ascii="Arial" w:eastAsia="Times New Roman" w:hAnsi="Arial" w:cs="Arial"/>
          <w:color w:val="CCCCCC"/>
          <w:sz w:val="21"/>
          <w:szCs w:val="21"/>
        </w:rPr>
      </w:pPr>
      <w:ins w:id="1151" w:author="Unknown">
        <w:r w:rsidRPr="00D65CC2">
          <w:rPr>
            <w:rFonts w:ascii="Arial" w:eastAsia="Times New Roman" w:hAnsi="Arial" w:cs="Arial"/>
            <w:color w:val="CCCCCC"/>
            <w:sz w:val="21"/>
            <w:szCs w:val="21"/>
          </w:rPr>
          <w:t>source</w:t>
        </w:r>
      </w:ins>
    </w:p>
    <w:p w:rsidR="00D65CC2" w:rsidRPr="00D65CC2" w:rsidRDefault="00D65CC2" w:rsidP="00D65CC2">
      <w:pPr>
        <w:numPr>
          <w:ilvl w:val="0"/>
          <w:numId w:val="135"/>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52" w:author="Unknown"/>
          <w:rFonts w:ascii="Consolas" w:eastAsia="Times New Roman" w:hAnsi="Consolas" w:cs="Consolas"/>
          <w:color w:val="333333"/>
          <w:sz w:val="20"/>
          <w:szCs w:val="20"/>
        </w:rPr>
      </w:pPr>
      <w:ins w:id="1153" w:author="Unknown">
        <w:r w:rsidRPr="00D65CC2">
          <w:rPr>
            <w:rFonts w:ascii="Consolas" w:eastAsia="Times New Roman" w:hAnsi="Consolas" w:cs="Consolas"/>
            <w:color w:val="333333"/>
            <w:sz w:val="20"/>
            <w:szCs w:val="20"/>
          </w:rPr>
          <w:t>&gt;&gt;npm install mongodb</w:t>
        </w:r>
      </w:ins>
    </w:p>
    <w:p w:rsidR="00D65CC2" w:rsidRPr="00D65CC2" w:rsidRDefault="00D65CC2" w:rsidP="00D65CC2">
      <w:pPr>
        <w:numPr>
          <w:ilvl w:val="0"/>
          <w:numId w:val="135"/>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54" w:author="Unknown"/>
          <w:rFonts w:ascii="Consolas" w:eastAsia="Times New Roman" w:hAnsi="Consolas" w:cs="Consolas"/>
          <w:color w:val="333333"/>
          <w:sz w:val="20"/>
          <w:szCs w:val="20"/>
        </w:rPr>
      </w:pPr>
    </w:p>
    <w:p w:rsidR="00D65CC2" w:rsidRPr="00D65CC2" w:rsidRDefault="00D65CC2" w:rsidP="00D65CC2">
      <w:pPr>
        <w:numPr>
          <w:ilvl w:val="0"/>
          <w:numId w:val="135"/>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55" w:author="Unknown"/>
          <w:rFonts w:ascii="Consolas" w:eastAsia="Times New Roman" w:hAnsi="Consolas" w:cs="Consolas"/>
          <w:color w:val="333333"/>
          <w:sz w:val="20"/>
          <w:szCs w:val="20"/>
        </w:rPr>
      </w:pPr>
    </w:p>
    <w:p w:rsidR="00D65CC2" w:rsidRPr="00D65CC2" w:rsidRDefault="00D65CC2" w:rsidP="00D65CC2">
      <w:pPr>
        <w:numPr>
          <w:ilvl w:val="0"/>
          <w:numId w:val="135"/>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56" w:author="Unknown"/>
          <w:rFonts w:ascii="Consolas" w:eastAsia="Times New Roman" w:hAnsi="Consolas" w:cs="Consolas"/>
          <w:color w:val="333333"/>
          <w:sz w:val="20"/>
          <w:szCs w:val="20"/>
        </w:rPr>
      </w:pPr>
    </w:p>
    <w:p w:rsidR="00D65CC2" w:rsidRPr="00D65CC2" w:rsidRDefault="00D65CC2" w:rsidP="00D65CC2">
      <w:pPr>
        <w:numPr>
          <w:ilvl w:val="0"/>
          <w:numId w:val="135"/>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57" w:author="Unknown"/>
          <w:rFonts w:ascii="Consolas" w:eastAsia="Times New Roman" w:hAnsi="Consolas" w:cs="Consolas"/>
          <w:color w:val="333333"/>
          <w:sz w:val="20"/>
          <w:szCs w:val="20"/>
        </w:rPr>
      </w:pPr>
      <w:ins w:id="1158" w:author="Unknown">
        <w:r w:rsidRPr="00D65CC2">
          <w:rPr>
            <w:rFonts w:ascii="Consolas" w:eastAsia="Times New Roman" w:hAnsi="Consolas" w:cs="Consolas"/>
            <w:color w:val="007700"/>
            <w:sz w:val="20"/>
            <w:szCs w:val="20"/>
          </w:rPr>
          <w:t>var</w:t>
        </w:r>
        <w:r w:rsidRPr="00D65CC2">
          <w:rPr>
            <w:rFonts w:ascii="Consolas" w:eastAsia="Times New Roman" w:hAnsi="Consolas" w:cs="Consolas"/>
            <w:color w:val="333333"/>
            <w:sz w:val="20"/>
            <w:szCs w:val="20"/>
          </w:rPr>
          <w:t xml:space="preserve"> MongoClient = </w:t>
        </w:r>
        <w:r w:rsidRPr="00D65CC2">
          <w:rPr>
            <w:rFonts w:ascii="Consolas" w:eastAsia="Times New Roman" w:hAnsi="Consolas" w:cs="Consolas"/>
            <w:color w:val="0000BB"/>
            <w:sz w:val="20"/>
            <w:szCs w:val="20"/>
          </w:rPr>
          <w:t>require</w:t>
        </w:r>
        <w:r w:rsidRPr="00D65CC2">
          <w:rPr>
            <w:rFonts w:ascii="Consolas" w:eastAsia="Times New Roman" w:hAnsi="Consolas" w:cs="Consolas"/>
            <w:color w:val="333333"/>
            <w:sz w:val="20"/>
            <w:szCs w:val="20"/>
          </w:rPr>
          <w:t>(</w:t>
        </w:r>
        <w:r w:rsidRPr="00D65CC2">
          <w:rPr>
            <w:rFonts w:ascii="Consolas" w:eastAsia="Times New Roman" w:hAnsi="Consolas" w:cs="Consolas"/>
            <w:color w:val="00DD00"/>
            <w:sz w:val="20"/>
            <w:szCs w:val="20"/>
          </w:rPr>
          <w:t>'mongodb'</w:t>
        </w:r>
        <w:r w:rsidRPr="00D65CC2">
          <w:rPr>
            <w:rFonts w:ascii="Consolas" w:eastAsia="Times New Roman" w:hAnsi="Consolas" w:cs="Consolas"/>
            <w:color w:val="333333"/>
            <w:sz w:val="20"/>
            <w:szCs w:val="20"/>
          </w:rPr>
          <w:t>).MongoClient</w:t>
        </w:r>
      </w:ins>
    </w:p>
    <w:p w:rsidR="00D65CC2" w:rsidRPr="00D65CC2" w:rsidRDefault="00D65CC2" w:rsidP="00D65CC2">
      <w:pPr>
        <w:numPr>
          <w:ilvl w:val="0"/>
          <w:numId w:val="135"/>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59" w:author="Unknown"/>
          <w:rFonts w:ascii="Consolas" w:eastAsia="Times New Roman" w:hAnsi="Consolas" w:cs="Consolas"/>
          <w:color w:val="333333"/>
          <w:sz w:val="20"/>
          <w:szCs w:val="20"/>
        </w:rPr>
      </w:pPr>
    </w:p>
    <w:p w:rsidR="00D65CC2" w:rsidRPr="00D65CC2" w:rsidRDefault="00D65CC2" w:rsidP="00D65CC2">
      <w:pPr>
        <w:numPr>
          <w:ilvl w:val="0"/>
          <w:numId w:val="135"/>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60" w:author="Unknown"/>
          <w:rFonts w:ascii="Consolas" w:eastAsia="Times New Roman" w:hAnsi="Consolas" w:cs="Consolas"/>
          <w:color w:val="333333"/>
          <w:sz w:val="20"/>
          <w:szCs w:val="20"/>
        </w:rPr>
      </w:pPr>
    </w:p>
    <w:p w:rsidR="00D65CC2" w:rsidRPr="00D65CC2" w:rsidRDefault="00D65CC2" w:rsidP="00D65CC2">
      <w:pPr>
        <w:numPr>
          <w:ilvl w:val="0"/>
          <w:numId w:val="135"/>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61" w:author="Unknown"/>
          <w:rFonts w:ascii="Consolas" w:eastAsia="Times New Roman" w:hAnsi="Consolas" w:cs="Consolas"/>
          <w:color w:val="333333"/>
          <w:sz w:val="20"/>
          <w:szCs w:val="20"/>
        </w:rPr>
      </w:pPr>
    </w:p>
    <w:p w:rsidR="00D65CC2" w:rsidRPr="00D65CC2" w:rsidRDefault="00D65CC2" w:rsidP="00D65CC2">
      <w:pPr>
        <w:numPr>
          <w:ilvl w:val="0"/>
          <w:numId w:val="135"/>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62" w:author="Unknown"/>
          <w:rFonts w:ascii="Consolas" w:eastAsia="Times New Roman" w:hAnsi="Consolas" w:cs="Consolas"/>
          <w:color w:val="333333"/>
          <w:sz w:val="20"/>
          <w:szCs w:val="20"/>
        </w:rPr>
      </w:pPr>
      <w:ins w:id="1163" w:author="Unknown">
        <w:r w:rsidRPr="00D65CC2">
          <w:rPr>
            <w:rFonts w:ascii="Consolas" w:eastAsia="Times New Roman" w:hAnsi="Consolas" w:cs="Consolas"/>
            <w:color w:val="333333"/>
            <w:sz w:val="20"/>
            <w:szCs w:val="20"/>
          </w:rPr>
          <w:t>MongoClient.</w:t>
        </w:r>
        <w:r w:rsidRPr="00D65CC2">
          <w:rPr>
            <w:rFonts w:ascii="Consolas" w:eastAsia="Times New Roman" w:hAnsi="Consolas" w:cs="Consolas"/>
            <w:color w:val="0000BB"/>
            <w:sz w:val="20"/>
            <w:szCs w:val="20"/>
          </w:rPr>
          <w:t>connect</w:t>
        </w:r>
        <w:r w:rsidRPr="00D65CC2">
          <w:rPr>
            <w:rFonts w:ascii="Consolas" w:eastAsia="Times New Roman" w:hAnsi="Consolas" w:cs="Consolas"/>
            <w:color w:val="333333"/>
            <w:sz w:val="20"/>
            <w:szCs w:val="20"/>
          </w:rPr>
          <w:t>(</w:t>
        </w:r>
        <w:r w:rsidRPr="00D65CC2">
          <w:rPr>
            <w:rFonts w:ascii="Consolas" w:eastAsia="Times New Roman" w:hAnsi="Consolas" w:cs="Consolas"/>
            <w:color w:val="00DD00"/>
            <w:sz w:val="20"/>
            <w:szCs w:val="20"/>
          </w:rPr>
          <w:t>'mongodb:</w:t>
        </w:r>
        <w:r w:rsidRPr="00D65CC2">
          <w:rPr>
            <w:rFonts w:ascii="Consolas" w:eastAsia="Times New Roman" w:hAnsi="Consolas" w:cs="Consolas"/>
            <w:i/>
            <w:iCs/>
            <w:color w:val="000088"/>
            <w:sz w:val="20"/>
            <w:szCs w:val="20"/>
          </w:rPr>
          <w:t>//localhost:27017/test_db'</w:t>
        </w:r>
        <w:r w:rsidRPr="00D65CC2">
          <w:rPr>
            <w:rFonts w:ascii="Consolas" w:eastAsia="Times New Roman" w:hAnsi="Consolas" w:cs="Consolas"/>
            <w:color w:val="00DD00"/>
            <w:sz w:val="20"/>
            <w:szCs w:val="20"/>
          </w:rPr>
          <w:t xml:space="preserve">, </w:t>
        </w:r>
        <w:r w:rsidRPr="00D65CC2">
          <w:rPr>
            <w:rFonts w:ascii="Consolas" w:eastAsia="Times New Roman" w:hAnsi="Consolas" w:cs="Consolas"/>
            <w:color w:val="007700"/>
            <w:sz w:val="20"/>
            <w:szCs w:val="20"/>
          </w:rPr>
          <w:t>function</w:t>
        </w:r>
        <w:r w:rsidRPr="00D65CC2">
          <w:rPr>
            <w:rFonts w:ascii="Consolas" w:eastAsia="Times New Roman" w:hAnsi="Consolas" w:cs="Consolas"/>
            <w:color w:val="00DD00"/>
            <w:sz w:val="20"/>
            <w:szCs w:val="20"/>
          </w:rPr>
          <w:t xml:space="preserve"> (err, db) </w:t>
        </w:r>
        <w:r w:rsidRPr="00D65CC2">
          <w:rPr>
            <w:rFonts w:ascii="Consolas" w:eastAsia="Times New Roman" w:hAnsi="Consolas" w:cs="Consolas"/>
            <w:color w:val="007700"/>
            <w:sz w:val="20"/>
            <w:szCs w:val="20"/>
          </w:rPr>
          <w:t>{</w:t>
        </w:r>
      </w:ins>
    </w:p>
    <w:p w:rsidR="00D65CC2" w:rsidRPr="00D65CC2" w:rsidRDefault="00D65CC2" w:rsidP="00D65CC2">
      <w:pPr>
        <w:numPr>
          <w:ilvl w:val="0"/>
          <w:numId w:val="135"/>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64" w:author="Unknown"/>
          <w:rFonts w:ascii="Consolas" w:eastAsia="Times New Roman" w:hAnsi="Consolas" w:cs="Consolas"/>
          <w:color w:val="333333"/>
          <w:sz w:val="20"/>
          <w:szCs w:val="20"/>
        </w:rPr>
      </w:pPr>
    </w:p>
    <w:p w:rsidR="00D65CC2" w:rsidRPr="00D65CC2" w:rsidRDefault="00D65CC2" w:rsidP="00D65CC2">
      <w:pPr>
        <w:numPr>
          <w:ilvl w:val="0"/>
          <w:numId w:val="135"/>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65" w:author="Unknown"/>
          <w:rFonts w:ascii="Consolas" w:eastAsia="Times New Roman" w:hAnsi="Consolas" w:cs="Consolas"/>
          <w:color w:val="333333"/>
          <w:sz w:val="20"/>
          <w:szCs w:val="20"/>
        </w:rPr>
      </w:pPr>
      <w:ins w:id="1166"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if</w:t>
        </w:r>
        <w:r w:rsidRPr="00D65CC2">
          <w:rPr>
            <w:rFonts w:ascii="Consolas" w:eastAsia="Times New Roman" w:hAnsi="Consolas" w:cs="Consolas"/>
            <w:color w:val="333333"/>
            <w:sz w:val="20"/>
            <w:szCs w:val="20"/>
          </w:rPr>
          <w:t xml:space="preserve"> (err) </w:t>
        </w:r>
        <w:r w:rsidRPr="00D65CC2">
          <w:rPr>
            <w:rFonts w:ascii="Consolas" w:eastAsia="Times New Roman" w:hAnsi="Consolas" w:cs="Consolas"/>
            <w:color w:val="007700"/>
            <w:sz w:val="20"/>
            <w:szCs w:val="20"/>
          </w:rPr>
          <w:t>throw</w:t>
        </w:r>
        <w:r w:rsidRPr="00D65CC2">
          <w:rPr>
            <w:rFonts w:ascii="Consolas" w:eastAsia="Times New Roman" w:hAnsi="Consolas" w:cs="Consolas"/>
            <w:color w:val="333333"/>
            <w:sz w:val="20"/>
            <w:szCs w:val="20"/>
          </w:rPr>
          <w:t xml:space="preserve"> err</w:t>
        </w:r>
      </w:ins>
    </w:p>
    <w:p w:rsidR="00D65CC2" w:rsidRPr="00D65CC2" w:rsidRDefault="00D65CC2" w:rsidP="00D65CC2">
      <w:pPr>
        <w:numPr>
          <w:ilvl w:val="0"/>
          <w:numId w:val="135"/>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67" w:author="Unknown"/>
          <w:rFonts w:ascii="Consolas" w:eastAsia="Times New Roman" w:hAnsi="Consolas" w:cs="Consolas"/>
          <w:color w:val="333333"/>
          <w:sz w:val="20"/>
          <w:szCs w:val="20"/>
        </w:rPr>
      </w:pPr>
    </w:p>
    <w:p w:rsidR="00D65CC2" w:rsidRPr="00D65CC2" w:rsidRDefault="00D65CC2" w:rsidP="00D65CC2">
      <w:pPr>
        <w:numPr>
          <w:ilvl w:val="0"/>
          <w:numId w:val="135"/>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68" w:author="Unknown"/>
          <w:rFonts w:ascii="Consolas" w:eastAsia="Times New Roman" w:hAnsi="Consolas" w:cs="Consolas"/>
          <w:color w:val="333333"/>
          <w:sz w:val="20"/>
          <w:szCs w:val="20"/>
        </w:rPr>
      </w:pPr>
    </w:p>
    <w:p w:rsidR="00D65CC2" w:rsidRPr="00D65CC2" w:rsidRDefault="00D65CC2" w:rsidP="00D65CC2">
      <w:pPr>
        <w:numPr>
          <w:ilvl w:val="0"/>
          <w:numId w:val="135"/>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69" w:author="Unknown"/>
          <w:rFonts w:ascii="Consolas" w:eastAsia="Times New Roman" w:hAnsi="Consolas" w:cs="Consolas"/>
          <w:color w:val="333333"/>
          <w:sz w:val="20"/>
          <w:szCs w:val="20"/>
        </w:rPr>
      </w:pPr>
    </w:p>
    <w:p w:rsidR="00D65CC2" w:rsidRPr="00D65CC2" w:rsidRDefault="00D65CC2" w:rsidP="00D65CC2">
      <w:pPr>
        <w:numPr>
          <w:ilvl w:val="0"/>
          <w:numId w:val="135"/>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70" w:author="Unknown"/>
          <w:rFonts w:ascii="Consolas" w:eastAsia="Times New Roman" w:hAnsi="Consolas" w:cs="Consolas"/>
          <w:color w:val="333333"/>
          <w:sz w:val="20"/>
          <w:szCs w:val="20"/>
        </w:rPr>
      </w:pPr>
      <w:ins w:id="1171" w:author="Unknown">
        <w:r w:rsidRPr="00D65CC2">
          <w:rPr>
            <w:rFonts w:ascii="Consolas" w:eastAsia="Times New Roman" w:hAnsi="Consolas" w:cs="Consolas"/>
            <w:color w:val="333333"/>
            <w:sz w:val="20"/>
            <w:szCs w:val="20"/>
          </w:rPr>
          <w:t xml:space="preserve">  db.</w:t>
        </w:r>
        <w:r w:rsidRPr="00D65CC2">
          <w:rPr>
            <w:rFonts w:ascii="Consolas" w:eastAsia="Times New Roman" w:hAnsi="Consolas" w:cs="Consolas"/>
            <w:color w:val="0000BB"/>
            <w:sz w:val="20"/>
            <w:szCs w:val="20"/>
          </w:rPr>
          <w:t>collection</w:t>
        </w:r>
        <w:r w:rsidRPr="00D65CC2">
          <w:rPr>
            <w:rFonts w:ascii="Consolas" w:eastAsia="Times New Roman" w:hAnsi="Consolas" w:cs="Consolas"/>
            <w:color w:val="333333"/>
            <w:sz w:val="20"/>
            <w:szCs w:val="20"/>
          </w:rPr>
          <w:t>(</w:t>
        </w:r>
        <w:r w:rsidRPr="00D65CC2">
          <w:rPr>
            <w:rFonts w:ascii="Consolas" w:eastAsia="Times New Roman" w:hAnsi="Consolas" w:cs="Consolas"/>
            <w:color w:val="00DD00"/>
            <w:sz w:val="20"/>
            <w:szCs w:val="20"/>
          </w:rPr>
          <w:t>'mammals'</w:t>
        </w:r>
        <w:r w:rsidRPr="00D65CC2">
          <w:rPr>
            <w:rFonts w:ascii="Consolas" w:eastAsia="Times New Roman" w:hAnsi="Consolas" w:cs="Consolas"/>
            <w:color w:val="333333"/>
            <w:sz w:val="20"/>
            <w:szCs w:val="20"/>
          </w:rPr>
          <w:t>).</w:t>
        </w:r>
        <w:r w:rsidRPr="00D65CC2">
          <w:rPr>
            <w:rFonts w:ascii="Consolas" w:eastAsia="Times New Roman" w:hAnsi="Consolas" w:cs="Consolas"/>
            <w:color w:val="0000BB"/>
            <w:sz w:val="20"/>
            <w:szCs w:val="20"/>
          </w:rPr>
          <w:t>find</w:t>
        </w:r>
        <w:r w:rsidRPr="00D65CC2">
          <w:rPr>
            <w:rFonts w:ascii="Consolas" w:eastAsia="Times New Roman" w:hAnsi="Consolas" w:cs="Consolas"/>
            <w:color w:val="333333"/>
            <w:sz w:val="20"/>
            <w:szCs w:val="20"/>
          </w:rPr>
          <w:t>().</w:t>
        </w:r>
        <w:r w:rsidRPr="00D65CC2">
          <w:rPr>
            <w:rFonts w:ascii="Consolas" w:eastAsia="Times New Roman" w:hAnsi="Consolas" w:cs="Consolas"/>
            <w:color w:val="0000BB"/>
            <w:sz w:val="20"/>
            <w:szCs w:val="20"/>
          </w:rPr>
          <w:t>toArray</w:t>
        </w:r>
        <w:r w:rsidRPr="00D65CC2">
          <w:rPr>
            <w:rFonts w:ascii="Consolas" w:eastAsia="Times New Roman" w:hAnsi="Consolas" w:cs="Consolas"/>
            <w:color w:val="333333"/>
            <w:sz w:val="20"/>
            <w:szCs w:val="20"/>
          </w:rPr>
          <w:t>(</w:t>
        </w:r>
        <w:r w:rsidRPr="00D65CC2">
          <w:rPr>
            <w:rFonts w:ascii="Consolas" w:eastAsia="Times New Roman" w:hAnsi="Consolas" w:cs="Consolas"/>
            <w:color w:val="007700"/>
            <w:sz w:val="20"/>
            <w:szCs w:val="20"/>
          </w:rPr>
          <w:t>function</w:t>
        </w:r>
        <w:r w:rsidRPr="00D65CC2">
          <w:rPr>
            <w:rFonts w:ascii="Consolas" w:eastAsia="Times New Roman" w:hAnsi="Consolas" w:cs="Consolas"/>
            <w:color w:val="333333"/>
            <w:sz w:val="20"/>
            <w:szCs w:val="20"/>
          </w:rPr>
          <w:t xml:space="preserve"> (err, result) </w:t>
        </w:r>
        <w:r w:rsidRPr="00D65CC2">
          <w:rPr>
            <w:rFonts w:ascii="Consolas" w:eastAsia="Times New Roman" w:hAnsi="Consolas" w:cs="Consolas"/>
            <w:color w:val="007700"/>
            <w:sz w:val="20"/>
            <w:szCs w:val="20"/>
          </w:rPr>
          <w:t>{</w:t>
        </w:r>
      </w:ins>
    </w:p>
    <w:p w:rsidR="00D65CC2" w:rsidRPr="00D65CC2" w:rsidRDefault="00D65CC2" w:rsidP="00D65CC2">
      <w:pPr>
        <w:numPr>
          <w:ilvl w:val="0"/>
          <w:numId w:val="135"/>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72" w:author="Unknown"/>
          <w:rFonts w:ascii="Consolas" w:eastAsia="Times New Roman" w:hAnsi="Consolas" w:cs="Consolas"/>
          <w:color w:val="333333"/>
          <w:sz w:val="20"/>
          <w:szCs w:val="20"/>
        </w:rPr>
      </w:pPr>
    </w:p>
    <w:p w:rsidR="00D65CC2" w:rsidRPr="00D65CC2" w:rsidRDefault="00D65CC2" w:rsidP="00D65CC2">
      <w:pPr>
        <w:numPr>
          <w:ilvl w:val="0"/>
          <w:numId w:val="135"/>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73" w:author="Unknown"/>
          <w:rFonts w:ascii="Consolas" w:eastAsia="Times New Roman" w:hAnsi="Consolas" w:cs="Consolas"/>
          <w:color w:val="333333"/>
          <w:sz w:val="20"/>
          <w:szCs w:val="20"/>
        </w:rPr>
      </w:pPr>
      <w:ins w:id="1174"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if</w:t>
        </w:r>
        <w:r w:rsidRPr="00D65CC2">
          <w:rPr>
            <w:rFonts w:ascii="Consolas" w:eastAsia="Times New Roman" w:hAnsi="Consolas" w:cs="Consolas"/>
            <w:color w:val="333333"/>
            <w:sz w:val="20"/>
            <w:szCs w:val="20"/>
          </w:rPr>
          <w:t xml:space="preserve"> (err) </w:t>
        </w:r>
        <w:r w:rsidRPr="00D65CC2">
          <w:rPr>
            <w:rFonts w:ascii="Consolas" w:eastAsia="Times New Roman" w:hAnsi="Consolas" w:cs="Consolas"/>
            <w:color w:val="007700"/>
            <w:sz w:val="20"/>
            <w:szCs w:val="20"/>
          </w:rPr>
          <w:t>throw</w:t>
        </w:r>
        <w:r w:rsidRPr="00D65CC2">
          <w:rPr>
            <w:rFonts w:ascii="Consolas" w:eastAsia="Times New Roman" w:hAnsi="Consolas" w:cs="Consolas"/>
            <w:color w:val="333333"/>
            <w:sz w:val="20"/>
            <w:szCs w:val="20"/>
          </w:rPr>
          <w:t xml:space="preserve"> err</w:t>
        </w:r>
      </w:ins>
    </w:p>
    <w:p w:rsidR="00D65CC2" w:rsidRPr="00D65CC2" w:rsidRDefault="00D65CC2" w:rsidP="00D65CC2">
      <w:pPr>
        <w:numPr>
          <w:ilvl w:val="0"/>
          <w:numId w:val="135"/>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75" w:author="Unknown"/>
          <w:rFonts w:ascii="Consolas" w:eastAsia="Times New Roman" w:hAnsi="Consolas" w:cs="Consolas"/>
          <w:color w:val="333333"/>
          <w:sz w:val="20"/>
          <w:szCs w:val="20"/>
        </w:rPr>
      </w:pPr>
    </w:p>
    <w:p w:rsidR="00D65CC2" w:rsidRPr="00D65CC2" w:rsidRDefault="00D65CC2" w:rsidP="00D65CC2">
      <w:pPr>
        <w:numPr>
          <w:ilvl w:val="0"/>
          <w:numId w:val="135"/>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76" w:author="Unknown"/>
          <w:rFonts w:ascii="Consolas" w:eastAsia="Times New Roman" w:hAnsi="Consolas" w:cs="Consolas"/>
          <w:color w:val="333333"/>
          <w:sz w:val="20"/>
          <w:szCs w:val="20"/>
        </w:rPr>
      </w:pPr>
    </w:p>
    <w:p w:rsidR="00D65CC2" w:rsidRPr="00D65CC2" w:rsidRDefault="00D65CC2" w:rsidP="00D65CC2">
      <w:pPr>
        <w:numPr>
          <w:ilvl w:val="0"/>
          <w:numId w:val="135"/>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77" w:author="Unknown"/>
          <w:rFonts w:ascii="Consolas" w:eastAsia="Times New Roman" w:hAnsi="Consolas" w:cs="Consolas"/>
          <w:color w:val="333333"/>
          <w:sz w:val="20"/>
          <w:szCs w:val="20"/>
        </w:rPr>
      </w:pPr>
    </w:p>
    <w:p w:rsidR="00D65CC2" w:rsidRPr="00D65CC2" w:rsidRDefault="00D65CC2" w:rsidP="00D65CC2">
      <w:pPr>
        <w:numPr>
          <w:ilvl w:val="0"/>
          <w:numId w:val="135"/>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78" w:author="Unknown"/>
          <w:rFonts w:ascii="Consolas" w:eastAsia="Times New Roman" w:hAnsi="Consolas" w:cs="Consolas"/>
          <w:color w:val="333333"/>
          <w:sz w:val="20"/>
          <w:szCs w:val="20"/>
        </w:rPr>
      </w:pPr>
      <w:ins w:id="1179" w:author="Unknown">
        <w:r w:rsidRPr="00D65CC2">
          <w:rPr>
            <w:rFonts w:ascii="Consolas" w:eastAsia="Times New Roman" w:hAnsi="Consolas" w:cs="Consolas"/>
            <w:color w:val="333333"/>
            <w:sz w:val="20"/>
            <w:szCs w:val="20"/>
          </w:rPr>
          <w:t xml:space="preserve">    console.</w:t>
        </w:r>
        <w:r w:rsidRPr="00D65CC2">
          <w:rPr>
            <w:rFonts w:ascii="Consolas" w:eastAsia="Times New Roman" w:hAnsi="Consolas" w:cs="Consolas"/>
            <w:color w:val="0000BB"/>
            <w:sz w:val="20"/>
            <w:szCs w:val="20"/>
          </w:rPr>
          <w:t>log</w:t>
        </w:r>
        <w:r w:rsidRPr="00D65CC2">
          <w:rPr>
            <w:rFonts w:ascii="Consolas" w:eastAsia="Times New Roman" w:hAnsi="Consolas" w:cs="Consolas"/>
            <w:color w:val="333333"/>
            <w:sz w:val="20"/>
            <w:szCs w:val="20"/>
          </w:rPr>
          <w:t>(result)</w:t>
        </w:r>
      </w:ins>
    </w:p>
    <w:p w:rsidR="00D65CC2" w:rsidRPr="00D65CC2" w:rsidRDefault="00D65CC2" w:rsidP="00D65CC2">
      <w:pPr>
        <w:numPr>
          <w:ilvl w:val="0"/>
          <w:numId w:val="135"/>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80" w:author="Unknown"/>
          <w:rFonts w:ascii="Consolas" w:eastAsia="Times New Roman" w:hAnsi="Consolas" w:cs="Consolas"/>
          <w:color w:val="333333"/>
          <w:sz w:val="20"/>
          <w:szCs w:val="20"/>
        </w:rPr>
      </w:pPr>
    </w:p>
    <w:p w:rsidR="00D65CC2" w:rsidRPr="00D65CC2" w:rsidRDefault="00D65CC2" w:rsidP="00D65CC2">
      <w:pPr>
        <w:numPr>
          <w:ilvl w:val="0"/>
          <w:numId w:val="135"/>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81" w:author="Unknown"/>
          <w:rFonts w:ascii="Consolas" w:eastAsia="Times New Roman" w:hAnsi="Consolas" w:cs="Consolas"/>
          <w:color w:val="333333"/>
          <w:sz w:val="20"/>
          <w:szCs w:val="20"/>
        </w:rPr>
      </w:pPr>
      <w:ins w:id="1182"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w:t>
        </w:r>
      </w:ins>
    </w:p>
    <w:p w:rsidR="00D65CC2" w:rsidRPr="00D65CC2" w:rsidRDefault="00D65CC2" w:rsidP="00D65CC2">
      <w:pPr>
        <w:numPr>
          <w:ilvl w:val="0"/>
          <w:numId w:val="135"/>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83" w:author="Unknown"/>
          <w:rFonts w:ascii="Consolas" w:eastAsia="Times New Roman" w:hAnsi="Consolas" w:cs="Consolas"/>
          <w:color w:val="333333"/>
          <w:sz w:val="20"/>
          <w:szCs w:val="20"/>
        </w:rPr>
      </w:pPr>
    </w:p>
    <w:p w:rsidR="00D65CC2" w:rsidRPr="00D65CC2" w:rsidRDefault="00D65CC2" w:rsidP="00D65CC2">
      <w:pPr>
        <w:numPr>
          <w:ilvl w:val="0"/>
          <w:numId w:val="135"/>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84" w:author="Unknown"/>
          <w:rFonts w:ascii="Consolas" w:eastAsia="Times New Roman" w:hAnsi="Consolas" w:cs="Consolas"/>
          <w:color w:val="333333"/>
          <w:sz w:val="20"/>
          <w:szCs w:val="20"/>
        </w:rPr>
      </w:pPr>
      <w:ins w:id="1185" w:author="Unknown">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w:t>
        </w:r>
      </w:ins>
    </w:p>
    <w:p w:rsidR="00D65CC2" w:rsidRPr="00D65CC2" w:rsidRDefault="00D65CC2" w:rsidP="00D65CC2">
      <w:pPr>
        <w:numPr>
          <w:ilvl w:val="0"/>
          <w:numId w:val="135"/>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86" w:author="Unknown"/>
          <w:rFonts w:ascii="Consolas" w:eastAsia="Times New Roman" w:hAnsi="Consolas" w:cs="Consolas"/>
          <w:color w:val="333333"/>
          <w:sz w:val="20"/>
          <w:szCs w:val="20"/>
        </w:rPr>
      </w:pPr>
    </w:p>
    <w:p w:rsidR="00D65CC2" w:rsidRPr="00D65CC2" w:rsidRDefault="00D65CC2" w:rsidP="00D65CC2">
      <w:pPr>
        <w:shd w:val="clear" w:color="auto" w:fill="FFFFFF"/>
        <w:spacing w:after="75" w:line="240" w:lineRule="auto"/>
        <w:rPr>
          <w:ins w:id="1187" w:author="Unknown"/>
          <w:rFonts w:ascii="Arial" w:eastAsia="Times New Roman" w:hAnsi="Arial" w:cs="Arial"/>
          <w:b/>
          <w:bCs/>
          <w:color w:val="444444"/>
          <w:sz w:val="24"/>
          <w:szCs w:val="24"/>
        </w:rPr>
      </w:pPr>
      <w:ins w:id="1188" w:author="Unknown">
        <w:r w:rsidRPr="00D65CC2">
          <w:rPr>
            <w:rFonts w:ascii="Arial" w:eastAsia="Times New Roman" w:hAnsi="Arial" w:cs="Arial"/>
            <w:b/>
            <w:bCs/>
            <w:color w:val="444444"/>
            <w:sz w:val="24"/>
            <w:szCs w:val="24"/>
          </w:rPr>
          <w:t>Q.9) Error handling in Express Js and How to redirect 404 errors to a page in Express Js?</w:t>
        </w:r>
      </w:ins>
    </w:p>
    <w:p w:rsidR="00D65CC2" w:rsidRPr="00D65CC2" w:rsidRDefault="00D65CC2" w:rsidP="00D65CC2">
      <w:pPr>
        <w:numPr>
          <w:ilvl w:val="0"/>
          <w:numId w:val="136"/>
        </w:numPr>
        <w:shd w:val="clear" w:color="auto" w:fill="FFFFFF"/>
        <w:spacing w:after="0" w:line="240" w:lineRule="atLeast"/>
        <w:ind w:left="75" w:right="75"/>
        <w:rPr>
          <w:ins w:id="1189" w:author="Unknown"/>
          <w:rFonts w:ascii="Arial" w:eastAsia="Times New Roman" w:hAnsi="Arial" w:cs="Arial"/>
          <w:color w:val="CCCCCC"/>
          <w:sz w:val="21"/>
          <w:szCs w:val="21"/>
        </w:rPr>
      </w:pPr>
      <w:ins w:id="1190" w:author="Unknown">
        <w:r w:rsidRPr="00D65CC2">
          <w:rPr>
            <w:rFonts w:ascii="Arial" w:eastAsia="Times New Roman" w:hAnsi="Arial" w:cs="Arial"/>
            <w:color w:val="CCCCCC"/>
            <w:sz w:val="21"/>
            <w:szCs w:val="21"/>
          </w:rPr>
          <w:t>code</w:t>
        </w:r>
      </w:ins>
    </w:p>
    <w:p w:rsidR="00D65CC2" w:rsidRPr="00D65CC2" w:rsidRDefault="00D65CC2" w:rsidP="00D65CC2">
      <w:pPr>
        <w:numPr>
          <w:ilvl w:val="0"/>
          <w:numId w:val="136"/>
        </w:numPr>
        <w:pBdr>
          <w:bottom w:val="dashed" w:sz="6" w:space="0" w:color="CCCCCC"/>
        </w:pBdr>
        <w:shd w:val="clear" w:color="auto" w:fill="FFFFFF"/>
        <w:spacing w:after="0" w:line="240" w:lineRule="atLeast"/>
        <w:ind w:left="75" w:right="75"/>
        <w:rPr>
          <w:ins w:id="1191" w:author="Unknown"/>
          <w:rFonts w:ascii="Arial" w:eastAsia="Times New Roman" w:hAnsi="Arial" w:cs="Arial"/>
          <w:color w:val="CCCCCC"/>
          <w:sz w:val="21"/>
          <w:szCs w:val="21"/>
        </w:rPr>
      </w:pPr>
      <w:ins w:id="1192" w:author="Unknown">
        <w:r w:rsidRPr="00D65CC2">
          <w:rPr>
            <w:rFonts w:ascii="Arial" w:eastAsia="Times New Roman" w:hAnsi="Arial" w:cs="Arial"/>
            <w:color w:val="CCCCCC"/>
            <w:sz w:val="21"/>
            <w:szCs w:val="21"/>
          </w:rPr>
          <w:t>source</w:t>
        </w:r>
      </w:ins>
    </w:p>
    <w:p w:rsidR="00D65CC2" w:rsidRPr="00D65CC2" w:rsidRDefault="00D65CC2" w:rsidP="00D65CC2">
      <w:pPr>
        <w:numPr>
          <w:ilvl w:val="0"/>
          <w:numId w:val="137"/>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93" w:author="Unknown"/>
          <w:rFonts w:ascii="Consolas" w:eastAsia="Times New Roman" w:hAnsi="Consolas" w:cs="Consolas"/>
          <w:color w:val="333333"/>
          <w:sz w:val="20"/>
          <w:szCs w:val="20"/>
        </w:rPr>
      </w:pPr>
      <w:ins w:id="1194" w:author="Unknown">
        <w:r w:rsidRPr="00D65CC2">
          <w:rPr>
            <w:rFonts w:ascii="Consolas" w:eastAsia="Times New Roman" w:hAnsi="Consolas" w:cs="Consolas"/>
            <w:color w:val="007700"/>
            <w:sz w:val="20"/>
            <w:szCs w:val="20"/>
          </w:rPr>
          <w:t>var</w:t>
        </w:r>
        <w:r w:rsidRPr="00D65CC2">
          <w:rPr>
            <w:rFonts w:ascii="Consolas" w:eastAsia="Times New Roman" w:hAnsi="Consolas" w:cs="Consolas"/>
            <w:color w:val="333333"/>
            <w:sz w:val="20"/>
            <w:szCs w:val="20"/>
          </w:rPr>
          <w:t xml:space="preserve"> express = </w:t>
        </w:r>
        <w:r w:rsidRPr="00D65CC2">
          <w:rPr>
            <w:rFonts w:ascii="Consolas" w:eastAsia="Times New Roman" w:hAnsi="Consolas" w:cs="Consolas"/>
            <w:color w:val="0000BB"/>
            <w:sz w:val="20"/>
            <w:szCs w:val="20"/>
          </w:rPr>
          <w:t>require</w:t>
        </w:r>
        <w:r w:rsidRPr="00D65CC2">
          <w:rPr>
            <w:rFonts w:ascii="Consolas" w:eastAsia="Times New Roman" w:hAnsi="Consolas" w:cs="Consolas"/>
            <w:color w:val="333333"/>
            <w:sz w:val="20"/>
            <w:szCs w:val="20"/>
          </w:rPr>
          <w:t>(</w:t>
        </w:r>
        <w:r w:rsidRPr="00D65CC2">
          <w:rPr>
            <w:rFonts w:ascii="Consolas" w:eastAsia="Times New Roman" w:hAnsi="Consolas" w:cs="Consolas"/>
            <w:color w:val="00DD00"/>
            <w:sz w:val="20"/>
            <w:szCs w:val="20"/>
          </w:rPr>
          <w:t>'express'</w:t>
        </w:r>
        <w:r w:rsidRPr="00D65CC2">
          <w:rPr>
            <w:rFonts w:ascii="Consolas" w:eastAsia="Times New Roman" w:hAnsi="Consolas" w:cs="Consolas"/>
            <w:color w:val="333333"/>
            <w:sz w:val="20"/>
            <w:szCs w:val="20"/>
          </w:rPr>
          <w:t>),</w:t>
        </w:r>
      </w:ins>
    </w:p>
    <w:p w:rsidR="00D65CC2" w:rsidRPr="00D65CC2" w:rsidRDefault="00D65CC2" w:rsidP="00D65CC2">
      <w:pPr>
        <w:numPr>
          <w:ilvl w:val="0"/>
          <w:numId w:val="137"/>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95" w:author="Unknown"/>
          <w:rFonts w:ascii="Consolas" w:eastAsia="Times New Roman" w:hAnsi="Consolas" w:cs="Consolas"/>
          <w:color w:val="333333"/>
          <w:sz w:val="20"/>
          <w:szCs w:val="20"/>
        </w:rPr>
      </w:pPr>
    </w:p>
    <w:p w:rsidR="00D65CC2" w:rsidRPr="00D65CC2" w:rsidRDefault="00D65CC2" w:rsidP="00D65CC2">
      <w:pPr>
        <w:numPr>
          <w:ilvl w:val="0"/>
          <w:numId w:val="137"/>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96" w:author="Unknown"/>
          <w:rFonts w:ascii="Consolas" w:eastAsia="Times New Roman" w:hAnsi="Consolas" w:cs="Consolas"/>
          <w:color w:val="333333"/>
          <w:sz w:val="20"/>
          <w:szCs w:val="20"/>
        </w:rPr>
      </w:pPr>
      <w:ins w:id="1197" w:author="Unknown">
        <w:r w:rsidRPr="00D65CC2">
          <w:rPr>
            <w:rFonts w:ascii="Consolas" w:eastAsia="Times New Roman" w:hAnsi="Consolas" w:cs="Consolas"/>
            <w:color w:val="333333"/>
            <w:sz w:val="20"/>
            <w:szCs w:val="20"/>
          </w:rPr>
          <w:t xml:space="preserve">app = </w:t>
        </w:r>
        <w:r w:rsidRPr="00D65CC2">
          <w:rPr>
            <w:rFonts w:ascii="Consolas" w:eastAsia="Times New Roman" w:hAnsi="Consolas" w:cs="Consolas"/>
            <w:color w:val="0000BB"/>
            <w:sz w:val="20"/>
            <w:szCs w:val="20"/>
          </w:rPr>
          <w:t>express</w:t>
        </w:r>
        <w:r w:rsidRPr="00D65CC2">
          <w:rPr>
            <w:rFonts w:ascii="Consolas" w:eastAsia="Times New Roman" w:hAnsi="Consolas" w:cs="Consolas"/>
            <w:color w:val="333333"/>
            <w:sz w:val="20"/>
            <w:szCs w:val="20"/>
          </w:rPr>
          <w:t>();</w:t>
        </w:r>
      </w:ins>
    </w:p>
    <w:p w:rsidR="00D65CC2" w:rsidRPr="00D65CC2" w:rsidRDefault="00D65CC2" w:rsidP="00D65CC2">
      <w:pPr>
        <w:numPr>
          <w:ilvl w:val="0"/>
          <w:numId w:val="137"/>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98" w:author="Unknown"/>
          <w:rFonts w:ascii="Consolas" w:eastAsia="Times New Roman" w:hAnsi="Consolas" w:cs="Consolas"/>
          <w:color w:val="333333"/>
          <w:sz w:val="20"/>
          <w:szCs w:val="20"/>
        </w:rPr>
      </w:pPr>
    </w:p>
    <w:p w:rsidR="00D65CC2" w:rsidRPr="00D65CC2" w:rsidRDefault="00D65CC2" w:rsidP="00D65CC2">
      <w:pPr>
        <w:numPr>
          <w:ilvl w:val="0"/>
          <w:numId w:val="137"/>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199" w:author="Unknown"/>
          <w:rFonts w:ascii="Consolas" w:eastAsia="Times New Roman" w:hAnsi="Consolas" w:cs="Consolas"/>
          <w:color w:val="333333"/>
          <w:sz w:val="20"/>
          <w:szCs w:val="20"/>
        </w:rPr>
      </w:pPr>
    </w:p>
    <w:p w:rsidR="00D65CC2" w:rsidRPr="00D65CC2" w:rsidRDefault="00D65CC2" w:rsidP="00D65CC2">
      <w:pPr>
        <w:numPr>
          <w:ilvl w:val="0"/>
          <w:numId w:val="137"/>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00" w:author="Unknown"/>
          <w:rFonts w:ascii="Consolas" w:eastAsia="Times New Roman" w:hAnsi="Consolas" w:cs="Consolas"/>
          <w:color w:val="333333"/>
          <w:sz w:val="20"/>
          <w:szCs w:val="20"/>
        </w:rPr>
      </w:pPr>
    </w:p>
    <w:p w:rsidR="00D65CC2" w:rsidRPr="00D65CC2" w:rsidRDefault="00D65CC2" w:rsidP="00D65CC2">
      <w:pPr>
        <w:numPr>
          <w:ilvl w:val="0"/>
          <w:numId w:val="137"/>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01" w:author="Unknown"/>
          <w:rFonts w:ascii="Consolas" w:eastAsia="Times New Roman" w:hAnsi="Consolas" w:cs="Consolas"/>
          <w:color w:val="333333"/>
          <w:sz w:val="20"/>
          <w:szCs w:val="20"/>
        </w:rPr>
      </w:pPr>
      <w:ins w:id="1202" w:author="Unknown">
        <w:r w:rsidRPr="00D65CC2">
          <w:rPr>
            <w:rFonts w:ascii="Consolas" w:eastAsia="Times New Roman" w:hAnsi="Consolas" w:cs="Consolas"/>
            <w:color w:val="333333"/>
            <w:sz w:val="20"/>
            <w:szCs w:val="20"/>
          </w:rPr>
          <w:t>app.</w:t>
        </w:r>
        <w:r w:rsidRPr="00D65CC2">
          <w:rPr>
            <w:rFonts w:ascii="Consolas" w:eastAsia="Times New Roman" w:hAnsi="Consolas" w:cs="Consolas"/>
            <w:color w:val="0000BB"/>
            <w:sz w:val="20"/>
            <w:szCs w:val="20"/>
          </w:rPr>
          <w:t>use</w:t>
        </w:r>
        <w:r w:rsidRPr="00D65CC2">
          <w:rPr>
            <w:rFonts w:ascii="Consolas" w:eastAsia="Times New Roman" w:hAnsi="Consolas" w:cs="Consolas"/>
            <w:color w:val="333333"/>
            <w:sz w:val="20"/>
            <w:szCs w:val="20"/>
          </w:rPr>
          <w:t>(</w:t>
        </w:r>
        <w:r w:rsidRPr="00D65CC2">
          <w:rPr>
            <w:rFonts w:ascii="Consolas" w:eastAsia="Times New Roman" w:hAnsi="Consolas" w:cs="Consolas"/>
            <w:color w:val="007700"/>
            <w:sz w:val="20"/>
            <w:szCs w:val="20"/>
          </w:rPr>
          <w:t>function</w:t>
        </w:r>
        <w:r w:rsidRPr="00D65CC2">
          <w:rPr>
            <w:rFonts w:ascii="Consolas" w:eastAsia="Times New Roman" w:hAnsi="Consolas" w:cs="Consolas"/>
            <w:color w:val="333333"/>
            <w:sz w:val="20"/>
            <w:szCs w:val="20"/>
          </w:rPr>
          <w:t xml:space="preserve"> (err, req, res, next) </w:t>
        </w:r>
        <w:r w:rsidRPr="00D65CC2">
          <w:rPr>
            <w:rFonts w:ascii="Consolas" w:eastAsia="Times New Roman" w:hAnsi="Consolas" w:cs="Consolas"/>
            <w:color w:val="007700"/>
            <w:sz w:val="20"/>
            <w:szCs w:val="20"/>
          </w:rPr>
          <w:t>{</w:t>
        </w:r>
      </w:ins>
    </w:p>
    <w:p w:rsidR="00D65CC2" w:rsidRPr="00D65CC2" w:rsidRDefault="00D65CC2" w:rsidP="00D65CC2">
      <w:pPr>
        <w:numPr>
          <w:ilvl w:val="0"/>
          <w:numId w:val="137"/>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03" w:author="Unknown"/>
          <w:rFonts w:ascii="Consolas" w:eastAsia="Times New Roman" w:hAnsi="Consolas" w:cs="Consolas"/>
          <w:color w:val="333333"/>
          <w:sz w:val="20"/>
          <w:szCs w:val="20"/>
        </w:rPr>
      </w:pPr>
    </w:p>
    <w:p w:rsidR="00D65CC2" w:rsidRPr="00D65CC2" w:rsidRDefault="00D65CC2" w:rsidP="00D65CC2">
      <w:pPr>
        <w:numPr>
          <w:ilvl w:val="0"/>
          <w:numId w:val="137"/>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04" w:author="Unknown"/>
          <w:rFonts w:ascii="Consolas" w:eastAsia="Times New Roman" w:hAnsi="Consolas" w:cs="Consolas"/>
          <w:color w:val="333333"/>
          <w:sz w:val="20"/>
          <w:szCs w:val="20"/>
        </w:rPr>
      </w:pPr>
      <w:ins w:id="1205" w:author="Unknown">
        <w:r w:rsidRPr="00D65CC2">
          <w:rPr>
            <w:rFonts w:ascii="Consolas" w:eastAsia="Times New Roman" w:hAnsi="Consolas" w:cs="Consolas"/>
            <w:color w:val="333333"/>
            <w:sz w:val="20"/>
            <w:szCs w:val="20"/>
          </w:rPr>
          <w:t xml:space="preserve">  console.</w:t>
        </w:r>
        <w:r w:rsidRPr="00D65CC2">
          <w:rPr>
            <w:rFonts w:ascii="Consolas" w:eastAsia="Times New Roman" w:hAnsi="Consolas" w:cs="Consolas"/>
            <w:color w:val="007700"/>
            <w:sz w:val="20"/>
            <w:szCs w:val="20"/>
          </w:rPr>
          <w:t>error</w:t>
        </w:r>
        <w:r w:rsidRPr="00D65CC2">
          <w:rPr>
            <w:rFonts w:ascii="Consolas" w:eastAsia="Times New Roman" w:hAnsi="Consolas" w:cs="Consolas"/>
            <w:color w:val="333333"/>
            <w:sz w:val="20"/>
            <w:szCs w:val="20"/>
          </w:rPr>
          <w:t>(err.stack)</w:t>
        </w:r>
      </w:ins>
    </w:p>
    <w:p w:rsidR="00D65CC2" w:rsidRPr="00D65CC2" w:rsidRDefault="00D65CC2" w:rsidP="00D65CC2">
      <w:pPr>
        <w:numPr>
          <w:ilvl w:val="0"/>
          <w:numId w:val="137"/>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06" w:author="Unknown"/>
          <w:rFonts w:ascii="Consolas" w:eastAsia="Times New Roman" w:hAnsi="Consolas" w:cs="Consolas"/>
          <w:color w:val="333333"/>
          <w:sz w:val="20"/>
          <w:szCs w:val="20"/>
        </w:rPr>
      </w:pPr>
    </w:p>
    <w:p w:rsidR="00D65CC2" w:rsidRPr="00D65CC2" w:rsidRDefault="00D65CC2" w:rsidP="00D65CC2">
      <w:pPr>
        <w:numPr>
          <w:ilvl w:val="0"/>
          <w:numId w:val="137"/>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07" w:author="Unknown"/>
          <w:rFonts w:ascii="Consolas" w:eastAsia="Times New Roman" w:hAnsi="Consolas" w:cs="Consolas"/>
          <w:color w:val="333333"/>
          <w:sz w:val="20"/>
          <w:szCs w:val="20"/>
        </w:rPr>
      </w:pPr>
      <w:ins w:id="1208" w:author="Unknown">
        <w:r w:rsidRPr="00D65CC2">
          <w:rPr>
            <w:rFonts w:ascii="Consolas" w:eastAsia="Times New Roman" w:hAnsi="Consolas" w:cs="Consolas"/>
            <w:color w:val="333333"/>
            <w:sz w:val="20"/>
            <w:szCs w:val="20"/>
          </w:rPr>
          <w:t xml:space="preserve">  res.</w:t>
        </w:r>
        <w:r w:rsidRPr="00D65CC2">
          <w:rPr>
            <w:rFonts w:ascii="Consolas" w:eastAsia="Times New Roman" w:hAnsi="Consolas" w:cs="Consolas"/>
            <w:color w:val="0000BB"/>
            <w:sz w:val="20"/>
            <w:szCs w:val="20"/>
          </w:rPr>
          <w:t>status</w:t>
        </w:r>
        <w:r w:rsidRPr="00D65CC2">
          <w:rPr>
            <w:rFonts w:ascii="Consolas" w:eastAsia="Times New Roman" w:hAnsi="Consolas" w:cs="Consolas"/>
            <w:color w:val="333333"/>
            <w:sz w:val="20"/>
            <w:szCs w:val="20"/>
          </w:rPr>
          <w:t>(500).</w:t>
        </w:r>
        <w:r w:rsidRPr="00D65CC2">
          <w:rPr>
            <w:rFonts w:ascii="Consolas" w:eastAsia="Times New Roman" w:hAnsi="Consolas" w:cs="Consolas"/>
            <w:color w:val="0000BB"/>
            <w:sz w:val="20"/>
            <w:szCs w:val="20"/>
          </w:rPr>
          <w:t>send</w:t>
        </w:r>
        <w:r w:rsidRPr="00D65CC2">
          <w:rPr>
            <w:rFonts w:ascii="Consolas" w:eastAsia="Times New Roman" w:hAnsi="Consolas" w:cs="Consolas"/>
            <w:color w:val="333333"/>
            <w:sz w:val="20"/>
            <w:szCs w:val="20"/>
          </w:rPr>
          <w:t>(</w:t>
        </w:r>
        <w:r w:rsidRPr="00D65CC2">
          <w:rPr>
            <w:rFonts w:ascii="Consolas" w:eastAsia="Times New Roman" w:hAnsi="Consolas" w:cs="Consolas"/>
            <w:color w:val="00DD00"/>
            <w:sz w:val="20"/>
            <w:szCs w:val="20"/>
          </w:rPr>
          <w:t>'Something went wrong, Express Js Interview Questions'</w:t>
        </w:r>
        <w:r w:rsidRPr="00D65CC2">
          <w:rPr>
            <w:rFonts w:ascii="Consolas" w:eastAsia="Times New Roman" w:hAnsi="Consolas" w:cs="Consolas"/>
            <w:color w:val="333333"/>
            <w:sz w:val="20"/>
            <w:szCs w:val="20"/>
          </w:rPr>
          <w:t>)</w:t>
        </w:r>
      </w:ins>
    </w:p>
    <w:p w:rsidR="00D65CC2" w:rsidRPr="00D65CC2" w:rsidRDefault="00D65CC2" w:rsidP="00D65CC2">
      <w:pPr>
        <w:numPr>
          <w:ilvl w:val="0"/>
          <w:numId w:val="137"/>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09" w:author="Unknown"/>
          <w:rFonts w:ascii="Consolas" w:eastAsia="Times New Roman" w:hAnsi="Consolas" w:cs="Consolas"/>
          <w:color w:val="333333"/>
          <w:sz w:val="20"/>
          <w:szCs w:val="20"/>
        </w:rPr>
      </w:pPr>
    </w:p>
    <w:p w:rsidR="00D65CC2" w:rsidRPr="00D65CC2" w:rsidRDefault="00D65CC2" w:rsidP="00D65CC2">
      <w:pPr>
        <w:numPr>
          <w:ilvl w:val="0"/>
          <w:numId w:val="137"/>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10" w:author="Unknown"/>
          <w:rFonts w:ascii="Consolas" w:eastAsia="Times New Roman" w:hAnsi="Consolas" w:cs="Consolas"/>
          <w:color w:val="333333"/>
          <w:sz w:val="20"/>
          <w:szCs w:val="20"/>
        </w:rPr>
      </w:pPr>
      <w:ins w:id="1211" w:author="Unknown">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w:t>
        </w:r>
      </w:ins>
    </w:p>
    <w:p w:rsidR="00D65CC2" w:rsidRPr="00D65CC2" w:rsidRDefault="00D65CC2" w:rsidP="00D65CC2">
      <w:pPr>
        <w:numPr>
          <w:ilvl w:val="0"/>
          <w:numId w:val="137"/>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12" w:author="Unknown"/>
          <w:rFonts w:ascii="Consolas" w:eastAsia="Times New Roman" w:hAnsi="Consolas" w:cs="Consolas"/>
          <w:color w:val="333333"/>
          <w:sz w:val="20"/>
          <w:szCs w:val="20"/>
        </w:rPr>
      </w:pPr>
    </w:p>
    <w:p w:rsidR="00D65CC2" w:rsidRPr="00D65CC2" w:rsidRDefault="00D65CC2" w:rsidP="00D65CC2">
      <w:pPr>
        <w:numPr>
          <w:ilvl w:val="0"/>
          <w:numId w:val="138"/>
        </w:numPr>
        <w:shd w:val="clear" w:color="auto" w:fill="FFFFFF"/>
        <w:spacing w:after="0" w:line="240" w:lineRule="atLeast"/>
        <w:ind w:left="75" w:right="75"/>
        <w:rPr>
          <w:ins w:id="1213" w:author="Unknown"/>
          <w:rFonts w:ascii="Arial" w:eastAsia="Times New Roman" w:hAnsi="Arial" w:cs="Arial"/>
          <w:color w:val="CCCCCC"/>
          <w:sz w:val="21"/>
          <w:szCs w:val="21"/>
        </w:rPr>
      </w:pPr>
      <w:ins w:id="1214" w:author="Unknown">
        <w:r w:rsidRPr="00D65CC2">
          <w:rPr>
            <w:rFonts w:ascii="Arial" w:eastAsia="Times New Roman" w:hAnsi="Arial" w:cs="Arial"/>
            <w:color w:val="CCCCCC"/>
            <w:sz w:val="21"/>
            <w:szCs w:val="21"/>
          </w:rPr>
          <w:t>code</w:t>
        </w:r>
      </w:ins>
    </w:p>
    <w:p w:rsidR="00D65CC2" w:rsidRPr="00D65CC2" w:rsidRDefault="00D65CC2" w:rsidP="00D65CC2">
      <w:pPr>
        <w:numPr>
          <w:ilvl w:val="0"/>
          <w:numId w:val="138"/>
        </w:numPr>
        <w:pBdr>
          <w:bottom w:val="dashed" w:sz="6" w:space="0" w:color="CCCCCC"/>
        </w:pBdr>
        <w:shd w:val="clear" w:color="auto" w:fill="FFFFFF"/>
        <w:spacing w:after="0" w:line="240" w:lineRule="atLeast"/>
        <w:ind w:left="75" w:right="75"/>
        <w:rPr>
          <w:ins w:id="1215" w:author="Unknown"/>
          <w:rFonts w:ascii="Arial" w:eastAsia="Times New Roman" w:hAnsi="Arial" w:cs="Arial"/>
          <w:color w:val="CCCCCC"/>
          <w:sz w:val="21"/>
          <w:szCs w:val="21"/>
        </w:rPr>
      </w:pPr>
      <w:ins w:id="1216" w:author="Unknown">
        <w:r w:rsidRPr="00D65CC2">
          <w:rPr>
            <w:rFonts w:ascii="Arial" w:eastAsia="Times New Roman" w:hAnsi="Arial" w:cs="Arial"/>
            <w:color w:val="CCCCCC"/>
            <w:sz w:val="21"/>
            <w:szCs w:val="21"/>
          </w:rPr>
          <w:t>source</w:t>
        </w:r>
      </w:ins>
    </w:p>
    <w:p w:rsidR="00D65CC2" w:rsidRPr="00D65CC2" w:rsidRDefault="00D65CC2" w:rsidP="00D65CC2">
      <w:pPr>
        <w:numPr>
          <w:ilvl w:val="0"/>
          <w:numId w:val="139"/>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17" w:author="Unknown"/>
          <w:rFonts w:ascii="Consolas" w:eastAsia="Times New Roman" w:hAnsi="Consolas" w:cs="Consolas"/>
          <w:color w:val="333333"/>
          <w:sz w:val="20"/>
          <w:szCs w:val="20"/>
        </w:rPr>
      </w:pPr>
      <w:ins w:id="1218" w:author="Unknown">
        <w:r w:rsidRPr="00D65CC2">
          <w:rPr>
            <w:rFonts w:ascii="Consolas" w:eastAsia="Times New Roman" w:hAnsi="Consolas" w:cs="Consolas"/>
            <w:i/>
            <w:iCs/>
            <w:color w:val="000088"/>
            <w:sz w:val="20"/>
            <w:szCs w:val="20"/>
          </w:rPr>
          <w:t>//To redirect 404 errors</w:t>
        </w:r>
      </w:ins>
    </w:p>
    <w:p w:rsidR="00D65CC2" w:rsidRPr="00D65CC2" w:rsidRDefault="00D65CC2" w:rsidP="00D65CC2">
      <w:pPr>
        <w:numPr>
          <w:ilvl w:val="0"/>
          <w:numId w:val="139"/>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19" w:author="Unknown"/>
          <w:rFonts w:ascii="Consolas" w:eastAsia="Times New Roman" w:hAnsi="Consolas" w:cs="Consolas"/>
          <w:color w:val="333333"/>
          <w:sz w:val="20"/>
          <w:szCs w:val="20"/>
        </w:rPr>
      </w:pPr>
    </w:p>
    <w:p w:rsidR="00D65CC2" w:rsidRPr="00D65CC2" w:rsidRDefault="00D65CC2" w:rsidP="00D65CC2">
      <w:pPr>
        <w:numPr>
          <w:ilvl w:val="0"/>
          <w:numId w:val="139"/>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20" w:author="Unknown"/>
          <w:rFonts w:ascii="Consolas" w:eastAsia="Times New Roman" w:hAnsi="Consolas" w:cs="Consolas"/>
          <w:color w:val="333333"/>
          <w:sz w:val="20"/>
          <w:szCs w:val="20"/>
        </w:rPr>
      </w:pPr>
      <w:ins w:id="1221" w:author="Unknown">
        <w:r w:rsidRPr="00D65CC2">
          <w:rPr>
            <w:rFonts w:ascii="Consolas" w:eastAsia="Times New Roman" w:hAnsi="Consolas" w:cs="Consolas"/>
            <w:color w:val="007700"/>
            <w:sz w:val="20"/>
            <w:szCs w:val="20"/>
          </w:rPr>
          <w:t>var</w:t>
        </w:r>
        <w:r w:rsidRPr="00D65CC2">
          <w:rPr>
            <w:rFonts w:ascii="Consolas" w:eastAsia="Times New Roman" w:hAnsi="Consolas" w:cs="Consolas"/>
            <w:color w:val="333333"/>
            <w:sz w:val="20"/>
            <w:szCs w:val="20"/>
          </w:rPr>
          <w:t xml:space="preserve"> express = </w:t>
        </w:r>
        <w:r w:rsidRPr="00D65CC2">
          <w:rPr>
            <w:rFonts w:ascii="Consolas" w:eastAsia="Times New Roman" w:hAnsi="Consolas" w:cs="Consolas"/>
            <w:color w:val="0000BB"/>
            <w:sz w:val="20"/>
            <w:szCs w:val="20"/>
          </w:rPr>
          <w:t>require</w:t>
        </w:r>
        <w:r w:rsidRPr="00D65CC2">
          <w:rPr>
            <w:rFonts w:ascii="Consolas" w:eastAsia="Times New Roman" w:hAnsi="Consolas" w:cs="Consolas"/>
            <w:color w:val="333333"/>
            <w:sz w:val="20"/>
            <w:szCs w:val="20"/>
          </w:rPr>
          <w:t>(</w:t>
        </w:r>
        <w:r w:rsidRPr="00D65CC2">
          <w:rPr>
            <w:rFonts w:ascii="Consolas" w:eastAsia="Times New Roman" w:hAnsi="Consolas" w:cs="Consolas"/>
            <w:color w:val="00DD00"/>
            <w:sz w:val="20"/>
            <w:szCs w:val="20"/>
          </w:rPr>
          <w:t>'express'</w:t>
        </w:r>
        <w:r w:rsidRPr="00D65CC2">
          <w:rPr>
            <w:rFonts w:ascii="Consolas" w:eastAsia="Times New Roman" w:hAnsi="Consolas" w:cs="Consolas"/>
            <w:color w:val="333333"/>
            <w:sz w:val="20"/>
            <w:szCs w:val="20"/>
          </w:rPr>
          <w:t>),</w:t>
        </w:r>
      </w:ins>
    </w:p>
    <w:p w:rsidR="00D65CC2" w:rsidRPr="00D65CC2" w:rsidRDefault="00D65CC2" w:rsidP="00D65CC2">
      <w:pPr>
        <w:numPr>
          <w:ilvl w:val="0"/>
          <w:numId w:val="139"/>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22" w:author="Unknown"/>
          <w:rFonts w:ascii="Consolas" w:eastAsia="Times New Roman" w:hAnsi="Consolas" w:cs="Consolas"/>
          <w:color w:val="333333"/>
          <w:sz w:val="20"/>
          <w:szCs w:val="20"/>
        </w:rPr>
      </w:pPr>
    </w:p>
    <w:p w:rsidR="00D65CC2" w:rsidRPr="00D65CC2" w:rsidRDefault="00D65CC2" w:rsidP="00D65CC2">
      <w:pPr>
        <w:numPr>
          <w:ilvl w:val="0"/>
          <w:numId w:val="139"/>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23" w:author="Unknown"/>
          <w:rFonts w:ascii="Consolas" w:eastAsia="Times New Roman" w:hAnsi="Consolas" w:cs="Consolas"/>
          <w:color w:val="333333"/>
          <w:sz w:val="20"/>
          <w:szCs w:val="20"/>
        </w:rPr>
      </w:pPr>
      <w:ins w:id="1224" w:author="Unknown">
        <w:r w:rsidRPr="00D65CC2">
          <w:rPr>
            <w:rFonts w:ascii="Consolas" w:eastAsia="Times New Roman" w:hAnsi="Consolas" w:cs="Consolas"/>
            <w:color w:val="333333"/>
            <w:sz w:val="20"/>
            <w:szCs w:val="20"/>
          </w:rPr>
          <w:t xml:space="preserve">app = </w:t>
        </w:r>
        <w:r w:rsidRPr="00D65CC2">
          <w:rPr>
            <w:rFonts w:ascii="Consolas" w:eastAsia="Times New Roman" w:hAnsi="Consolas" w:cs="Consolas"/>
            <w:color w:val="0000BB"/>
            <w:sz w:val="20"/>
            <w:szCs w:val="20"/>
          </w:rPr>
          <w:t>express</w:t>
        </w:r>
        <w:r w:rsidRPr="00D65CC2">
          <w:rPr>
            <w:rFonts w:ascii="Consolas" w:eastAsia="Times New Roman" w:hAnsi="Consolas" w:cs="Consolas"/>
            <w:color w:val="333333"/>
            <w:sz w:val="20"/>
            <w:szCs w:val="20"/>
          </w:rPr>
          <w:t>();</w:t>
        </w:r>
      </w:ins>
    </w:p>
    <w:p w:rsidR="00D65CC2" w:rsidRPr="00D65CC2" w:rsidRDefault="00D65CC2" w:rsidP="00D65CC2">
      <w:pPr>
        <w:numPr>
          <w:ilvl w:val="0"/>
          <w:numId w:val="139"/>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25" w:author="Unknown"/>
          <w:rFonts w:ascii="Consolas" w:eastAsia="Times New Roman" w:hAnsi="Consolas" w:cs="Consolas"/>
          <w:color w:val="333333"/>
          <w:sz w:val="20"/>
          <w:szCs w:val="20"/>
        </w:rPr>
      </w:pPr>
    </w:p>
    <w:p w:rsidR="00D65CC2" w:rsidRPr="00D65CC2" w:rsidRDefault="00D65CC2" w:rsidP="00D65CC2">
      <w:pPr>
        <w:numPr>
          <w:ilvl w:val="0"/>
          <w:numId w:val="139"/>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26" w:author="Unknown"/>
          <w:rFonts w:ascii="Consolas" w:eastAsia="Times New Roman" w:hAnsi="Consolas" w:cs="Consolas"/>
          <w:color w:val="333333"/>
          <w:sz w:val="20"/>
          <w:szCs w:val="20"/>
        </w:rPr>
      </w:pPr>
    </w:p>
    <w:p w:rsidR="00D65CC2" w:rsidRPr="00D65CC2" w:rsidRDefault="00D65CC2" w:rsidP="00D65CC2">
      <w:pPr>
        <w:numPr>
          <w:ilvl w:val="0"/>
          <w:numId w:val="139"/>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27" w:author="Unknown"/>
          <w:rFonts w:ascii="Consolas" w:eastAsia="Times New Roman" w:hAnsi="Consolas" w:cs="Consolas"/>
          <w:color w:val="333333"/>
          <w:sz w:val="20"/>
          <w:szCs w:val="20"/>
        </w:rPr>
      </w:pPr>
    </w:p>
    <w:p w:rsidR="00D65CC2" w:rsidRPr="00D65CC2" w:rsidRDefault="00D65CC2" w:rsidP="00D65CC2">
      <w:pPr>
        <w:numPr>
          <w:ilvl w:val="0"/>
          <w:numId w:val="139"/>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28" w:author="Unknown"/>
          <w:rFonts w:ascii="Consolas" w:eastAsia="Times New Roman" w:hAnsi="Consolas" w:cs="Consolas"/>
          <w:color w:val="333333"/>
          <w:sz w:val="20"/>
          <w:szCs w:val="20"/>
        </w:rPr>
      </w:pPr>
      <w:ins w:id="1229" w:author="Unknown">
        <w:r w:rsidRPr="00D65CC2">
          <w:rPr>
            <w:rFonts w:ascii="Consolas" w:eastAsia="Times New Roman" w:hAnsi="Consolas" w:cs="Consolas"/>
            <w:color w:val="333333"/>
            <w:sz w:val="20"/>
            <w:szCs w:val="20"/>
          </w:rPr>
          <w:t>app.</w:t>
        </w:r>
        <w:r w:rsidRPr="00D65CC2">
          <w:rPr>
            <w:rFonts w:ascii="Consolas" w:eastAsia="Times New Roman" w:hAnsi="Consolas" w:cs="Consolas"/>
            <w:color w:val="0000BB"/>
            <w:sz w:val="20"/>
            <w:szCs w:val="20"/>
          </w:rPr>
          <w:t>use</w:t>
        </w:r>
        <w:r w:rsidRPr="00D65CC2">
          <w:rPr>
            <w:rFonts w:ascii="Consolas" w:eastAsia="Times New Roman" w:hAnsi="Consolas" w:cs="Consolas"/>
            <w:color w:val="333333"/>
            <w:sz w:val="20"/>
            <w:szCs w:val="20"/>
          </w:rPr>
          <w:t>(</w:t>
        </w:r>
        <w:r w:rsidRPr="00D65CC2">
          <w:rPr>
            <w:rFonts w:ascii="Consolas" w:eastAsia="Times New Roman" w:hAnsi="Consolas" w:cs="Consolas"/>
            <w:color w:val="007700"/>
            <w:sz w:val="20"/>
            <w:szCs w:val="20"/>
          </w:rPr>
          <w:t>function</w:t>
        </w:r>
        <w:r w:rsidRPr="00D65CC2">
          <w:rPr>
            <w:rFonts w:ascii="Consolas" w:eastAsia="Times New Roman" w:hAnsi="Consolas" w:cs="Consolas"/>
            <w:color w:val="333333"/>
            <w:sz w:val="20"/>
            <w:szCs w:val="20"/>
          </w:rPr>
          <w:t xml:space="preserve">(req, res, next) </w:t>
        </w:r>
        <w:r w:rsidRPr="00D65CC2">
          <w:rPr>
            <w:rFonts w:ascii="Consolas" w:eastAsia="Times New Roman" w:hAnsi="Consolas" w:cs="Consolas"/>
            <w:color w:val="007700"/>
            <w:sz w:val="20"/>
            <w:szCs w:val="20"/>
          </w:rPr>
          <w:t>{</w:t>
        </w:r>
      </w:ins>
    </w:p>
    <w:p w:rsidR="00D65CC2" w:rsidRPr="00D65CC2" w:rsidRDefault="00D65CC2" w:rsidP="00D65CC2">
      <w:pPr>
        <w:numPr>
          <w:ilvl w:val="0"/>
          <w:numId w:val="139"/>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30" w:author="Unknown"/>
          <w:rFonts w:ascii="Consolas" w:eastAsia="Times New Roman" w:hAnsi="Consolas" w:cs="Consolas"/>
          <w:color w:val="333333"/>
          <w:sz w:val="20"/>
          <w:szCs w:val="20"/>
        </w:rPr>
      </w:pPr>
    </w:p>
    <w:p w:rsidR="00D65CC2" w:rsidRPr="00D65CC2" w:rsidRDefault="00D65CC2" w:rsidP="00D65CC2">
      <w:pPr>
        <w:numPr>
          <w:ilvl w:val="0"/>
          <w:numId w:val="139"/>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31" w:author="Unknown"/>
          <w:rFonts w:ascii="Consolas" w:eastAsia="Times New Roman" w:hAnsi="Consolas" w:cs="Consolas"/>
          <w:color w:val="333333"/>
          <w:sz w:val="20"/>
          <w:szCs w:val="20"/>
        </w:rPr>
      </w:pPr>
      <w:ins w:id="1232" w:author="Unknown">
        <w:r w:rsidRPr="00D65CC2">
          <w:rPr>
            <w:rFonts w:ascii="Consolas" w:eastAsia="Times New Roman" w:hAnsi="Consolas" w:cs="Consolas"/>
            <w:color w:val="333333"/>
            <w:sz w:val="20"/>
            <w:szCs w:val="20"/>
          </w:rPr>
          <w:t xml:space="preserve">    res.</w:t>
        </w:r>
        <w:r w:rsidRPr="00D65CC2">
          <w:rPr>
            <w:rFonts w:ascii="Consolas" w:eastAsia="Times New Roman" w:hAnsi="Consolas" w:cs="Consolas"/>
            <w:color w:val="0000BB"/>
            <w:sz w:val="20"/>
            <w:szCs w:val="20"/>
          </w:rPr>
          <w:t>status</w:t>
        </w:r>
        <w:r w:rsidRPr="00D65CC2">
          <w:rPr>
            <w:rFonts w:ascii="Consolas" w:eastAsia="Times New Roman" w:hAnsi="Consolas" w:cs="Consolas"/>
            <w:color w:val="333333"/>
            <w:sz w:val="20"/>
            <w:szCs w:val="20"/>
          </w:rPr>
          <w:t>(404).</w:t>
        </w:r>
        <w:r w:rsidRPr="00D65CC2">
          <w:rPr>
            <w:rFonts w:ascii="Consolas" w:eastAsia="Times New Roman" w:hAnsi="Consolas" w:cs="Consolas"/>
            <w:color w:val="007700"/>
            <w:sz w:val="20"/>
            <w:szCs w:val="20"/>
          </w:rPr>
          <w:t>json</w:t>
        </w:r>
        <w:r w:rsidRPr="00D65CC2">
          <w:rPr>
            <w:rFonts w:ascii="Consolas" w:eastAsia="Times New Roman" w:hAnsi="Consolas" w:cs="Consolas"/>
            <w:color w:val="333333"/>
            <w:sz w:val="20"/>
            <w:szCs w:val="20"/>
          </w:rPr>
          <w:t>(</w:t>
        </w:r>
        <w:r w:rsidRPr="00D65CC2">
          <w:rPr>
            <w:rFonts w:ascii="Consolas" w:eastAsia="Times New Roman" w:hAnsi="Consolas" w:cs="Consolas"/>
            <w:color w:val="007700"/>
            <w:sz w:val="20"/>
            <w:szCs w:val="20"/>
          </w:rPr>
          <w:t>{</w:t>
        </w:r>
      </w:ins>
    </w:p>
    <w:p w:rsidR="00D65CC2" w:rsidRPr="00D65CC2" w:rsidRDefault="00D65CC2" w:rsidP="00D65CC2">
      <w:pPr>
        <w:numPr>
          <w:ilvl w:val="0"/>
          <w:numId w:val="139"/>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33" w:author="Unknown"/>
          <w:rFonts w:ascii="Consolas" w:eastAsia="Times New Roman" w:hAnsi="Consolas" w:cs="Consolas"/>
          <w:color w:val="333333"/>
          <w:sz w:val="20"/>
          <w:szCs w:val="20"/>
        </w:rPr>
      </w:pPr>
    </w:p>
    <w:p w:rsidR="00D65CC2" w:rsidRPr="00D65CC2" w:rsidRDefault="00D65CC2" w:rsidP="00D65CC2">
      <w:pPr>
        <w:numPr>
          <w:ilvl w:val="0"/>
          <w:numId w:val="139"/>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34" w:author="Unknown"/>
          <w:rFonts w:ascii="Consolas" w:eastAsia="Times New Roman" w:hAnsi="Consolas" w:cs="Consolas"/>
          <w:color w:val="333333"/>
          <w:sz w:val="20"/>
          <w:szCs w:val="20"/>
        </w:rPr>
      </w:pPr>
      <w:ins w:id="1235" w:author="Unknown">
        <w:r w:rsidRPr="00D65CC2">
          <w:rPr>
            <w:rFonts w:ascii="Consolas" w:eastAsia="Times New Roman" w:hAnsi="Consolas" w:cs="Consolas"/>
            <w:color w:val="333333"/>
            <w:sz w:val="20"/>
            <w:szCs w:val="20"/>
          </w:rPr>
          <w:lastRenderedPageBreak/>
          <w:tab/>
        </w:r>
        <w:r w:rsidRPr="00D65CC2">
          <w:rPr>
            <w:rFonts w:ascii="Consolas" w:eastAsia="Times New Roman" w:hAnsi="Consolas" w:cs="Consolas"/>
            <w:color w:val="333333"/>
            <w:sz w:val="20"/>
            <w:szCs w:val="20"/>
          </w:rPr>
          <w:tab/>
          <w:t xml:space="preserve">errorCode: 404, </w:t>
        </w:r>
      </w:ins>
    </w:p>
    <w:p w:rsidR="00D65CC2" w:rsidRPr="00D65CC2" w:rsidRDefault="00D65CC2" w:rsidP="00D65CC2">
      <w:pPr>
        <w:numPr>
          <w:ilvl w:val="0"/>
          <w:numId w:val="139"/>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36" w:author="Unknown"/>
          <w:rFonts w:ascii="Consolas" w:eastAsia="Times New Roman" w:hAnsi="Consolas" w:cs="Consolas"/>
          <w:color w:val="333333"/>
          <w:sz w:val="20"/>
          <w:szCs w:val="20"/>
        </w:rPr>
      </w:pPr>
    </w:p>
    <w:p w:rsidR="00D65CC2" w:rsidRPr="00D65CC2" w:rsidRDefault="00D65CC2" w:rsidP="00D65CC2">
      <w:pPr>
        <w:numPr>
          <w:ilvl w:val="0"/>
          <w:numId w:val="139"/>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37" w:author="Unknown"/>
          <w:rFonts w:ascii="Consolas" w:eastAsia="Times New Roman" w:hAnsi="Consolas" w:cs="Consolas"/>
          <w:color w:val="333333"/>
          <w:sz w:val="20"/>
          <w:szCs w:val="20"/>
        </w:rPr>
      </w:pPr>
      <w:ins w:id="1238" w:author="Unknown">
        <w:r w:rsidRPr="00D65CC2">
          <w:rPr>
            <w:rFonts w:ascii="Consolas" w:eastAsia="Times New Roman" w:hAnsi="Consolas" w:cs="Consolas"/>
            <w:color w:val="333333"/>
            <w:sz w:val="20"/>
            <w:szCs w:val="20"/>
          </w:rPr>
          <w:tab/>
        </w:r>
        <w:r w:rsidRPr="00D65CC2">
          <w:rPr>
            <w:rFonts w:ascii="Consolas" w:eastAsia="Times New Roman" w:hAnsi="Consolas" w:cs="Consolas"/>
            <w:color w:val="333333"/>
            <w:sz w:val="20"/>
            <w:szCs w:val="20"/>
          </w:rPr>
          <w:tab/>
          <w:t>errorMsg: "route not found"</w:t>
        </w:r>
      </w:ins>
    </w:p>
    <w:p w:rsidR="00D65CC2" w:rsidRPr="00D65CC2" w:rsidRDefault="00D65CC2" w:rsidP="00D65CC2">
      <w:pPr>
        <w:numPr>
          <w:ilvl w:val="0"/>
          <w:numId w:val="139"/>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39" w:author="Unknown"/>
          <w:rFonts w:ascii="Consolas" w:eastAsia="Times New Roman" w:hAnsi="Consolas" w:cs="Consolas"/>
          <w:color w:val="333333"/>
          <w:sz w:val="20"/>
          <w:szCs w:val="20"/>
        </w:rPr>
      </w:pPr>
    </w:p>
    <w:p w:rsidR="00D65CC2" w:rsidRPr="00D65CC2" w:rsidRDefault="00D65CC2" w:rsidP="00D65CC2">
      <w:pPr>
        <w:numPr>
          <w:ilvl w:val="0"/>
          <w:numId w:val="139"/>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40" w:author="Unknown"/>
          <w:rFonts w:ascii="Consolas" w:eastAsia="Times New Roman" w:hAnsi="Consolas" w:cs="Consolas"/>
          <w:color w:val="333333"/>
          <w:sz w:val="20"/>
          <w:szCs w:val="20"/>
        </w:rPr>
      </w:pPr>
      <w:ins w:id="1241" w:author="Unknown">
        <w:r w:rsidRPr="00D65CC2">
          <w:rPr>
            <w:rFonts w:ascii="Consolas" w:eastAsia="Times New Roman" w:hAnsi="Consolas" w:cs="Consolas"/>
            <w:color w:val="333333"/>
            <w:sz w:val="20"/>
            <w:szCs w:val="20"/>
          </w:rPr>
          <w:tab/>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w:t>
        </w:r>
      </w:ins>
    </w:p>
    <w:p w:rsidR="00D65CC2" w:rsidRPr="00D65CC2" w:rsidRDefault="00D65CC2" w:rsidP="00D65CC2">
      <w:pPr>
        <w:numPr>
          <w:ilvl w:val="0"/>
          <w:numId w:val="139"/>
        </w:numPr>
        <w:pBdr>
          <w:left w:val="single" w:sz="18" w:space="4"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42" w:author="Unknown"/>
          <w:rFonts w:ascii="Consolas" w:eastAsia="Times New Roman" w:hAnsi="Consolas" w:cs="Consolas"/>
          <w:color w:val="333333"/>
          <w:sz w:val="20"/>
          <w:szCs w:val="20"/>
        </w:rPr>
      </w:pPr>
    </w:p>
    <w:p w:rsidR="00D65CC2" w:rsidRPr="00D65CC2" w:rsidRDefault="00D65CC2" w:rsidP="00D65CC2">
      <w:pPr>
        <w:numPr>
          <w:ilvl w:val="0"/>
          <w:numId w:val="139"/>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43" w:author="Unknown"/>
          <w:rFonts w:ascii="Consolas" w:eastAsia="Times New Roman" w:hAnsi="Consolas" w:cs="Consolas"/>
          <w:color w:val="333333"/>
          <w:sz w:val="20"/>
          <w:szCs w:val="20"/>
        </w:rPr>
      </w:pPr>
      <w:ins w:id="1244" w:author="Unknown">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w:t>
        </w:r>
      </w:ins>
    </w:p>
    <w:p w:rsidR="00D65CC2" w:rsidRPr="00D65CC2" w:rsidRDefault="00D65CC2" w:rsidP="00D65CC2">
      <w:pPr>
        <w:numPr>
          <w:ilvl w:val="0"/>
          <w:numId w:val="139"/>
        </w:numPr>
        <w:pBdr>
          <w:left w:val="single" w:sz="18" w:space="4" w:color="CCCCC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ins w:id="1245" w:author="Unknown"/>
          <w:rFonts w:ascii="Consolas" w:eastAsia="Times New Roman" w:hAnsi="Consolas" w:cs="Consolas"/>
          <w:color w:val="333333"/>
          <w:sz w:val="20"/>
          <w:szCs w:val="20"/>
        </w:rPr>
      </w:pPr>
    </w:p>
    <w:p w:rsidR="00D65CC2" w:rsidRPr="00D65CC2" w:rsidRDefault="00D65CC2" w:rsidP="00D65CC2">
      <w:pPr>
        <w:shd w:val="clear" w:color="auto" w:fill="FFFFFF"/>
        <w:spacing w:after="75" w:line="240" w:lineRule="auto"/>
        <w:rPr>
          <w:ins w:id="1246" w:author="Unknown"/>
          <w:rFonts w:ascii="Arial" w:eastAsia="Times New Roman" w:hAnsi="Arial" w:cs="Arial"/>
          <w:b/>
          <w:bCs/>
          <w:color w:val="444444"/>
          <w:sz w:val="24"/>
          <w:szCs w:val="24"/>
        </w:rPr>
      </w:pPr>
      <w:ins w:id="1247" w:author="Unknown">
        <w:r w:rsidRPr="00D65CC2">
          <w:rPr>
            <w:rFonts w:ascii="Arial" w:eastAsia="Times New Roman" w:hAnsi="Arial" w:cs="Arial"/>
            <w:b/>
            <w:bCs/>
            <w:color w:val="444444"/>
            <w:sz w:val="24"/>
            <w:szCs w:val="24"/>
          </w:rPr>
          <w:t>Q.10) How to implement JWT authentication in Express app ? Explain with an Example?</w:t>
        </w:r>
      </w:ins>
    </w:p>
    <w:p w:rsidR="00D65CC2" w:rsidRPr="00D65CC2" w:rsidRDefault="00D65CC2" w:rsidP="00D65CC2">
      <w:pPr>
        <w:numPr>
          <w:ilvl w:val="0"/>
          <w:numId w:val="140"/>
        </w:numPr>
        <w:shd w:val="clear" w:color="auto" w:fill="FFFFFF"/>
        <w:spacing w:before="100" w:beforeAutospacing="1" w:after="100" w:afterAutospacing="1" w:line="240" w:lineRule="auto"/>
        <w:rPr>
          <w:ins w:id="1248" w:author="Unknown"/>
          <w:rFonts w:ascii="Arial" w:eastAsia="Times New Roman" w:hAnsi="Arial" w:cs="Arial"/>
          <w:color w:val="444444"/>
          <w:sz w:val="21"/>
          <w:szCs w:val="21"/>
        </w:rPr>
      </w:pPr>
      <w:ins w:id="1249" w:author="Unknown">
        <w:r w:rsidRPr="00D65CC2">
          <w:rPr>
            <w:rFonts w:ascii="Arial" w:eastAsia="Times New Roman" w:hAnsi="Arial" w:cs="Arial"/>
            <w:color w:val="444444"/>
            <w:sz w:val="21"/>
            <w:szCs w:val="21"/>
          </w:rPr>
          <w:t>Create a folder called 'keys' inside project folder.</w:t>
        </w:r>
      </w:ins>
    </w:p>
    <w:p w:rsidR="00D65CC2" w:rsidRPr="00D65CC2" w:rsidRDefault="00D65CC2" w:rsidP="00D65CC2">
      <w:pPr>
        <w:numPr>
          <w:ilvl w:val="0"/>
          <w:numId w:val="140"/>
        </w:numPr>
        <w:shd w:val="clear" w:color="auto" w:fill="FFFFFF"/>
        <w:spacing w:before="100" w:beforeAutospacing="1" w:after="100" w:afterAutospacing="1" w:line="240" w:lineRule="auto"/>
        <w:rPr>
          <w:ins w:id="1250" w:author="Unknown"/>
          <w:rFonts w:ascii="Arial" w:eastAsia="Times New Roman" w:hAnsi="Arial" w:cs="Arial"/>
          <w:color w:val="444444"/>
          <w:sz w:val="21"/>
          <w:szCs w:val="21"/>
        </w:rPr>
      </w:pPr>
      <w:ins w:id="1251" w:author="Unknown">
        <w:r w:rsidRPr="00D65CC2">
          <w:rPr>
            <w:rFonts w:ascii="Arial" w:eastAsia="Times New Roman" w:hAnsi="Arial" w:cs="Arial"/>
            <w:color w:val="444444"/>
            <w:sz w:val="21"/>
            <w:szCs w:val="21"/>
          </w:rPr>
          <w:t>Install some dependencies as following: npm install jsonwebtoken –-save</w:t>
        </w:r>
      </w:ins>
    </w:p>
    <w:p w:rsidR="00D65CC2" w:rsidRPr="00D65CC2" w:rsidRDefault="00D65CC2" w:rsidP="00D65CC2">
      <w:pPr>
        <w:numPr>
          <w:ilvl w:val="0"/>
          <w:numId w:val="140"/>
        </w:numPr>
        <w:shd w:val="clear" w:color="auto" w:fill="FFFFFF"/>
        <w:spacing w:before="100" w:beforeAutospacing="1" w:after="100" w:afterAutospacing="1" w:line="240" w:lineRule="auto"/>
        <w:rPr>
          <w:ins w:id="1252" w:author="Unknown"/>
          <w:rFonts w:ascii="Arial" w:eastAsia="Times New Roman" w:hAnsi="Arial" w:cs="Arial"/>
          <w:color w:val="444444"/>
          <w:sz w:val="21"/>
          <w:szCs w:val="21"/>
        </w:rPr>
      </w:pPr>
      <w:ins w:id="1253" w:author="Unknown">
        <w:r w:rsidRPr="00D65CC2">
          <w:rPr>
            <w:rFonts w:ascii="Arial" w:eastAsia="Times New Roman" w:hAnsi="Arial" w:cs="Arial"/>
            <w:color w:val="444444"/>
            <w:sz w:val="21"/>
            <w:szCs w:val="21"/>
          </w:rPr>
          <w:t>Add the login router routes/index.js</w:t>
        </w:r>
      </w:ins>
    </w:p>
    <w:p w:rsidR="00D65CC2" w:rsidRPr="00D65CC2" w:rsidRDefault="00D65CC2" w:rsidP="00D65CC2">
      <w:pPr>
        <w:numPr>
          <w:ilvl w:val="1"/>
          <w:numId w:val="140"/>
        </w:numPr>
        <w:shd w:val="clear" w:color="auto" w:fill="FFFFFF"/>
        <w:spacing w:after="0" w:line="240" w:lineRule="atLeast"/>
        <w:ind w:left="795" w:right="75"/>
        <w:rPr>
          <w:ins w:id="1254" w:author="Unknown"/>
          <w:rFonts w:ascii="Arial" w:eastAsia="Times New Roman" w:hAnsi="Arial" w:cs="Arial"/>
          <w:color w:val="CCCCCC"/>
          <w:sz w:val="21"/>
          <w:szCs w:val="21"/>
        </w:rPr>
      </w:pPr>
      <w:ins w:id="1255" w:author="Unknown">
        <w:r w:rsidRPr="00D65CC2">
          <w:rPr>
            <w:rFonts w:ascii="Arial" w:eastAsia="Times New Roman" w:hAnsi="Arial" w:cs="Arial"/>
            <w:color w:val="CCCCCC"/>
            <w:sz w:val="21"/>
            <w:szCs w:val="21"/>
          </w:rPr>
          <w:t>code</w:t>
        </w:r>
      </w:ins>
    </w:p>
    <w:p w:rsidR="00D65CC2" w:rsidRPr="00D65CC2" w:rsidRDefault="00D65CC2" w:rsidP="00D65CC2">
      <w:pPr>
        <w:numPr>
          <w:ilvl w:val="1"/>
          <w:numId w:val="140"/>
        </w:numPr>
        <w:pBdr>
          <w:bottom w:val="dashed" w:sz="6" w:space="0" w:color="CCCCCC"/>
        </w:pBdr>
        <w:shd w:val="clear" w:color="auto" w:fill="FFFFFF"/>
        <w:spacing w:after="0" w:line="240" w:lineRule="atLeast"/>
        <w:ind w:left="795" w:right="75"/>
        <w:rPr>
          <w:ins w:id="1256" w:author="Unknown"/>
          <w:rFonts w:ascii="Arial" w:eastAsia="Times New Roman" w:hAnsi="Arial" w:cs="Arial"/>
          <w:color w:val="CCCCCC"/>
          <w:sz w:val="21"/>
          <w:szCs w:val="21"/>
        </w:rPr>
      </w:pPr>
      <w:ins w:id="1257" w:author="Unknown">
        <w:r w:rsidRPr="00D65CC2">
          <w:rPr>
            <w:rFonts w:ascii="Arial" w:eastAsia="Times New Roman" w:hAnsi="Arial" w:cs="Arial"/>
            <w:color w:val="CCCCCC"/>
            <w:sz w:val="21"/>
            <w:szCs w:val="21"/>
          </w:rPr>
          <w:t>source</w:t>
        </w:r>
      </w:ins>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58" w:author="Unknown"/>
          <w:rFonts w:ascii="Consolas" w:eastAsia="Times New Roman" w:hAnsi="Consolas" w:cs="Consolas"/>
          <w:color w:val="333333"/>
          <w:sz w:val="20"/>
          <w:szCs w:val="20"/>
        </w:rPr>
      </w:pPr>
      <w:ins w:id="1259" w:author="Unknown">
        <w:r w:rsidRPr="00D65CC2">
          <w:rPr>
            <w:rFonts w:ascii="Consolas" w:eastAsia="Times New Roman" w:hAnsi="Consolas" w:cs="Consolas"/>
            <w:color w:val="333333"/>
            <w:sz w:val="20"/>
            <w:szCs w:val="20"/>
          </w:rPr>
          <w:t>router.</w:t>
        </w:r>
        <w:r w:rsidRPr="00D65CC2">
          <w:rPr>
            <w:rFonts w:ascii="Consolas" w:eastAsia="Times New Roman" w:hAnsi="Consolas" w:cs="Consolas"/>
            <w:color w:val="0000BB"/>
            <w:sz w:val="20"/>
            <w:szCs w:val="20"/>
          </w:rPr>
          <w:t>post</w:t>
        </w:r>
        <w:r w:rsidRPr="00D65CC2">
          <w:rPr>
            <w:rFonts w:ascii="Consolas" w:eastAsia="Times New Roman" w:hAnsi="Consolas" w:cs="Consolas"/>
            <w:color w:val="333333"/>
            <w:sz w:val="20"/>
            <w:szCs w:val="20"/>
          </w:rPr>
          <w:t xml:space="preserve">('/login, </w:t>
        </w:r>
        <w:r w:rsidRPr="00D65CC2">
          <w:rPr>
            <w:rFonts w:ascii="Consolas" w:eastAsia="Times New Roman" w:hAnsi="Consolas" w:cs="Consolas"/>
            <w:color w:val="007700"/>
            <w:sz w:val="20"/>
            <w:szCs w:val="20"/>
          </w:rPr>
          <w:t>function</w:t>
        </w:r>
        <w:r w:rsidRPr="00D65CC2">
          <w:rPr>
            <w:rFonts w:ascii="Consolas" w:eastAsia="Times New Roman" w:hAnsi="Consolas" w:cs="Consolas"/>
            <w:color w:val="333333"/>
            <w:sz w:val="20"/>
            <w:szCs w:val="20"/>
          </w:rPr>
          <w:t xml:space="preserve">(req, res) </w:t>
        </w:r>
        <w:r w:rsidRPr="00D65CC2">
          <w:rPr>
            <w:rFonts w:ascii="Consolas" w:eastAsia="Times New Roman" w:hAnsi="Consolas" w:cs="Consolas"/>
            <w:color w:val="007700"/>
            <w:sz w:val="20"/>
            <w:szCs w:val="20"/>
          </w:rPr>
          <w:t>{</w:t>
        </w:r>
      </w:ins>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60"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61" w:author="Unknown"/>
          <w:rFonts w:ascii="Consolas" w:eastAsia="Times New Roman" w:hAnsi="Consolas" w:cs="Consolas"/>
          <w:color w:val="333333"/>
          <w:sz w:val="20"/>
          <w:szCs w:val="20"/>
        </w:rPr>
      </w:pPr>
      <w:ins w:id="1262"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i/>
            <w:iCs/>
            <w:color w:val="000088"/>
            <w:sz w:val="20"/>
            <w:szCs w:val="20"/>
          </w:rPr>
          <w:t>// find the user</w:t>
        </w:r>
      </w:ins>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63"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64" w:author="Unknown"/>
          <w:rFonts w:ascii="Consolas" w:eastAsia="Times New Roman" w:hAnsi="Consolas" w:cs="Consolas"/>
          <w:color w:val="333333"/>
          <w:sz w:val="20"/>
          <w:szCs w:val="20"/>
        </w:rPr>
      </w:pPr>
      <w:ins w:id="1265" w:author="Unknown">
        <w:r w:rsidRPr="00D65CC2">
          <w:rPr>
            <w:rFonts w:ascii="Consolas" w:eastAsia="Times New Roman" w:hAnsi="Consolas" w:cs="Consolas"/>
            <w:color w:val="333333"/>
            <w:sz w:val="20"/>
            <w:szCs w:val="20"/>
          </w:rPr>
          <w:t xml:space="preserve">  User.</w:t>
        </w:r>
        <w:r w:rsidRPr="00D65CC2">
          <w:rPr>
            <w:rFonts w:ascii="Consolas" w:eastAsia="Times New Roman" w:hAnsi="Consolas" w:cs="Consolas"/>
            <w:color w:val="0000BB"/>
            <w:sz w:val="20"/>
            <w:szCs w:val="20"/>
          </w:rPr>
          <w:t>findOne</w:t>
        </w:r>
        <w:r w:rsidRPr="00D65CC2">
          <w:rPr>
            <w:rFonts w:ascii="Consolas" w:eastAsia="Times New Roman" w:hAnsi="Consolas" w:cs="Consolas"/>
            <w:color w:val="333333"/>
            <w:sz w:val="20"/>
            <w:szCs w:val="20"/>
          </w:rPr>
          <w:t>(</w:t>
        </w:r>
        <w:r w:rsidRPr="00D65CC2">
          <w:rPr>
            <w:rFonts w:ascii="Consolas" w:eastAsia="Times New Roman" w:hAnsi="Consolas" w:cs="Consolas"/>
            <w:color w:val="007700"/>
            <w:sz w:val="20"/>
            <w:szCs w:val="20"/>
          </w:rPr>
          <w:t>{</w:t>
        </w:r>
      </w:ins>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66"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67" w:author="Unknown"/>
          <w:rFonts w:ascii="Consolas" w:eastAsia="Times New Roman" w:hAnsi="Consolas" w:cs="Consolas"/>
          <w:color w:val="333333"/>
          <w:sz w:val="20"/>
          <w:szCs w:val="20"/>
        </w:rPr>
      </w:pPr>
      <w:ins w:id="1268" w:author="Unknown">
        <w:r w:rsidRPr="00D65CC2">
          <w:rPr>
            <w:rFonts w:ascii="Consolas" w:eastAsia="Times New Roman" w:hAnsi="Consolas" w:cs="Consolas"/>
            <w:color w:val="333333"/>
            <w:sz w:val="20"/>
            <w:szCs w:val="20"/>
          </w:rPr>
          <w:t xml:space="preserve">    name: req.body.username</w:t>
        </w:r>
      </w:ins>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69"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70" w:author="Unknown"/>
          <w:rFonts w:ascii="Consolas" w:eastAsia="Times New Roman" w:hAnsi="Consolas" w:cs="Consolas"/>
          <w:color w:val="333333"/>
          <w:sz w:val="20"/>
          <w:szCs w:val="20"/>
        </w:rPr>
      </w:pPr>
      <w:ins w:id="1271"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function</w:t>
        </w:r>
        <w:r w:rsidRPr="00D65CC2">
          <w:rPr>
            <w:rFonts w:ascii="Consolas" w:eastAsia="Times New Roman" w:hAnsi="Consolas" w:cs="Consolas"/>
            <w:color w:val="333333"/>
            <w:sz w:val="20"/>
            <w:szCs w:val="20"/>
          </w:rPr>
          <w:t xml:space="preserve">(err, res) </w:t>
        </w:r>
        <w:r w:rsidRPr="00D65CC2">
          <w:rPr>
            <w:rFonts w:ascii="Consolas" w:eastAsia="Times New Roman" w:hAnsi="Consolas" w:cs="Consolas"/>
            <w:color w:val="007700"/>
            <w:sz w:val="20"/>
            <w:szCs w:val="20"/>
          </w:rPr>
          <w:t>{</w:t>
        </w:r>
      </w:ins>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72"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73" w:author="Unknown"/>
          <w:rFonts w:ascii="Consolas" w:eastAsia="Times New Roman" w:hAnsi="Consolas" w:cs="Consolas"/>
          <w:color w:val="333333"/>
          <w:sz w:val="20"/>
          <w:szCs w:val="20"/>
        </w:rPr>
      </w:pPr>
      <w:ins w:id="1274"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if</w:t>
        </w:r>
        <w:r w:rsidRPr="00D65CC2">
          <w:rPr>
            <w:rFonts w:ascii="Consolas" w:eastAsia="Times New Roman" w:hAnsi="Consolas" w:cs="Consolas"/>
            <w:color w:val="333333"/>
            <w:sz w:val="20"/>
            <w:szCs w:val="20"/>
          </w:rPr>
          <w:t xml:space="preserve"> (err) </w:t>
        </w:r>
        <w:r w:rsidRPr="00D65CC2">
          <w:rPr>
            <w:rFonts w:ascii="Consolas" w:eastAsia="Times New Roman" w:hAnsi="Consolas" w:cs="Consolas"/>
            <w:color w:val="007700"/>
            <w:sz w:val="20"/>
            <w:szCs w:val="20"/>
          </w:rPr>
          <w:t>throw</w:t>
        </w:r>
        <w:r w:rsidRPr="00D65CC2">
          <w:rPr>
            <w:rFonts w:ascii="Consolas" w:eastAsia="Times New Roman" w:hAnsi="Consolas" w:cs="Consolas"/>
            <w:color w:val="333333"/>
            <w:sz w:val="20"/>
            <w:szCs w:val="20"/>
          </w:rPr>
          <w:t xml:space="preserve"> err;</w:t>
        </w:r>
      </w:ins>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75"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76" w:author="Unknown"/>
          <w:rFonts w:ascii="Consolas" w:eastAsia="Times New Roman" w:hAnsi="Consolas" w:cs="Consolas"/>
          <w:color w:val="333333"/>
          <w:sz w:val="20"/>
          <w:szCs w:val="20"/>
        </w:rPr>
      </w:pPr>
      <w:ins w:id="1277"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if</w:t>
        </w:r>
        <w:r w:rsidRPr="00D65CC2">
          <w:rPr>
            <w:rFonts w:ascii="Consolas" w:eastAsia="Times New Roman" w:hAnsi="Consolas" w:cs="Consolas"/>
            <w:color w:val="333333"/>
            <w:sz w:val="20"/>
            <w:szCs w:val="20"/>
          </w:rPr>
          <w:t xml:space="preserve"> (!res) </w:t>
        </w:r>
        <w:r w:rsidRPr="00D65CC2">
          <w:rPr>
            <w:rFonts w:ascii="Consolas" w:eastAsia="Times New Roman" w:hAnsi="Consolas" w:cs="Consolas"/>
            <w:color w:val="007700"/>
            <w:sz w:val="20"/>
            <w:szCs w:val="20"/>
          </w:rPr>
          <w:t>{</w:t>
        </w:r>
      </w:ins>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78"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79" w:author="Unknown"/>
          <w:rFonts w:ascii="Consolas" w:eastAsia="Times New Roman" w:hAnsi="Consolas" w:cs="Consolas"/>
          <w:color w:val="333333"/>
          <w:sz w:val="20"/>
          <w:szCs w:val="20"/>
        </w:rPr>
      </w:pPr>
      <w:ins w:id="1280" w:author="Unknown">
        <w:r w:rsidRPr="00D65CC2">
          <w:rPr>
            <w:rFonts w:ascii="Consolas" w:eastAsia="Times New Roman" w:hAnsi="Consolas" w:cs="Consolas"/>
            <w:color w:val="333333"/>
            <w:sz w:val="20"/>
            <w:szCs w:val="20"/>
          </w:rPr>
          <w:t xml:space="preserve">      res.</w:t>
        </w:r>
        <w:r w:rsidRPr="00D65CC2">
          <w:rPr>
            <w:rFonts w:ascii="Consolas" w:eastAsia="Times New Roman" w:hAnsi="Consolas" w:cs="Consolas"/>
            <w:color w:val="007700"/>
            <w:sz w:val="20"/>
            <w:szCs w:val="20"/>
          </w:rPr>
          <w:t>json</w:t>
        </w:r>
        <w:r w:rsidRPr="00D65CC2">
          <w:rPr>
            <w:rFonts w:ascii="Consolas" w:eastAsia="Times New Roman" w:hAnsi="Consolas" w:cs="Consolas"/>
            <w:color w:val="333333"/>
            <w:sz w:val="20"/>
            <w:szCs w:val="20"/>
          </w:rPr>
          <w:t>(</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 xml:space="preserve"> success: </w:t>
        </w:r>
        <w:r w:rsidRPr="00D65CC2">
          <w:rPr>
            <w:rFonts w:ascii="Consolas" w:eastAsia="Times New Roman" w:hAnsi="Consolas" w:cs="Consolas"/>
            <w:color w:val="007700"/>
            <w:sz w:val="20"/>
            <w:szCs w:val="20"/>
          </w:rPr>
          <w:t>false</w:t>
        </w:r>
        <w:r w:rsidRPr="00D65CC2">
          <w:rPr>
            <w:rFonts w:ascii="Consolas" w:eastAsia="Times New Roman" w:hAnsi="Consolas" w:cs="Consolas"/>
            <w:color w:val="333333"/>
            <w:sz w:val="20"/>
            <w:szCs w:val="20"/>
          </w:rPr>
          <w:t xml:space="preserve">, message: Login failed.' </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w:t>
        </w:r>
      </w:ins>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81"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82" w:author="Unknown"/>
          <w:rFonts w:ascii="Consolas" w:eastAsia="Times New Roman" w:hAnsi="Consolas" w:cs="Consolas"/>
          <w:color w:val="333333"/>
          <w:sz w:val="20"/>
          <w:szCs w:val="20"/>
        </w:rPr>
      </w:pPr>
      <w:ins w:id="1283"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else</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if</w:t>
        </w:r>
        <w:r w:rsidRPr="00D65CC2">
          <w:rPr>
            <w:rFonts w:ascii="Consolas" w:eastAsia="Times New Roman" w:hAnsi="Consolas" w:cs="Consolas"/>
            <w:color w:val="333333"/>
            <w:sz w:val="20"/>
            <w:szCs w:val="20"/>
          </w:rPr>
          <w:t xml:space="preserve"> (res) </w:t>
        </w:r>
        <w:r w:rsidRPr="00D65CC2">
          <w:rPr>
            <w:rFonts w:ascii="Consolas" w:eastAsia="Times New Roman" w:hAnsi="Consolas" w:cs="Consolas"/>
            <w:color w:val="007700"/>
            <w:sz w:val="20"/>
            <w:szCs w:val="20"/>
          </w:rPr>
          <w:t>{</w:t>
        </w:r>
      </w:ins>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84"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85"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86"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87" w:author="Unknown"/>
          <w:rFonts w:ascii="Consolas" w:eastAsia="Times New Roman" w:hAnsi="Consolas" w:cs="Consolas"/>
          <w:color w:val="333333"/>
          <w:sz w:val="20"/>
          <w:szCs w:val="20"/>
        </w:rPr>
      </w:pPr>
      <w:ins w:id="1288"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i/>
            <w:iCs/>
            <w:color w:val="000088"/>
            <w:sz w:val="20"/>
            <w:szCs w:val="20"/>
          </w:rPr>
          <w:t>// check if password matches</w:t>
        </w:r>
      </w:ins>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89"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90" w:author="Unknown"/>
          <w:rFonts w:ascii="Consolas" w:eastAsia="Times New Roman" w:hAnsi="Consolas" w:cs="Consolas"/>
          <w:color w:val="333333"/>
          <w:sz w:val="20"/>
          <w:szCs w:val="20"/>
        </w:rPr>
      </w:pPr>
      <w:ins w:id="1291"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if</w:t>
        </w:r>
        <w:r w:rsidRPr="00D65CC2">
          <w:rPr>
            <w:rFonts w:ascii="Consolas" w:eastAsia="Times New Roman" w:hAnsi="Consolas" w:cs="Consolas"/>
            <w:color w:val="333333"/>
            <w:sz w:val="20"/>
            <w:szCs w:val="20"/>
          </w:rPr>
          <w:t xml:space="preserve"> (res.password != req.body.password) </w:t>
        </w:r>
        <w:r w:rsidRPr="00D65CC2">
          <w:rPr>
            <w:rFonts w:ascii="Consolas" w:eastAsia="Times New Roman" w:hAnsi="Consolas" w:cs="Consolas"/>
            <w:color w:val="007700"/>
            <w:sz w:val="20"/>
            <w:szCs w:val="20"/>
          </w:rPr>
          <w:t>{</w:t>
        </w:r>
      </w:ins>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92"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93" w:author="Unknown"/>
          <w:rFonts w:ascii="Consolas" w:eastAsia="Times New Roman" w:hAnsi="Consolas" w:cs="Consolas"/>
          <w:color w:val="333333"/>
          <w:sz w:val="20"/>
          <w:szCs w:val="20"/>
        </w:rPr>
      </w:pPr>
      <w:ins w:id="1294" w:author="Unknown">
        <w:r w:rsidRPr="00D65CC2">
          <w:rPr>
            <w:rFonts w:ascii="Consolas" w:eastAsia="Times New Roman" w:hAnsi="Consolas" w:cs="Consolas"/>
            <w:color w:val="333333"/>
            <w:sz w:val="20"/>
            <w:szCs w:val="20"/>
          </w:rPr>
          <w:t xml:space="preserve">        res.</w:t>
        </w:r>
        <w:r w:rsidRPr="00D65CC2">
          <w:rPr>
            <w:rFonts w:ascii="Consolas" w:eastAsia="Times New Roman" w:hAnsi="Consolas" w:cs="Consolas"/>
            <w:color w:val="007700"/>
            <w:sz w:val="20"/>
            <w:szCs w:val="20"/>
          </w:rPr>
          <w:t>json</w:t>
        </w:r>
        <w:r w:rsidRPr="00D65CC2">
          <w:rPr>
            <w:rFonts w:ascii="Consolas" w:eastAsia="Times New Roman" w:hAnsi="Consolas" w:cs="Consolas"/>
            <w:color w:val="333333"/>
            <w:sz w:val="20"/>
            <w:szCs w:val="20"/>
          </w:rPr>
          <w:t>(</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 xml:space="preserve"> success: </w:t>
        </w:r>
        <w:r w:rsidRPr="00D65CC2">
          <w:rPr>
            <w:rFonts w:ascii="Consolas" w:eastAsia="Times New Roman" w:hAnsi="Consolas" w:cs="Consolas"/>
            <w:color w:val="007700"/>
            <w:sz w:val="20"/>
            <w:szCs w:val="20"/>
          </w:rPr>
          <w:t>false</w:t>
        </w:r>
        <w:r w:rsidRPr="00D65CC2">
          <w:rPr>
            <w:rFonts w:ascii="Consolas" w:eastAsia="Times New Roman" w:hAnsi="Consolas" w:cs="Consolas"/>
            <w:color w:val="333333"/>
            <w:sz w:val="20"/>
            <w:szCs w:val="20"/>
          </w:rPr>
          <w:t xml:space="preserve">, message: Login  failed. Wrong password.' </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w:t>
        </w:r>
      </w:ins>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95"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96" w:author="Unknown"/>
          <w:rFonts w:ascii="Consolas" w:eastAsia="Times New Roman" w:hAnsi="Consolas" w:cs="Consolas"/>
          <w:color w:val="333333"/>
          <w:sz w:val="20"/>
          <w:szCs w:val="20"/>
        </w:rPr>
      </w:pPr>
      <w:ins w:id="1297"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else</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w:t>
        </w:r>
      </w:ins>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98"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299" w:author="Unknown"/>
          <w:rFonts w:ascii="Consolas" w:eastAsia="Times New Roman" w:hAnsi="Consolas" w:cs="Consolas"/>
          <w:color w:val="333333"/>
          <w:sz w:val="20"/>
          <w:szCs w:val="20"/>
        </w:rPr>
      </w:pPr>
      <w:ins w:id="1300"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var</w:t>
        </w:r>
        <w:r w:rsidRPr="00D65CC2">
          <w:rPr>
            <w:rFonts w:ascii="Consolas" w:eastAsia="Times New Roman" w:hAnsi="Consolas" w:cs="Consolas"/>
            <w:color w:val="333333"/>
            <w:sz w:val="20"/>
            <w:szCs w:val="20"/>
          </w:rPr>
          <w:t xml:space="preserve"> token = jwt.</w:t>
        </w:r>
        <w:r w:rsidRPr="00D65CC2">
          <w:rPr>
            <w:rFonts w:ascii="Consolas" w:eastAsia="Times New Roman" w:hAnsi="Consolas" w:cs="Consolas"/>
            <w:color w:val="0000BB"/>
            <w:sz w:val="20"/>
            <w:szCs w:val="20"/>
          </w:rPr>
          <w:t>sign</w:t>
        </w:r>
        <w:r w:rsidRPr="00D65CC2">
          <w:rPr>
            <w:rFonts w:ascii="Consolas" w:eastAsia="Times New Roman" w:hAnsi="Consolas" w:cs="Consolas"/>
            <w:color w:val="333333"/>
            <w:sz w:val="20"/>
            <w:szCs w:val="20"/>
          </w:rPr>
          <w:t>(res, app.</w:t>
        </w:r>
        <w:r w:rsidRPr="00D65CC2">
          <w:rPr>
            <w:rFonts w:ascii="Consolas" w:eastAsia="Times New Roman" w:hAnsi="Consolas" w:cs="Consolas"/>
            <w:color w:val="0000BB"/>
            <w:sz w:val="20"/>
            <w:szCs w:val="20"/>
          </w:rPr>
          <w:t>get</w:t>
        </w:r>
        <w:r w:rsidRPr="00D65CC2">
          <w:rPr>
            <w:rFonts w:ascii="Consolas" w:eastAsia="Times New Roman" w:hAnsi="Consolas" w:cs="Consolas"/>
            <w:color w:val="333333"/>
            <w:sz w:val="20"/>
            <w:szCs w:val="20"/>
          </w:rPr>
          <w:t>(</w:t>
        </w:r>
        <w:r w:rsidRPr="00D65CC2">
          <w:rPr>
            <w:rFonts w:ascii="Consolas" w:eastAsia="Times New Roman" w:hAnsi="Consolas" w:cs="Consolas"/>
            <w:color w:val="00DD00"/>
            <w:sz w:val="20"/>
            <w:szCs w:val="20"/>
          </w:rPr>
          <w:t>'superSecret'</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w:t>
        </w:r>
      </w:ins>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01"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02" w:author="Unknown"/>
          <w:rFonts w:ascii="Consolas" w:eastAsia="Times New Roman" w:hAnsi="Consolas" w:cs="Consolas"/>
          <w:color w:val="333333"/>
          <w:sz w:val="20"/>
          <w:szCs w:val="20"/>
        </w:rPr>
      </w:pPr>
      <w:ins w:id="1303" w:author="Unknown">
        <w:r w:rsidRPr="00D65CC2">
          <w:rPr>
            <w:rFonts w:ascii="Consolas" w:eastAsia="Times New Roman" w:hAnsi="Consolas" w:cs="Consolas"/>
            <w:color w:val="333333"/>
            <w:sz w:val="20"/>
            <w:szCs w:val="20"/>
          </w:rPr>
          <w:t xml:space="preserve">          expiresInMinutes: 1600 </w:t>
        </w:r>
      </w:ins>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04"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05" w:author="Unknown"/>
          <w:rFonts w:ascii="Consolas" w:eastAsia="Times New Roman" w:hAnsi="Consolas" w:cs="Consolas"/>
          <w:color w:val="333333"/>
          <w:sz w:val="20"/>
          <w:szCs w:val="20"/>
        </w:rPr>
      </w:pPr>
      <w:ins w:id="1306"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w:t>
        </w:r>
      </w:ins>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07"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08" w:author="Unknown"/>
          <w:rFonts w:ascii="Consolas" w:eastAsia="Times New Roman" w:hAnsi="Consolas" w:cs="Consolas"/>
          <w:color w:val="333333"/>
          <w:sz w:val="20"/>
          <w:szCs w:val="20"/>
        </w:rPr>
      </w:pPr>
      <w:ins w:id="1309"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i/>
            <w:iCs/>
            <w:color w:val="000088"/>
            <w:sz w:val="20"/>
            <w:szCs w:val="20"/>
          </w:rPr>
          <w:t>// return the information including token as JSON</w:t>
        </w:r>
      </w:ins>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10"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11" w:author="Unknown"/>
          <w:rFonts w:ascii="Consolas" w:eastAsia="Times New Roman" w:hAnsi="Consolas" w:cs="Consolas"/>
          <w:color w:val="333333"/>
          <w:sz w:val="20"/>
          <w:szCs w:val="20"/>
        </w:rPr>
      </w:pPr>
      <w:ins w:id="1312" w:author="Unknown">
        <w:r w:rsidRPr="00D65CC2">
          <w:rPr>
            <w:rFonts w:ascii="Consolas" w:eastAsia="Times New Roman" w:hAnsi="Consolas" w:cs="Consolas"/>
            <w:color w:val="333333"/>
            <w:sz w:val="20"/>
            <w:szCs w:val="20"/>
          </w:rPr>
          <w:lastRenderedPageBreak/>
          <w:t xml:space="preserve">        res.</w:t>
        </w:r>
        <w:r w:rsidRPr="00D65CC2">
          <w:rPr>
            <w:rFonts w:ascii="Consolas" w:eastAsia="Times New Roman" w:hAnsi="Consolas" w:cs="Consolas"/>
            <w:color w:val="007700"/>
            <w:sz w:val="20"/>
            <w:szCs w:val="20"/>
          </w:rPr>
          <w:t>json</w:t>
        </w:r>
        <w:r w:rsidRPr="00D65CC2">
          <w:rPr>
            <w:rFonts w:ascii="Consolas" w:eastAsia="Times New Roman" w:hAnsi="Consolas" w:cs="Consolas"/>
            <w:color w:val="333333"/>
            <w:sz w:val="20"/>
            <w:szCs w:val="20"/>
          </w:rPr>
          <w:t>(</w:t>
        </w:r>
        <w:r w:rsidRPr="00D65CC2">
          <w:rPr>
            <w:rFonts w:ascii="Consolas" w:eastAsia="Times New Roman" w:hAnsi="Consolas" w:cs="Consolas"/>
            <w:color w:val="007700"/>
            <w:sz w:val="20"/>
            <w:szCs w:val="20"/>
          </w:rPr>
          <w:t>{</w:t>
        </w:r>
      </w:ins>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13"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14" w:author="Unknown"/>
          <w:rFonts w:ascii="Consolas" w:eastAsia="Times New Roman" w:hAnsi="Consolas" w:cs="Consolas"/>
          <w:color w:val="333333"/>
          <w:sz w:val="20"/>
          <w:szCs w:val="20"/>
        </w:rPr>
      </w:pPr>
      <w:ins w:id="1315" w:author="Unknown">
        <w:r w:rsidRPr="00D65CC2">
          <w:rPr>
            <w:rFonts w:ascii="Consolas" w:eastAsia="Times New Roman" w:hAnsi="Consolas" w:cs="Consolas"/>
            <w:color w:val="333333"/>
            <w:sz w:val="20"/>
            <w:szCs w:val="20"/>
          </w:rPr>
          <w:t xml:space="preserve">          success: </w:t>
        </w:r>
        <w:r w:rsidRPr="00D65CC2">
          <w:rPr>
            <w:rFonts w:ascii="Consolas" w:eastAsia="Times New Roman" w:hAnsi="Consolas" w:cs="Consolas"/>
            <w:color w:val="007700"/>
            <w:sz w:val="20"/>
            <w:szCs w:val="20"/>
          </w:rPr>
          <w:t>true</w:t>
        </w:r>
        <w:r w:rsidRPr="00D65CC2">
          <w:rPr>
            <w:rFonts w:ascii="Consolas" w:eastAsia="Times New Roman" w:hAnsi="Consolas" w:cs="Consolas"/>
            <w:color w:val="333333"/>
            <w:sz w:val="20"/>
            <w:szCs w:val="20"/>
          </w:rPr>
          <w:t>,</w:t>
        </w:r>
      </w:ins>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16"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17" w:author="Unknown"/>
          <w:rFonts w:ascii="Consolas" w:eastAsia="Times New Roman" w:hAnsi="Consolas" w:cs="Consolas"/>
          <w:color w:val="333333"/>
          <w:sz w:val="20"/>
          <w:szCs w:val="20"/>
        </w:rPr>
      </w:pPr>
      <w:ins w:id="1318" w:author="Unknown">
        <w:r w:rsidRPr="00D65CC2">
          <w:rPr>
            <w:rFonts w:ascii="Consolas" w:eastAsia="Times New Roman" w:hAnsi="Consolas" w:cs="Consolas"/>
            <w:color w:val="333333"/>
            <w:sz w:val="20"/>
            <w:szCs w:val="20"/>
          </w:rPr>
          <w:t xml:space="preserve">          message: </w:t>
        </w:r>
        <w:r w:rsidRPr="00D65CC2">
          <w:rPr>
            <w:rFonts w:ascii="Consolas" w:eastAsia="Times New Roman" w:hAnsi="Consolas" w:cs="Consolas"/>
            <w:color w:val="00DD00"/>
            <w:sz w:val="20"/>
            <w:szCs w:val="20"/>
          </w:rPr>
          <w:t>'Valid token!'</w:t>
        </w:r>
        <w:r w:rsidRPr="00D65CC2">
          <w:rPr>
            <w:rFonts w:ascii="Consolas" w:eastAsia="Times New Roman" w:hAnsi="Consolas" w:cs="Consolas"/>
            <w:color w:val="333333"/>
            <w:sz w:val="20"/>
            <w:szCs w:val="20"/>
          </w:rPr>
          <w:t>,</w:t>
        </w:r>
      </w:ins>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19"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20" w:author="Unknown"/>
          <w:rFonts w:ascii="Consolas" w:eastAsia="Times New Roman" w:hAnsi="Consolas" w:cs="Consolas"/>
          <w:color w:val="333333"/>
          <w:sz w:val="20"/>
          <w:szCs w:val="20"/>
        </w:rPr>
      </w:pPr>
      <w:ins w:id="1321" w:author="Unknown">
        <w:r w:rsidRPr="00D65CC2">
          <w:rPr>
            <w:rFonts w:ascii="Consolas" w:eastAsia="Times New Roman" w:hAnsi="Consolas" w:cs="Consolas"/>
            <w:color w:val="333333"/>
            <w:sz w:val="20"/>
            <w:szCs w:val="20"/>
          </w:rPr>
          <w:t xml:space="preserve">          token: token</w:t>
        </w:r>
      </w:ins>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22"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23" w:author="Unknown"/>
          <w:rFonts w:ascii="Consolas" w:eastAsia="Times New Roman" w:hAnsi="Consolas" w:cs="Consolas"/>
          <w:color w:val="333333"/>
          <w:sz w:val="20"/>
          <w:szCs w:val="20"/>
        </w:rPr>
      </w:pPr>
      <w:ins w:id="1324"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w:t>
        </w:r>
      </w:ins>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25"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26" w:author="Unknown"/>
          <w:rFonts w:ascii="Consolas" w:eastAsia="Times New Roman" w:hAnsi="Consolas" w:cs="Consolas"/>
          <w:color w:val="333333"/>
          <w:sz w:val="20"/>
          <w:szCs w:val="20"/>
        </w:rPr>
      </w:pPr>
      <w:ins w:id="1327"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 xml:space="preserve">   </w:t>
        </w:r>
      </w:ins>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28"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29" w:author="Unknown"/>
          <w:rFonts w:ascii="Consolas" w:eastAsia="Times New Roman" w:hAnsi="Consolas" w:cs="Consolas"/>
          <w:color w:val="333333"/>
          <w:sz w:val="20"/>
          <w:szCs w:val="20"/>
        </w:rPr>
      </w:pPr>
      <w:ins w:id="1330"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w:t>
        </w:r>
      </w:ins>
    </w:p>
    <w:p w:rsidR="00D65CC2" w:rsidRPr="00D65CC2" w:rsidRDefault="00D65CC2" w:rsidP="00D65CC2">
      <w:pPr>
        <w:numPr>
          <w:ilvl w:val="1"/>
          <w:numId w:val="141"/>
        </w:numPr>
        <w:pBdr>
          <w:left w:val="single" w:sz="18"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31" w:author="Unknown"/>
          <w:rFonts w:ascii="Consolas" w:eastAsia="Times New Roman" w:hAnsi="Consolas" w:cs="Consolas"/>
          <w:color w:val="333333"/>
          <w:sz w:val="20"/>
          <w:szCs w:val="20"/>
        </w:rPr>
      </w:pPr>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32" w:author="Unknown"/>
          <w:rFonts w:ascii="Consolas" w:eastAsia="Times New Roman" w:hAnsi="Consolas" w:cs="Consolas"/>
          <w:color w:val="333333"/>
          <w:sz w:val="20"/>
          <w:szCs w:val="20"/>
        </w:rPr>
      </w:pPr>
      <w:ins w:id="1333" w:author="Unknown">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w:t>
        </w:r>
      </w:ins>
    </w:p>
    <w:p w:rsidR="00D65CC2" w:rsidRPr="00D65CC2" w:rsidRDefault="00D65CC2" w:rsidP="00D65CC2">
      <w:pPr>
        <w:numPr>
          <w:ilvl w:val="1"/>
          <w:numId w:val="141"/>
        </w:numPr>
        <w:pBdr>
          <w:left w:val="single" w:sz="18" w:space="4"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hanging="360"/>
        <w:rPr>
          <w:ins w:id="1334" w:author="Unknown"/>
          <w:rFonts w:ascii="Consolas" w:eastAsia="Times New Roman" w:hAnsi="Consolas" w:cs="Consolas"/>
          <w:color w:val="333333"/>
          <w:sz w:val="20"/>
          <w:szCs w:val="20"/>
        </w:rPr>
      </w:pPr>
    </w:p>
    <w:p w:rsidR="00D65CC2" w:rsidRPr="00D65CC2" w:rsidRDefault="00D65CC2" w:rsidP="00D65CC2">
      <w:pPr>
        <w:numPr>
          <w:ilvl w:val="0"/>
          <w:numId w:val="141"/>
        </w:numPr>
        <w:shd w:val="clear" w:color="auto" w:fill="FFFFFF"/>
        <w:spacing w:before="100" w:beforeAutospacing="1" w:after="100" w:afterAutospacing="1" w:line="240" w:lineRule="auto"/>
        <w:rPr>
          <w:ins w:id="1335" w:author="Unknown"/>
          <w:rFonts w:ascii="Arial" w:eastAsia="Times New Roman" w:hAnsi="Arial" w:cs="Arial"/>
          <w:color w:val="444444"/>
          <w:sz w:val="21"/>
          <w:szCs w:val="21"/>
        </w:rPr>
      </w:pPr>
      <w:ins w:id="1336" w:author="Unknown">
        <w:r w:rsidRPr="00D65CC2">
          <w:rPr>
            <w:rFonts w:ascii="Arial" w:eastAsia="Times New Roman" w:hAnsi="Arial" w:cs="Arial"/>
            <w:color w:val="444444"/>
            <w:sz w:val="21"/>
            <w:szCs w:val="21"/>
          </w:rPr>
          <w:t>Use the token in application</w:t>
        </w:r>
      </w:ins>
    </w:p>
    <w:p w:rsidR="00D65CC2" w:rsidRPr="00D65CC2" w:rsidRDefault="00D65CC2" w:rsidP="00D65CC2">
      <w:pPr>
        <w:numPr>
          <w:ilvl w:val="1"/>
          <w:numId w:val="142"/>
        </w:numPr>
        <w:shd w:val="clear" w:color="auto" w:fill="FFFFFF"/>
        <w:spacing w:after="0" w:line="240" w:lineRule="atLeast"/>
        <w:ind w:left="795" w:right="75"/>
        <w:rPr>
          <w:ins w:id="1337" w:author="Unknown"/>
          <w:rFonts w:ascii="Arial" w:eastAsia="Times New Roman" w:hAnsi="Arial" w:cs="Arial"/>
          <w:color w:val="CCCCCC"/>
          <w:sz w:val="21"/>
          <w:szCs w:val="21"/>
        </w:rPr>
      </w:pPr>
      <w:ins w:id="1338" w:author="Unknown">
        <w:r w:rsidRPr="00D65CC2">
          <w:rPr>
            <w:rFonts w:ascii="Arial" w:eastAsia="Times New Roman" w:hAnsi="Arial" w:cs="Arial"/>
            <w:color w:val="CCCCCC"/>
            <w:sz w:val="21"/>
            <w:szCs w:val="21"/>
          </w:rPr>
          <w:t>code</w:t>
        </w:r>
      </w:ins>
    </w:p>
    <w:p w:rsidR="00D65CC2" w:rsidRPr="00D65CC2" w:rsidRDefault="00D65CC2" w:rsidP="00D65CC2">
      <w:pPr>
        <w:numPr>
          <w:ilvl w:val="1"/>
          <w:numId w:val="142"/>
        </w:numPr>
        <w:pBdr>
          <w:bottom w:val="dashed" w:sz="6" w:space="0" w:color="CCCCCC"/>
        </w:pBdr>
        <w:shd w:val="clear" w:color="auto" w:fill="FFFFFF"/>
        <w:spacing w:after="0" w:line="240" w:lineRule="atLeast"/>
        <w:ind w:left="795" w:right="75"/>
        <w:rPr>
          <w:ins w:id="1339" w:author="Unknown"/>
          <w:rFonts w:ascii="Arial" w:eastAsia="Times New Roman" w:hAnsi="Arial" w:cs="Arial"/>
          <w:color w:val="CCCCCC"/>
          <w:sz w:val="21"/>
          <w:szCs w:val="21"/>
        </w:rPr>
      </w:pPr>
      <w:ins w:id="1340" w:author="Unknown">
        <w:r w:rsidRPr="00D65CC2">
          <w:rPr>
            <w:rFonts w:ascii="Arial" w:eastAsia="Times New Roman" w:hAnsi="Arial" w:cs="Arial"/>
            <w:color w:val="CCCCCC"/>
            <w:sz w:val="21"/>
            <w:szCs w:val="21"/>
          </w:rPr>
          <w:t>source</w:t>
        </w:r>
      </w:ins>
    </w:p>
    <w:p w:rsidR="00D65CC2" w:rsidRPr="00D65CC2" w:rsidRDefault="00D65CC2" w:rsidP="00D65CC2">
      <w:pPr>
        <w:numPr>
          <w:ilvl w:val="1"/>
          <w:numId w:val="143"/>
        </w:numPr>
        <w:pBdr>
          <w:left w:val="single" w:sz="18" w:space="4"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41" w:author="Unknown"/>
          <w:rFonts w:ascii="Consolas" w:eastAsia="Times New Roman" w:hAnsi="Consolas" w:cs="Consolas"/>
          <w:color w:val="333333"/>
          <w:sz w:val="20"/>
          <w:szCs w:val="20"/>
        </w:rPr>
      </w:pPr>
      <w:ins w:id="1342" w:author="Unknown">
        <w:r w:rsidRPr="00D65CC2">
          <w:rPr>
            <w:rFonts w:ascii="Consolas" w:eastAsia="Times New Roman" w:hAnsi="Consolas" w:cs="Consolas"/>
            <w:color w:val="333333"/>
            <w:sz w:val="20"/>
            <w:szCs w:val="20"/>
          </w:rPr>
          <w:t xml:space="preserve">jwt = </w:t>
        </w:r>
        <w:r w:rsidRPr="00D65CC2">
          <w:rPr>
            <w:rFonts w:ascii="Consolas" w:eastAsia="Times New Roman" w:hAnsi="Consolas" w:cs="Consolas"/>
            <w:color w:val="0000BB"/>
            <w:sz w:val="20"/>
            <w:szCs w:val="20"/>
          </w:rPr>
          <w:t>require</w:t>
        </w:r>
        <w:r w:rsidRPr="00D65CC2">
          <w:rPr>
            <w:rFonts w:ascii="Consolas" w:eastAsia="Times New Roman" w:hAnsi="Consolas" w:cs="Consolas"/>
            <w:color w:val="333333"/>
            <w:sz w:val="20"/>
            <w:szCs w:val="20"/>
          </w:rPr>
          <w:t>("express-jwt");</w:t>
        </w:r>
      </w:ins>
    </w:p>
    <w:p w:rsidR="00D65CC2" w:rsidRPr="00D65CC2" w:rsidRDefault="00D65CC2" w:rsidP="00D65CC2">
      <w:pPr>
        <w:numPr>
          <w:ilvl w:val="1"/>
          <w:numId w:val="143"/>
        </w:numPr>
        <w:pBdr>
          <w:left w:val="single" w:sz="18" w:space="4"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43" w:author="Unknown"/>
          <w:rFonts w:ascii="Consolas" w:eastAsia="Times New Roman" w:hAnsi="Consolas" w:cs="Consolas"/>
          <w:color w:val="333333"/>
          <w:sz w:val="20"/>
          <w:szCs w:val="20"/>
        </w:rPr>
      </w:pPr>
    </w:p>
    <w:p w:rsidR="00D65CC2" w:rsidRPr="00D65CC2" w:rsidRDefault="00D65CC2" w:rsidP="00D65CC2">
      <w:pPr>
        <w:numPr>
          <w:ilvl w:val="1"/>
          <w:numId w:val="143"/>
        </w:numPr>
        <w:pBdr>
          <w:left w:val="single" w:sz="18" w:space="4"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44" w:author="Unknown"/>
          <w:rFonts w:ascii="Consolas" w:eastAsia="Times New Roman" w:hAnsi="Consolas" w:cs="Consolas"/>
          <w:color w:val="333333"/>
          <w:sz w:val="20"/>
          <w:szCs w:val="20"/>
        </w:rPr>
      </w:pPr>
      <w:ins w:id="1345" w:author="Unknown">
        <w:r w:rsidRPr="00D65CC2">
          <w:rPr>
            <w:rFonts w:ascii="Consolas" w:eastAsia="Times New Roman" w:hAnsi="Consolas" w:cs="Consolas"/>
            <w:color w:val="333333"/>
            <w:sz w:val="20"/>
            <w:szCs w:val="20"/>
          </w:rPr>
          <w:t>app.</w:t>
        </w:r>
        <w:r w:rsidRPr="00D65CC2">
          <w:rPr>
            <w:rFonts w:ascii="Consolas" w:eastAsia="Times New Roman" w:hAnsi="Consolas" w:cs="Consolas"/>
            <w:color w:val="0000BB"/>
            <w:sz w:val="20"/>
            <w:szCs w:val="20"/>
          </w:rPr>
          <w:t>use</w:t>
        </w:r>
        <w:r w:rsidRPr="00D65CC2">
          <w:rPr>
            <w:rFonts w:ascii="Consolas" w:eastAsia="Times New Roman" w:hAnsi="Consolas" w:cs="Consolas"/>
            <w:color w:val="333333"/>
            <w:sz w:val="20"/>
            <w:szCs w:val="20"/>
          </w:rPr>
          <w:t>(</w:t>
        </w:r>
        <w:r w:rsidRPr="00D65CC2">
          <w:rPr>
            <w:rFonts w:ascii="Consolas" w:eastAsia="Times New Roman" w:hAnsi="Consolas" w:cs="Consolas"/>
            <w:color w:val="007700"/>
            <w:sz w:val="20"/>
            <w:szCs w:val="20"/>
          </w:rPr>
          <w:t>function</w:t>
        </w:r>
        <w:r w:rsidRPr="00D65CC2">
          <w:rPr>
            <w:rFonts w:ascii="Consolas" w:eastAsia="Times New Roman" w:hAnsi="Consolas" w:cs="Consolas"/>
            <w:color w:val="333333"/>
            <w:sz w:val="20"/>
            <w:szCs w:val="20"/>
          </w:rPr>
          <w:t xml:space="preserve">(req, res, next) </w:t>
        </w:r>
        <w:r w:rsidRPr="00D65CC2">
          <w:rPr>
            <w:rFonts w:ascii="Consolas" w:eastAsia="Times New Roman" w:hAnsi="Consolas" w:cs="Consolas"/>
            <w:color w:val="007700"/>
            <w:sz w:val="20"/>
            <w:szCs w:val="20"/>
          </w:rPr>
          <w:t>{</w:t>
        </w:r>
      </w:ins>
    </w:p>
    <w:p w:rsidR="00D65CC2" w:rsidRPr="00D65CC2" w:rsidRDefault="00D65CC2" w:rsidP="00D65CC2">
      <w:pPr>
        <w:numPr>
          <w:ilvl w:val="1"/>
          <w:numId w:val="143"/>
        </w:numPr>
        <w:pBdr>
          <w:left w:val="single" w:sz="18" w:space="4"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46" w:author="Unknown"/>
          <w:rFonts w:ascii="Consolas" w:eastAsia="Times New Roman" w:hAnsi="Consolas" w:cs="Consolas"/>
          <w:color w:val="333333"/>
          <w:sz w:val="20"/>
          <w:szCs w:val="20"/>
        </w:rPr>
      </w:pPr>
    </w:p>
    <w:p w:rsidR="00D65CC2" w:rsidRPr="00D65CC2" w:rsidRDefault="00D65CC2" w:rsidP="00D65CC2">
      <w:pPr>
        <w:numPr>
          <w:ilvl w:val="1"/>
          <w:numId w:val="143"/>
        </w:numPr>
        <w:pBdr>
          <w:left w:val="single" w:sz="18" w:space="4"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47" w:author="Unknown"/>
          <w:rFonts w:ascii="Consolas" w:eastAsia="Times New Roman" w:hAnsi="Consolas" w:cs="Consolas"/>
          <w:color w:val="333333"/>
          <w:sz w:val="20"/>
          <w:szCs w:val="20"/>
        </w:rPr>
      </w:pPr>
      <w:ins w:id="1348"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var</w:t>
        </w:r>
        <w:r w:rsidRPr="00D65CC2">
          <w:rPr>
            <w:rFonts w:ascii="Consolas" w:eastAsia="Times New Roman" w:hAnsi="Consolas" w:cs="Consolas"/>
            <w:color w:val="333333"/>
            <w:sz w:val="20"/>
            <w:szCs w:val="20"/>
          </w:rPr>
          <w:t xml:space="preserve"> token = req.body.token </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 xml:space="preserve"> req.query.token </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 xml:space="preserve"> req.headers</w:t>
        </w:r>
        <w:r w:rsidRPr="00D65CC2">
          <w:rPr>
            <w:rFonts w:ascii="Consolas" w:eastAsia="Times New Roman" w:hAnsi="Consolas" w:cs="Consolas"/>
            <w:color w:val="007700"/>
            <w:sz w:val="20"/>
            <w:szCs w:val="20"/>
          </w:rPr>
          <w:t>[</w:t>
        </w:r>
        <w:r w:rsidRPr="00D65CC2">
          <w:rPr>
            <w:rFonts w:ascii="Consolas" w:eastAsia="Times New Roman" w:hAnsi="Consolas" w:cs="Consolas"/>
            <w:color w:val="00DD00"/>
            <w:sz w:val="20"/>
            <w:szCs w:val="20"/>
          </w:rPr>
          <w:t>'x-access-token'</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w:t>
        </w:r>
      </w:ins>
    </w:p>
    <w:p w:rsidR="00D65CC2" w:rsidRPr="00D65CC2" w:rsidRDefault="00D65CC2" w:rsidP="00D65CC2">
      <w:pPr>
        <w:numPr>
          <w:ilvl w:val="1"/>
          <w:numId w:val="143"/>
        </w:numPr>
        <w:pBdr>
          <w:left w:val="single" w:sz="18" w:space="4"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49" w:author="Unknown"/>
          <w:rFonts w:ascii="Consolas" w:eastAsia="Times New Roman" w:hAnsi="Consolas" w:cs="Consolas"/>
          <w:color w:val="333333"/>
          <w:sz w:val="20"/>
          <w:szCs w:val="20"/>
        </w:rPr>
      </w:pPr>
    </w:p>
    <w:p w:rsidR="00D65CC2" w:rsidRPr="00D65CC2" w:rsidRDefault="00D65CC2" w:rsidP="00D65CC2">
      <w:pPr>
        <w:numPr>
          <w:ilvl w:val="1"/>
          <w:numId w:val="143"/>
        </w:numPr>
        <w:pBdr>
          <w:left w:val="single" w:sz="18" w:space="4"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50" w:author="Unknown"/>
          <w:rFonts w:ascii="Consolas" w:eastAsia="Times New Roman" w:hAnsi="Consolas" w:cs="Consolas"/>
          <w:color w:val="333333"/>
          <w:sz w:val="20"/>
          <w:szCs w:val="20"/>
        </w:rPr>
      </w:pPr>
      <w:ins w:id="1351"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if</w:t>
        </w:r>
        <w:r w:rsidRPr="00D65CC2">
          <w:rPr>
            <w:rFonts w:ascii="Consolas" w:eastAsia="Times New Roman" w:hAnsi="Consolas" w:cs="Consolas"/>
            <w:color w:val="333333"/>
            <w:sz w:val="20"/>
            <w:szCs w:val="20"/>
          </w:rPr>
          <w:t xml:space="preserve"> (token) </w:t>
        </w:r>
        <w:r w:rsidRPr="00D65CC2">
          <w:rPr>
            <w:rFonts w:ascii="Consolas" w:eastAsia="Times New Roman" w:hAnsi="Consolas" w:cs="Consolas"/>
            <w:color w:val="007700"/>
            <w:sz w:val="20"/>
            <w:szCs w:val="20"/>
          </w:rPr>
          <w:t>{</w:t>
        </w:r>
      </w:ins>
    </w:p>
    <w:p w:rsidR="00D65CC2" w:rsidRPr="00D65CC2" w:rsidRDefault="00D65CC2" w:rsidP="00D65CC2">
      <w:pPr>
        <w:numPr>
          <w:ilvl w:val="1"/>
          <w:numId w:val="143"/>
        </w:numPr>
        <w:pBdr>
          <w:left w:val="single" w:sz="18" w:space="4"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52" w:author="Unknown"/>
          <w:rFonts w:ascii="Consolas" w:eastAsia="Times New Roman" w:hAnsi="Consolas" w:cs="Consolas"/>
          <w:color w:val="333333"/>
          <w:sz w:val="20"/>
          <w:szCs w:val="20"/>
        </w:rPr>
      </w:pPr>
    </w:p>
    <w:p w:rsidR="00D65CC2" w:rsidRPr="00D65CC2" w:rsidRDefault="00D65CC2" w:rsidP="00D65CC2">
      <w:pPr>
        <w:numPr>
          <w:ilvl w:val="1"/>
          <w:numId w:val="143"/>
        </w:numPr>
        <w:pBdr>
          <w:left w:val="single" w:sz="18" w:space="4"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53" w:author="Unknown"/>
          <w:rFonts w:ascii="Consolas" w:eastAsia="Times New Roman" w:hAnsi="Consolas" w:cs="Consolas"/>
          <w:color w:val="333333"/>
          <w:sz w:val="20"/>
          <w:szCs w:val="20"/>
        </w:rPr>
      </w:pPr>
      <w:ins w:id="1354" w:author="Unknown">
        <w:r w:rsidRPr="00D65CC2">
          <w:rPr>
            <w:rFonts w:ascii="Consolas" w:eastAsia="Times New Roman" w:hAnsi="Consolas" w:cs="Consolas"/>
            <w:color w:val="333333"/>
            <w:sz w:val="20"/>
            <w:szCs w:val="20"/>
          </w:rPr>
          <w:t xml:space="preserve">    jwt.</w:t>
        </w:r>
        <w:r w:rsidRPr="00D65CC2">
          <w:rPr>
            <w:rFonts w:ascii="Consolas" w:eastAsia="Times New Roman" w:hAnsi="Consolas" w:cs="Consolas"/>
            <w:color w:val="0000BB"/>
            <w:sz w:val="20"/>
            <w:szCs w:val="20"/>
          </w:rPr>
          <w:t>verify</w:t>
        </w:r>
        <w:r w:rsidRPr="00D65CC2">
          <w:rPr>
            <w:rFonts w:ascii="Consolas" w:eastAsia="Times New Roman" w:hAnsi="Consolas" w:cs="Consolas"/>
            <w:color w:val="333333"/>
            <w:sz w:val="20"/>
            <w:szCs w:val="20"/>
          </w:rPr>
          <w:t>(token, app.</w:t>
        </w:r>
        <w:r w:rsidRPr="00D65CC2">
          <w:rPr>
            <w:rFonts w:ascii="Consolas" w:eastAsia="Times New Roman" w:hAnsi="Consolas" w:cs="Consolas"/>
            <w:color w:val="0000BB"/>
            <w:sz w:val="20"/>
            <w:szCs w:val="20"/>
          </w:rPr>
          <w:t>get</w:t>
        </w:r>
        <w:r w:rsidRPr="00D65CC2">
          <w:rPr>
            <w:rFonts w:ascii="Consolas" w:eastAsia="Times New Roman" w:hAnsi="Consolas" w:cs="Consolas"/>
            <w:color w:val="333333"/>
            <w:sz w:val="20"/>
            <w:szCs w:val="20"/>
          </w:rPr>
          <w:t>(</w:t>
        </w:r>
        <w:r w:rsidRPr="00D65CC2">
          <w:rPr>
            <w:rFonts w:ascii="Consolas" w:eastAsia="Times New Roman" w:hAnsi="Consolas" w:cs="Consolas"/>
            <w:color w:val="00DD00"/>
            <w:sz w:val="20"/>
            <w:szCs w:val="20"/>
          </w:rPr>
          <w:t>'superSecret'</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function</w:t>
        </w:r>
        <w:r w:rsidRPr="00D65CC2">
          <w:rPr>
            <w:rFonts w:ascii="Consolas" w:eastAsia="Times New Roman" w:hAnsi="Consolas" w:cs="Consolas"/>
            <w:color w:val="333333"/>
            <w:sz w:val="20"/>
            <w:szCs w:val="20"/>
          </w:rPr>
          <w:t xml:space="preserve">(err, decoded) </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 xml:space="preserve">      </w:t>
        </w:r>
      </w:ins>
    </w:p>
    <w:p w:rsidR="00D65CC2" w:rsidRPr="00D65CC2" w:rsidRDefault="00D65CC2" w:rsidP="00D65CC2">
      <w:pPr>
        <w:numPr>
          <w:ilvl w:val="1"/>
          <w:numId w:val="143"/>
        </w:numPr>
        <w:pBdr>
          <w:left w:val="single" w:sz="18" w:space="4"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55" w:author="Unknown"/>
          <w:rFonts w:ascii="Consolas" w:eastAsia="Times New Roman" w:hAnsi="Consolas" w:cs="Consolas"/>
          <w:color w:val="333333"/>
          <w:sz w:val="20"/>
          <w:szCs w:val="20"/>
        </w:rPr>
      </w:pPr>
    </w:p>
    <w:p w:rsidR="00D65CC2" w:rsidRPr="00D65CC2" w:rsidRDefault="00D65CC2" w:rsidP="00D65CC2">
      <w:pPr>
        <w:numPr>
          <w:ilvl w:val="1"/>
          <w:numId w:val="143"/>
        </w:numPr>
        <w:pBdr>
          <w:left w:val="single" w:sz="18" w:space="4"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56" w:author="Unknown"/>
          <w:rFonts w:ascii="Consolas" w:eastAsia="Times New Roman" w:hAnsi="Consolas" w:cs="Consolas"/>
          <w:color w:val="333333"/>
          <w:sz w:val="20"/>
          <w:szCs w:val="20"/>
        </w:rPr>
      </w:pPr>
      <w:ins w:id="1357"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if</w:t>
        </w:r>
        <w:r w:rsidRPr="00D65CC2">
          <w:rPr>
            <w:rFonts w:ascii="Consolas" w:eastAsia="Times New Roman" w:hAnsi="Consolas" w:cs="Consolas"/>
            <w:color w:val="333333"/>
            <w:sz w:val="20"/>
            <w:szCs w:val="20"/>
          </w:rPr>
          <w:t xml:space="preserve"> (err) </w:t>
        </w:r>
        <w:r w:rsidRPr="00D65CC2">
          <w:rPr>
            <w:rFonts w:ascii="Consolas" w:eastAsia="Times New Roman" w:hAnsi="Consolas" w:cs="Consolas"/>
            <w:color w:val="007700"/>
            <w:sz w:val="20"/>
            <w:szCs w:val="20"/>
          </w:rPr>
          <w:t>{</w:t>
        </w:r>
      </w:ins>
    </w:p>
    <w:p w:rsidR="00D65CC2" w:rsidRPr="00D65CC2" w:rsidRDefault="00D65CC2" w:rsidP="00D65CC2">
      <w:pPr>
        <w:numPr>
          <w:ilvl w:val="1"/>
          <w:numId w:val="143"/>
        </w:numPr>
        <w:pBdr>
          <w:left w:val="single" w:sz="18" w:space="4"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58" w:author="Unknown"/>
          <w:rFonts w:ascii="Consolas" w:eastAsia="Times New Roman" w:hAnsi="Consolas" w:cs="Consolas"/>
          <w:color w:val="333333"/>
          <w:sz w:val="20"/>
          <w:szCs w:val="20"/>
        </w:rPr>
      </w:pPr>
    </w:p>
    <w:p w:rsidR="00D65CC2" w:rsidRPr="00D65CC2" w:rsidRDefault="00D65CC2" w:rsidP="00D65CC2">
      <w:pPr>
        <w:numPr>
          <w:ilvl w:val="1"/>
          <w:numId w:val="143"/>
        </w:numPr>
        <w:pBdr>
          <w:left w:val="single" w:sz="18" w:space="4"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59" w:author="Unknown"/>
          <w:rFonts w:ascii="Consolas" w:eastAsia="Times New Roman" w:hAnsi="Consolas" w:cs="Consolas"/>
          <w:color w:val="333333"/>
          <w:sz w:val="20"/>
          <w:szCs w:val="20"/>
        </w:rPr>
      </w:pPr>
      <w:ins w:id="1360"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return</w:t>
        </w:r>
        <w:r w:rsidRPr="00D65CC2">
          <w:rPr>
            <w:rFonts w:ascii="Consolas" w:eastAsia="Times New Roman" w:hAnsi="Consolas" w:cs="Consolas"/>
            <w:color w:val="333333"/>
            <w:sz w:val="20"/>
            <w:szCs w:val="20"/>
          </w:rPr>
          <w:t xml:space="preserve"> res.</w:t>
        </w:r>
        <w:r w:rsidRPr="00D65CC2">
          <w:rPr>
            <w:rFonts w:ascii="Consolas" w:eastAsia="Times New Roman" w:hAnsi="Consolas" w:cs="Consolas"/>
            <w:color w:val="007700"/>
            <w:sz w:val="20"/>
            <w:szCs w:val="20"/>
          </w:rPr>
          <w:t>json</w:t>
        </w:r>
        <w:r w:rsidRPr="00D65CC2">
          <w:rPr>
            <w:rFonts w:ascii="Consolas" w:eastAsia="Times New Roman" w:hAnsi="Consolas" w:cs="Consolas"/>
            <w:color w:val="333333"/>
            <w:sz w:val="20"/>
            <w:szCs w:val="20"/>
          </w:rPr>
          <w:t>(</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 xml:space="preserve"> success: </w:t>
        </w:r>
        <w:r w:rsidRPr="00D65CC2">
          <w:rPr>
            <w:rFonts w:ascii="Consolas" w:eastAsia="Times New Roman" w:hAnsi="Consolas" w:cs="Consolas"/>
            <w:color w:val="007700"/>
            <w:sz w:val="20"/>
            <w:szCs w:val="20"/>
          </w:rPr>
          <w:t>false</w:t>
        </w:r>
        <w:r w:rsidRPr="00D65CC2">
          <w:rPr>
            <w:rFonts w:ascii="Consolas" w:eastAsia="Times New Roman" w:hAnsi="Consolas" w:cs="Consolas"/>
            <w:color w:val="333333"/>
            <w:sz w:val="20"/>
            <w:szCs w:val="20"/>
          </w:rPr>
          <w:t xml:space="preserve">, message: </w:t>
        </w:r>
        <w:r w:rsidRPr="00D65CC2">
          <w:rPr>
            <w:rFonts w:ascii="Consolas" w:eastAsia="Times New Roman" w:hAnsi="Consolas" w:cs="Consolas"/>
            <w:color w:val="00DD00"/>
            <w:sz w:val="20"/>
            <w:szCs w:val="20"/>
          </w:rPr>
          <w:t>'Invalid token.'</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 xml:space="preserve">);    </w:t>
        </w:r>
      </w:ins>
    </w:p>
    <w:p w:rsidR="00D65CC2" w:rsidRPr="00D65CC2" w:rsidRDefault="00D65CC2" w:rsidP="00D65CC2">
      <w:pPr>
        <w:numPr>
          <w:ilvl w:val="1"/>
          <w:numId w:val="143"/>
        </w:numPr>
        <w:pBdr>
          <w:left w:val="single" w:sz="18" w:space="4"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61" w:author="Unknown"/>
          <w:rFonts w:ascii="Consolas" w:eastAsia="Times New Roman" w:hAnsi="Consolas" w:cs="Consolas"/>
          <w:color w:val="333333"/>
          <w:sz w:val="20"/>
          <w:szCs w:val="20"/>
        </w:rPr>
      </w:pPr>
    </w:p>
    <w:p w:rsidR="00D65CC2" w:rsidRPr="00D65CC2" w:rsidRDefault="00D65CC2" w:rsidP="00D65CC2">
      <w:pPr>
        <w:numPr>
          <w:ilvl w:val="1"/>
          <w:numId w:val="143"/>
        </w:numPr>
        <w:pBdr>
          <w:left w:val="single" w:sz="18" w:space="4"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62" w:author="Unknown"/>
          <w:rFonts w:ascii="Consolas" w:eastAsia="Times New Roman" w:hAnsi="Consolas" w:cs="Consolas"/>
          <w:color w:val="333333"/>
          <w:sz w:val="20"/>
          <w:szCs w:val="20"/>
        </w:rPr>
      </w:pPr>
      <w:ins w:id="1363"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else</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w:t>
        </w:r>
      </w:ins>
    </w:p>
    <w:p w:rsidR="00D65CC2" w:rsidRPr="00D65CC2" w:rsidRDefault="00D65CC2" w:rsidP="00D65CC2">
      <w:pPr>
        <w:numPr>
          <w:ilvl w:val="1"/>
          <w:numId w:val="143"/>
        </w:numPr>
        <w:pBdr>
          <w:left w:val="single" w:sz="18" w:space="4"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64" w:author="Unknown"/>
          <w:rFonts w:ascii="Consolas" w:eastAsia="Times New Roman" w:hAnsi="Consolas" w:cs="Consolas"/>
          <w:color w:val="333333"/>
          <w:sz w:val="20"/>
          <w:szCs w:val="20"/>
        </w:rPr>
      </w:pPr>
    </w:p>
    <w:p w:rsidR="00D65CC2" w:rsidRPr="00D65CC2" w:rsidRDefault="00D65CC2" w:rsidP="00D65CC2">
      <w:pPr>
        <w:numPr>
          <w:ilvl w:val="1"/>
          <w:numId w:val="143"/>
        </w:numPr>
        <w:pBdr>
          <w:left w:val="single" w:sz="18" w:space="4"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65" w:author="Unknown"/>
          <w:rFonts w:ascii="Consolas" w:eastAsia="Times New Roman" w:hAnsi="Consolas" w:cs="Consolas"/>
          <w:color w:val="333333"/>
          <w:sz w:val="20"/>
          <w:szCs w:val="20"/>
        </w:rPr>
      </w:pPr>
      <w:ins w:id="1366" w:author="Unknown">
        <w:r w:rsidRPr="00D65CC2">
          <w:rPr>
            <w:rFonts w:ascii="Consolas" w:eastAsia="Times New Roman" w:hAnsi="Consolas" w:cs="Consolas"/>
            <w:color w:val="333333"/>
            <w:sz w:val="20"/>
            <w:szCs w:val="20"/>
          </w:rPr>
          <w:t xml:space="preserve">        req.decoded = decoded;    </w:t>
        </w:r>
      </w:ins>
    </w:p>
    <w:p w:rsidR="00D65CC2" w:rsidRPr="00D65CC2" w:rsidRDefault="00D65CC2" w:rsidP="00D65CC2">
      <w:pPr>
        <w:numPr>
          <w:ilvl w:val="1"/>
          <w:numId w:val="143"/>
        </w:numPr>
        <w:pBdr>
          <w:left w:val="single" w:sz="18" w:space="4"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67" w:author="Unknown"/>
          <w:rFonts w:ascii="Consolas" w:eastAsia="Times New Roman" w:hAnsi="Consolas" w:cs="Consolas"/>
          <w:color w:val="333333"/>
          <w:sz w:val="20"/>
          <w:szCs w:val="20"/>
        </w:rPr>
      </w:pPr>
    </w:p>
    <w:p w:rsidR="00D65CC2" w:rsidRPr="00D65CC2" w:rsidRDefault="00D65CC2" w:rsidP="00D65CC2">
      <w:pPr>
        <w:numPr>
          <w:ilvl w:val="1"/>
          <w:numId w:val="143"/>
        </w:numPr>
        <w:pBdr>
          <w:left w:val="single" w:sz="18" w:space="4"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68" w:author="Unknown"/>
          <w:rFonts w:ascii="Consolas" w:eastAsia="Times New Roman" w:hAnsi="Consolas" w:cs="Consolas"/>
          <w:color w:val="333333"/>
          <w:sz w:val="20"/>
          <w:szCs w:val="20"/>
        </w:rPr>
      </w:pPr>
      <w:ins w:id="1369"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00BB"/>
            <w:sz w:val="20"/>
            <w:szCs w:val="20"/>
          </w:rPr>
          <w:t>next</w:t>
        </w:r>
        <w:r w:rsidRPr="00D65CC2">
          <w:rPr>
            <w:rFonts w:ascii="Consolas" w:eastAsia="Times New Roman" w:hAnsi="Consolas" w:cs="Consolas"/>
            <w:color w:val="333333"/>
            <w:sz w:val="20"/>
            <w:szCs w:val="20"/>
          </w:rPr>
          <w:t>();</w:t>
        </w:r>
      </w:ins>
    </w:p>
    <w:p w:rsidR="00D65CC2" w:rsidRPr="00D65CC2" w:rsidRDefault="00D65CC2" w:rsidP="00D65CC2">
      <w:pPr>
        <w:numPr>
          <w:ilvl w:val="1"/>
          <w:numId w:val="143"/>
        </w:numPr>
        <w:pBdr>
          <w:left w:val="single" w:sz="18" w:space="4"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70" w:author="Unknown"/>
          <w:rFonts w:ascii="Consolas" w:eastAsia="Times New Roman" w:hAnsi="Consolas" w:cs="Consolas"/>
          <w:color w:val="333333"/>
          <w:sz w:val="20"/>
          <w:szCs w:val="20"/>
        </w:rPr>
      </w:pPr>
    </w:p>
    <w:p w:rsidR="00D65CC2" w:rsidRPr="00D65CC2" w:rsidRDefault="00D65CC2" w:rsidP="00D65CC2">
      <w:pPr>
        <w:numPr>
          <w:ilvl w:val="1"/>
          <w:numId w:val="143"/>
        </w:numPr>
        <w:pBdr>
          <w:left w:val="single" w:sz="18" w:space="4"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71" w:author="Unknown"/>
          <w:rFonts w:ascii="Consolas" w:eastAsia="Times New Roman" w:hAnsi="Consolas" w:cs="Consolas"/>
          <w:color w:val="333333"/>
          <w:sz w:val="20"/>
          <w:szCs w:val="20"/>
        </w:rPr>
      </w:pPr>
      <w:ins w:id="1372"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w:t>
        </w:r>
      </w:ins>
    </w:p>
    <w:p w:rsidR="00D65CC2" w:rsidRPr="00D65CC2" w:rsidRDefault="00D65CC2" w:rsidP="00D65CC2">
      <w:pPr>
        <w:numPr>
          <w:ilvl w:val="1"/>
          <w:numId w:val="143"/>
        </w:numPr>
        <w:pBdr>
          <w:left w:val="single" w:sz="18" w:space="4"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73" w:author="Unknown"/>
          <w:rFonts w:ascii="Consolas" w:eastAsia="Times New Roman" w:hAnsi="Consolas" w:cs="Consolas"/>
          <w:color w:val="333333"/>
          <w:sz w:val="20"/>
          <w:szCs w:val="20"/>
        </w:rPr>
      </w:pPr>
    </w:p>
    <w:p w:rsidR="00D65CC2" w:rsidRPr="00D65CC2" w:rsidRDefault="00D65CC2" w:rsidP="00D65CC2">
      <w:pPr>
        <w:numPr>
          <w:ilvl w:val="1"/>
          <w:numId w:val="143"/>
        </w:numPr>
        <w:pBdr>
          <w:left w:val="single" w:sz="18" w:space="4"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74" w:author="Unknown"/>
          <w:rFonts w:ascii="Consolas" w:eastAsia="Times New Roman" w:hAnsi="Consolas" w:cs="Consolas"/>
          <w:color w:val="333333"/>
          <w:sz w:val="20"/>
          <w:szCs w:val="20"/>
        </w:rPr>
      </w:pPr>
      <w:ins w:id="1375"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w:t>
        </w:r>
      </w:ins>
    </w:p>
    <w:p w:rsidR="00D65CC2" w:rsidRPr="00D65CC2" w:rsidRDefault="00D65CC2" w:rsidP="00D65CC2">
      <w:pPr>
        <w:numPr>
          <w:ilvl w:val="1"/>
          <w:numId w:val="143"/>
        </w:numPr>
        <w:pBdr>
          <w:left w:val="single" w:sz="18" w:space="4"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76" w:author="Unknown"/>
          <w:rFonts w:ascii="Consolas" w:eastAsia="Times New Roman" w:hAnsi="Consolas" w:cs="Consolas"/>
          <w:color w:val="333333"/>
          <w:sz w:val="20"/>
          <w:szCs w:val="20"/>
        </w:rPr>
      </w:pPr>
    </w:p>
    <w:p w:rsidR="00D65CC2" w:rsidRPr="00D65CC2" w:rsidRDefault="00D65CC2" w:rsidP="00D65CC2">
      <w:pPr>
        <w:numPr>
          <w:ilvl w:val="1"/>
          <w:numId w:val="143"/>
        </w:numPr>
        <w:pBdr>
          <w:left w:val="single" w:sz="18" w:space="4"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77" w:author="Unknown"/>
          <w:rFonts w:ascii="Consolas" w:eastAsia="Times New Roman" w:hAnsi="Consolas" w:cs="Consolas"/>
          <w:color w:val="333333"/>
          <w:sz w:val="20"/>
          <w:szCs w:val="20"/>
        </w:rPr>
      </w:pPr>
      <w:ins w:id="1378"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else</w:t>
        </w:r>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w:t>
        </w:r>
      </w:ins>
    </w:p>
    <w:p w:rsidR="00D65CC2" w:rsidRPr="00D65CC2" w:rsidRDefault="00D65CC2" w:rsidP="00D65CC2">
      <w:pPr>
        <w:numPr>
          <w:ilvl w:val="1"/>
          <w:numId w:val="143"/>
        </w:numPr>
        <w:pBdr>
          <w:left w:val="single" w:sz="18" w:space="4"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79" w:author="Unknown"/>
          <w:rFonts w:ascii="Consolas" w:eastAsia="Times New Roman" w:hAnsi="Consolas" w:cs="Consolas"/>
          <w:color w:val="333333"/>
          <w:sz w:val="20"/>
          <w:szCs w:val="20"/>
        </w:rPr>
      </w:pPr>
    </w:p>
    <w:p w:rsidR="00D65CC2" w:rsidRPr="00D65CC2" w:rsidRDefault="00D65CC2" w:rsidP="00D65CC2">
      <w:pPr>
        <w:numPr>
          <w:ilvl w:val="1"/>
          <w:numId w:val="143"/>
        </w:numPr>
        <w:pBdr>
          <w:left w:val="single" w:sz="18" w:space="4"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80" w:author="Unknown"/>
          <w:rFonts w:ascii="Consolas" w:eastAsia="Times New Roman" w:hAnsi="Consolas" w:cs="Consolas"/>
          <w:color w:val="333333"/>
          <w:sz w:val="20"/>
          <w:szCs w:val="20"/>
        </w:rPr>
      </w:pPr>
      <w:ins w:id="1381"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return</w:t>
        </w:r>
        <w:r w:rsidRPr="00D65CC2">
          <w:rPr>
            <w:rFonts w:ascii="Consolas" w:eastAsia="Times New Roman" w:hAnsi="Consolas" w:cs="Consolas"/>
            <w:color w:val="333333"/>
            <w:sz w:val="20"/>
            <w:szCs w:val="20"/>
          </w:rPr>
          <w:t xml:space="preserve"> res.</w:t>
        </w:r>
        <w:r w:rsidRPr="00D65CC2">
          <w:rPr>
            <w:rFonts w:ascii="Consolas" w:eastAsia="Times New Roman" w:hAnsi="Consolas" w:cs="Consolas"/>
            <w:color w:val="0000BB"/>
            <w:sz w:val="20"/>
            <w:szCs w:val="20"/>
          </w:rPr>
          <w:t>status</w:t>
        </w:r>
        <w:r w:rsidRPr="00D65CC2">
          <w:rPr>
            <w:rFonts w:ascii="Consolas" w:eastAsia="Times New Roman" w:hAnsi="Consolas" w:cs="Consolas"/>
            <w:color w:val="333333"/>
            <w:sz w:val="20"/>
            <w:szCs w:val="20"/>
          </w:rPr>
          <w:t>(403).</w:t>
        </w:r>
        <w:r w:rsidRPr="00D65CC2">
          <w:rPr>
            <w:rFonts w:ascii="Consolas" w:eastAsia="Times New Roman" w:hAnsi="Consolas" w:cs="Consolas"/>
            <w:color w:val="0000BB"/>
            <w:sz w:val="20"/>
            <w:szCs w:val="20"/>
          </w:rPr>
          <w:t>send</w:t>
        </w:r>
        <w:r w:rsidRPr="00D65CC2">
          <w:rPr>
            <w:rFonts w:ascii="Consolas" w:eastAsia="Times New Roman" w:hAnsi="Consolas" w:cs="Consolas"/>
            <w:color w:val="333333"/>
            <w:sz w:val="20"/>
            <w:szCs w:val="20"/>
          </w:rPr>
          <w:t>(</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 xml:space="preserve"> </w:t>
        </w:r>
      </w:ins>
    </w:p>
    <w:p w:rsidR="00D65CC2" w:rsidRPr="00D65CC2" w:rsidRDefault="00D65CC2" w:rsidP="00D65CC2">
      <w:pPr>
        <w:numPr>
          <w:ilvl w:val="1"/>
          <w:numId w:val="143"/>
        </w:numPr>
        <w:pBdr>
          <w:left w:val="single" w:sz="18" w:space="4"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82" w:author="Unknown"/>
          <w:rFonts w:ascii="Consolas" w:eastAsia="Times New Roman" w:hAnsi="Consolas" w:cs="Consolas"/>
          <w:color w:val="333333"/>
          <w:sz w:val="20"/>
          <w:szCs w:val="20"/>
        </w:rPr>
      </w:pPr>
    </w:p>
    <w:p w:rsidR="00D65CC2" w:rsidRPr="00D65CC2" w:rsidRDefault="00D65CC2" w:rsidP="00D65CC2">
      <w:pPr>
        <w:numPr>
          <w:ilvl w:val="1"/>
          <w:numId w:val="143"/>
        </w:numPr>
        <w:pBdr>
          <w:left w:val="single" w:sz="18" w:space="4"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83" w:author="Unknown"/>
          <w:rFonts w:ascii="Consolas" w:eastAsia="Times New Roman" w:hAnsi="Consolas" w:cs="Consolas"/>
          <w:color w:val="333333"/>
          <w:sz w:val="20"/>
          <w:szCs w:val="20"/>
        </w:rPr>
      </w:pPr>
      <w:ins w:id="1384" w:author="Unknown">
        <w:r w:rsidRPr="00D65CC2">
          <w:rPr>
            <w:rFonts w:ascii="Consolas" w:eastAsia="Times New Roman" w:hAnsi="Consolas" w:cs="Consolas"/>
            <w:color w:val="333333"/>
            <w:sz w:val="20"/>
            <w:szCs w:val="20"/>
          </w:rPr>
          <w:t xml:space="preserve">        success: </w:t>
        </w:r>
        <w:r w:rsidRPr="00D65CC2">
          <w:rPr>
            <w:rFonts w:ascii="Consolas" w:eastAsia="Times New Roman" w:hAnsi="Consolas" w:cs="Consolas"/>
            <w:color w:val="007700"/>
            <w:sz w:val="20"/>
            <w:szCs w:val="20"/>
          </w:rPr>
          <w:t>false</w:t>
        </w:r>
        <w:r w:rsidRPr="00D65CC2">
          <w:rPr>
            <w:rFonts w:ascii="Consolas" w:eastAsia="Times New Roman" w:hAnsi="Consolas" w:cs="Consolas"/>
            <w:color w:val="333333"/>
            <w:sz w:val="20"/>
            <w:szCs w:val="20"/>
          </w:rPr>
          <w:t xml:space="preserve">, </w:t>
        </w:r>
      </w:ins>
    </w:p>
    <w:p w:rsidR="00D65CC2" w:rsidRPr="00D65CC2" w:rsidRDefault="00D65CC2" w:rsidP="00D65CC2">
      <w:pPr>
        <w:numPr>
          <w:ilvl w:val="1"/>
          <w:numId w:val="143"/>
        </w:numPr>
        <w:pBdr>
          <w:left w:val="single" w:sz="18" w:space="4"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85" w:author="Unknown"/>
          <w:rFonts w:ascii="Consolas" w:eastAsia="Times New Roman" w:hAnsi="Consolas" w:cs="Consolas"/>
          <w:color w:val="333333"/>
          <w:sz w:val="20"/>
          <w:szCs w:val="20"/>
        </w:rPr>
      </w:pPr>
    </w:p>
    <w:p w:rsidR="00D65CC2" w:rsidRPr="00D65CC2" w:rsidRDefault="00D65CC2" w:rsidP="00D65CC2">
      <w:pPr>
        <w:numPr>
          <w:ilvl w:val="1"/>
          <w:numId w:val="143"/>
        </w:numPr>
        <w:pBdr>
          <w:left w:val="single" w:sz="18" w:space="4"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86" w:author="Unknown"/>
          <w:rFonts w:ascii="Consolas" w:eastAsia="Times New Roman" w:hAnsi="Consolas" w:cs="Consolas"/>
          <w:color w:val="333333"/>
          <w:sz w:val="20"/>
          <w:szCs w:val="20"/>
        </w:rPr>
      </w:pPr>
      <w:ins w:id="1387" w:author="Unknown">
        <w:r w:rsidRPr="00D65CC2">
          <w:rPr>
            <w:rFonts w:ascii="Consolas" w:eastAsia="Times New Roman" w:hAnsi="Consolas" w:cs="Consolas"/>
            <w:color w:val="333333"/>
            <w:sz w:val="20"/>
            <w:szCs w:val="20"/>
          </w:rPr>
          <w:t xml:space="preserve">        message: </w:t>
        </w:r>
        <w:r w:rsidRPr="00D65CC2">
          <w:rPr>
            <w:rFonts w:ascii="Consolas" w:eastAsia="Times New Roman" w:hAnsi="Consolas" w:cs="Consolas"/>
            <w:color w:val="00DD00"/>
            <w:sz w:val="20"/>
            <w:szCs w:val="20"/>
          </w:rPr>
          <w:t>'No token given.'</w:t>
        </w:r>
        <w:r w:rsidRPr="00D65CC2">
          <w:rPr>
            <w:rFonts w:ascii="Consolas" w:eastAsia="Times New Roman" w:hAnsi="Consolas" w:cs="Consolas"/>
            <w:color w:val="333333"/>
            <w:sz w:val="20"/>
            <w:szCs w:val="20"/>
          </w:rPr>
          <w:t xml:space="preserve"> </w:t>
        </w:r>
      </w:ins>
    </w:p>
    <w:p w:rsidR="00D65CC2" w:rsidRPr="00D65CC2" w:rsidRDefault="00D65CC2" w:rsidP="00D65CC2">
      <w:pPr>
        <w:numPr>
          <w:ilvl w:val="1"/>
          <w:numId w:val="143"/>
        </w:numPr>
        <w:pBdr>
          <w:left w:val="single" w:sz="18" w:space="4"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88" w:author="Unknown"/>
          <w:rFonts w:ascii="Consolas" w:eastAsia="Times New Roman" w:hAnsi="Consolas" w:cs="Consolas"/>
          <w:color w:val="333333"/>
          <w:sz w:val="20"/>
          <w:szCs w:val="20"/>
        </w:rPr>
      </w:pPr>
    </w:p>
    <w:p w:rsidR="00D65CC2" w:rsidRPr="00D65CC2" w:rsidRDefault="00D65CC2" w:rsidP="00D65CC2">
      <w:pPr>
        <w:numPr>
          <w:ilvl w:val="1"/>
          <w:numId w:val="143"/>
        </w:numPr>
        <w:pBdr>
          <w:left w:val="single" w:sz="18" w:space="4"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89" w:author="Unknown"/>
          <w:rFonts w:ascii="Consolas" w:eastAsia="Times New Roman" w:hAnsi="Consolas" w:cs="Consolas"/>
          <w:color w:val="333333"/>
          <w:sz w:val="20"/>
          <w:szCs w:val="20"/>
        </w:rPr>
      </w:pPr>
      <w:ins w:id="1390"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 xml:space="preserve">);    </w:t>
        </w:r>
      </w:ins>
    </w:p>
    <w:p w:rsidR="00D65CC2" w:rsidRPr="00D65CC2" w:rsidRDefault="00D65CC2" w:rsidP="00D65CC2">
      <w:pPr>
        <w:numPr>
          <w:ilvl w:val="1"/>
          <w:numId w:val="143"/>
        </w:numPr>
        <w:pBdr>
          <w:left w:val="single" w:sz="18" w:space="4"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91" w:author="Unknown"/>
          <w:rFonts w:ascii="Consolas" w:eastAsia="Times New Roman" w:hAnsi="Consolas" w:cs="Consolas"/>
          <w:color w:val="333333"/>
          <w:sz w:val="20"/>
          <w:szCs w:val="20"/>
        </w:rPr>
      </w:pPr>
    </w:p>
    <w:p w:rsidR="00D65CC2" w:rsidRPr="00D65CC2" w:rsidRDefault="00D65CC2" w:rsidP="00D65CC2">
      <w:pPr>
        <w:numPr>
          <w:ilvl w:val="1"/>
          <w:numId w:val="143"/>
        </w:numPr>
        <w:pBdr>
          <w:left w:val="single" w:sz="18" w:space="4"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92" w:author="Unknown"/>
          <w:rFonts w:ascii="Consolas" w:eastAsia="Times New Roman" w:hAnsi="Consolas" w:cs="Consolas"/>
          <w:color w:val="333333"/>
          <w:sz w:val="20"/>
          <w:szCs w:val="20"/>
        </w:rPr>
      </w:pPr>
      <w:ins w:id="1393" w:author="Unknown">
        <w:r w:rsidRPr="00D65CC2">
          <w:rPr>
            <w:rFonts w:ascii="Consolas" w:eastAsia="Times New Roman" w:hAnsi="Consolas" w:cs="Consolas"/>
            <w:color w:val="333333"/>
            <w:sz w:val="20"/>
            <w:szCs w:val="20"/>
          </w:rPr>
          <w:t xml:space="preserve">  </w:t>
        </w:r>
        <w:r w:rsidRPr="00D65CC2">
          <w:rPr>
            <w:rFonts w:ascii="Consolas" w:eastAsia="Times New Roman" w:hAnsi="Consolas" w:cs="Consolas"/>
            <w:color w:val="007700"/>
            <w:sz w:val="20"/>
            <w:szCs w:val="20"/>
          </w:rPr>
          <w:t>}</w:t>
        </w:r>
      </w:ins>
    </w:p>
    <w:p w:rsidR="00D65CC2" w:rsidRPr="00D65CC2" w:rsidRDefault="00D65CC2" w:rsidP="00D65CC2">
      <w:pPr>
        <w:numPr>
          <w:ilvl w:val="1"/>
          <w:numId w:val="143"/>
        </w:numPr>
        <w:pBdr>
          <w:left w:val="single" w:sz="18" w:space="4" w:color="CCCCCC"/>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94" w:author="Unknown"/>
          <w:rFonts w:ascii="Consolas" w:eastAsia="Times New Roman" w:hAnsi="Consolas" w:cs="Consolas"/>
          <w:color w:val="333333"/>
          <w:sz w:val="20"/>
          <w:szCs w:val="20"/>
        </w:rPr>
      </w:pPr>
    </w:p>
    <w:p w:rsidR="00D65CC2" w:rsidRPr="00D65CC2" w:rsidRDefault="00D65CC2" w:rsidP="00D65CC2">
      <w:pPr>
        <w:numPr>
          <w:ilvl w:val="1"/>
          <w:numId w:val="143"/>
        </w:numPr>
        <w:pBdr>
          <w:left w:val="single" w:sz="18" w:space="4" w:color="CCCCCC"/>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720"/>
        <w:rPr>
          <w:ins w:id="1395" w:author="Unknown"/>
          <w:rFonts w:ascii="Consolas" w:eastAsia="Times New Roman" w:hAnsi="Consolas" w:cs="Consolas"/>
          <w:color w:val="333333"/>
          <w:sz w:val="20"/>
          <w:szCs w:val="20"/>
        </w:rPr>
      </w:pPr>
      <w:ins w:id="1396" w:author="Unknown">
        <w:r w:rsidRPr="00D65CC2">
          <w:rPr>
            <w:rFonts w:ascii="Consolas" w:eastAsia="Times New Roman" w:hAnsi="Consolas" w:cs="Consolas"/>
            <w:color w:val="007700"/>
            <w:sz w:val="20"/>
            <w:szCs w:val="20"/>
          </w:rPr>
          <w:t>}</w:t>
        </w:r>
        <w:r w:rsidRPr="00D65CC2">
          <w:rPr>
            <w:rFonts w:ascii="Consolas" w:eastAsia="Times New Roman" w:hAnsi="Consolas" w:cs="Consolas"/>
            <w:color w:val="333333"/>
            <w:sz w:val="20"/>
            <w:szCs w:val="20"/>
          </w:rPr>
          <w:t>);</w:t>
        </w:r>
      </w:ins>
    </w:p>
    <w:p w:rsidR="00D65CC2" w:rsidRDefault="00D65CC2">
      <w:pPr>
        <w:pBdr>
          <w:bottom w:val="single" w:sz="6" w:space="1" w:color="auto"/>
        </w:pBdr>
      </w:pPr>
    </w:p>
    <w:p w:rsidR="00D65CC2" w:rsidRDefault="00D65CC2"/>
    <w:p w:rsidR="00D65CC2" w:rsidRPr="00D65CC2" w:rsidRDefault="00D65CC2" w:rsidP="00D65CC2">
      <w:pPr>
        <w:shd w:val="clear" w:color="auto" w:fill="FFFFFF"/>
        <w:spacing w:after="0" w:line="240" w:lineRule="auto"/>
        <w:textAlignment w:val="baseline"/>
        <w:rPr>
          <w:rFonts w:ascii="Helvetica" w:eastAsia="Times New Roman" w:hAnsi="Helvetica" w:cs="Helvetica"/>
          <w:color w:val="5A5A5A"/>
          <w:sz w:val="23"/>
          <w:szCs w:val="23"/>
        </w:rPr>
      </w:pPr>
      <w:r w:rsidRPr="00D65CC2">
        <w:rPr>
          <w:rFonts w:ascii="inherit" w:eastAsia="Times New Roman" w:hAnsi="inherit" w:cs="Helvetica"/>
          <w:b/>
          <w:bCs/>
          <w:color w:val="5A5A5A"/>
          <w:sz w:val="23"/>
          <w:szCs w:val="23"/>
          <w:bdr w:val="none" w:sz="0" w:space="0" w:color="auto" w:frame="1"/>
        </w:rPr>
        <w:t>Q1. What is Express.js?</w:t>
      </w:r>
      <w:r w:rsidRPr="00D65CC2">
        <w:rPr>
          <w:rFonts w:ascii="Helvetica" w:eastAsia="Times New Roman" w:hAnsi="Helvetica" w:cs="Helvetica"/>
          <w:color w:val="5A5A5A"/>
          <w:sz w:val="23"/>
          <w:szCs w:val="23"/>
        </w:rPr>
        <w:br/>
        <w:t>Express.js is a light-weight node.js based web application framework. This JavaScript framework provides a number of flexible and useful feature in order to develop mobile as well as web application using NodeJS.</w:t>
      </w:r>
    </w:p>
    <w:p w:rsidR="00D65CC2" w:rsidRPr="00D65CC2" w:rsidRDefault="00D65CC2" w:rsidP="00D65CC2">
      <w:pPr>
        <w:shd w:val="clear" w:color="auto" w:fill="FFFFFF"/>
        <w:spacing w:after="0" w:line="240" w:lineRule="auto"/>
        <w:textAlignment w:val="baseline"/>
        <w:rPr>
          <w:rFonts w:ascii="Helvetica" w:eastAsia="Times New Roman" w:hAnsi="Helvetica" w:cs="Helvetica"/>
          <w:color w:val="5A5A5A"/>
          <w:sz w:val="23"/>
          <w:szCs w:val="23"/>
        </w:rPr>
      </w:pPr>
      <w:r w:rsidRPr="00D65CC2">
        <w:rPr>
          <w:rFonts w:ascii="inherit" w:eastAsia="Times New Roman" w:hAnsi="inherit" w:cs="Helvetica"/>
          <w:b/>
          <w:bCs/>
          <w:color w:val="5A5A5A"/>
          <w:sz w:val="23"/>
          <w:szCs w:val="23"/>
          <w:bdr w:val="none" w:sz="0" w:space="0" w:color="auto" w:frame="1"/>
        </w:rPr>
        <w:t>Q2. How to install express js in node?</w:t>
      </w:r>
      <w:r w:rsidRPr="00D65CC2">
        <w:rPr>
          <w:rFonts w:ascii="Helvetica" w:eastAsia="Times New Roman" w:hAnsi="Helvetica" w:cs="Helvetica"/>
          <w:color w:val="5A5A5A"/>
          <w:sz w:val="23"/>
          <w:szCs w:val="23"/>
        </w:rPr>
        <w:br/>
        <w:t>use following command to install express js.</w:t>
      </w:r>
      <w:r w:rsidRPr="00D65CC2">
        <w:rPr>
          <w:rFonts w:ascii="Helvetica" w:eastAsia="Times New Roman" w:hAnsi="Helvetica" w:cs="Helvetica"/>
          <w:color w:val="5A5A5A"/>
          <w:sz w:val="23"/>
          <w:szCs w:val="23"/>
        </w:rPr>
        <w:br/>
        <w:t>npm install express</w:t>
      </w:r>
    </w:p>
    <w:p w:rsidR="00D65CC2" w:rsidRPr="00D65CC2" w:rsidRDefault="00D65CC2" w:rsidP="00D65CC2">
      <w:pPr>
        <w:shd w:val="clear" w:color="auto" w:fill="FFFFFF"/>
        <w:spacing w:after="0" w:line="240" w:lineRule="auto"/>
        <w:textAlignment w:val="baseline"/>
        <w:rPr>
          <w:rFonts w:ascii="Helvetica" w:eastAsia="Times New Roman" w:hAnsi="Helvetica" w:cs="Helvetica"/>
          <w:color w:val="5A5A5A"/>
          <w:sz w:val="23"/>
          <w:szCs w:val="23"/>
        </w:rPr>
      </w:pPr>
      <w:r w:rsidRPr="00D65CC2">
        <w:rPr>
          <w:rFonts w:ascii="inherit" w:eastAsia="Times New Roman" w:hAnsi="inherit" w:cs="Helvetica"/>
          <w:b/>
          <w:bCs/>
          <w:color w:val="5A5A5A"/>
          <w:sz w:val="23"/>
          <w:szCs w:val="23"/>
          <w:bdr w:val="none" w:sz="0" w:space="0" w:color="auto" w:frame="1"/>
        </w:rPr>
        <w:t>Q3. What type of web application can built using Express JS?</w:t>
      </w:r>
      <w:r w:rsidRPr="00D65CC2">
        <w:rPr>
          <w:rFonts w:ascii="Helvetica" w:eastAsia="Times New Roman" w:hAnsi="Helvetica" w:cs="Helvetica"/>
          <w:color w:val="5A5A5A"/>
          <w:sz w:val="23"/>
          <w:szCs w:val="23"/>
        </w:rPr>
        <w:br/>
        <w:t>you can build single-page, multi-page, and hybrid web applications.</w:t>
      </w:r>
    </w:p>
    <w:p w:rsidR="00D65CC2" w:rsidRPr="00D65CC2" w:rsidRDefault="00D65CC2" w:rsidP="00D65CC2">
      <w:pPr>
        <w:shd w:val="clear" w:color="auto" w:fill="FFFFFF"/>
        <w:spacing w:after="0" w:line="240" w:lineRule="auto"/>
        <w:textAlignment w:val="baseline"/>
        <w:rPr>
          <w:rFonts w:ascii="Helvetica" w:eastAsia="Times New Roman" w:hAnsi="Helvetica" w:cs="Helvetica"/>
          <w:color w:val="5A5A5A"/>
          <w:sz w:val="23"/>
          <w:szCs w:val="23"/>
        </w:rPr>
      </w:pPr>
      <w:r w:rsidRPr="00D65CC2">
        <w:rPr>
          <w:rFonts w:ascii="inherit" w:eastAsia="Times New Roman" w:hAnsi="inherit" w:cs="Helvetica"/>
          <w:b/>
          <w:bCs/>
          <w:color w:val="5A5A5A"/>
          <w:sz w:val="23"/>
          <w:szCs w:val="23"/>
          <w:bdr w:val="none" w:sz="0" w:space="0" w:color="auto" w:frame="1"/>
        </w:rPr>
        <w:t>Q4. Why to use Express?</w:t>
      </w:r>
      <w:r w:rsidRPr="00D65CC2">
        <w:rPr>
          <w:rFonts w:ascii="Helvetica" w:eastAsia="Times New Roman" w:hAnsi="Helvetica" w:cs="Helvetica"/>
          <w:color w:val="5A5A5A"/>
          <w:sz w:val="23"/>
          <w:szCs w:val="23"/>
        </w:rPr>
        <w:br/>
        <w:t>You should use Express because provides following features:</w:t>
      </w:r>
      <w:r w:rsidRPr="00D65CC2">
        <w:rPr>
          <w:rFonts w:ascii="Helvetica" w:eastAsia="Times New Roman" w:hAnsi="Helvetica" w:cs="Helvetica"/>
          <w:color w:val="5A5A5A"/>
          <w:sz w:val="23"/>
          <w:szCs w:val="23"/>
        </w:rPr>
        <w:br/>
        <w:t>1.Parses the arguments and headers</w:t>
      </w:r>
      <w:r w:rsidRPr="00D65CC2">
        <w:rPr>
          <w:rFonts w:ascii="Helvetica" w:eastAsia="Times New Roman" w:hAnsi="Helvetica" w:cs="Helvetica"/>
          <w:color w:val="5A5A5A"/>
          <w:sz w:val="23"/>
          <w:szCs w:val="23"/>
        </w:rPr>
        <w:br/>
        <w:t>2.Supports Routing</w:t>
      </w:r>
      <w:r w:rsidRPr="00D65CC2">
        <w:rPr>
          <w:rFonts w:ascii="Helvetica" w:eastAsia="Times New Roman" w:hAnsi="Helvetica" w:cs="Helvetica"/>
          <w:color w:val="5A5A5A"/>
          <w:sz w:val="23"/>
          <w:szCs w:val="23"/>
        </w:rPr>
        <w:br/>
        <w:t>3.Supports multiple view engines like Jade, EJS, JSHtml etc.</w:t>
      </w:r>
      <w:r w:rsidRPr="00D65CC2">
        <w:rPr>
          <w:rFonts w:ascii="Helvetica" w:eastAsia="Times New Roman" w:hAnsi="Helvetica" w:cs="Helvetica"/>
          <w:color w:val="5A5A5A"/>
          <w:sz w:val="23"/>
          <w:szCs w:val="23"/>
        </w:rPr>
        <w:br/>
        <w:t>4.Handle Configurations</w:t>
      </w:r>
      <w:r w:rsidRPr="00D65CC2">
        <w:rPr>
          <w:rFonts w:ascii="Helvetica" w:eastAsia="Times New Roman" w:hAnsi="Helvetica" w:cs="Helvetica"/>
          <w:color w:val="5A5A5A"/>
          <w:sz w:val="23"/>
          <w:szCs w:val="23"/>
        </w:rPr>
        <w:br/>
        <w:t>5.Supports Sessions</w:t>
      </w:r>
      <w:r w:rsidRPr="00D65CC2">
        <w:rPr>
          <w:rFonts w:ascii="Helvetica" w:eastAsia="Times New Roman" w:hAnsi="Helvetica" w:cs="Helvetica"/>
          <w:color w:val="5A5A5A"/>
          <w:sz w:val="23"/>
          <w:szCs w:val="23"/>
        </w:rPr>
        <w:br/>
        <w:t>6.Supports Content Negotiation</w:t>
      </w:r>
      <w:r w:rsidRPr="00D65CC2">
        <w:rPr>
          <w:rFonts w:ascii="Helvetica" w:eastAsia="Times New Roman" w:hAnsi="Helvetica" w:cs="Helvetica"/>
          <w:color w:val="5A5A5A"/>
          <w:sz w:val="23"/>
          <w:szCs w:val="23"/>
        </w:rPr>
        <w:br/>
        <w:t>7.Supports Error Handling</w:t>
      </w:r>
      <w:r w:rsidRPr="00D65CC2">
        <w:rPr>
          <w:rFonts w:ascii="Helvetica" w:eastAsia="Times New Roman" w:hAnsi="Helvetica" w:cs="Helvetica"/>
          <w:color w:val="5A5A5A"/>
          <w:sz w:val="23"/>
          <w:szCs w:val="23"/>
        </w:rPr>
        <w:br/>
        <w:t>8.Supports Multiple Databases</w:t>
      </w:r>
      <w:r w:rsidRPr="00D65CC2">
        <w:rPr>
          <w:rFonts w:ascii="Helvetica" w:eastAsia="Times New Roman" w:hAnsi="Helvetica" w:cs="Helvetica"/>
          <w:color w:val="5A5A5A"/>
          <w:sz w:val="23"/>
          <w:szCs w:val="23"/>
        </w:rPr>
        <w:br/>
        <w:t>o RDBMS – MySQL, MS SQL etc.</w:t>
      </w:r>
      <w:r w:rsidRPr="00D65CC2">
        <w:rPr>
          <w:rFonts w:ascii="Helvetica" w:eastAsia="Times New Roman" w:hAnsi="Helvetica" w:cs="Helvetica"/>
          <w:color w:val="5A5A5A"/>
          <w:sz w:val="23"/>
          <w:szCs w:val="23"/>
        </w:rPr>
        <w:br/>
        <w:t>o NoSQL – MongoDB, Firebase, Redis etc.</w:t>
      </w:r>
    </w:p>
    <w:p w:rsidR="00D65CC2" w:rsidRPr="00D65CC2" w:rsidRDefault="00D65CC2" w:rsidP="00D65CC2">
      <w:pPr>
        <w:shd w:val="clear" w:color="auto" w:fill="FFFFFF"/>
        <w:spacing w:after="0" w:line="240" w:lineRule="auto"/>
        <w:textAlignment w:val="baseline"/>
        <w:rPr>
          <w:rFonts w:ascii="Helvetica" w:eastAsia="Times New Roman" w:hAnsi="Helvetica" w:cs="Helvetica"/>
          <w:color w:val="5A5A5A"/>
          <w:sz w:val="23"/>
          <w:szCs w:val="23"/>
        </w:rPr>
      </w:pPr>
      <w:r w:rsidRPr="00D65CC2">
        <w:rPr>
          <w:rFonts w:ascii="inherit" w:eastAsia="Times New Roman" w:hAnsi="inherit" w:cs="Helvetica"/>
          <w:b/>
          <w:bCs/>
          <w:color w:val="5A5A5A"/>
          <w:sz w:val="23"/>
          <w:szCs w:val="23"/>
          <w:bdr w:val="none" w:sz="0" w:space="0" w:color="auto" w:frame="1"/>
        </w:rPr>
        <w:t>Q5 List out the ExpressJS Features</w:t>
      </w:r>
      <w:r w:rsidRPr="00D65CC2">
        <w:rPr>
          <w:rFonts w:ascii="Helvetica" w:eastAsia="Times New Roman" w:hAnsi="Helvetica" w:cs="Helvetica"/>
          <w:color w:val="5A5A5A"/>
          <w:sz w:val="23"/>
          <w:szCs w:val="23"/>
        </w:rPr>
        <w:br/>
        <w:t>Following are some of the core features of Express framework −</w:t>
      </w:r>
    </w:p>
    <w:p w:rsidR="00D65CC2" w:rsidRPr="00D65CC2" w:rsidRDefault="00D65CC2" w:rsidP="00D65CC2">
      <w:pPr>
        <w:numPr>
          <w:ilvl w:val="0"/>
          <w:numId w:val="144"/>
        </w:numPr>
        <w:shd w:val="clear" w:color="auto" w:fill="FFFFFF"/>
        <w:spacing w:after="60" w:line="360" w:lineRule="atLeast"/>
        <w:ind w:left="45"/>
        <w:textAlignment w:val="baseline"/>
        <w:rPr>
          <w:rFonts w:ascii="inherit" w:eastAsia="Times New Roman" w:hAnsi="inherit" w:cs="Helvetica"/>
          <w:color w:val="424242"/>
          <w:sz w:val="21"/>
          <w:szCs w:val="21"/>
        </w:rPr>
      </w:pPr>
      <w:r w:rsidRPr="00D65CC2">
        <w:rPr>
          <w:rFonts w:ascii="inherit" w:eastAsia="Times New Roman" w:hAnsi="inherit" w:cs="Helvetica"/>
          <w:color w:val="424242"/>
          <w:sz w:val="21"/>
          <w:szCs w:val="21"/>
        </w:rPr>
        <w:t>Set up middlewares in order to respond to HTTP/RESTful Requests.</w:t>
      </w:r>
    </w:p>
    <w:p w:rsidR="00D65CC2" w:rsidRPr="00D65CC2" w:rsidRDefault="00D65CC2" w:rsidP="00D65CC2">
      <w:pPr>
        <w:numPr>
          <w:ilvl w:val="0"/>
          <w:numId w:val="144"/>
        </w:numPr>
        <w:shd w:val="clear" w:color="auto" w:fill="FFFFFF"/>
        <w:spacing w:after="60" w:line="360" w:lineRule="atLeast"/>
        <w:ind w:left="45"/>
        <w:textAlignment w:val="baseline"/>
        <w:rPr>
          <w:rFonts w:ascii="inherit" w:eastAsia="Times New Roman" w:hAnsi="inherit" w:cs="Helvetica"/>
          <w:color w:val="424242"/>
          <w:sz w:val="21"/>
          <w:szCs w:val="21"/>
        </w:rPr>
      </w:pPr>
      <w:r w:rsidRPr="00D65CC2">
        <w:rPr>
          <w:rFonts w:ascii="inherit" w:eastAsia="Times New Roman" w:hAnsi="inherit" w:cs="Helvetica"/>
          <w:color w:val="424242"/>
          <w:sz w:val="21"/>
          <w:szCs w:val="21"/>
        </w:rPr>
        <w:t>It is possible to defines a routing table in order to perform different HTTP operations.</w:t>
      </w:r>
    </w:p>
    <w:p w:rsidR="00D65CC2" w:rsidRPr="00D65CC2" w:rsidRDefault="00D65CC2" w:rsidP="00D65CC2">
      <w:pPr>
        <w:numPr>
          <w:ilvl w:val="0"/>
          <w:numId w:val="144"/>
        </w:numPr>
        <w:shd w:val="clear" w:color="auto" w:fill="FFFFFF"/>
        <w:spacing w:after="60" w:line="360" w:lineRule="atLeast"/>
        <w:ind w:left="45"/>
        <w:textAlignment w:val="baseline"/>
        <w:rPr>
          <w:rFonts w:ascii="inherit" w:eastAsia="Times New Roman" w:hAnsi="inherit" w:cs="Helvetica"/>
          <w:color w:val="424242"/>
          <w:sz w:val="21"/>
          <w:szCs w:val="21"/>
        </w:rPr>
      </w:pPr>
      <w:r w:rsidRPr="00D65CC2">
        <w:rPr>
          <w:rFonts w:ascii="inherit" w:eastAsia="Times New Roman" w:hAnsi="inherit" w:cs="Helvetica"/>
          <w:color w:val="424242"/>
          <w:sz w:val="21"/>
          <w:szCs w:val="21"/>
        </w:rPr>
        <w:t>Dynamically renders HTML Pages based on passing arguments to templates.</w:t>
      </w:r>
    </w:p>
    <w:p w:rsidR="00D65CC2" w:rsidRPr="00D65CC2" w:rsidRDefault="00D65CC2" w:rsidP="00D65CC2">
      <w:pPr>
        <w:numPr>
          <w:ilvl w:val="0"/>
          <w:numId w:val="144"/>
        </w:numPr>
        <w:shd w:val="clear" w:color="auto" w:fill="FFFFFF"/>
        <w:spacing w:after="60" w:line="360" w:lineRule="atLeast"/>
        <w:ind w:left="45"/>
        <w:textAlignment w:val="baseline"/>
        <w:rPr>
          <w:rFonts w:ascii="inherit" w:eastAsia="Times New Roman" w:hAnsi="inherit" w:cs="Helvetica"/>
          <w:color w:val="424242"/>
          <w:sz w:val="21"/>
          <w:szCs w:val="21"/>
        </w:rPr>
      </w:pPr>
      <w:r w:rsidRPr="00D65CC2">
        <w:rPr>
          <w:rFonts w:ascii="inherit" w:eastAsia="Times New Roman" w:hAnsi="inherit" w:cs="Helvetica"/>
          <w:color w:val="424242"/>
          <w:sz w:val="21"/>
          <w:szCs w:val="21"/>
        </w:rPr>
        <w:t>Provides all the feature provides by core Node.js.</w:t>
      </w:r>
    </w:p>
    <w:p w:rsidR="00D65CC2" w:rsidRPr="00D65CC2" w:rsidRDefault="00D65CC2" w:rsidP="00D65CC2">
      <w:pPr>
        <w:numPr>
          <w:ilvl w:val="0"/>
          <w:numId w:val="144"/>
        </w:numPr>
        <w:shd w:val="clear" w:color="auto" w:fill="FFFFFF"/>
        <w:spacing w:after="60" w:line="360" w:lineRule="atLeast"/>
        <w:ind w:left="45"/>
        <w:textAlignment w:val="baseline"/>
        <w:rPr>
          <w:rFonts w:ascii="inherit" w:eastAsia="Times New Roman" w:hAnsi="inherit" w:cs="Helvetica"/>
          <w:color w:val="424242"/>
          <w:sz w:val="21"/>
          <w:szCs w:val="21"/>
        </w:rPr>
      </w:pPr>
      <w:r w:rsidRPr="00D65CC2">
        <w:rPr>
          <w:rFonts w:ascii="inherit" w:eastAsia="Times New Roman" w:hAnsi="inherit" w:cs="Helvetica"/>
          <w:color w:val="424242"/>
          <w:sz w:val="21"/>
          <w:szCs w:val="21"/>
        </w:rPr>
        <w:t>Express prepare a thin layer, therefore, the performance is adequate.</w:t>
      </w:r>
    </w:p>
    <w:p w:rsidR="00D65CC2" w:rsidRPr="00D65CC2" w:rsidRDefault="00D65CC2" w:rsidP="00D65CC2">
      <w:pPr>
        <w:numPr>
          <w:ilvl w:val="0"/>
          <w:numId w:val="144"/>
        </w:numPr>
        <w:shd w:val="clear" w:color="auto" w:fill="FFFFFF"/>
        <w:spacing w:after="60" w:line="360" w:lineRule="atLeast"/>
        <w:ind w:left="45"/>
        <w:textAlignment w:val="baseline"/>
        <w:rPr>
          <w:rFonts w:ascii="inherit" w:eastAsia="Times New Roman" w:hAnsi="inherit" w:cs="Helvetica"/>
          <w:color w:val="424242"/>
          <w:sz w:val="21"/>
          <w:szCs w:val="21"/>
        </w:rPr>
      </w:pPr>
      <w:r w:rsidRPr="00D65CC2">
        <w:rPr>
          <w:rFonts w:ascii="inherit" w:eastAsia="Times New Roman" w:hAnsi="inherit" w:cs="Helvetica"/>
          <w:color w:val="424242"/>
          <w:sz w:val="21"/>
          <w:szCs w:val="21"/>
        </w:rPr>
        <w:t>Organize the web application into an MVC architecture.</w:t>
      </w:r>
    </w:p>
    <w:p w:rsidR="00D65CC2" w:rsidRPr="00D65CC2" w:rsidRDefault="00D65CC2" w:rsidP="00D65CC2">
      <w:pPr>
        <w:numPr>
          <w:ilvl w:val="0"/>
          <w:numId w:val="144"/>
        </w:numPr>
        <w:shd w:val="clear" w:color="auto" w:fill="FFFFFF"/>
        <w:spacing w:after="60" w:line="360" w:lineRule="atLeast"/>
        <w:ind w:left="45"/>
        <w:textAlignment w:val="baseline"/>
        <w:rPr>
          <w:rFonts w:ascii="inherit" w:eastAsia="Times New Roman" w:hAnsi="inherit" w:cs="Helvetica"/>
          <w:color w:val="424242"/>
          <w:sz w:val="21"/>
          <w:szCs w:val="21"/>
        </w:rPr>
      </w:pPr>
      <w:r w:rsidRPr="00D65CC2">
        <w:rPr>
          <w:rFonts w:ascii="inherit" w:eastAsia="Times New Roman" w:hAnsi="inherit" w:cs="Helvetica"/>
          <w:color w:val="424242"/>
          <w:sz w:val="21"/>
          <w:szCs w:val="21"/>
        </w:rPr>
        <w:t>Manages everything from routes to rendering view and preforming HTTP request.</w:t>
      </w:r>
    </w:p>
    <w:p w:rsidR="00D65CC2" w:rsidRPr="00D65CC2" w:rsidRDefault="00D65CC2" w:rsidP="00D65CC2">
      <w:pPr>
        <w:shd w:val="clear" w:color="auto" w:fill="FFFFFF"/>
        <w:spacing w:after="0" w:line="240" w:lineRule="auto"/>
        <w:textAlignment w:val="baseline"/>
        <w:rPr>
          <w:rFonts w:ascii="Helvetica" w:eastAsia="Times New Roman" w:hAnsi="Helvetica" w:cs="Helvetica"/>
          <w:color w:val="5A5A5A"/>
          <w:sz w:val="23"/>
          <w:szCs w:val="23"/>
        </w:rPr>
      </w:pPr>
      <w:r w:rsidRPr="00D65CC2">
        <w:rPr>
          <w:rFonts w:ascii="inherit" w:eastAsia="Times New Roman" w:hAnsi="inherit" w:cs="Helvetica"/>
          <w:b/>
          <w:bCs/>
          <w:color w:val="5A5A5A"/>
          <w:sz w:val="23"/>
          <w:szCs w:val="23"/>
          <w:bdr w:val="none" w:sz="0" w:space="0" w:color="auto" w:frame="1"/>
        </w:rPr>
        <w:t>Q6. How to create an Http server using Express?</w:t>
      </w:r>
      <w:r w:rsidRPr="00D65CC2">
        <w:rPr>
          <w:rFonts w:ascii="Helvetica" w:eastAsia="Times New Roman" w:hAnsi="Helvetica" w:cs="Helvetica"/>
          <w:color w:val="5A5A5A"/>
          <w:sz w:val="23"/>
          <w:szCs w:val="23"/>
        </w:rPr>
        <w:br/>
        <w:t>Express is best for developing web application using Node.js. You can create an http server using express as given below:</w:t>
      </w:r>
      <w:r w:rsidRPr="00D65CC2">
        <w:rPr>
          <w:rFonts w:ascii="Helvetica" w:eastAsia="Times New Roman" w:hAnsi="Helvetica" w:cs="Helvetica"/>
          <w:color w:val="5A5A5A"/>
          <w:sz w:val="23"/>
          <w:szCs w:val="23"/>
        </w:rPr>
        <w:br/>
        <w:t>var express = require(“express” );</w:t>
      </w:r>
      <w:r w:rsidRPr="00D65CC2">
        <w:rPr>
          <w:rFonts w:ascii="Helvetica" w:eastAsia="Times New Roman" w:hAnsi="Helvetica" w:cs="Helvetica"/>
          <w:color w:val="5A5A5A"/>
          <w:sz w:val="23"/>
          <w:szCs w:val="23"/>
        </w:rPr>
        <w:br/>
        <w:t>var app = express();</w:t>
      </w:r>
      <w:r w:rsidRPr="00D65CC2">
        <w:rPr>
          <w:rFonts w:ascii="Helvetica" w:eastAsia="Times New Roman" w:hAnsi="Helvetica" w:cs="Helvetica"/>
          <w:color w:val="5A5A5A"/>
          <w:sz w:val="23"/>
          <w:szCs w:val="23"/>
        </w:rPr>
        <w:br/>
        <w:t>app.get( “/”, function (req, res) {</w:t>
      </w:r>
      <w:r w:rsidRPr="00D65CC2">
        <w:rPr>
          <w:rFonts w:ascii="Helvetica" w:eastAsia="Times New Roman" w:hAnsi="Helvetica" w:cs="Helvetica"/>
          <w:color w:val="5A5A5A"/>
          <w:sz w:val="23"/>
          <w:szCs w:val="23"/>
        </w:rPr>
        <w:br/>
        <w:t>res.write(“Hello, Express”);</w:t>
      </w:r>
      <w:r w:rsidRPr="00D65CC2">
        <w:rPr>
          <w:rFonts w:ascii="Helvetica" w:eastAsia="Times New Roman" w:hAnsi="Helvetica" w:cs="Helvetica"/>
          <w:color w:val="5A5A5A"/>
          <w:sz w:val="23"/>
          <w:szCs w:val="23"/>
        </w:rPr>
        <w:br/>
        <w:t>res.end();</w:t>
      </w:r>
      <w:r w:rsidRPr="00D65CC2">
        <w:rPr>
          <w:rFonts w:ascii="Helvetica" w:eastAsia="Times New Roman" w:hAnsi="Helvetica" w:cs="Helvetica"/>
          <w:color w:val="5A5A5A"/>
          <w:sz w:val="23"/>
          <w:szCs w:val="23"/>
        </w:rPr>
        <w:br/>
      </w:r>
      <w:r w:rsidRPr="00D65CC2">
        <w:rPr>
          <w:rFonts w:ascii="Helvetica" w:eastAsia="Times New Roman" w:hAnsi="Helvetica" w:cs="Helvetica"/>
          <w:color w:val="5A5A5A"/>
          <w:sz w:val="23"/>
          <w:szCs w:val="23"/>
        </w:rPr>
        <w:lastRenderedPageBreak/>
        <w:t>});</w:t>
      </w:r>
      <w:r w:rsidRPr="00D65CC2">
        <w:rPr>
          <w:rFonts w:ascii="Helvetica" w:eastAsia="Times New Roman" w:hAnsi="Helvetica" w:cs="Helvetica"/>
          <w:color w:val="5A5A5A"/>
          <w:sz w:val="23"/>
          <w:szCs w:val="23"/>
        </w:rPr>
        <w:br/>
        <w:t>var port = process.env.port || 1305;</w:t>
      </w:r>
      <w:r w:rsidRPr="00D65CC2">
        <w:rPr>
          <w:rFonts w:ascii="Helvetica" w:eastAsia="Times New Roman" w:hAnsi="Helvetica" w:cs="Helvetica"/>
          <w:color w:val="5A5A5A"/>
          <w:sz w:val="23"/>
          <w:szCs w:val="23"/>
        </w:rPr>
        <w:br/>
        <w:t>app.listen(port);</w:t>
      </w:r>
      <w:r w:rsidRPr="00D65CC2">
        <w:rPr>
          <w:rFonts w:ascii="Helvetica" w:eastAsia="Times New Roman" w:hAnsi="Helvetica" w:cs="Helvetica"/>
          <w:color w:val="5A5A5A"/>
          <w:sz w:val="23"/>
          <w:szCs w:val="23"/>
        </w:rPr>
        <w:br/>
        <w:t>console.log(“Server is running at </w:t>
      </w:r>
      <w:hyperlink r:id="rId151" w:history="1">
        <w:r w:rsidRPr="00D65CC2">
          <w:rPr>
            <w:rFonts w:ascii="Helvetica" w:eastAsia="Times New Roman" w:hAnsi="Helvetica" w:cs="Helvetica"/>
            <w:color w:val="2174E2"/>
            <w:sz w:val="23"/>
            <w:szCs w:val="23"/>
            <w:bdr w:val="none" w:sz="0" w:space="0" w:color="auto" w:frame="1"/>
          </w:rPr>
          <w:t>http://localhost:”</w:t>
        </w:r>
      </w:hyperlink>
      <w:r w:rsidRPr="00D65CC2">
        <w:rPr>
          <w:rFonts w:ascii="Helvetica" w:eastAsia="Times New Roman" w:hAnsi="Helvetica" w:cs="Helvetica"/>
          <w:color w:val="5A5A5A"/>
          <w:sz w:val="23"/>
          <w:szCs w:val="23"/>
        </w:rPr>
        <w:t> + port);</w:t>
      </w:r>
    </w:p>
    <w:p w:rsidR="00D65CC2" w:rsidRPr="00D65CC2" w:rsidRDefault="00D65CC2" w:rsidP="00D65CC2">
      <w:pPr>
        <w:shd w:val="clear" w:color="auto" w:fill="FFFFFF"/>
        <w:spacing w:after="0" w:line="240" w:lineRule="auto"/>
        <w:textAlignment w:val="baseline"/>
        <w:rPr>
          <w:rFonts w:ascii="Helvetica" w:eastAsia="Times New Roman" w:hAnsi="Helvetica" w:cs="Helvetica"/>
          <w:color w:val="5A5A5A"/>
          <w:sz w:val="23"/>
          <w:szCs w:val="23"/>
        </w:rPr>
      </w:pPr>
      <w:r w:rsidRPr="00D65CC2">
        <w:rPr>
          <w:rFonts w:ascii="inherit" w:eastAsia="Times New Roman" w:hAnsi="inherit" w:cs="Helvetica"/>
          <w:b/>
          <w:bCs/>
          <w:color w:val="5A5A5A"/>
          <w:sz w:val="23"/>
          <w:szCs w:val="23"/>
          <w:bdr w:val="none" w:sz="0" w:space="0" w:color="auto" w:frame="1"/>
        </w:rPr>
        <w:t>Q7. How To Install Expressjs?</w:t>
      </w:r>
      <w:r w:rsidRPr="00D65CC2">
        <w:rPr>
          <w:rFonts w:ascii="Helvetica" w:eastAsia="Times New Roman" w:hAnsi="Helvetica" w:cs="Helvetica"/>
          <w:color w:val="5A5A5A"/>
          <w:sz w:val="23"/>
          <w:szCs w:val="23"/>
        </w:rPr>
        <w:br/>
        <w:t>Assuming you’ve already installed Node.js, create a directory to hold your application, and make that your working directory.</w:t>
      </w:r>
      <w:r w:rsidRPr="00D65CC2">
        <w:rPr>
          <w:rFonts w:ascii="Helvetica" w:eastAsia="Times New Roman" w:hAnsi="Helvetica" w:cs="Helvetica"/>
          <w:color w:val="5A5A5A"/>
          <w:sz w:val="23"/>
          <w:szCs w:val="23"/>
        </w:rPr>
        <w:br/>
        <w:t>$ mkdir myapp</w:t>
      </w:r>
      <w:r w:rsidRPr="00D65CC2">
        <w:rPr>
          <w:rFonts w:ascii="Helvetica" w:eastAsia="Times New Roman" w:hAnsi="Helvetica" w:cs="Helvetica"/>
          <w:color w:val="5A5A5A"/>
          <w:sz w:val="23"/>
          <w:szCs w:val="23"/>
        </w:rPr>
        <w:br/>
        <w:t>$ cd myapp</w:t>
      </w:r>
      <w:r w:rsidRPr="00D65CC2">
        <w:rPr>
          <w:rFonts w:ascii="Helvetica" w:eastAsia="Times New Roman" w:hAnsi="Helvetica" w:cs="Helvetica"/>
          <w:color w:val="5A5A5A"/>
          <w:sz w:val="23"/>
          <w:szCs w:val="23"/>
        </w:rPr>
        <w:br/>
        <w:t>Use the npm init command to create a package.json file for your application. For more information on how package.json works, see Specifics of npm’s package.json handling.</w:t>
      </w:r>
    </w:p>
    <w:p w:rsidR="00D65CC2" w:rsidRPr="00D65CC2" w:rsidRDefault="00D65CC2" w:rsidP="00D65CC2">
      <w:pPr>
        <w:shd w:val="clear" w:color="auto" w:fill="FFFFFF"/>
        <w:spacing w:after="300" w:line="240" w:lineRule="auto"/>
        <w:textAlignment w:val="baseline"/>
        <w:rPr>
          <w:rFonts w:ascii="Helvetica" w:eastAsia="Times New Roman" w:hAnsi="Helvetica" w:cs="Helvetica"/>
          <w:color w:val="5A5A5A"/>
          <w:sz w:val="23"/>
          <w:szCs w:val="23"/>
        </w:rPr>
      </w:pPr>
      <w:r w:rsidRPr="00D65CC2">
        <w:rPr>
          <w:rFonts w:ascii="Helvetica" w:eastAsia="Times New Roman" w:hAnsi="Helvetica" w:cs="Helvetica"/>
          <w:color w:val="5A5A5A"/>
          <w:sz w:val="23"/>
          <w:szCs w:val="23"/>
        </w:rPr>
        <w:t>$ npm init</w:t>
      </w:r>
      <w:r w:rsidRPr="00D65CC2">
        <w:rPr>
          <w:rFonts w:ascii="Helvetica" w:eastAsia="Times New Roman" w:hAnsi="Helvetica" w:cs="Helvetica"/>
          <w:color w:val="5A5A5A"/>
          <w:sz w:val="23"/>
          <w:szCs w:val="23"/>
        </w:rPr>
        <w:br/>
        <w:t>This command prompts you for a number of things, such as the name and version of your application. For now, you can simply hit RETURN to accept the defaults for most of them, with the following exception:</w:t>
      </w:r>
    </w:p>
    <w:p w:rsidR="00D65CC2" w:rsidRPr="00D65CC2" w:rsidRDefault="00D65CC2" w:rsidP="00D65CC2">
      <w:pPr>
        <w:shd w:val="clear" w:color="auto" w:fill="FFFFFF"/>
        <w:spacing w:after="300" w:line="240" w:lineRule="auto"/>
        <w:textAlignment w:val="baseline"/>
        <w:rPr>
          <w:rFonts w:ascii="Helvetica" w:eastAsia="Times New Roman" w:hAnsi="Helvetica" w:cs="Helvetica"/>
          <w:color w:val="5A5A5A"/>
          <w:sz w:val="23"/>
          <w:szCs w:val="23"/>
        </w:rPr>
      </w:pPr>
      <w:r w:rsidRPr="00D65CC2">
        <w:rPr>
          <w:rFonts w:ascii="Helvetica" w:eastAsia="Times New Roman" w:hAnsi="Helvetica" w:cs="Helvetica"/>
          <w:color w:val="5A5A5A"/>
          <w:sz w:val="23"/>
          <w:szCs w:val="23"/>
        </w:rPr>
        <w:t>entry point: (index.js)</w:t>
      </w:r>
      <w:r w:rsidRPr="00D65CC2">
        <w:rPr>
          <w:rFonts w:ascii="Helvetica" w:eastAsia="Times New Roman" w:hAnsi="Helvetica" w:cs="Helvetica"/>
          <w:color w:val="5A5A5A"/>
          <w:sz w:val="23"/>
          <w:szCs w:val="23"/>
        </w:rPr>
        <w:br/>
        <w:t>Enter app.js, or whatever you want the name of the main file to be. If you want it to be index.js, hit RETURN to accept the suggested default file name.</w:t>
      </w:r>
    </w:p>
    <w:p w:rsidR="00D65CC2" w:rsidRPr="00D65CC2" w:rsidRDefault="00D65CC2" w:rsidP="00D65CC2">
      <w:pPr>
        <w:shd w:val="clear" w:color="auto" w:fill="FFFFFF"/>
        <w:spacing w:after="300" w:line="240" w:lineRule="auto"/>
        <w:textAlignment w:val="baseline"/>
        <w:rPr>
          <w:rFonts w:ascii="Helvetica" w:eastAsia="Times New Roman" w:hAnsi="Helvetica" w:cs="Helvetica"/>
          <w:color w:val="5A5A5A"/>
          <w:sz w:val="23"/>
          <w:szCs w:val="23"/>
        </w:rPr>
      </w:pPr>
      <w:r w:rsidRPr="00D65CC2">
        <w:rPr>
          <w:rFonts w:ascii="Helvetica" w:eastAsia="Times New Roman" w:hAnsi="Helvetica" w:cs="Helvetica"/>
          <w:color w:val="5A5A5A"/>
          <w:sz w:val="23"/>
          <w:szCs w:val="23"/>
        </w:rPr>
        <w:t>Now install Express in the myapp directory and save it in the dependencies list. For example:</w:t>
      </w:r>
      <w:r w:rsidRPr="00D65CC2">
        <w:rPr>
          <w:rFonts w:ascii="Helvetica" w:eastAsia="Times New Roman" w:hAnsi="Helvetica" w:cs="Helvetica"/>
          <w:color w:val="5A5A5A"/>
          <w:sz w:val="23"/>
          <w:szCs w:val="23"/>
        </w:rPr>
        <w:br/>
        <w:t>$ npm install express –save</w:t>
      </w:r>
      <w:r w:rsidRPr="00D65CC2">
        <w:rPr>
          <w:rFonts w:ascii="Helvetica" w:eastAsia="Times New Roman" w:hAnsi="Helvetica" w:cs="Helvetica"/>
          <w:color w:val="5A5A5A"/>
          <w:sz w:val="23"/>
          <w:szCs w:val="23"/>
        </w:rPr>
        <w:br/>
        <w:t>To install Express temporarily and not add it to the dependencies list, omit the –save option:</w:t>
      </w:r>
      <w:r w:rsidRPr="00D65CC2">
        <w:rPr>
          <w:rFonts w:ascii="Helvetica" w:eastAsia="Times New Roman" w:hAnsi="Helvetica" w:cs="Helvetica"/>
          <w:color w:val="5A5A5A"/>
          <w:sz w:val="23"/>
          <w:szCs w:val="23"/>
        </w:rPr>
        <w:br/>
        <w:t>$ npm install express</w:t>
      </w:r>
    </w:p>
    <w:p w:rsidR="00D65CC2" w:rsidRPr="00D65CC2" w:rsidRDefault="00D65CC2" w:rsidP="00D65CC2">
      <w:pPr>
        <w:shd w:val="clear" w:color="auto" w:fill="FFFFFF"/>
        <w:spacing w:after="0" w:line="240" w:lineRule="auto"/>
        <w:textAlignment w:val="baseline"/>
        <w:rPr>
          <w:rFonts w:ascii="Helvetica" w:eastAsia="Times New Roman" w:hAnsi="Helvetica" w:cs="Helvetica"/>
          <w:color w:val="5A5A5A"/>
          <w:sz w:val="23"/>
          <w:szCs w:val="23"/>
        </w:rPr>
      </w:pPr>
      <w:r w:rsidRPr="00D65CC2">
        <w:rPr>
          <w:rFonts w:ascii="inherit" w:eastAsia="Times New Roman" w:hAnsi="inherit" w:cs="Helvetica"/>
          <w:b/>
          <w:bCs/>
          <w:color w:val="5A5A5A"/>
          <w:sz w:val="23"/>
          <w:szCs w:val="23"/>
          <w:bdr w:val="none" w:sz="0" w:space="0" w:color="auto" w:frame="1"/>
        </w:rPr>
        <w:t>Q8. What are different methods in REST API?</w:t>
      </w:r>
      <w:r w:rsidRPr="00D65CC2">
        <w:rPr>
          <w:rFonts w:ascii="Helvetica" w:eastAsia="Times New Roman" w:hAnsi="Helvetica" w:cs="Helvetica"/>
          <w:color w:val="5A5A5A"/>
          <w:sz w:val="23"/>
          <w:szCs w:val="23"/>
        </w:rPr>
        <w:br/>
        <w:t>GET : Used to read.</w:t>
      </w:r>
      <w:r w:rsidRPr="00D65CC2">
        <w:rPr>
          <w:rFonts w:ascii="Helvetica" w:eastAsia="Times New Roman" w:hAnsi="Helvetica" w:cs="Helvetica"/>
          <w:color w:val="5A5A5A"/>
          <w:sz w:val="23"/>
          <w:szCs w:val="23"/>
        </w:rPr>
        <w:br/>
        <w:t>POST: Used to update.</w:t>
      </w:r>
      <w:r w:rsidRPr="00D65CC2">
        <w:rPr>
          <w:rFonts w:ascii="Helvetica" w:eastAsia="Times New Roman" w:hAnsi="Helvetica" w:cs="Helvetica"/>
          <w:color w:val="5A5A5A"/>
          <w:sz w:val="23"/>
          <w:szCs w:val="23"/>
        </w:rPr>
        <w:br/>
        <w:t>PUT: Used to create.</w:t>
      </w:r>
      <w:r w:rsidRPr="00D65CC2">
        <w:rPr>
          <w:rFonts w:ascii="Helvetica" w:eastAsia="Times New Roman" w:hAnsi="Helvetica" w:cs="Helvetica"/>
          <w:color w:val="5A5A5A"/>
          <w:sz w:val="23"/>
          <w:szCs w:val="23"/>
        </w:rPr>
        <w:br/>
        <w:t>DELETE: Used to delete</w:t>
      </w:r>
    </w:p>
    <w:p w:rsidR="00D65CC2" w:rsidRPr="00D65CC2" w:rsidRDefault="00D65CC2" w:rsidP="00D65CC2">
      <w:pPr>
        <w:shd w:val="clear" w:color="auto" w:fill="FFFFFF"/>
        <w:spacing w:after="0" w:line="240" w:lineRule="auto"/>
        <w:textAlignment w:val="baseline"/>
        <w:rPr>
          <w:rFonts w:ascii="Helvetica" w:eastAsia="Times New Roman" w:hAnsi="Helvetica" w:cs="Helvetica"/>
          <w:color w:val="5A5A5A"/>
          <w:sz w:val="23"/>
          <w:szCs w:val="23"/>
        </w:rPr>
      </w:pPr>
      <w:r w:rsidRPr="00D65CC2">
        <w:rPr>
          <w:rFonts w:ascii="inherit" w:eastAsia="Times New Roman" w:hAnsi="inherit" w:cs="Helvetica"/>
          <w:b/>
          <w:bCs/>
          <w:color w:val="5A5A5A"/>
          <w:sz w:val="23"/>
          <w:szCs w:val="23"/>
          <w:bdr w:val="none" w:sz="0" w:space="0" w:color="auto" w:frame="1"/>
        </w:rPr>
        <w:t>Q9. How to use express js in node?</w:t>
      </w:r>
      <w:r w:rsidRPr="00D65CC2">
        <w:rPr>
          <w:rFonts w:ascii="Helvetica" w:eastAsia="Times New Roman" w:hAnsi="Helvetica" w:cs="Helvetica"/>
          <w:color w:val="5A5A5A"/>
          <w:sz w:val="23"/>
          <w:szCs w:val="23"/>
        </w:rPr>
        <w:br/>
        <w:t>use require to include express module.</w:t>
      </w:r>
      <w:r w:rsidRPr="00D65CC2">
        <w:rPr>
          <w:rFonts w:ascii="Helvetica" w:eastAsia="Times New Roman" w:hAnsi="Helvetica" w:cs="Helvetica"/>
          <w:color w:val="5A5A5A"/>
          <w:sz w:val="23"/>
          <w:szCs w:val="23"/>
        </w:rPr>
        <w:br/>
        <w:t>var app = require(‘express’)();</w:t>
      </w:r>
    </w:p>
    <w:p w:rsidR="00D65CC2" w:rsidRPr="00D65CC2" w:rsidRDefault="00D65CC2" w:rsidP="00D65CC2">
      <w:pPr>
        <w:shd w:val="clear" w:color="auto" w:fill="FFFFFF"/>
        <w:spacing w:after="0" w:line="240" w:lineRule="auto"/>
        <w:textAlignment w:val="baseline"/>
        <w:rPr>
          <w:rFonts w:ascii="Helvetica" w:eastAsia="Times New Roman" w:hAnsi="Helvetica" w:cs="Helvetica"/>
          <w:color w:val="5A5A5A"/>
          <w:sz w:val="23"/>
          <w:szCs w:val="23"/>
        </w:rPr>
      </w:pPr>
      <w:r w:rsidRPr="00D65CC2">
        <w:rPr>
          <w:rFonts w:ascii="inherit" w:eastAsia="Times New Roman" w:hAnsi="inherit" w:cs="Helvetica"/>
          <w:b/>
          <w:bCs/>
          <w:color w:val="5A5A5A"/>
          <w:sz w:val="23"/>
          <w:szCs w:val="23"/>
          <w:bdr w:val="none" w:sz="0" w:space="0" w:color="auto" w:frame="1"/>
        </w:rPr>
        <w:t>Q10. How to use handle get request in express Js?</w:t>
      </w:r>
      <w:r w:rsidRPr="00D65CC2">
        <w:rPr>
          <w:rFonts w:ascii="Helvetica" w:eastAsia="Times New Roman" w:hAnsi="Helvetica" w:cs="Helvetica"/>
          <w:color w:val="5A5A5A"/>
          <w:sz w:val="23"/>
          <w:szCs w:val="23"/>
        </w:rPr>
        <w:br/>
        <w:t>/*Include require module*/</w:t>
      </w:r>
      <w:r w:rsidRPr="00D65CC2">
        <w:rPr>
          <w:rFonts w:ascii="Helvetica" w:eastAsia="Times New Roman" w:hAnsi="Helvetica" w:cs="Helvetica"/>
          <w:color w:val="5A5A5A"/>
          <w:sz w:val="23"/>
          <w:szCs w:val="23"/>
        </w:rPr>
        <w:br/>
        <w:t>var app = require(‘express’)();</w:t>
      </w:r>
      <w:r w:rsidRPr="00D65CC2">
        <w:rPr>
          <w:rFonts w:ascii="Helvetica" w:eastAsia="Times New Roman" w:hAnsi="Helvetica" w:cs="Helvetica"/>
          <w:color w:val="5A5A5A"/>
          <w:sz w:val="23"/>
          <w:szCs w:val="23"/>
        </w:rPr>
        <w:br/>
        <w:t>var http = require(‘http’).Server(app);</w:t>
      </w:r>
      <w:r w:rsidRPr="00D65CC2">
        <w:rPr>
          <w:rFonts w:ascii="Helvetica" w:eastAsia="Times New Roman" w:hAnsi="Helvetica" w:cs="Helvetica"/>
          <w:color w:val="5A5A5A"/>
          <w:sz w:val="23"/>
          <w:szCs w:val="23"/>
        </w:rPr>
        <w:br/>
        <w:t>app.get(‘/’, function (req, res) {</w:t>
      </w:r>
      <w:r w:rsidRPr="00D65CC2">
        <w:rPr>
          <w:rFonts w:ascii="Helvetica" w:eastAsia="Times New Roman" w:hAnsi="Helvetica" w:cs="Helvetica"/>
          <w:color w:val="5A5A5A"/>
          <w:sz w:val="23"/>
          <w:szCs w:val="23"/>
        </w:rPr>
        <w:br/>
        <w:t>console.log(“Got a GET request for the homepage”);</w:t>
      </w:r>
      <w:r w:rsidRPr="00D65CC2">
        <w:rPr>
          <w:rFonts w:ascii="Helvetica" w:eastAsia="Times New Roman" w:hAnsi="Helvetica" w:cs="Helvetica"/>
          <w:color w:val="5A5A5A"/>
          <w:sz w:val="23"/>
          <w:szCs w:val="23"/>
        </w:rPr>
        <w:br/>
        <w:t>//Shown in console res.send(‘This is GET Method for Homepage’); //</w:t>
      </w:r>
      <w:r w:rsidRPr="00D65CC2">
        <w:rPr>
          <w:rFonts w:ascii="Helvetica" w:eastAsia="Times New Roman" w:hAnsi="Helvetica" w:cs="Helvetica"/>
          <w:color w:val="5A5A5A"/>
          <w:sz w:val="23"/>
          <w:szCs w:val="23"/>
        </w:rPr>
        <w:br/>
        <w:t>Display as response</w:t>
      </w:r>
      <w:r w:rsidRPr="00D65CC2">
        <w:rPr>
          <w:rFonts w:ascii="Helvetica" w:eastAsia="Times New Roman" w:hAnsi="Helvetica" w:cs="Helvetica"/>
          <w:color w:val="5A5A5A"/>
          <w:sz w:val="23"/>
          <w:szCs w:val="23"/>
        </w:rPr>
        <w:br/>
        <w:t>})</w:t>
      </w:r>
      <w:r w:rsidRPr="00D65CC2">
        <w:rPr>
          <w:rFonts w:ascii="Helvetica" w:eastAsia="Times New Roman" w:hAnsi="Helvetica" w:cs="Helvetica"/>
          <w:color w:val="5A5A5A"/>
          <w:sz w:val="23"/>
          <w:szCs w:val="23"/>
        </w:rPr>
        <w:br/>
        <w:t>/*Start listing 8080 port*/</w:t>
      </w:r>
      <w:r w:rsidRPr="00D65CC2">
        <w:rPr>
          <w:rFonts w:ascii="Helvetica" w:eastAsia="Times New Roman" w:hAnsi="Helvetica" w:cs="Helvetica"/>
          <w:color w:val="5A5A5A"/>
          <w:sz w:val="23"/>
          <w:szCs w:val="23"/>
        </w:rPr>
        <w:br/>
        <w:t>http.listen(‘8080’, function() {</w:t>
      </w:r>
      <w:r w:rsidRPr="00D65CC2">
        <w:rPr>
          <w:rFonts w:ascii="Helvetica" w:eastAsia="Times New Roman" w:hAnsi="Helvetica" w:cs="Helvetica"/>
          <w:color w:val="5A5A5A"/>
          <w:sz w:val="23"/>
          <w:szCs w:val="23"/>
        </w:rPr>
        <w:br/>
        <w:t>console.log(‘listening on *:8080’);</w:t>
      </w:r>
      <w:r w:rsidRPr="00D65CC2">
        <w:rPr>
          <w:rFonts w:ascii="Helvetica" w:eastAsia="Times New Roman" w:hAnsi="Helvetica" w:cs="Helvetica"/>
          <w:color w:val="5A5A5A"/>
          <w:sz w:val="23"/>
          <w:szCs w:val="23"/>
        </w:rPr>
        <w:br/>
        <w:t>});</w:t>
      </w:r>
    </w:p>
    <w:p w:rsidR="00D65CC2" w:rsidRPr="00D65CC2" w:rsidRDefault="00D65CC2" w:rsidP="00D65CC2">
      <w:pPr>
        <w:shd w:val="clear" w:color="auto" w:fill="FFFFFF"/>
        <w:spacing w:after="0" w:line="240" w:lineRule="auto"/>
        <w:textAlignment w:val="baseline"/>
        <w:rPr>
          <w:rFonts w:ascii="Helvetica" w:eastAsia="Times New Roman" w:hAnsi="Helvetica" w:cs="Helvetica"/>
          <w:color w:val="5A5A5A"/>
          <w:sz w:val="23"/>
          <w:szCs w:val="23"/>
        </w:rPr>
      </w:pPr>
      <w:r w:rsidRPr="00D65CC2">
        <w:rPr>
          <w:rFonts w:ascii="inherit" w:eastAsia="Times New Roman" w:hAnsi="inherit" w:cs="Helvetica"/>
          <w:b/>
          <w:bCs/>
          <w:color w:val="5A5A5A"/>
          <w:sz w:val="23"/>
          <w:szCs w:val="23"/>
          <w:bdr w:val="none" w:sz="0" w:space="0" w:color="auto" w:frame="1"/>
        </w:rPr>
        <w:lastRenderedPageBreak/>
        <w:t>Q11. What Function Arguments Are Available To Express.js Route Handlers?</w:t>
      </w:r>
      <w:r w:rsidRPr="00D65CC2">
        <w:rPr>
          <w:rFonts w:ascii="Helvetica" w:eastAsia="Times New Roman" w:hAnsi="Helvetica" w:cs="Helvetica"/>
          <w:color w:val="5A5A5A"/>
          <w:sz w:val="23"/>
          <w:szCs w:val="23"/>
        </w:rPr>
        <w:br/>
        <w:t>The arguments available to an Express.js route handler function are:</w:t>
      </w:r>
    </w:p>
    <w:p w:rsidR="00D65CC2" w:rsidRPr="00D65CC2" w:rsidRDefault="00D65CC2" w:rsidP="00D65CC2">
      <w:pPr>
        <w:numPr>
          <w:ilvl w:val="0"/>
          <w:numId w:val="145"/>
        </w:numPr>
        <w:shd w:val="clear" w:color="auto" w:fill="FFFFFF"/>
        <w:spacing w:after="60" w:line="360" w:lineRule="atLeast"/>
        <w:ind w:left="45"/>
        <w:textAlignment w:val="baseline"/>
        <w:rPr>
          <w:rFonts w:ascii="inherit" w:eastAsia="Times New Roman" w:hAnsi="inherit" w:cs="Helvetica"/>
          <w:color w:val="424242"/>
          <w:sz w:val="21"/>
          <w:szCs w:val="21"/>
        </w:rPr>
      </w:pPr>
      <w:r w:rsidRPr="00D65CC2">
        <w:rPr>
          <w:rFonts w:ascii="inherit" w:eastAsia="Times New Roman" w:hAnsi="inherit" w:cs="Helvetica"/>
          <w:color w:val="424242"/>
          <w:sz w:val="21"/>
          <w:szCs w:val="21"/>
        </w:rPr>
        <w:t>req – the request object</w:t>
      </w:r>
    </w:p>
    <w:p w:rsidR="00D65CC2" w:rsidRPr="00D65CC2" w:rsidRDefault="00D65CC2" w:rsidP="00D65CC2">
      <w:pPr>
        <w:numPr>
          <w:ilvl w:val="0"/>
          <w:numId w:val="145"/>
        </w:numPr>
        <w:shd w:val="clear" w:color="auto" w:fill="FFFFFF"/>
        <w:spacing w:after="60" w:line="360" w:lineRule="atLeast"/>
        <w:ind w:left="45"/>
        <w:textAlignment w:val="baseline"/>
        <w:rPr>
          <w:rFonts w:ascii="inherit" w:eastAsia="Times New Roman" w:hAnsi="inherit" w:cs="Helvetica"/>
          <w:color w:val="424242"/>
          <w:sz w:val="21"/>
          <w:szCs w:val="21"/>
        </w:rPr>
      </w:pPr>
      <w:r w:rsidRPr="00D65CC2">
        <w:rPr>
          <w:rFonts w:ascii="inherit" w:eastAsia="Times New Roman" w:hAnsi="inherit" w:cs="Helvetica"/>
          <w:color w:val="424242"/>
          <w:sz w:val="21"/>
          <w:szCs w:val="21"/>
        </w:rPr>
        <w:t>res – the response object</w:t>
      </w:r>
    </w:p>
    <w:p w:rsidR="00D65CC2" w:rsidRPr="00D65CC2" w:rsidRDefault="00D65CC2" w:rsidP="00D65CC2">
      <w:pPr>
        <w:numPr>
          <w:ilvl w:val="0"/>
          <w:numId w:val="145"/>
        </w:numPr>
        <w:shd w:val="clear" w:color="auto" w:fill="FFFFFF"/>
        <w:spacing w:after="60" w:line="360" w:lineRule="atLeast"/>
        <w:ind w:left="45"/>
        <w:textAlignment w:val="baseline"/>
        <w:rPr>
          <w:rFonts w:ascii="inherit" w:eastAsia="Times New Roman" w:hAnsi="inherit" w:cs="Helvetica"/>
          <w:color w:val="424242"/>
          <w:sz w:val="21"/>
          <w:szCs w:val="21"/>
        </w:rPr>
      </w:pPr>
      <w:r w:rsidRPr="00D65CC2">
        <w:rPr>
          <w:rFonts w:ascii="inherit" w:eastAsia="Times New Roman" w:hAnsi="inherit" w:cs="Helvetica"/>
          <w:color w:val="424242"/>
          <w:sz w:val="21"/>
          <w:szCs w:val="21"/>
        </w:rPr>
        <w:t>next (optional) – a function to pass control to one of the subsequent route handlers</w:t>
      </w:r>
    </w:p>
    <w:p w:rsidR="00D65CC2" w:rsidRPr="00D65CC2" w:rsidRDefault="00D65CC2" w:rsidP="00D65CC2">
      <w:pPr>
        <w:shd w:val="clear" w:color="auto" w:fill="FFFFFF"/>
        <w:spacing w:after="300" w:line="240" w:lineRule="auto"/>
        <w:textAlignment w:val="baseline"/>
        <w:rPr>
          <w:rFonts w:ascii="Helvetica" w:eastAsia="Times New Roman" w:hAnsi="Helvetica" w:cs="Helvetica"/>
          <w:color w:val="5A5A5A"/>
          <w:sz w:val="23"/>
          <w:szCs w:val="23"/>
        </w:rPr>
      </w:pPr>
      <w:r w:rsidRPr="00D65CC2">
        <w:rPr>
          <w:rFonts w:ascii="Helvetica" w:eastAsia="Times New Roman" w:hAnsi="Helvetica" w:cs="Helvetica"/>
          <w:color w:val="5A5A5A"/>
          <w:sz w:val="23"/>
          <w:szCs w:val="23"/>
        </w:rPr>
        <w:t>The third argument may be omitted, but is useful in cases where you have a chain of handlers and you would like to pass control to one of the subsequent route handlers, and skip the current one.</w:t>
      </w:r>
    </w:p>
    <w:p w:rsidR="00D65CC2" w:rsidRPr="00D65CC2" w:rsidRDefault="00D65CC2" w:rsidP="00D65CC2">
      <w:pPr>
        <w:shd w:val="clear" w:color="auto" w:fill="FFFFFF"/>
        <w:spacing w:after="0" w:line="240" w:lineRule="auto"/>
        <w:textAlignment w:val="baseline"/>
        <w:rPr>
          <w:rFonts w:ascii="Helvetica" w:eastAsia="Times New Roman" w:hAnsi="Helvetica" w:cs="Helvetica"/>
          <w:color w:val="5A5A5A"/>
          <w:sz w:val="23"/>
          <w:szCs w:val="23"/>
        </w:rPr>
      </w:pPr>
      <w:r w:rsidRPr="00D65CC2">
        <w:rPr>
          <w:rFonts w:ascii="inherit" w:eastAsia="Times New Roman" w:hAnsi="inherit" w:cs="Helvetica"/>
          <w:b/>
          <w:bCs/>
          <w:color w:val="5A5A5A"/>
          <w:sz w:val="23"/>
          <w:szCs w:val="23"/>
          <w:bdr w:val="none" w:sz="0" w:space="0" w:color="auto" w:frame="1"/>
        </w:rPr>
        <w:t>Q12.What is template engine?</w:t>
      </w:r>
      <w:r w:rsidRPr="00D65CC2">
        <w:rPr>
          <w:rFonts w:ascii="Helvetica" w:eastAsia="Times New Roman" w:hAnsi="Helvetica" w:cs="Helvetica"/>
          <w:color w:val="5A5A5A"/>
          <w:sz w:val="23"/>
          <w:szCs w:val="23"/>
        </w:rPr>
        <w:br/>
        <w:t>A template engine allows us to create and render an HTML template with minimal code. At runtime, a template engine executes expressions and replaces variables with their actual values in a template file. In this way, it transforms the template into an HTML file and sent to it the client.</w:t>
      </w:r>
      <w:r w:rsidRPr="00D65CC2">
        <w:rPr>
          <w:rFonts w:ascii="Helvetica" w:eastAsia="Times New Roman" w:hAnsi="Helvetica" w:cs="Helvetica"/>
          <w:color w:val="5A5A5A"/>
          <w:sz w:val="23"/>
          <w:szCs w:val="23"/>
        </w:rPr>
        <w:br/>
      </w:r>
      <w:r w:rsidRPr="00D65CC2">
        <w:rPr>
          <w:rFonts w:ascii="Helvetica" w:eastAsia="Times New Roman" w:hAnsi="Helvetica" w:cs="Helvetica"/>
          <w:b/>
          <w:bCs/>
          <w:color w:val="5A5A5A"/>
          <w:sz w:val="23"/>
          <w:szCs w:val="23"/>
          <w:bdr w:val="none" w:sz="0" w:space="0" w:color="auto" w:frame="1"/>
        </w:rPr>
        <w:br/>
      </w:r>
      <w:r w:rsidRPr="00D65CC2">
        <w:rPr>
          <w:rFonts w:ascii="inherit" w:eastAsia="Times New Roman" w:hAnsi="inherit" w:cs="Helvetica"/>
          <w:b/>
          <w:bCs/>
          <w:color w:val="5A5A5A"/>
          <w:sz w:val="23"/>
          <w:szCs w:val="23"/>
          <w:bdr w:val="none" w:sz="0" w:space="0" w:color="auto" w:frame="1"/>
        </w:rPr>
        <w:t>Q13. What template engines you can use with express?</w:t>
      </w:r>
      <w:r w:rsidRPr="00D65CC2">
        <w:rPr>
          <w:rFonts w:ascii="Helvetica" w:eastAsia="Times New Roman" w:hAnsi="Helvetica" w:cs="Helvetica"/>
          <w:color w:val="5A5A5A"/>
          <w:sz w:val="23"/>
          <w:szCs w:val="23"/>
        </w:rPr>
        <w:br/>
        <w:t>The popular template engines which you can use with Express are Pug, Handlebars, Mustache, and EJS. The Express application generator uses Pug as its default template engine.</w:t>
      </w:r>
    </w:p>
    <w:p w:rsidR="00D65CC2" w:rsidRPr="00D65CC2" w:rsidRDefault="00D65CC2" w:rsidP="00D65CC2">
      <w:pPr>
        <w:shd w:val="clear" w:color="auto" w:fill="FFFFFF"/>
        <w:spacing w:after="0" w:line="240" w:lineRule="auto"/>
        <w:textAlignment w:val="baseline"/>
        <w:rPr>
          <w:rFonts w:ascii="Helvetica" w:eastAsia="Times New Roman" w:hAnsi="Helvetica" w:cs="Helvetica"/>
          <w:color w:val="5A5A5A"/>
          <w:sz w:val="23"/>
          <w:szCs w:val="23"/>
        </w:rPr>
      </w:pPr>
      <w:r w:rsidRPr="00D65CC2">
        <w:rPr>
          <w:rFonts w:ascii="inherit" w:eastAsia="Times New Roman" w:hAnsi="inherit" w:cs="Helvetica"/>
          <w:b/>
          <w:bCs/>
          <w:color w:val="5A5A5A"/>
          <w:sz w:val="23"/>
          <w:szCs w:val="23"/>
          <w:bdr w:val="none" w:sz="0" w:space="0" w:color="auto" w:frame="1"/>
        </w:rPr>
        <w:t>Q14. How to download a file?</w:t>
      </w:r>
      <w:r w:rsidRPr="00D65CC2">
        <w:rPr>
          <w:rFonts w:ascii="Helvetica" w:eastAsia="Times New Roman" w:hAnsi="Helvetica" w:cs="Helvetica"/>
          <w:color w:val="5A5A5A"/>
          <w:sz w:val="23"/>
          <w:szCs w:val="23"/>
        </w:rPr>
        <w:br/>
        <w:t>app.get(‘/download’, function(req, res){</w:t>
      </w:r>
      <w:r w:rsidRPr="00D65CC2">
        <w:rPr>
          <w:rFonts w:ascii="Helvetica" w:eastAsia="Times New Roman" w:hAnsi="Helvetica" w:cs="Helvetica"/>
          <w:color w:val="5A5A5A"/>
          <w:sz w:val="23"/>
          <w:szCs w:val="23"/>
        </w:rPr>
        <w:br/>
        <w:t>var file = __dirname + ‘/download-folder/file.txt’;</w:t>
      </w:r>
      <w:r w:rsidRPr="00D65CC2">
        <w:rPr>
          <w:rFonts w:ascii="Helvetica" w:eastAsia="Times New Roman" w:hAnsi="Helvetica" w:cs="Helvetica"/>
          <w:color w:val="5A5A5A"/>
          <w:sz w:val="23"/>
          <w:szCs w:val="23"/>
        </w:rPr>
        <w:br/>
        <w:t>res.download(file);</w:t>
      </w:r>
      <w:r w:rsidRPr="00D65CC2">
        <w:rPr>
          <w:rFonts w:ascii="Helvetica" w:eastAsia="Times New Roman" w:hAnsi="Helvetica" w:cs="Helvetica"/>
          <w:color w:val="5A5A5A"/>
          <w:sz w:val="23"/>
          <w:szCs w:val="23"/>
        </w:rPr>
        <w:br/>
        <w:t>});</w:t>
      </w:r>
    </w:p>
    <w:p w:rsidR="00D65CC2" w:rsidRPr="00D65CC2" w:rsidRDefault="00D65CC2" w:rsidP="00D65CC2">
      <w:pPr>
        <w:shd w:val="clear" w:color="auto" w:fill="FFFFFF"/>
        <w:spacing w:after="0" w:line="240" w:lineRule="auto"/>
        <w:textAlignment w:val="baseline"/>
        <w:rPr>
          <w:rFonts w:ascii="Helvetica" w:eastAsia="Times New Roman" w:hAnsi="Helvetica" w:cs="Helvetica"/>
          <w:color w:val="5A5A5A"/>
          <w:sz w:val="23"/>
          <w:szCs w:val="23"/>
        </w:rPr>
      </w:pPr>
      <w:r w:rsidRPr="00D65CC2">
        <w:rPr>
          <w:rFonts w:ascii="inherit" w:eastAsia="Times New Roman" w:hAnsi="inherit" w:cs="Helvetica"/>
          <w:b/>
          <w:bCs/>
          <w:color w:val="5A5A5A"/>
          <w:sz w:val="23"/>
          <w:szCs w:val="23"/>
          <w:bdr w:val="none" w:sz="0" w:space="0" w:color="auto" w:frame="1"/>
        </w:rPr>
        <w:t>Q15. How to get variables in Express.js in GET Method? </w:t>
      </w:r>
      <w:r w:rsidRPr="00D65CC2">
        <w:rPr>
          <w:rFonts w:ascii="Helvetica" w:eastAsia="Times New Roman" w:hAnsi="Helvetica" w:cs="Helvetica"/>
          <w:color w:val="5A5A5A"/>
          <w:sz w:val="23"/>
          <w:szCs w:val="23"/>
        </w:rPr>
        <w:br/>
        <w:t>var express = require(‘express’);</w:t>
      </w:r>
      <w:r w:rsidRPr="00D65CC2">
        <w:rPr>
          <w:rFonts w:ascii="Helvetica" w:eastAsia="Times New Roman" w:hAnsi="Helvetica" w:cs="Helvetica"/>
          <w:color w:val="5A5A5A"/>
          <w:sz w:val="23"/>
          <w:szCs w:val="23"/>
        </w:rPr>
        <w:br/>
        <w:t>var app = express();</w:t>
      </w:r>
      <w:r w:rsidRPr="00D65CC2">
        <w:rPr>
          <w:rFonts w:ascii="Helvetica" w:eastAsia="Times New Roman" w:hAnsi="Helvetica" w:cs="Helvetica"/>
          <w:color w:val="5A5A5A"/>
          <w:sz w:val="23"/>
          <w:szCs w:val="23"/>
        </w:rPr>
        <w:br/>
        <w:t>app.get(‘/’, function(req, res){</w:t>
      </w:r>
      <w:r w:rsidRPr="00D65CC2">
        <w:rPr>
          <w:rFonts w:ascii="Helvetica" w:eastAsia="Times New Roman" w:hAnsi="Helvetica" w:cs="Helvetica"/>
          <w:color w:val="5A5A5A"/>
          <w:sz w:val="23"/>
          <w:szCs w:val="23"/>
        </w:rPr>
        <w:br/>
        <w:t>/* req have all the values **/</w:t>
      </w:r>
      <w:r w:rsidRPr="00D65CC2">
        <w:rPr>
          <w:rFonts w:ascii="Helvetica" w:eastAsia="Times New Roman" w:hAnsi="Helvetica" w:cs="Helvetica"/>
          <w:color w:val="5A5A5A"/>
          <w:sz w:val="23"/>
          <w:szCs w:val="23"/>
        </w:rPr>
        <w:br/>
        <w:t>res.send(‘id: ‘ + req.query.id);</w:t>
      </w:r>
      <w:r w:rsidRPr="00D65CC2">
        <w:rPr>
          <w:rFonts w:ascii="Helvetica" w:eastAsia="Times New Roman" w:hAnsi="Helvetica" w:cs="Helvetica"/>
          <w:color w:val="5A5A5A"/>
          <w:sz w:val="23"/>
          <w:szCs w:val="23"/>
        </w:rPr>
        <w:br/>
        <w:t>});</w:t>
      </w:r>
      <w:r w:rsidRPr="00D65CC2">
        <w:rPr>
          <w:rFonts w:ascii="Helvetica" w:eastAsia="Times New Roman" w:hAnsi="Helvetica" w:cs="Helvetica"/>
          <w:color w:val="5A5A5A"/>
          <w:sz w:val="23"/>
          <w:szCs w:val="23"/>
        </w:rPr>
        <w:br/>
        <w:t>app.listen(3000);</w:t>
      </w:r>
    </w:p>
    <w:p w:rsidR="00D65CC2" w:rsidRPr="00D65CC2" w:rsidRDefault="00D65CC2" w:rsidP="00D65CC2">
      <w:pPr>
        <w:shd w:val="clear" w:color="auto" w:fill="FFFFFF"/>
        <w:spacing w:after="0" w:line="240" w:lineRule="auto"/>
        <w:textAlignment w:val="baseline"/>
        <w:rPr>
          <w:rFonts w:ascii="Helvetica" w:eastAsia="Times New Roman" w:hAnsi="Helvetica" w:cs="Helvetica"/>
          <w:color w:val="5A5A5A"/>
          <w:sz w:val="23"/>
          <w:szCs w:val="23"/>
        </w:rPr>
      </w:pPr>
      <w:r w:rsidRPr="00D65CC2">
        <w:rPr>
          <w:rFonts w:ascii="inherit" w:eastAsia="Times New Roman" w:hAnsi="inherit" w:cs="Helvetica"/>
          <w:b/>
          <w:bCs/>
          <w:color w:val="5A5A5A"/>
          <w:sz w:val="23"/>
          <w:szCs w:val="23"/>
          <w:bdr w:val="none" w:sz="0" w:space="0" w:color="auto" w:frame="1"/>
        </w:rPr>
        <w:t>Q16. How to get POST a query in Express.js?</w:t>
      </w:r>
      <w:r w:rsidRPr="00D65CC2">
        <w:rPr>
          <w:rFonts w:ascii="Helvetica" w:eastAsia="Times New Roman" w:hAnsi="Helvetica" w:cs="Helvetica"/>
          <w:color w:val="5A5A5A"/>
          <w:sz w:val="23"/>
          <w:szCs w:val="23"/>
        </w:rPr>
        <w:br/>
        <w:t>var bodyParser = require(‘body-parser’) app.use( bodyParser.json() );</w:t>
      </w:r>
      <w:r w:rsidRPr="00D65CC2">
        <w:rPr>
          <w:rFonts w:ascii="Helvetica" w:eastAsia="Times New Roman" w:hAnsi="Helvetica" w:cs="Helvetica"/>
          <w:color w:val="5A5A5A"/>
          <w:sz w:val="23"/>
          <w:szCs w:val="23"/>
        </w:rPr>
        <w:br/>
        <w:t>// to support JSON-encoded</w:t>
      </w:r>
      <w:r w:rsidRPr="00D65CC2">
        <w:rPr>
          <w:rFonts w:ascii="Helvetica" w:eastAsia="Times New Roman" w:hAnsi="Helvetica" w:cs="Helvetica"/>
          <w:color w:val="5A5A5A"/>
          <w:sz w:val="23"/>
          <w:szCs w:val="23"/>
        </w:rPr>
        <w:br/>
        <w:t>app.use(bodyParser.urlencoded({</w:t>
      </w:r>
      <w:r w:rsidRPr="00D65CC2">
        <w:rPr>
          <w:rFonts w:ascii="Helvetica" w:eastAsia="Times New Roman" w:hAnsi="Helvetica" w:cs="Helvetica"/>
          <w:color w:val="5A5A5A"/>
          <w:sz w:val="23"/>
          <w:szCs w:val="23"/>
        </w:rPr>
        <w:br/>
        <w:t>// to support URL-encoded</w:t>
      </w:r>
      <w:r w:rsidRPr="00D65CC2">
        <w:rPr>
          <w:rFonts w:ascii="Helvetica" w:eastAsia="Times New Roman" w:hAnsi="Helvetica" w:cs="Helvetica"/>
          <w:color w:val="5A5A5A"/>
          <w:sz w:val="23"/>
          <w:szCs w:val="23"/>
        </w:rPr>
        <w:br/>
        <w:t>extended: true</w:t>
      </w:r>
      <w:r w:rsidRPr="00D65CC2">
        <w:rPr>
          <w:rFonts w:ascii="Helvetica" w:eastAsia="Times New Roman" w:hAnsi="Helvetica" w:cs="Helvetica"/>
          <w:color w:val="5A5A5A"/>
          <w:sz w:val="23"/>
          <w:szCs w:val="23"/>
        </w:rPr>
        <w:br/>
        <w:t>}));</w:t>
      </w:r>
    </w:p>
    <w:p w:rsidR="00D65CC2" w:rsidRPr="00D65CC2" w:rsidRDefault="00D65CC2" w:rsidP="00D65CC2">
      <w:pPr>
        <w:shd w:val="clear" w:color="auto" w:fill="FFFFFF"/>
        <w:spacing w:after="0" w:line="240" w:lineRule="auto"/>
        <w:textAlignment w:val="baseline"/>
        <w:rPr>
          <w:rFonts w:ascii="Helvetica" w:eastAsia="Times New Roman" w:hAnsi="Helvetica" w:cs="Helvetica"/>
          <w:color w:val="5A5A5A"/>
          <w:sz w:val="23"/>
          <w:szCs w:val="23"/>
        </w:rPr>
      </w:pPr>
      <w:r w:rsidRPr="00D65CC2">
        <w:rPr>
          <w:rFonts w:ascii="inherit" w:eastAsia="Times New Roman" w:hAnsi="inherit" w:cs="Helvetica"/>
          <w:b/>
          <w:bCs/>
          <w:color w:val="5A5A5A"/>
          <w:sz w:val="23"/>
          <w:szCs w:val="23"/>
          <w:bdr w:val="none" w:sz="0" w:space="0" w:color="auto" w:frame="1"/>
        </w:rPr>
        <w:t>Q17. What is the parameter “next” used for in Express? </w:t>
      </w:r>
      <w:r w:rsidRPr="00D65CC2">
        <w:rPr>
          <w:rFonts w:ascii="Helvetica" w:eastAsia="Times New Roman" w:hAnsi="Helvetica" w:cs="Helvetica"/>
          <w:color w:val="5A5A5A"/>
          <w:sz w:val="23"/>
          <w:szCs w:val="23"/>
        </w:rPr>
        <w:br/>
        <w:t>app.get(‘/userdetails/:id?’, function(req, res, next){ });</w:t>
      </w:r>
      <w:r w:rsidRPr="00D65CC2">
        <w:rPr>
          <w:rFonts w:ascii="Helvetica" w:eastAsia="Times New Roman" w:hAnsi="Helvetica" w:cs="Helvetica"/>
          <w:color w:val="5A5A5A"/>
          <w:sz w:val="23"/>
          <w:szCs w:val="23"/>
        </w:rPr>
        <w:br/>
      </w:r>
      <w:r w:rsidRPr="00D65CC2">
        <w:rPr>
          <w:rFonts w:ascii="Helvetica" w:eastAsia="Times New Roman" w:hAnsi="Helvetica" w:cs="Helvetica"/>
          <w:b/>
          <w:bCs/>
          <w:color w:val="5A5A5A"/>
          <w:sz w:val="23"/>
          <w:szCs w:val="23"/>
          <w:bdr w:val="none" w:sz="0" w:space="0" w:color="auto" w:frame="1"/>
        </w:rPr>
        <w:t>req</w:t>
      </w:r>
      <w:r w:rsidRPr="00D65CC2">
        <w:rPr>
          <w:rFonts w:ascii="Helvetica" w:eastAsia="Times New Roman" w:hAnsi="Helvetica" w:cs="Helvetica"/>
          <w:color w:val="5A5A5A"/>
          <w:sz w:val="23"/>
          <w:szCs w:val="23"/>
        </w:rPr>
        <w:t> and </w:t>
      </w:r>
      <w:r w:rsidRPr="00D65CC2">
        <w:rPr>
          <w:rFonts w:ascii="Helvetica" w:eastAsia="Times New Roman" w:hAnsi="Helvetica" w:cs="Helvetica"/>
          <w:b/>
          <w:bCs/>
          <w:color w:val="5A5A5A"/>
          <w:sz w:val="23"/>
          <w:szCs w:val="23"/>
          <w:bdr w:val="none" w:sz="0" w:space="0" w:color="auto" w:frame="1"/>
        </w:rPr>
        <w:t>res</w:t>
      </w:r>
      <w:r w:rsidRPr="00D65CC2">
        <w:rPr>
          <w:rFonts w:ascii="Helvetica" w:eastAsia="Times New Roman" w:hAnsi="Helvetica" w:cs="Helvetica"/>
          <w:color w:val="5A5A5A"/>
          <w:sz w:val="23"/>
          <w:szCs w:val="23"/>
        </w:rPr>
        <w:t> which represent the request and response objects</w:t>
      </w:r>
      <w:r w:rsidRPr="00D65CC2">
        <w:rPr>
          <w:rFonts w:ascii="Helvetica" w:eastAsia="Times New Roman" w:hAnsi="Helvetica" w:cs="Helvetica"/>
          <w:color w:val="5A5A5A"/>
          <w:sz w:val="23"/>
          <w:szCs w:val="23"/>
        </w:rPr>
        <w:br/>
      </w:r>
      <w:r w:rsidRPr="00D65CC2">
        <w:rPr>
          <w:rFonts w:ascii="Helvetica" w:eastAsia="Times New Roman" w:hAnsi="Helvetica" w:cs="Helvetica"/>
          <w:b/>
          <w:bCs/>
          <w:color w:val="5A5A5A"/>
          <w:sz w:val="23"/>
          <w:szCs w:val="23"/>
          <w:bdr w:val="none" w:sz="0" w:space="0" w:color="auto" w:frame="1"/>
        </w:rPr>
        <w:t>next</w:t>
      </w:r>
      <w:r w:rsidRPr="00D65CC2">
        <w:rPr>
          <w:rFonts w:ascii="Helvetica" w:eastAsia="Times New Roman" w:hAnsi="Helvetica" w:cs="Helvetica"/>
          <w:color w:val="5A5A5A"/>
          <w:sz w:val="23"/>
          <w:szCs w:val="23"/>
        </w:rPr>
        <w:t>It passes control to the next matching route.</w:t>
      </w:r>
    </w:p>
    <w:p w:rsidR="00D65CC2" w:rsidRPr="00D65CC2" w:rsidRDefault="00D65CC2" w:rsidP="00D65CC2">
      <w:pPr>
        <w:shd w:val="clear" w:color="auto" w:fill="FFFFFF"/>
        <w:spacing w:after="0" w:line="240" w:lineRule="auto"/>
        <w:textAlignment w:val="baseline"/>
        <w:rPr>
          <w:rFonts w:ascii="Helvetica" w:eastAsia="Times New Roman" w:hAnsi="Helvetica" w:cs="Helvetica"/>
          <w:color w:val="5A5A5A"/>
          <w:sz w:val="23"/>
          <w:szCs w:val="23"/>
        </w:rPr>
      </w:pPr>
      <w:r w:rsidRPr="00D65CC2">
        <w:rPr>
          <w:rFonts w:ascii="inherit" w:eastAsia="Times New Roman" w:hAnsi="inherit" w:cs="Helvetica"/>
          <w:b/>
          <w:bCs/>
          <w:color w:val="5A5A5A"/>
          <w:sz w:val="23"/>
          <w:szCs w:val="23"/>
          <w:bdr w:val="none" w:sz="0" w:space="0" w:color="auto" w:frame="1"/>
        </w:rPr>
        <w:t>Q18. What is body-parser</w:t>
      </w:r>
      <w:r w:rsidRPr="00D65CC2">
        <w:rPr>
          <w:rFonts w:ascii="Helvetica" w:eastAsia="Times New Roman" w:hAnsi="Helvetica" w:cs="Helvetica"/>
          <w:color w:val="5A5A5A"/>
          <w:sz w:val="23"/>
          <w:szCs w:val="23"/>
        </w:rPr>
        <w:br/>
        <w:t>Parse incoming request bodies in a middleware before your handlers, available under the req.body property.</w:t>
      </w:r>
      <w:r w:rsidRPr="00D65CC2">
        <w:rPr>
          <w:rFonts w:ascii="Helvetica" w:eastAsia="Times New Roman" w:hAnsi="Helvetica" w:cs="Helvetica"/>
          <w:color w:val="5A5A5A"/>
          <w:sz w:val="23"/>
          <w:szCs w:val="23"/>
        </w:rPr>
        <w:br/>
        <w:t xml:space="preserve">To handle HTTP POST request in Express.js version 4 and above, you need to install </w:t>
      </w:r>
      <w:r w:rsidRPr="00D65CC2">
        <w:rPr>
          <w:rFonts w:ascii="Helvetica" w:eastAsia="Times New Roman" w:hAnsi="Helvetica" w:cs="Helvetica"/>
          <w:color w:val="5A5A5A"/>
          <w:sz w:val="23"/>
          <w:szCs w:val="23"/>
        </w:rPr>
        <w:lastRenderedPageBreak/>
        <w:t>middleware module called body-parser.</w:t>
      </w:r>
      <w:r w:rsidRPr="00D65CC2">
        <w:rPr>
          <w:rFonts w:ascii="Helvetica" w:eastAsia="Times New Roman" w:hAnsi="Helvetica" w:cs="Helvetica"/>
          <w:color w:val="5A5A5A"/>
          <w:sz w:val="23"/>
          <w:szCs w:val="23"/>
        </w:rPr>
        <w:br/>
        <w:t>body-parser extract the entire body portion of an incoming request stream and exposes it on req.body.</w:t>
      </w:r>
      <w:r w:rsidRPr="00D65CC2">
        <w:rPr>
          <w:rFonts w:ascii="Helvetica" w:eastAsia="Times New Roman" w:hAnsi="Helvetica" w:cs="Helvetica"/>
          <w:color w:val="5A5A5A"/>
          <w:sz w:val="23"/>
          <w:szCs w:val="23"/>
        </w:rPr>
        <w:br/>
      </w:r>
      <w:r w:rsidRPr="00D65CC2">
        <w:rPr>
          <w:rFonts w:ascii="Helvetica" w:eastAsia="Times New Roman" w:hAnsi="Helvetica" w:cs="Helvetica"/>
          <w:color w:val="5A5A5A"/>
          <w:sz w:val="23"/>
          <w:szCs w:val="23"/>
          <w:u w:val="single"/>
          <w:bdr w:val="none" w:sz="0" w:space="0" w:color="auto" w:frame="1"/>
        </w:rPr>
        <w:t>Installation</w:t>
      </w:r>
      <w:r w:rsidRPr="00D65CC2">
        <w:rPr>
          <w:rFonts w:ascii="Helvetica" w:eastAsia="Times New Roman" w:hAnsi="Helvetica" w:cs="Helvetica"/>
          <w:color w:val="5A5A5A"/>
          <w:sz w:val="23"/>
          <w:szCs w:val="23"/>
        </w:rPr>
        <w:br/>
        <w:t>$ npm install body-parser</w:t>
      </w:r>
      <w:r w:rsidRPr="00D65CC2">
        <w:rPr>
          <w:rFonts w:ascii="Helvetica" w:eastAsia="Times New Roman" w:hAnsi="Helvetica" w:cs="Helvetica"/>
          <w:color w:val="5A5A5A"/>
          <w:sz w:val="23"/>
          <w:szCs w:val="23"/>
        </w:rPr>
        <w:br/>
      </w:r>
      <w:r w:rsidRPr="00D65CC2">
        <w:rPr>
          <w:rFonts w:ascii="Helvetica" w:eastAsia="Times New Roman" w:hAnsi="Helvetica" w:cs="Helvetica"/>
          <w:color w:val="5A5A5A"/>
          <w:sz w:val="23"/>
          <w:szCs w:val="23"/>
          <w:u w:val="single"/>
          <w:bdr w:val="none" w:sz="0" w:space="0" w:color="auto" w:frame="1"/>
        </w:rPr>
        <w:t>API</w:t>
      </w:r>
      <w:r w:rsidRPr="00D65CC2">
        <w:rPr>
          <w:rFonts w:ascii="Helvetica" w:eastAsia="Times New Roman" w:hAnsi="Helvetica" w:cs="Helvetica"/>
          <w:color w:val="5A5A5A"/>
          <w:sz w:val="23"/>
          <w:szCs w:val="23"/>
        </w:rPr>
        <w:br/>
        <w:t>var bodyParser = require(‘body-parser’)</w:t>
      </w:r>
      <w:r w:rsidRPr="00D65CC2">
        <w:rPr>
          <w:rFonts w:ascii="Helvetica" w:eastAsia="Times New Roman" w:hAnsi="Helvetica" w:cs="Helvetica"/>
          <w:color w:val="5A5A5A"/>
          <w:sz w:val="23"/>
          <w:szCs w:val="23"/>
        </w:rPr>
        <w:br/>
      </w:r>
      <w:r w:rsidRPr="00D65CC2">
        <w:rPr>
          <w:rFonts w:ascii="Helvetica" w:eastAsia="Times New Roman" w:hAnsi="Helvetica" w:cs="Helvetica"/>
          <w:color w:val="5A5A5A"/>
          <w:sz w:val="23"/>
          <w:szCs w:val="23"/>
          <w:u w:val="single"/>
          <w:bdr w:val="none" w:sz="0" w:space="0" w:color="auto" w:frame="1"/>
        </w:rPr>
        <w:t>Example</w:t>
      </w:r>
      <w:r w:rsidRPr="00D65CC2">
        <w:rPr>
          <w:rFonts w:ascii="Helvetica" w:eastAsia="Times New Roman" w:hAnsi="Helvetica" w:cs="Helvetica"/>
          <w:color w:val="5A5A5A"/>
          <w:sz w:val="23"/>
          <w:szCs w:val="23"/>
        </w:rPr>
        <w:br/>
      </w:r>
      <w:r w:rsidRPr="00D65CC2">
        <w:rPr>
          <w:rFonts w:ascii="Helvetica" w:eastAsia="Times New Roman" w:hAnsi="Helvetica" w:cs="Helvetica"/>
          <w:color w:val="5A5A5A"/>
          <w:sz w:val="23"/>
          <w:szCs w:val="23"/>
          <w:u w:val="single"/>
          <w:bdr w:val="none" w:sz="0" w:space="0" w:color="auto" w:frame="1"/>
        </w:rPr>
        <w:br/>
      </w:r>
      <w:r w:rsidRPr="00D65CC2">
        <w:rPr>
          <w:rFonts w:ascii="Helvetica" w:eastAsia="Times New Roman" w:hAnsi="Helvetica" w:cs="Helvetica"/>
          <w:color w:val="5A5A5A"/>
          <w:sz w:val="23"/>
          <w:szCs w:val="23"/>
        </w:rPr>
        <w:t>var express = require(‘express’)</w:t>
      </w:r>
      <w:r w:rsidRPr="00D65CC2">
        <w:rPr>
          <w:rFonts w:ascii="Helvetica" w:eastAsia="Times New Roman" w:hAnsi="Helvetica" w:cs="Helvetica"/>
          <w:color w:val="5A5A5A"/>
          <w:sz w:val="23"/>
          <w:szCs w:val="23"/>
        </w:rPr>
        <w:br/>
        <w:t>var bodyParser = require(‘body-parser’)</w:t>
      </w:r>
      <w:r w:rsidRPr="00D65CC2">
        <w:rPr>
          <w:rFonts w:ascii="Helvetica" w:eastAsia="Times New Roman" w:hAnsi="Helvetica" w:cs="Helvetica"/>
          <w:color w:val="5A5A5A"/>
          <w:sz w:val="23"/>
          <w:szCs w:val="23"/>
        </w:rPr>
        <w:br/>
        <w:t>var app = express()</w:t>
      </w:r>
      <w:r w:rsidRPr="00D65CC2">
        <w:rPr>
          <w:rFonts w:ascii="Helvetica" w:eastAsia="Times New Roman" w:hAnsi="Helvetica" w:cs="Helvetica"/>
          <w:color w:val="5A5A5A"/>
          <w:sz w:val="23"/>
          <w:szCs w:val="23"/>
        </w:rPr>
        <w:br/>
        <w:t>// parse application/x-www-form-urlencoded</w:t>
      </w:r>
      <w:r w:rsidRPr="00D65CC2">
        <w:rPr>
          <w:rFonts w:ascii="Helvetica" w:eastAsia="Times New Roman" w:hAnsi="Helvetica" w:cs="Helvetica"/>
          <w:color w:val="5A5A5A"/>
          <w:sz w:val="23"/>
          <w:szCs w:val="23"/>
        </w:rPr>
        <w:br/>
        <w:t>app.use(bodyParser.urlencoded({ extended: false }))</w:t>
      </w:r>
      <w:r w:rsidRPr="00D65CC2">
        <w:rPr>
          <w:rFonts w:ascii="Helvetica" w:eastAsia="Times New Roman" w:hAnsi="Helvetica" w:cs="Helvetica"/>
          <w:color w:val="5A5A5A"/>
          <w:sz w:val="23"/>
          <w:szCs w:val="23"/>
        </w:rPr>
        <w:br/>
        <w:t>// parse application/json</w:t>
      </w:r>
      <w:r w:rsidRPr="00D65CC2">
        <w:rPr>
          <w:rFonts w:ascii="Helvetica" w:eastAsia="Times New Roman" w:hAnsi="Helvetica" w:cs="Helvetica"/>
          <w:color w:val="5A5A5A"/>
          <w:sz w:val="23"/>
          <w:szCs w:val="23"/>
        </w:rPr>
        <w:br/>
        <w:t>app.use(bodyParser.json())</w:t>
      </w:r>
      <w:r w:rsidRPr="00D65CC2">
        <w:rPr>
          <w:rFonts w:ascii="Helvetica" w:eastAsia="Times New Roman" w:hAnsi="Helvetica" w:cs="Helvetica"/>
          <w:color w:val="5A5A5A"/>
          <w:sz w:val="23"/>
          <w:szCs w:val="23"/>
        </w:rPr>
        <w:br/>
        <w:t>app.use(function (req, res) {</w:t>
      </w:r>
      <w:r w:rsidRPr="00D65CC2">
        <w:rPr>
          <w:rFonts w:ascii="Helvetica" w:eastAsia="Times New Roman" w:hAnsi="Helvetica" w:cs="Helvetica"/>
          <w:color w:val="5A5A5A"/>
          <w:sz w:val="23"/>
          <w:szCs w:val="23"/>
        </w:rPr>
        <w:br/>
        <w:t>res.setHeader(‘Content-Type’, ‘text/plain’)</w:t>
      </w:r>
      <w:r w:rsidRPr="00D65CC2">
        <w:rPr>
          <w:rFonts w:ascii="Helvetica" w:eastAsia="Times New Roman" w:hAnsi="Helvetica" w:cs="Helvetica"/>
          <w:color w:val="5A5A5A"/>
          <w:sz w:val="23"/>
          <w:szCs w:val="23"/>
        </w:rPr>
        <w:br/>
        <w:t>res.write(‘you posted:\n’)</w:t>
      </w:r>
      <w:r w:rsidRPr="00D65CC2">
        <w:rPr>
          <w:rFonts w:ascii="Helvetica" w:eastAsia="Times New Roman" w:hAnsi="Helvetica" w:cs="Helvetica"/>
          <w:color w:val="5A5A5A"/>
          <w:sz w:val="23"/>
          <w:szCs w:val="23"/>
        </w:rPr>
        <w:br/>
        <w:t>res.end(JSON.stringify(req.body, null, 2))</w:t>
      </w:r>
      <w:r w:rsidRPr="00D65CC2">
        <w:rPr>
          <w:rFonts w:ascii="Helvetica" w:eastAsia="Times New Roman" w:hAnsi="Helvetica" w:cs="Helvetica"/>
          <w:color w:val="5A5A5A"/>
          <w:sz w:val="23"/>
          <w:szCs w:val="23"/>
        </w:rPr>
        <w:br/>
        <w:t>})</w:t>
      </w:r>
    </w:p>
    <w:p w:rsidR="00D65CC2" w:rsidRDefault="00D65CC2">
      <w:pPr>
        <w:pBdr>
          <w:bottom w:val="single" w:sz="6" w:space="1" w:color="auto"/>
        </w:pBdr>
      </w:pPr>
    </w:p>
    <w:p w:rsidR="00643C57" w:rsidRDefault="00643C57"/>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b/>
          <w:bCs/>
          <w:color w:val="222222"/>
          <w:sz w:val="25"/>
          <w:szCs w:val="25"/>
          <w:shd w:val="clear" w:color="auto" w:fill="FFFFFF"/>
        </w:rPr>
        <w:t>Question: How to install express js in node?</w:t>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use following command to install express js. </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npm install express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Question: How to use express js in node?</w:t>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use require to include express module. </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var app = require('express')();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Question: How to use handle get request in express Js?</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/*Include require module*/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lastRenderedPageBreak/>
        <w:t>var app = require('express')();</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var http = require('http').Server(app);</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app.get('/', function (req, res)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console.log("Got a GET request for the homepage"); //Shown in console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res.send('This is GET Method for Homepage'); //Display as response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/*Start listing 8080 port*/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http.listen('8080', function()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console.log('listening on *:8080');</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Question: How to use handle post request in express Js?</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/*Include require module*/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var app = require('express')();</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var http = require('http').Server(app);</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app.post('/user_list', function (req, res)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console.log("Got a POST request for the user_list URL"); //Shown in console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res.send('This is POST Method for user_list URL');//Display as response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/*Start listing 8080 port*/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http.listen('8080', function()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console.log('listening on *:8080');</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Question: How to use handle GET/POST request for same URL expressJs?</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/*Include require module*/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lastRenderedPageBreak/>
        <w:t>var app = require('express')();</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var http = require('http').Server(app);</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//This is POST Request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app.post('/add_user', function (req, res)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console.log("Got a POST request for the add_user URL"); //Shown in console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res.send('This is POST Method for add_user URL');//Display as response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//This is Get Request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app.get('/user_list', function (req, res)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console.log("Got a GET request for the user_list URL"); //Shown in console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res.send('This is GET Method for user_list URL');//Display as response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/*Start listing 8080 port*/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http.listen('8080', function()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console.log('listening on *:8080');</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Question: How to use handle GET request for all URL start with ab* ?</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app.get('/ab*', function(req, res) {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console.log("Got a GET request for /ab*");</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res.send('Page Regex Match');</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b/>
          <w:bCs/>
          <w:color w:val="222222"/>
          <w:sz w:val="25"/>
          <w:szCs w:val="25"/>
          <w:shd w:val="clear" w:color="auto" w:fill="FFFFFF"/>
        </w:rPr>
        <w:t>Question: How to send Server call in Node?</w:t>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Install the "request" module with following command. </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npm install request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Include the request module in page, and send the request to server. </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lastRenderedPageBreak/>
        <w:t>request = require('request');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request( "http://exmaple.com:8081:/users/add/?n=test&amp;p=2277585&amp;email=test@gmail.com", function(err, res, body) {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console.log(res);</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console.log(body);</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Question: How to post data and get in express Js?</w:t>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HTML Code</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&lt;form action="http://example.com:8081/register" method="GET"&gt;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Name: &lt;input name="name" type="text" /&gt;  &lt;br /&gt;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Email: &lt;input name="email" type="text" /&gt;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 xml:space="preserve">         Phone: &lt;input name="phone" type="text" /&gt;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 xml:space="preserve">         &lt;input type="submit" value="Submit" /&gt;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 xml:space="preserve">      &lt;/form&gt;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Express JS Code</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app.get('/register', function (req, res) {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response =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name:req.query.name,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email:req.query.email</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phone:req.query.phone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console.log(response);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res.end(JSON.stringify(response));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Question: How to get cookie in Express js?</w:t>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Install the "cookie-parser" module with following command. </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lastRenderedPageBreak/>
        <w:t>npm install cookie-parser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Include the cookie-parser, in node.</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app.get('/', function(req, res)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console.log("Cookies: ", req.cookies)</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Question: How Static Files works in Express js?</w:t>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Static files are images/videos/css/js etc.</w:t>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For this, first you need to set the folder path using "express.static" method. See Example</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var express = require('express');</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var app = express();</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app.use(express.static('public'));</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app.get('/', function (req, res)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res.send('Hello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var server = app.listen(8081, function ()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var host = server.address().address</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var port = server.address().port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Question: How to upload images in Express js?</w:t>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HTML Code </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&lt;form action="http://example.com:8081/file_upload" enctype="multipart/form-data" method="POST"&gt;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 xml:space="preserve">&lt;input name="file" size="50" type="file" /&gt;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 xml:space="preserve">         &lt;input type="submit" value="Submit" /&gt;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 xml:space="preserve">      &lt;/form&gt;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ExpressJS Code</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lastRenderedPageBreak/>
        <w:t>var fs = require("fs");</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var express = require('express');</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var app = express();</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var fs = require("fs");</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app.post('/file_upload', function (req, res)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console.log(req.files.file.name);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var destinationFile = __dirname + "/images/" + req.files.file.name;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fs.readFile( req.files.file.path, function (err, data)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fs.writeFile(destinationFile, data, function (err)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if( err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console.log( err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}else{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response =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message:'File uploaded successfully in '+destinationFile,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filename:req.files.file.name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//console.log( response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res.end( JSON.stringify( response )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Question: What are different methods in REST API?</w:t>
      </w:r>
      <w:r w:rsidRPr="00643C57">
        <w:rPr>
          <w:rFonts w:ascii="Verdana" w:eastAsia="Times New Roman" w:hAnsi="Verdana" w:cs="Times New Roman"/>
          <w:color w:val="222222"/>
          <w:sz w:val="25"/>
          <w:szCs w:val="25"/>
        </w:rPr>
        <w:br/>
      </w:r>
    </w:p>
    <w:p w:rsidR="00643C57" w:rsidRPr="00643C57" w:rsidRDefault="00643C57" w:rsidP="00643C57">
      <w:pPr>
        <w:numPr>
          <w:ilvl w:val="0"/>
          <w:numId w:val="146"/>
        </w:numPr>
        <w:shd w:val="clear" w:color="auto" w:fill="FFFFFF"/>
        <w:spacing w:after="60" w:line="240" w:lineRule="auto"/>
        <w:ind w:firstLine="0"/>
        <w:rPr>
          <w:rFonts w:ascii="Verdana" w:eastAsia="Times New Roman" w:hAnsi="Verdana" w:cs="Times New Roman"/>
          <w:color w:val="222222"/>
          <w:sz w:val="25"/>
          <w:szCs w:val="25"/>
        </w:rPr>
      </w:pPr>
      <w:r w:rsidRPr="00643C57">
        <w:rPr>
          <w:rFonts w:ascii="Verdana" w:eastAsia="Times New Roman" w:hAnsi="Verdana" w:cs="Times New Roman"/>
          <w:color w:val="222222"/>
          <w:sz w:val="25"/>
          <w:szCs w:val="25"/>
        </w:rPr>
        <w:t>GET : Used to read.</w:t>
      </w:r>
    </w:p>
    <w:p w:rsidR="00643C57" w:rsidRPr="00643C57" w:rsidRDefault="00643C57" w:rsidP="00643C57">
      <w:pPr>
        <w:numPr>
          <w:ilvl w:val="0"/>
          <w:numId w:val="146"/>
        </w:numPr>
        <w:shd w:val="clear" w:color="auto" w:fill="FFFFFF"/>
        <w:spacing w:after="60" w:line="240" w:lineRule="auto"/>
        <w:ind w:firstLine="0"/>
        <w:rPr>
          <w:rFonts w:ascii="Verdana" w:eastAsia="Times New Roman" w:hAnsi="Verdana" w:cs="Times New Roman"/>
          <w:color w:val="222222"/>
          <w:sz w:val="25"/>
          <w:szCs w:val="25"/>
        </w:rPr>
      </w:pPr>
      <w:r w:rsidRPr="00643C57">
        <w:rPr>
          <w:rFonts w:ascii="Verdana" w:eastAsia="Times New Roman" w:hAnsi="Verdana" w:cs="Times New Roman"/>
          <w:color w:val="222222"/>
          <w:sz w:val="25"/>
          <w:szCs w:val="25"/>
        </w:rPr>
        <w:t>POST: Used to update.</w:t>
      </w:r>
    </w:p>
    <w:p w:rsidR="00643C57" w:rsidRPr="00643C57" w:rsidRDefault="00643C57" w:rsidP="00643C57">
      <w:pPr>
        <w:numPr>
          <w:ilvl w:val="0"/>
          <w:numId w:val="146"/>
        </w:numPr>
        <w:shd w:val="clear" w:color="auto" w:fill="FFFFFF"/>
        <w:spacing w:after="60" w:line="240" w:lineRule="auto"/>
        <w:ind w:firstLine="0"/>
        <w:rPr>
          <w:rFonts w:ascii="Verdana" w:eastAsia="Times New Roman" w:hAnsi="Verdana" w:cs="Times New Roman"/>
          <w:color w:val="222222"/>
          <w:sz w:val="25"/>
          <w:szCs w:val="25"/>
        </w:rPr>
      </w:pPr>
      <w:r w:rsidRPr="00643C57">
        <w:rPr>
          <w:rFonts w:ascii="Verdana" w:eastAsia="Times New Roman" w:hAnsi="Verdana" w:cs="Times New Roman"/>
          <w:color w:val="222222"/>
          <w:sz w:val="25"/>
          <w:szCs w:val="25"/>
        </w:rPr>
        <w:t>PUT: Used to create.</w:t>
      </w:r>
    </w:p>
    <w:p w:rsidR="00643C57" w:rsidRPr="00643C57" w:rsidRDefault="00643C57" w:rsidP="00643C57">
      <w:pPr>
        <w:numPr>
          <w:ilvl w:val="0"/>
          <w:numId w:val="146"/>
        </w:numPr>
        <w:shd w:val="clear" w:color="auto" w:fill="FFFFFF"/>
        <w:spacing w:after="60" w:line="240" w:lineRule="auto"/>
        <w:ind w:firstLine="0"/>
        <w:rPr>
          <w:rFonts w:ascii="Verdana" w:eastAsia="Times New Roman" w:hAnsi="Verdana" w:cs="Times New Roman"/>
          <w:color w:val="222222"/>
          <w:sz w:val="25"/>
          <w:szCs w:val="25"/>
        </w:rPr>
      </w:pPr>
      <w:r w:rsidRPr="00643C57">
        <w:rPr>
          <w:rFonts w:ascii="Verdana" w:eastAsia="Times New Roman" w:hAnsi="Verdana" w:cs="Times New Roman"/>
          <w:color w:val="222222"/>
          <w:sz w:val="25"/>
          <w:szCs w:val="25"/>
        </w:rPr>
        <w:t>DELETE: Used to delete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Question: How to setup the images and access them?</w:t>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Add Following code in my server.js (OR main file). </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lastRenderedPageBreak/>
        <w:t>app.use(express.static('public'))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shd w:val="clear" w:color="auto" w:fill="FFFFFF"/>
        </w:rPr>
        <w:t>Now, you can add images in public folder and can access like below:</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http://localhost:3000/1.jpg</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http://localhost:3000/2.jpg</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http://localhost:3000/3.jpg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Question: How to do increment the value by 1?</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User.update({id: 100}, {$inc: { views: 1 }}).limit(1).exec();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Question: How to do decrement the value by 1?</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User.update({id: 100}, {$inc: { views: -1 }}).limit(1).exec();</w:t>
      </w:r>
    </w:p>
    <w:p w:rsidR="00643C57" w:rsidRDefault="00643C57">
      <w:pPr>
        <w:pBdr>
          <w:bottom w:val="single" w:sz="6" w:space="1" w:color="auto"/>
        </w:pBdr>
      </w:pPr>
    </w:p>
    <w:p w:rsidR="00643C57" w:rsidRDefault="00643C57"/>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b/>
          <w:bCs/>
          <w:color w:val="383838"/>
          <w:sz w:val="23"/>
          <w:szCs w:val="23"/>
        </w:rPr>
        <w:t>1) What is middleware functions in Express.js?</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br/>
        <w:t>Middleware is a functions that performs some preparatory or commonly used action before passing request to main handler. For example you need to check user session on every request, so you write middleware functions, that check it, so you don't duplicate this check in all controllers.</w:t>
      </w:r>
      <w:r w:rsidRPr="00643C57">
        <w:rPr>
          <w:rFonts w:ascii="Helvetica" w:eastAsia="Times New Roman" w:hAnsi="Helvetica" w:cs="Helvetica"/>
          <w:color w:val="383838"/>
          <w:sz w:val="23"/>
          <w:szCs w:val="23"/>
        </w:rPr>
        <w:br/>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b/>
          <w:bCs/>
          <w:color w:val="444444"/>
          <w:sz w:val="20"/>
          <w:szCs w:val="20"/>
        </w:rPr>
        <w:t>import</w:t>
      </w:r>
      <w:r w:rsidRPr="00643C57">
        <w:rPr>
          <w:rFonts w:ascii="Consolas" w:eastAsia="Times New Roman" w:hAnsi="Consolas" w:cs="Consolas"/>
          <w:color w:val="444444"/>
          <w:sz w:val="20"/>
          <w:szCs w:val="20"/>
        </w:rPr>
        <w:t xml:space="preserve"> * </w:t>
      </w:r>
      <w:r w:rsidRPr="00643C57">
        <w:rPr>
          <w:rFonts w:ascii="Consolas" w:eastAsia="Times New Roman" w:hAnsi="Consolas" w:cs="Consolas"/>
          <w:b/>
          <w:bCs/>
          <w:color w:val="444444"/>
          <w:sz w:val="20"/>
          <w:szCs w:val="20"/>
        </w:rPr>
        <w:t>as</w:t>
      </w:r>
      <w:r w:rsidRPr="00643C57">
        <w:rPr>
          <w:rFonts w:ascii="Consolas" w:eastAsia="Times New Roman" w:hAnsi="Consolas" w:cs="Consolas"/>
          <w:color w:val="444444"/>
          <w:sz w:val="20"/>
          <w:szCs w:val="20"/>
        </w:rPr>
        <w:t xml:space="preserve"> express </w:t>
      </w:r>
      <w:r w:rsidRPr="00643C57">
        <w:rPr>
          <w:rFonts w:ascii="Consolas" w:eastAsia="Times New Roman" w:hAnsi="Consolas" w:cs="Consolas"/>
          <w:b/>
          <w:bCs/>
          <w:color w:val="444444"/>
          <w:sz w:val="20"/>
          <w:szCs w:val="20"/>
        </w:rPr>
        <w:t>from</w:t>
      </w:r>
      <w:r w:rsidRPr="00643C57">
        <w:rPr>
          <w:rFonts w:ascii="Consolas" w:eastAsia="Times New Roman" w:hAnsi="Consolas" w:cs="Consolas"/>
          <w:color w:val="444444"/>
          <w:sz w:val="20"/>
          <w:szCs w:val="20"/>
        </w:rPr>
        <w:t xml:space="preserve"> </w:t>
      </w:r>
      <w:r w:rsidRPr="00643C57">
        <w:rPr>
          <w:rFonts w:ascii="Consolas" w:eastAsia="Times New Roman" w:hAnsi="Consolas" w:cs="Consolas"/>
          <w:color w:val="880000"/>
          <w:sz w:val="20"/>
          <w:szCs w:val="20"/>
        </w:rPr>
        <w:t>'express'</w:t>
      </w:r>
      <w:r w:rsidRPr="00643C57">
        <w:rPr>
          <w:rFonts w:ascii="Consolas" w:eastAsia="Times New Roman" w:hAnsi="Consolas" w:cs="Consolas"/>
          <w:color w:val="444444"/>
          <w:sz w:val="20"/>
          <w:szCs w:val="20"/>
        </w:rPr>
        <w:t>;</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b/>
          <w:bCs/>
          <w:color w:val="444444"/>
          <w:sz w:val="20"/>
          <w:szCs w:val="20"/>
        </w:rPr>
        <w:t>const</w:t>
      </w:r>
      <w:r w:rsidRPr="00643C57">
        <w:rPr>
          <w:rFonts w:ascii="Consolas" w:eastAsia="Times New Roman" w:hAnsi="Consolas" w:cs="Consolas"/>
          <w:color w:val="444444"/>
          <w:sz w:val="20"/>
          <w:szCs w:val="20"/>
        </w:rPr>
        <w:t xml:space="preserve"> app = express();</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app.use(</w:t>
      </w:r>
      <w:r w:rsidRPr="00643C57">
        <w:rPr>
          <w:rFonts w:ascii="Consolas" w:eastAsia="Times New Roman" w:hAnsi="Consolas" w:cs="Consolas"/>
          <w:b/>
          <w:bCs/>
          <w:color w:val="444444"/>
          <w:sz w:val="20"/>
          <w:szCs w:val="20"/>
        </w:rPr>
        <w:t>function</w:t>
      </w:r>
      <w:r w:rsidRPr="00643C57">
        <w:rPr>
          <w:rFonts w:ascii="Consolas" w:eastAsia="Times New Roman" w:hAnsi="Consolas" w:cs="Consolas"/>
          <w:color w:val="444444"/>
          <w:sz w:val="20"/>
          <w:szCs w:val="20"/>
        </w:rPr>
        <w:t>(req, res, next)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lastRenderedPageBreak/>
        <w:t xml:space="preserve">    </w:t>
      </w:r>
      <w:r w:rsidRPr="00643C57">
        <w:rPr>
          <w:rFonts w:ascii="Consolas" w:eastAsia="Times New Roman" w:hAnsi="Consolas" w:cs="Consolas"/>
          <w:b/>
          <w:bCs/>
          <w:color w:val="444444"/>
          <w:sz w:val="20"/>
          <w:szCs w:val="20"/>
        </w:rPr>
        <w:t>const</w:t>
      </w:r>
      <w:r w:rsidRPr="00643C57">
        <w:rPr>
          <w:rFonts w:ascii="Consolas" w:eastAsia="Times New Roman" w:hAnsi="Consolas" w:cs="Consolas"/>
          <w:color w:val="444444"/>
          <w:sz w:val="20"/>
          <w:szCs w:val="20"/>
        </w:rPr>
        <w:t xml:space="preserve"> token = req.headers[</w:t>
      </w:r>
      <w:r w:rsidRPr="00643C57">
        <w:rPr>
          <w:rFonts w:ascii="Consolas" w:eastAsia="Times New Roman" w:hAnsi="Consolas" w:cs="Consolas"/>
          <w:color w:val="880000"/>
          <w:sz w:val="20"/>
          <w:szCs w:val="20"/>
        </w:rPr>
        <w:t>'token'</w:t>
      </w:r>
      <w:r w:rsidRPr="00643C57">
        <w:rPr>
          <w:rFonts w:ascii="Consolas" w:eastAsia="Times New Roman" w:hAnsi="Consolas" w:cs="Consolas"/>
          <w:color w:val="444444"/>
          <w:sz w:val="20"/>
          <w:szCs w:val="20"/>
        </w:rPr>
        <w:t>] || req.cookies.token;</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let</w:t>
      </w:r>
      <w:r w:rsidRPr="00643C57">
        <w:rPr>
          <w:rFonts w:ascii="Consolas" w:eastAsia="Times New Roman" w:hAnsi="Consolas" w:cs="Consolas"/>
          <w:color w:val="444444"/>
          <w:sz w:val="20"/>
          <w:szCs w:val="20"/>
        </w:rPr>
        <w:t xml:space="preserve"> result = tokenService.verifyToken(token);</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if</w:t>
      </w:r>
      <w:r w:rsidRPr="00643C57">
        <w:rPr>
          <w:rFonts w:ascii="Consolas" w:eastAsia="Times New Roman" w:hAnsi="Consolas" w:cs="Consolas"/>
          <w:color w:val="444444"/>
          <w:sz w:val="20"/>
          <w:szCs w:val="20"/>
        </w:rPr>
        <w:t xml:space="preserve"> (result.error)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return</w:t>
      </w:r>
      <w:r w:rsidRPr="00643C57">
        <w:rPr>
          <w:rFonts w:ascii="Consolas" w:eastAsia="Times New Roman" w:hAnsi="Consolas" w:cs="Consolas"/>
          <w:color w:val="444444"/>
          <w:sz w:val="20"/>
          <w:szCs w:val="20"/>
        </w:rPr>
        <w:t xml:space="preserve"> NotAuthorized(req, res);</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req.user = result;</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return</w:t>
      </w:r>
      <w:r w:rsidRPr="00643C57">
        <w:rPr>
          <w:rFonts w:ascii="Consolas" w:eastAsia="Times New Roman" w:hAnsi="Consolas" w:cs="Consolas"/>
          <w:color w:val="444444"/>
          <w:sz w:val="20"/>
          <w:szCs w:val="20"/>
        </w:rPr>
        <w:t xml:space="preserve"> next(</w:t>
      </w:r>
      <w:r w:rsidRPr="00643C57">
        <w:rPr>
          <w:rFonts w:ascii="Consolas" w:eastAsia="Times New Roman" w:hAnsi="Consolas" w:cs="Consolas"/>
          <w:color w:val="78A960"/>
          <w:sz w:val="20"/>
          <w:szCs w:val="20"/>
        </w:rPr>
        <w:t>null</w:t>
      </w:r>
      <w:r w:rsidRPr="00643C57">
        <w:rPr>
          <w:rFonts w:ascii="Consolas" w:eastAsia="Times New Roman" w:hAnsi="Consolas" w:cs="Consolas"/>
          <w:color w:val="444444"/>
          <w:sz w:val="20"/>
          <w:szCs w:val="20"/>
        </w:rPr>
        <w:t>, req, res);</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b/>
          <w:bCs/>
          <w:color w:val="383838"/>
          <w:sz w:val="23"/>
          <w:szCs w:val="23"/>
        </w:rPr>
        <w:br/>
        <w:t>2) How to make a redirect to specific URL?</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br/>
        <w:t>To redirect to specific URL use response method redirect([status,] path). It accepts one two parameters: URL,redirect status code or just URL.</w:t>
      </w:r>
      <w:r w:rsidRPr="00643C57">
        <w:rPr>
          <w:rFonts w:ascii="Helvetica" w:eastAsia="Times New Roman" w:hAnsi="Helvetica" w:cs="Helvetica"/>
          <w:color w:val="383838"/>
          <w:sz w:val="23"/>
          <w:szCs w:val="23"/>
        </w:rPr>
        <w:br/>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res.redirect(301, </w:t>
      </w:r>
      <w:r w:rsidRPr="00643C57">
        <w:rPr>
          <w:rFonts w:ascii="Consolas" w:eastAsia="Times New Roman" w:hAnsi="Consolas" w:cs="Consolas"/>
          <w:color w:val="880000"/>
          <w:sz w:val="20"/>
          <w:szCs w:val="20"/>
        </w:rPr>
        <w:t>'</w:t>
      </w:r>
      <w:hyperlink r:id="rId152" w:history="1">
        <w:r w:rsidRPr="00643C57">
          <w:rPr>
            <w:rFonts w:ascii="Consolas" w:eastAsia="Times New Roman" w:hAnsi="Consolas" w:cs="Consolas"/>
            <w:color w:val="0000FF"/>
            <w:sz w:val="20"/>
            <w:szCs w:val="20"/>
          </w:rPr>
          <w:t>https://domain.com</w:t>
        </w:r>
      </w:hyperlink>
      <w:r w:rsidRPr="00643C57">
        <w:rPr>
          <w:rFonts w:ascii="Consolas" w:eastAsia="Times New Roman" w:hAnsi="Consolas" w:cs="Consolas"/>
          <w:color w:val="880000"/>
          <w:sz w:val="20"/>
          <w:szCs w:val="20"/>
        </w:rPr>
        <w:t>'</w:t>
      </w:r>
      <w:r w:rsidRPr="00643C57">
        <w:rPr>
          <w:rFonts w:ascii="Consolas" w:eastAsia="Times New Roman" w:hAnsi="Consolas" w:cs="Consolas"/>
          <w:color w:val="444444"/>
          <w:sz w:val="20"/>
          <w:szCs w:val="20"/>
        </w:rPr>
        <w:t>);</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res.redirect(</w:t>
      </w:r>
      <w:r w:rsidRPr="00643C57">
        <w:rPr>
          <w:rFonts w:ascii="Consolas" w:eastAsia="Times New Roman" w:hAnsi="Consolas" w:cs="Consolas"/>
          <w:color w:val="880000"/>
          <w:sz w:val="20"/>
          <w:szCs w:val="20"/>
        </w:rPr>
        <w:t>'</w:t>
      </w:r>
      <w:hyperlink r:id="rId153" w:history="1">
        <w:r w:rsidRPr="00643C57">
          <w:rPr>
            <w:rFonts w:ascii="Consolas" w:eastAsia="Times New Roman" w:hAnsi="Consolas" w:cs="Consolas"/>
            <w:color w:val="0000FF"/>
            <w:sz w:val="20"/>
            <w:szCs w:val="20"/>
          </w:rPr>
          <w:t>https://domain.com</w:t>
        </w:r>
      </w:hyperlink>
      <w:r w:rsidRPr="00643C57">
        <w:rPr>
          <w:rFonts w:ascii="Consolas" w:eastAsia="Times New Roman" w:hAnsi="Consolas" w:cs="Consolas"/>
          <w:color w:val="880000"/>
          <w:sz w:val="20"/>
          <w:szCs w:val="20"/>
        </w:rPr>
        <w:t>'</w:t>
      </w:r>
      <w:r w:rsidRPr="00643C57">
        <w:rPr>
          <w:rFonts w:ascii="Consolas" w:eastAsia="Times New Roman" w:hAnsi="Consolas" w:cs="Consolas"/>
          <w:color w:val="444444"/>
          <w:sz w:val="20"/>
          <w:szCs w:val="20"/>
        </w:rPr>
        <w:t>);</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b/>
          <w:bCs/>
          <w:color w:val="383838"/>
          <w:sz w:val="23"/>
          <w:szCs w:val="23"/>
        </w:rPr>
        <w:br/>
        <w:t>3) How to get query params?</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br/>
        <w:t>You can get query params in req.params object.</w:t>
      </w:r>
      <w:r w:rsidRPr="00643C57">
        <w:rPr>
          <w:rFonts w:ascii="Helvetica" w:eastAsia="Times New Roman" w:hAnsi="Helvetica" w:cs="Helvetica"/>
          <w:color w:val="383838"/>
          <w:sz w:val="23"/>
          <w:szCs w:val="23"/>
        </w:rPr>
        <w:br/>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router.</w:t>
      </w:r>
      <w:r w:rsidRPr="00643C57">
        <w:rPr>
          <w:rFonts w:ascii="Consolas" w:eastAsia="Times New Roman" w:hAnsi="Consolas" w:cs="Consolas"/>
          <w:b/>
          <w:bCs/>
          <w:color w:val="444444"/>
          <w:sz w:val="20"/>
          <w:szCs w:val="20"/>
        </w:rPr>
        <w:t>get</w:t>
      </w:r>
      <w:r w:rsidRPr="00643C57">
        <w:rPr>
          <w:rFonts w:ascii="Consolas" w:eastAsia="Times New Roman" w:hAnsi="Consolas" w:cs="Consolas"/>
          <w:color w:val="444444"/>
          <w:sz w:val="20"/>
          <w:szCs w:val="20"/>
        </w:rPr>
        <w:t>(</w:t>
      </w:r>
      <w:r w:rsidRPr="00643C57">
        <w:rPr>
          <w:rFonts w:ascii="Consolas" w:eastAsia="Times New Roman" w:hAnsi="Consolas" w:cs="Consolas"/>
          <w:color w:val="880000"/>
          <w:sz w:val="20"/>
          <w:szCs w:val="20"/>
        </w:rPr>
        <w:t>'/api/user/:userId'</w:t>
      </w: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async</w:t>
      </w: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880000"/>
          <w:sz w:val="20"/>
          <w:szCs w:val="20"/>
        </w:rPr>
        <w:t>function</w:t>
      </w:r>
      <w:r w:rsidRPr="00643C57">
        <w:rPr>
          <w:rFonts w:ascii="Consolas" w:eastAsia="Times New Roman" w:hAnsi="Consolas" w:cs="Consolas"/>
          <w:color w:val="444444"/>
          <w:sz w:val="20"/>
          <w:szCs w:val="20"/>
        </w:rPr>
        <w:t>(req, res, next)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const</w:t>
      </w:r>
      <w:r w:rsidRPr="00643C57">
        <w:rPr>
          <w:rFonts w:ascii="Consolas" w:eastAsia="Times New Roman" w:hAnsi="Consolas" w:cs="Consolas"/>
          <w:color w:val="444444"/>
          <w:sz w:val="20"/>
          <w:szCs w:val="20"/>
        </w:rPr>
        <w:t xml:space="preserve"> userId = req.</w:t>
      </w:r>
      <w:r w:rsidRPr="00643C57">
        <w:rPr>
          <w:rFonts w:ascii="Consolas" w:eastAsia="Times New Roman" w:hAnsi="Consolas" w:cs="Consolas"/>
          <w:b/>
          <w:bCs/>
          <w:color w:val="444444"/>
          <w:sz w:val="20"/>
          <w:szCs w:val="20"/>
        </w:rPr>
        <w:t>params</w:t>
      </w:r>
      <w:r w:rsidRPr="00643C57">
        <w:rPr>
          <w:rFonts w:ascii="Consolas" w:eastAsia="Times New Roman" w:hAnsi="Consolas" w:cs="Consolas"/>
          <w:color w:val="444444"/>
          <w:sz w:val="20"/>
          <w:szCs w:val="20"/>
        </w:rPr>
        <w:t>.userId;</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b/>
          <w:bCs/>
          <w:color w:val="383838"/>
          <w:sz w:val="23"/>
          <w:szCs w:val="23"/>
        </w:rPr>
        <w:lastRenderedPageBreak/>
        <w:br/>
        <w:t>4) What is template engines and how to use them?</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br/>
        <w:t>A template engine allows you to use static template files in your application to render dynamic HTML responses. To use template engine use app.set() method.</w:t>
      </w:r>
      <w:r w:rsidRPr="00643C57">
        <w:rPr>
          <w:rFonts w:ascii="Helvetica" w:eastAsia="Times New Roman" w:hAnsi="Helvetica" w:cs="Helvetica"/>
          <w:color w:val="383838"/>
          <w:sz w:val="23"/>
          <w:szCs w:val="23"/>
        </w:rPr>
        <w:br/>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app.</w:t>
      </w:r>
      <w:r w:rsidRPr="00643C57">
        <w:rPr>
          <w:rFonts w:ascii="Consolas" w:eastAsia="Times New Roman" w:hAnsi="Consolas" w:cs="Consolas"/>
          <w:b/>
          <w:bCs/>
          <w:color w:val="444444"/>
          <w:sz w:val="20"/>
          <w:szCs w:val="20"/>
        </w:rPr>
        <w:t>set</w:t>
      </w:r>
      <w:r w:rsidRPr="00643C57">
        <w:rPr>
          <w:rFonts w:ascii="Consolas" w:eastAsia="Times New Roman" w:hAnsi="Consolas" w:cs="Consolas"/>
          <w:color w:val="444444"/>
          <w:sz w:val="20"/>
          <w:szCs w:val="20"/>
        </w:rPr>
        <w:t>(</w:t>
      </w:r>
      <w:r w:rsidRPr="00643C57">
        <w:rPr>
          <w:rFonts w:ascii="Consolas" w:eastAsia="Times New Roman" w:hAnsi="Consolas" w:cs="Consolas"/>
          <w:color w:val="880000"/>
          <w:sz w:val="20"/>
          <w:szCs w:val="20"/>
        </w:rPr>
        <w:t>'view engine'</w:t>
      </w:r>
      <w:r w:rsidRPr="00643C57">
        <w:rPr>
          <w:rFonts w:ascii="Consolas" w:eastAsia="Times New Roman" w:hAnsi="Consolas" w:cs="Consolas"/>
          <w:color w:val="444444"/>
          <w:sz w:val="20"/>
          <w:szCs w:val="20"/>
        </w:rPr>
        <w:t xml:space="preserve">, </w:t>
      </w:r>
      <w:r w:rsidRPr="00643C57">
        <w:rPr>
          <w:rFonts w:ascii="Consolas" w:eastAsia="Times New Roman" w:hAnsi="Consolas" w:cs="Consolas"/>
          <w:color w:val="880000"/>
          <w:sz w:val="20"/>
          <w:szCs w:val="20"/>
        </w:rPr>
        <w:t>'hbs'</w:t>
      </w:r>
      <w:r w:rsidRPr="00643C57">
        <w:rPr>
          <w:rFonts w:ascii="Consolas" w:eastAsia="Times New Roman" w:hAnsi="Consolas" w:cs="Consolas"/>
          <w:color w:val="444444"/>
          <w:sz w:val="20"/>
          <w:szCs w:val="20"/>
        </w:rPr>
        <w:t>)</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b/>
          <w:bCs/>
          <w:color w:val="383838"/>
          <w:sz w:val="23"/>
          <w:szCs w:val="23"/>
        </w:rPr>
        <w:br/>
        <w:t>5) How to run Express.js server in production mode?</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br/>
        <w:t>To run Express server in production mode, you should set NODE_ENV variable to 'production'. By default server works in development mode.</w:t>
      </w:r>
      <w:r w:rsidRPr="00643C57">
        <w:rPr>
          <w:rFonts w:ascii="Helvetica" w:eastAsia="Times New Roman" w:hAnsi="Helvetica" w:cs="Helvetica"/>
          <w:color w:val="383838"/>
          <w:sz w:val="23"/>
          <w:szCs w:val="23"/>
        </w:rPr>
        <w:br/>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NODE_ENV</w:t>
      </w:r>
      <w:r w:rsidRPr="00643C57">
        <w:rPr>
          <w:rFonts w:ascii="Consolas" w:eastAsia="Times New Roman" w:hAnsi="Consolas" w:cs="Consolas"/>
          <w:b/>
          <w:bCs/>
          <w:color w:val="444444"/>
          <w:sz w:val="20"/>
          <w:szCs w:val="20"/>
        </w:rPr>
        <w:t>=</w:t>
      </w:r>
      <w:r w:rsidRPr="00643C57">
        <w:rPr>
          <w:rFonts w:ascii="Consolas" w:eastAsia="Times New Roman" w:hAnsi="Consolas" w:cs="Consolas"/>
          <w:color w:val="444444"/>
          <w:sz w:val="20"/>
          <w:szCs w:val="20"/>
        </w:rPr>
        <w:t>production node bin/www</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b/>
          <w:bCs/>
          <w:color w:val="383838"/>
          <w:sz w:val="23"/>
          <w:szCs w:val="23"/>
        </w:rPr>
        <w:br/>
        <w:t>6) How to automatically redirect HTTP traffic to HTTPS?</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br/>
        <w:t>There is couple of way to do it. First is to utilize res.redirect method, second to use Nginx or HAProxy as reverse proxy</w:t>
      </w:r>
      <w:r w:rsidRPr="00643C57">
        <w:rPr>
          <w:rFonts w:ascii="Helvetica" w:eastAsia="Times New Roman" w:hAnsi="Helvetica" w:cs="Helvetica"/>
          <w:color w:val="383838"/>
          <w:sz w:val="23"/>
          <w:szCs w:val="23"/>
        </w:rPr>
        <w:br/>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b/>
          <w:bCs/>
          <w:color w:val="444444"/>
          <w:sz w:val="20"/>
          <w:szCs w:val="20"/>
        </w:rPr>
        <w:t>const</w:t>
      </w:r>
      <w:r w:rsidRPr="00643C57">
        <w:rPr>
          <w:rFonts w:ascii="Consolas" w:eastAsia="Times New Roman" w:hAnsi="Consolas" w:cs="Consolas"/>
          <w:color w:val="444444"/>
          <w:sz w:val="20"/>
          <w:szCs w:val="20"/>
        </w:rPr>
        <w:t xml:space="preserve"> http = express.createServer();</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http.get(</w:t>
      </w:r>
      <w:r w:rsidRPr="00643C57">
        <w:rPr>
          <w:rFonts w:ascii="Consolas" w:eastAsia="Times New Roman" w:hAnsi="Consolas" w:cs="Consolas"/>
          <w:color w:val="880000"/>
          <w:sz w:val="20"/>
          <w:szCs w:val="20"/>
        </w:rPr>
        <w:t>'*'</w:t>
      </w: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function</w:t>
      </w:r>
      <w:r w:rsidRPr="00643C57">
        <w:rPr>
          <w:rFonts w:ascii="Consolas" w:eastAsia="Times New Roman" w:hAnsi="Consolas" w:cs="Consolas"/>
          <w:color w:val="444444"/>
          <w:sz w:val="20"/>
          <w:szCs w:val="20"/>
        </w:rPr>
        <w:t>(req, res)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res.redirect(</w:t>
      </w:r>
      <w:r w:rsidRPr="00643C57">
        <w:rPr>
          <w:rFonts w:ascii="Consolas" w:eastAsia="Times New Roman" w:hAnsi="Consolas" w:cs="Consolas"/>
          <w:color w:val="880000"/>
          <w:sz w:val="20"/>
          <w:szCs w:val="20"/>
        </w:rPr>
        <w:t>'https://'</w:t>
      </w:r>
      <w:r w:rsidRPr="00643C57">
        <w:rPr>
          <w:rFonts w:ascii="Consolas" w:eastAsia="Times New Roman" w:hAnsi="Consolas" w:cs="Consolas"/>
          <w:color w:val="444444"/>
          <w:sz w:val="20"/>
          <w:szCs w:val="20"/>
        </w:rPr>
        <w:t xml:space="preserve"> + req.headers.host + req.url);</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http.listen(</w:t>
      </w:r>
      <w:r w:rsidRPr="00643C57">
        <w:rPr>
          <w:rFonts w:ascii="Consolas" w:eastAsia="Times New Roman" w:hAnsi="Consolas" w:cs="Consolas"/>
          <w:color w:val="880000"/>
          <w:sz w:val="20"/>
          <w:szCs w:val="20"/>
        </w:rPr>
        <w:t>80</w:t>
      </w:r>
      <w:r w:rsidRPr="00643C57">
        <w:rPr>
          <w:rFonts w:ascii="Consolas" w:eastAsia="Times New Roman" w:hAnsi="Consolas" w:cs="Consolas"/>
          <w:color w:val="444444"/>
          <w:sz w:val="20"/>
          <w:szCs w:val="20"/>
        </w:rPr>
        <w:t>);</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br/>
        <w:t>For Ngnix:</w:t>
      </w:r>
      <w:r w:rsidRPr="00643C57">
        <w:rPr>
          <w:rFonts w:ascii="Helvetica" w:eastAsia="Times New Roman" w:hAnsi="Helvetica" w:cs="Helvetica"/>
          <w:color w:val="383838"/>
          <w:sz w:val="23"/>
          <w:szCs w:val="23"/>
        </w:rPr>
        <w:br/>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b/>
          <w:bCs/>
          <w:color w:val="444444"/>
          <w:sz w:val="20"/>
          <w:szCs w:val="20"/>
        </w:rPr>
        <w:t>location</w:t>
      </w:r>
      <w:r w:rsidRPr="00643C57">
        <w:rPr>
          <w:rFonts w:ascii="Consolas" w:eastAsia="Times New Roman" w:hAnsi="Consolas" w:cs="Consolas"/>
          <w:color w:val="444444"/>
          <w:sz w:val="20"/>
          <w:szCs w:val="20"/>
        </w:rPr>
        <w:t xml:space="preserve"> /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proxy_pass</w:t>
      </w:r>
      <w:r w:rsidRPr="00643C57">
        <w:rPr>
          <w:rFonts w:ascii="Consolas" w:eastAsia="Times New Roman" w:hAnsi="Consolas" w:cs="Consolas"/>
          <w:color w:val="444444"/>
          <w:sz w:val="20"/>
          <w:szCs w:val="20"/>
        </w:rPr>
        <w:t xml:space="preserve"> http: //localhost:</w:t>
      </w:r>
      <w:r w:rsidRPr="00643C57">
        <w:rPr>
          <w:rFonts w:ascii="Consolas" w:eastAsia="Times New Roman" w:hAnsi="Consolas" w:cs="Consolas"/>
          <w:color w:val="880000"/>
          <w:sz w:val="20"/>
          <w:szCs w:val="20"/>
        </w:rPr>
        <w:t>8080</w:t>
      </w:r>
      <w:r w:rsidRPr="00643C57">
        <w:rPr>
          <w:rFonts w:ascii="Consolas" w:eastAsia="Times New Roman" w:hAnsi="Consolas" w:cs="Consolas"/>
          <w:color w:val="444444"/>
          <w:sz w:val="20"/>
          <w:szCs w:val="20"/>
        </w:rPr>
        <w:t>;</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lastRenderedPageBreak/>
        <w:t>}</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b/>
          <w:bCs/>
          <w:color w:val="383838"/>
          <w:sz w:val="23"/>
          <w:szCs w:val="23"/>
        </w:rPr>
        <w:br/>
        <w:t>7) How to run Express.js app in cluster mode?</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br/>
        <w:t>It's well know fact, that Node.js is single threaded, so your can't fully utilize multi-core system capacities running in single mode. To run multiple instance of Express.js built in 'cluster' module should be used.</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b/>
          <w:bCs/>
          <w:color w:val="444444"/>
          <w:sz w:val="20"/>
          <w:szCs w:val="20"/>
        </w:rPr>
        <w:t>const</w:t>
      </w:r>
      <w:r w:rsidRPr="00643C57">
        <w:rPr>
          <w:rFonts w:ascii="Consolas" w:eastAsia="Times New Roman" w:hAnsi="Consolas" w:cs="Consolas"/>
          <w:color w:val="444444"/>
          <w:sz w:val="20"/>
          <w:szCs w:val="20"/>
        </w:rPr>
        <w:t xml:space="preserve"> cluster = </w:t>
      </w:r>
      <w:r w:rsidRPr="00643C57">
        <w:rPr>
          <w:rFonts w:ascii="Consolas" w:eastAsia="Times New Roman" w:hAnsi="Consolas" w:cs="Consolas"/>
          <w:color w:val="397300"/>
          <w:sz w:val="20"/>
          <w:szCs w:val="20"/>
        </w:rPr>
        <w:t>require</w:t>
      </w:r>
      <w:r w:rsidRPr="00643C57">
        <w:rPr>
          <w:rFonts w:ascii="Consolas" w:eastAsia="Times New Roman" w:hAnsi="Consolas" w:cs="Consolas"/>
          <w:color w:val="444444"/>
          <w:sz w:val="20"/>
          <w:szCs w:val="20"/>
        </w:rPr>
        <w:t>(</w:t>
      </w:r>
      <w:r w:rsidRPr="00643C57">
        <w:rPr>
          <w:rFonts w:ascii="Consolas" w:eastAsia="Times New Roman" w:hAnsi="Consolas" w:cs="Consolas"/>
          <w:color w:val="880000"/>
          <w:sz w:val="20"/>
          <w:szCs w:val="20"/>
        </w:rPr>
        <w:t>'cluster'</w:t>
      </w:r>
      <w:r w:rsidRPr="00643C57">
        <w:rPr>
          <w:rFonts w:ascii="Consolas" w:eastAsia="Times New Roman" w:hAnsi="Consolas" w:cs="Consolas"/>
          <w:color w:val="444444"/>
          <w:sz w:val="20"/>
          <w:szCs w:val="20"/>
        </w:rPr>
        <w:t>);</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b/>
          <w:bCs/>
          <w:color w:val="444444"/>
          <w:sz w:val="20"/>
          <w:szCs w:val="20"/>
        </w:rPr>
        <w:t>if</w:t>
      </w:r>
      <w:r w:rsidRPr="00643C57">
        <w:rPr>
          <w:rFonts w:ascii="Consolas" w:eastAsia="Times New Roman" w:hAnsi="Consolas" w:cs="Consolas"/>
          <w:color w:val="444444"/>
          <w:sz w:val="20"/>
          <w:szCs w:val="20"/>
        </w:rPr>
        <w:t xml:space="preserve"> (cluster.isMaster)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const</w:t>
      </w:r>
      <w:r w:rsidRPr="00643C57">
        <w:rPr>
          <w:rFonts w:ascii="Consolas" w:eastAsia="Times New Roman" w:hAnsi="Consolas" w:cs="Consolas"/>
          <w:color w:val="444444"/>
          <w:sz w:val="20"/>
          <w:szCs w:val="20"/>
        </w:rPr>
        <w:t xml:space="preserve"> cpuCount = </w:t>
      </w:r>
      <w:r w:rsidRPr="00643C57">
        <w:rPr>
          <w:rFonts w:ascii="Consolas" w:eastAsia="Times New Roman" w:hAnsi="Consolas" w:cs="Consolas"/>
          <w:color w:val="397300"/>
          <w:sz w:val="20"/>
          <w:szCs w:val="20"/>
        </w:rPr>
        <w:t>require</w:t>
      </w:r>
      <w:r w:rsidRPr="00643C57">
        <w:rPr>
          <w:rFonts w:ascii="Consolas" w:eastAsia="Times New Roman" w:hAnsi="Consolas" w:cs="Consolas"/>
          <w:color w:val="444444"/>
          <w:sz w:val="20"/>
          <w:szCs w:val="20"/>
        </w:rPr>
        <w:t>(</w:t>
      </w:r>
      <w:r w:rsidRPr="00643C57">
        <w:rPr>
          <w:rFonts w:ascii="Consolas" w:eastAsia="Times New Roman" w:hAnsi="Consolas" w:cs="Consolas"/>
          <w:color w:val="880000"/>
          <w:sz w:val="20"/>
          <w:szCs w:val="20"/>
        </w:rPr>
        <w:t>'os'</w:t>
      </w:r>
      <w:r w:rsidRPr="00643C57">
        <w:rPr>
          <w:rFonts w:ascii="Consolas" w:eastAsia="Times New Roman" w:hAnsi="Consolas" w:cs="Consolas"/>
          <w:color w:val="444444"/>
          <w:sz w:val="20"/>
          <w:szCs w:val="20"/>
        </w:rPr>
        <w:t>).cpus().length;</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for</w:t>
      </w: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var</w:t>
      </w:r>
      <w:r w:rsidRPr="00643C57">
        <w:rPr>
          <w:rFonts w:ascii="Consolas" w:eastAsia="Times New Roman" w:hAnsi="Consolas" w:cs="Consolas"/>
          <w:color w:val="444444"/>
          <w:sz w:val="20"/>
          <w:szCs w:val="20"/>
        </w:rPr>
        <w:t xml:space="preserve"> i = </w:t>
      </w:r>
      <w:r w:rsidRPr="00643C57">
        <w:rPr>
          <w:rFonts w:ascii="Consolas" w:eastAsia="Times New Roman" w:hAnsi="Consolas" w:cs="Consolas"/>
          <w:color w:val="880000"/>
          <w:sz w:val="20"/>
          <w:szCs w:val="20"/>
        </w:rPr>
        <w:t>0</w:t>
      </w:r>
      <w:r w:rsidRPr="00643C57">
        <w:rPr>
          <w:rFonts w:ascii="Consolas" w:eastAsia="Times New Roman" w:hAnsi="Consolas" w:cs="Consolas"/>
          <w:color w:val="444444"/>
          <w:sz w:val="20"/>
          <w:szCs w:val="20"/>
        </w:rPr>
        <w:t xml:space="preserve">; i &lt; cpuCount; i += </w:t>
      </w:r>
      <w:r w:rsidRPr="00643C57">
        <w:rPr>
          <w:rFonts w:ascii="Consolas" w:eastAsia="Times New Roman" w:hAnsi="Consolas" w:cs="Consolas"/>
          <w:color w:val="880000"/>
          <w:sz w:val="20"/>
          <w:szCs w:val="20"/>
        </w:rPr>
        <w:t>1</w:t>
      </w:r>
      <w:r w:rsidRPr="00643C57">
        <w:rPr>
          <w:rFonts w:ascii="Consolas" w:eastAsia="Times New Roman" w:hAnsi="Consolas" w:cs="Consolas"/>
          <w:color w:val="444444"/>
          <w:sz w:val="20"/>
          <w:szCs w:val="20"/>
        </w:rPr>
        <w:t>)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cluster.fork();</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else</w:t>
      </w:r>
      <w:r w:rsidRPr="00643C57">
        <w:rPr>
          <w:rFonts w:ascii="Consolas" w:eastAsia="Times New Roman" w:hAnsi="Consolas" w:cs="Consolas"/>
          <w:color w:val="444444"/>
          <w:sz w:val="20"/>
          <w:szCs w:val="20"/>
        </w:rPr>
        <w:t xml:space="preserve">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const</w:t>
      </w:r>
      <w:r w:rsidRPr="00643C57">
        <w:rPr>
          <w:rFonts w:ascii="Consolas" w:eastAsia="Times New Roman" w:hAnsi="Consolas" w:cs="Consolas"/>
          <w:color w:val="444444"/>
          <w:sz w:val="20"/>
          <w:szCs w:val="20"/>
        </w:rPr>
        <w:t xml:space="preserve"> express = </w:t>
      </w:r>
      <w:r w:rsidRPr="00643C57">
        <w:rPr>
          <w:rFonts w:ascii="Consolas" w:eastAsia="Times New Roman" w:hAnsi="Consolas" w:cs="Consolas"/>
          <w:color w:val="397300"/>
          <w:sz w:val="20"/>
          <w:szCs w:val="20"/>
        </w:rPr>
        <w:t>require</w:t>
      </w:r>
      <w:r w:rsidRPr="00643C57">
        <w:rPr>
          <w:rFonts w:ascii="Consolas" w:eastAsia="Times New Roman" w:hAnsi="Consolas" w:cs="Consolas"/>
          <w:color w:val="444444"/>
          <w:sz w:val="20"/>
          <w:szCs w:val="20"/>
        </w:rPr>
        <w:t>(</w:t>
      </w:r>
      <w:r w:rsidRPr="00643C57">
        <w:rPr>
          <w:rFonts w:ascii="Consolas" w:eastAsia="Times New Roman" w:hAnsi="Consolas" w:cs="Consolas"/>
          <w:color w:val="880000"/>
          <w:sz w:val="20"/>
          <w:szCs w:val="20"/>
        </w:rPr>
        <w:t>'express'</w:t>
      </w:r>
      <w:r w:rsidRPr="00643C57">
        <w:rPr>
          <w:rFonts w:ascii="Consolas" w:eastAsia="Times New Roman" w:hAnsi="Consolas" w:cs="Consolas"/>
          <w:color w:val="444444"/>
          <w:sz w:val="20"/>
          <w:szCs w:val="20"/>
        </w:rPr>
        <w:t>);</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const</w:t>
      </w:r>
      <w:r w:rsidRPr="00643C57">
        <w:rPr>
          <w:rFonts w:ascii="Consolas" w:eastAsia="Times New Roman" w:hAnsi="Consolas" w:cs="Consolas"/>
          <w:color w:val="444444"/>
          <w:sz w:val="20"/>
          <w:szCs w:val="20"/>
        </w:rPr>
        <w:t xml:space="preserve"> app = express();</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app.get(</w:t>
      </w:r>
      <w:r w:rsidRPr="00643C57">
        <w:rPr>
          <w:rFonts w:ascii="Consolas" w:eastAsia="Times New Roman" w:hAnsi="Consolas" w:cs="Consolas"/>
          <w:color w:val="880000"/>
          <w:sz w:val="20"/>
          <w:szCs w:val="20"/>
        </w:rPr>
        <w:t>'/'</w:t>
      </w: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function</w:t>
      </w:r>
      <w:r w:rsidRPr="00643C57">
        <w:rPr>
          <w:rFonts w:ascii="Consolas" w:eastAsia="Times New Roman" w:hAnsi="Consolas" w:cs="Consolas"/>
          <w:color w:val="444444"/>
          <w:sz w:val="20"/>
          <w:szCs w:val="20"/>
        </w:rPr>
        <w:t>(req, res)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res.end(</w:t>
      </w:r>
      <w:r w:rsidRPr="00643C57">
        <w:rPr>
          <w:rFonts w:ascii="Consolas" w:eastAsia="Times New Roman" w:hAnsi="Consolas" w:cs="Consolas"/>
          <w:color w:val="880000"/>
          <w:sz w:val="20"/>
          <w:szCs w:val="20"/>
        </w:rPr>
        <w:t>'Rendered in cluster mode.!'</w:t>
      </w:r>
      <w:r w:rsidRPr="00643C57">
        <w:rPr>
          <w:rFonts w:ascii="Consolas" w:eastAsia="Times New Roman" w:hAnsi="Consolas" w:cs="Consolas"/>
          <w:color w:val="444444"/>
          <w:sz w:val="20"/>
          <w:szCs w:val="20"/>
        </w:rPr>
        <w:t>);</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app.listen(</w:t>
      </w:r>
      <w:r w:rsidRPr="00643C57">
        <w:rPr>
          <w:rFonts w:ascii="Consolas" w:eastAsia="Times New Roman" w:hAnsi="Consolas" w:cs="Consolas"/>
          <w:color w:val="880000"/>
          <w:sz w:val="20"/>
          <w:szCs w:val="20"/>
        </w:rPr>
        <w:t>8080</w:t>
      </w:r>
      <w:r w:rsidRPr="00643C57">
        <w:rPr>
          <w:rFonts w:ascii="Consolas" w:eastAsia="Times New Roman" w:hAnsi="Consolas" w:cs="Consolas"/>
          <w:color w:val="444444"/>
          <w:sz w:val="20"/>
          <w:szCs w:val="20"/>
        </w:rPr>
        <w:t>);</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b/>
          <w:bCs/>
          <w:color w:val="383838"/>
          <w:sz w:val="23"/>
          <w:szCs w:val="23"/>
        </w:rPr>
        <w:lastRenderedPageBreak/>
        <w:br/>
        <w:t>8) How to handle file upload?</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br/>
        <w:t>Express doesn't provide file upload api out the box, but you can use one of various middlewares, which are availble at NPM. In following example we use a 'multer' package.</w:t>
      </w:r>
      <w:r w:rsidRPr="00643C57">
        <w:rPr>
          <w:rFonts w:ascii="Helvetica" w:eastAsia="Times New Roman" w:hAnsi="Helvetica" w:cs="Helvetica"/>
          <w:color w:val="383838"/>
          <w:sz w:val="23"/>
          <w:szCs w:val="23"/>
        </w:rPr>
        <w:br/>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b/>
          <w:bCs/>
          <w:color w:val="444444"/>
          <w:sz w:val="20"/>
          <w:szCs w:val="20"/>
        </w:rPr>
        <w:t>import</w:t>
      </w:r>
      <w:r w:rsidRPr="00643C57">
        <w:rPr>
          <w:rFonts w:ascii="Consolas" w:eastAsia="Times New Roman" w:hAnsi="Consolas" w:cs="Consolas"/>
          <w:color w:val="444444"/>
          <w:sz w:val="20"/>
          <w:szCs w:val="20"/>
        </w:rPr>
        <w:t xml:space="preserve"> * </w:t>
      </w:r>
      <w:r w:rsidRPr="00643C57">
        <w:rPr>
          <w:rFonts w:ascii="Consolas" w:eastAsia="Times New Roman" w:hAnsi="Consolas" w:cs="Consolas"/>
          <w:b/>
          <w:bCs/>
          <w:color w:val="444444"/>
          <w:sz w:val="20"/>
          <w:szCs w:val="20"/>
        </w:rPr>
        <w:t>as</w:t>
      </w:r>
      <w:r w:rsidRPr="00643C57">
        <w:rPr>
          <w:rFonts w:ascii="Consolas" w:eastAsia="Times New Roman" w:hAnsi="Consolas" w:cs="Consolas"/>
          <w:color w:val="444444"/>
          <w:sz w:val="20"/>
          <w:szCs w:val="20"/>
        </w:rPr>
        <w:t xml:space="preserve"> express </w:t>
      </w:r>
      <w:r w:rsidRPr="00643C57">
        <w:rPr>
          <w:rFonts w:ascii="Consolas" w:eastAsia="Times New Roman" w:hAnsi="Consolas" w:cs="Consolas"/>
          <w:b/>
          <w:bCs/>
          <w:color w:val="444444"/>
          <w:sz w:val="20"/>
          <w:szCs w:val="20"/>
        </w:rPr>
        <w:t>from</w:t>
      </w:r>
      <w:r w:rsidRPr="00643C57">
        <w:rPr>
          <w:rFonts w:ascii="Consolas" w:eastAsia="Times New Roman" w:hAnsi="Consolas" w:cs="Consolas"/>
          <w:color w:val="444444"/>
          <w:sz w:val="20"/>
          <w:szCs w:val="20"/>
        </w:rPr>
        <w:t xml:space="preserve"> </w:t>
      </w:r>
      <w:r w:rsidRPr="00643C57">
        <w:rPr>
          <w:rFonts w:ascii="Consolas" w:eastAsia="Times New Roman" w:hAnsi="Consolas" w:cs="Consolas"/>
          <w:color w:val="880000"/>
          <w:sz w:val="20"/>
          <w:szCs w:val="20"/>
        </w:rPr>
        <w:t>'express'</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b/>
          <w:bCs/>
          <w:color w:val="444444"/>
          <w:sz w:val="20"/>
          <w:szCs w:val="20"/>
        </w:rPr>
        <w:t>const</w:t>
      </w:r>
      <w:r w:rsidRPr="00643C57">
        <w:rPr>
          <w:rFonts w:ascii="Consolas" w:eastAsia="Times New Roman" w:hAnsi="Consolas" w:cs="Consolas"/>
          <w:color w:val="444444"/>
          <w:sz w:val="20"/>
          <w:szCs w:val="20"/>
        </w:rPr>
        <w:t xml:space="preserve"> router = express.Router();</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b/>
          <w:bCs/>
          <w:color w:val="444444"/>
          <w:sz w:val="20"/>
          <w:szCs w:val="20"/>
        </w:rPr>
        <w:t>import</w:t>
      </w:r>
      <w:r w:rsidRPr="00643C57">
        <w:rPr>
          <w:rFonts w:ascii="Consolas" w:eastAsia="Times New Roman" w:hAnsi="Consolas" w:cs="Consolas"/>
          <w:color w:val="444444"/>
          <w:sz w:val="20"/>
          <w:szCs w:val="20"/>
        </w:rPr>
        <w:t xml:space="preserve"> * </w:t>
      </w:r>
      <w:r w:rsidRPr="00643C57">
        <w:rPr>
          <w:rFonts w:ascii="Consolas" w:eastAsia="Times New Roman" w:hAnsi="Consolas" w:cs="Consolas"/>
          <w:b/>
          <w:bCs/>
          <w:color w:val="444444"/>
          <w:sz w:val="20"/>
          <w:szCs w:val="20"/>
        </w:rPr>
        <w:t>as</w:t>
      </w:r>
      <w:r w:rsidRPr="00643C57">
        <w:rPr>
          <w:rFonts w:ascii="Consolas" w:eastAsia="Times New Roman" w:hAnsi="Consolas" w:cs="Consolas"/>
          <w:color w:val="444444"/>
          <w:sz w:val="20"/>
          <w:szCs w:val="20"/>
        </w:rPr>
        <w:t xml:space="preserve"> multer </w:t>
      </w:r>
      <w:r w:rsidRPr="00643C57">
        <w:rPr>
          <w:rFonts w:ascii="Consolas" w:eastAsia="Times New Roman" w:hAnsi="Consolas" w:cs="Consolas"/>
          <w:b/>
          <w:bCs/>
          <w:color w:val="444444"/>
          <w:sz w:val="20"/>
          <w:szCs w:val="20"/>
        </w:rPr>
        <w:t>from</w:t>
      </w:r>
      <w:r w:rsidRPr="00643C57">
        <w:rPr>
          <w:rFonts w:ascii="Consolas" w:eastAsia="Times New Roman" w:hAnsi="Consolas" w:cs="Consolas"/>
          <w:color w:val="444444"/>
          <w:sz w:val="20"/>
          <w:szCs w:val="20"/>
        </w:rPr>
        <w:t xml:space="preserve"> </w:t>
      </w:r>
      <w:r w:rsidRPr="00643C57">
        <w:rPr>
          <w:rFonts w:ascii="Consolas" w:eastAsia="Times New Roman" w:hAnsi="Consolas" w:cs="Consolas"/>
          <w:color w:val="880000"/>
          <w:sz w:val="20"/>
          <w:szCs w:val="20"/>
        </w:rPr>
        <w:t>"multer"</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b/>
          <w:bCs/>
          <w:color w:val="444444"/>
          <w:sz w:val="20"/>
          <w:szCs w:val="20"/>
        </w:rPr>
        <w:t>const</w:t>
      </w:r>
      <w:r w:rsidRPr="00643C57">
        <w:rPr>
          <w:rFonts w:ascii="Consolas" w:eastAsia="Times New Roman" w:hAnsi="Consolas" w:cs="Consolas"/>
          <w:color w:val="444444"/>
          <w:sz w:val="20"/>
          <w:szCs w:val="20"/>
        </w:rPr>
        <w:t xml:space="preserve"> fs = </w:t>
      </w:r>
      <w:r w:rsidRPr="00643C57">
        <w:rPr>
          <w:rFonts w:ascii="Consolas" w:eastAsia="Times New Roman" w:hAnsi="Consolas" w:cs="Consolas"/>
          <w:color w:val="397300"/>
          <w:sz w:val="20"/>
          <w:szCs w:val="20"/>
        </w:rPr>
        <w:t>require</w:t>
      </w:r>
      <w:r w:rsidRPr="00643C57">
        <w:rPr>
          <w:rFonts w:ascii="Consolas" w:eastAsia="Times New Roman" w:hAnsi="Consolas" w:cs="Consolas"/>
          <w:color w:val="444444"/>
          <w:sz w:val="20"/>
          <w:szCs w:val="20"/>
        </w:rPr>
        <w:t>(</w:t>
      </w:r>
      <w:r w:rsidRPr="00643C57">
        <w:rPr>
          <w:rFonts w:ascii="Consolas" w:eastAsia="Times New Roman" w:hAnsi="Consolas" w:cs="Consolas"/>
          <w:color w:val="880000"/>
          <w:sz w:val="20"/>
          <w:szCs w:val="20"/>
        </w:rPr>
        <w:t>'fs'</w:t>
      </w:r>
      <w:r w:rsidRPr="00643C57">
        <w:rPr>
          <w:rFonts w:ascii="Consolas" w:eastAsia="Times New Roman" w:hAnsi="Consolas" w:cs="Consolas"/>
          <w:color w:val="444444"/>
          <w:sz w:val="20"/>
          <w:szCs w:val="20"/>
        </w:rPr>
        <w:t>);</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b/>
          <w:bCs/>
          <w:color w:val="444444"/>
          <w:sz w:val="20"/>
          <w:szCs w:val="20"/>
        </w:rPr>
        <w:t>const</w:t>
      </w:r>
      <w:r w:rsidRPr="00643C57">
        <w:rPr>
          <w:rFonts w:ascii="Consolas" w:eastAsia="Times New Roman" w:hAnsi="Consolas" w:cs="Consolas"/>
          <w:color w:val="444444"/>
          <w:sz w:val="20"/>
          <w:szCs w:val="20"/>
        </w:rPr>
        <w:t xml:space="preserve"> appRoot = </w:t>
      </w:r>
      <w:r w:rsidRPr="00643C57">
        <w:rPr>
          <w:rFonts w:ascii="Consolas" w:eastAsia="Times New Roman" w:hAnsi="Consolas" w:cs="Consolas"/>
          <w:color w:val="397300"/>
          <w:sz w:val="20"/>
          <w:szCs w:val="20"/>
        </w:rPr>
        <w:t>require</w:t>
      </w:r>
      <w:r w:rsidRPr="00643C57">
        <w:rPr>
          <w:rFonts w:ascii="Consolas" w:eastAsia="Times New Roman" w:hAnsi="Consolas" w:cs="Consolas"/>
          <w:color w:val="444444"/>
          <w:sz w:val="20"/>
          <w:szCs w:val="20"/>
        </w:rPr>
        <w:t>(</w:t>
      </w:r>
      <w:r w:rsidRPr="00643C57">
        <w:rPr>
          <w:rFonts w:ascii="Consolas" w:eastAsia="Times New Roman" w:hAnsi="Consolas" w:cs="Consolas"/>
          <w:color w:val="880000"/>
          <w:sz w:val="20"/>
          <w:szCs w:val="20"/>
        </w:rPr>
        <w:t>'app-root-path'</w:t>
      </w:r>
      <w:r w:rsidRPr="00643C57">
        <w:rPr>
          <w:rFonts w:ascii="Consolas" w:eastAsia="Times New Roman" w:hAnsi="Consolas" w:cs="Consolas"/>
          <w:color w:val="444444"/>
          <w:sz w:val="20"/>
          <w:szCs w:val="20"/>
        </w:rPr>
        <w:t>).path;</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b/>
          <w:bCs/>
          <w:color w:val="444444"/>
          <w:sz w:val="20"/>
          <w:szCs w:val="20"/>
        </w:rPr>
        <w:t>const</w:t>
      </w:r>
      <w:r w:rsidRPr="00643C57">
        <w:rPr>
          <w:rFonts w:ascii="Consolas" w:eastAsia="Times New Roman" w:hAnsi="Consolas" w:cs="Consolas"/>
          <w:color w:val="444444"/>
          <w:sz w:val="20"/>
          <w:szCs w:val="20"/>
        </w:rPr>
        <w:t xml:space="preserve"> upload = multer({</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dest: appRoot + </w:t>
      </w:r>
      <w:r w:rsidRPr="00643C57">
        <w:rPr>
          <w:rFonts w:ascii="Consolas" w:eastAsia="Times New Roman" w:hAnsi="Consolas" w:cs="Consolas"/>
          <w:color w:val="880000"/>
          <w:sz w:val="20"/>
          <w:szCs w:val="20"/>
        </w:rPr>
        <w:t>'/uploads'</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router.post(</w:t>
      </w:r>
      <w:r w:rsidRPr="00643C57">
        <w:rPr>
          <w:rFonts w:ascii="Consolas" w:eastAsia="Times New Roman" w:hAnsi="Consolas" w:cs="Consolas"/>
          <w:color w:val="880000"/>
          <w:sz w:val="20"/>
          <w:szCs w:val="20"/>
        </w:rPr>
        <w:t>'/api/v1/upload/image'</w:t>
      </w:r>
      <w:r w:rsidRPr="00643C57">
        <w:rPr>
          <w:rFonts w:ascii="Consolas" w:eastAsia="Times New Roman" w:hAnsi="Consolas" w:cs="Consolas"/>
          <w:color w:val="444444"/>
          <w:sz w:val="20"/>
          <w:szCs w:val="20"/>
        </w:rPr>
        <w:t>, upload.single(</w:t>
      </w:r>
      <w:r w:rsidRPr="00643C57">
        <w:rPr>
          <w:rFonts w:ascii="Consolas" w:eastAsia="Times New Roman" w:hAnsi="Consolas" w:cs="Consolas"/>
          <w:color w:val="880000"/>
          <w:sz w:val="20"/>
          <w:szCs w:val="20"/>
        </w:rPr>
        <w:t>'image'</w:t>
      </w: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function</w:t>
      </w:r>
      <w:r w:rsidRPr="00643C57">
        <w:rPr>
          <w:rFonts w:ascii="Consolas" w:eastAsia="Times New Roman" w:hAnsi="Consolas" w:cs="Consolas"/>
          <w:color w:val="444444"/>
          <w:sz w:val="20"/>
          <w:szCs w:val="20"/>
        </w:rPr>
        <w:t>(req: any, res, next)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const</w:t>
      </w:r>
      <w:r w:rsidRPr="00643C57">
        <w:rPr>
          <w:rFonts w:ascii="Consolas" w:eastAsia="Times New Roman" w:hAnsi="Consolas" w:cs="Consolas"/>
          <w:color w:val="444444"/>
          <w:sz w:val="20"/>
          <w:szCs w:val="20"/>
        </w:rPr>
        <w:t xml:space="preserve"> sanitize = </w:t>
      </w:r>
      <w:r w:rsidRPr="00643C57">
        <w:rPr>
          <w:rFonts w:ascii="Consolas" w:eastAsia="Times New Roman" w:hAnsi="Consolas" w:cs="Consolas"/>
          <w:color w:val="397300"/>
          <w:sz w:val="20"/>
          <w:szCs w:val="20"/>
        </w:rPr>
        <w:t>require</w:t>
      </w:r>
      <w:r w:rsidRPr="00643C57">
        <w:rPr>
          <w:rFonts w:ascii="Consolas" w:eastAsia="Times New Roman" w:hAnsi="Consolas" w:cs="Consolas"/>
          <w:color w:val="444444"/>
          <w:sz w:val="20"/>
          <w:szCs w:val="20"/>
        </w:rPr>
        <w:t>(</w:t>
      </w:r>
      <w:r w:rsidRPr="00643C57">
        <w:rPr>
          <w:rFonts w:ascii="Consolas" w:eastAsia="Times New Roman" w:hAnsi="Consolas" w:cs="Consolas"/>
          <w:color w:val="880000"/>
          <w:sz w:val="20"/>
          <w:szCs w:val="20"/>
        </w:rPr>
        <w:t>"sanitize-filename"</w:t>
      </w:r>
      <w:r w:rsidRPr="00643C57">
        <w:rPr>
          <w:rFonts w:ascii="Consolas" w:eastAsia="Times New Roman" w:hAnsi="Consolas" w:cs="Consolas"/>
          <w:color w:val="444444"/>
          <w:sz w:val="20"/>
          <w:szCs w:val="20"/>
        </w:rPr>
        <w:t>);</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if</w:t>
      </w:r>
      <w:r w:rsidRPr="00643C57">
        <w:rPr>
          <w:rFonts w:ascii="Consolas" w:eastAsia="Times New Roman" w:hAnsi="Consolas" w:cs="Consolas"/>
          <w:color w:val="444444"/>
          <w:sz w:val="20"/>
          <w:szCs w:val="20"/>
        </w:rPr>
        <w:t xml:space="preserve"> (!req.file)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return</w:t>
      </w:r>
      <w:r w:rsidRPr="00643C57">
        <w:rPr>
          <w:rFonts w:ascii="Consolas" w:eastAsia="Times New Roman" w:hAnsi="Consolas" w:cs="Consolas"/>
          <w:color w:val="444444"/>
          <w:sz w:val="20"/>
          <w:szCs w:val="20"/>
        </w:rPr>
        <w:t xml:space="preserve"> res.json({</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error: </w:t>
      </w:r>
      <w:r w:rsidRPr="00643C57">
        <w:rPr>
          <w:rFonts w:ascii="Consolas" w:eastAsia="Times New Roman" w:hAnsi="Consolas" w:cs="Consolas"/>
          <w:color w:val="880000"/>
          <w:sz w:val="20"/>
          <w:szCs w:val="20"/>
        </w:rPr>
        <w:t>'No image provided'</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const</w:t>
      </w:r>
      <w:r w:rsidRPr="00643C57">
        <w:rPr>
          <w:rFonts w:ascii="Consolas" w:eastAsia="Times New Roman" w:hAnsi="Consolas" w:cs="Consolas"/>
          <w:color w:val="444444"/>
          <w:sz w:val="20"/>
          <w:szCs w:val="20"/>
        </w:rPr>
        <w:t xml:space="preserve"> newFileName = </w:t>
      </w:r>
      <w:r w:rsidRPr="00643C57">
        <w:rPr>
          <w:rFonts w:ascii="Consolas" w:eastAsia="Times New Roman" w:hAnsi="Consolas" w:cs="Consolas"/>
          <w:color w:val="880000"/>
          <w:sz w:val="20"/>
          <w:szCs w:val="20"/>
        </w:rPr>
        <w:t>`</w:t>
      </w:r>
      <w:r w:rsidRPr="00643C57">
        <w:rPr>
          <w:rFonts w:ascii="Consolas" w:eastAsia="Times New Roman" w:hAnsi="Consolas" w:cs="Consolas"/>
          <w:color w:val="444444"/>
          <w:sz w:val="20"/>
          <w:szCs w:val="20"/>
        </w:rPr>
        <w:t>${req.file.path}</w:t>
      </w:r>
      <w:r w:rsidRPr="00643C57">
        <w:rPr>
          <w:rFonts w:ascii="Consolas" w:eastAsia="Times New Roman" w:hAnsi="Consolas" w:cs="Consolas"/>
          <w:color w:val="880000"/>
          <w:sz w:val="20"/>
          <w:szCs w:val="20"/>
        </w:rPr>
        <w:t>_</w:t>
      </w:r>
      <w:r w:rsidRPr="00643C57">
        <w:rPr>
          <w:rFonts w:ascii="Consolas" w:eastAsia="Times New Roman" w:hAnsi="Consolas" w:cs="Consolas"/>
          <w:color w:val="444444"/>
          <w:sz w:val="20"/>
          <w:szCs w:val="20"/>
        </w:rPr>
        <w:t>${sanitize(req.file.originalname)}</w:t>
      </w:r>
      <w:r w:rsidRPr="00643C57">
        <w:rPr>
          <w:rFonts w:ascii="Consolas" w:eastAsia="Times New Roman" w:hAnsi="Consolas" w:cs="Consolas"/>
          <w:color w:val="880000"/>
          <w:sz w:val="20"/>
          <w:szCs w:val="20"/>
        </w:rPr>
        <w:t>`</w:t>
      </w:r>
      <w:r w:rsidRPr="00643C57">
        <w:rPr>
          <w:rFonts w:ascii="Consolas" w:eastAsia="Times New Roman" w:hAnsi="Consolas" w:cs="Consolas"/>
          <w:color w:val="444444"/>
          <w:sz w:val="20"/>
          <w:szCs w:val="20"/>
        </w:rPr>
        <w:t>;</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lastRenderedPageBreak/>
        <w:t xml:space="preserve">    fs.rename(req.file.path, newFileName, </w:t>
      </w:r>
      <w:r w:rsidRPr="00643C57">
        <w:rPr>
          <w:rFonts w:ascii="Consolas" w:eastAsia="Times New Roman" w:hAnsi="Consolas" w:cs="Consolas"/>
          <w:b/>
          <w:bCs/>
          <w:color w:val="444444"/>
          <w:sz w:val="20"/>
          <w:szCs w:val="20"/>
        </w:rPr>
        <w:t>function</w:t>
      </w:r>
      <w:r w:rsidRPr="00643C57">
        <w:rPr>
          <w:rFonts w:ascii="Consolas" w:eastAsia="Times New Roman" w:hAnsi="Consolas" w:cs="Consolas"/>
          <w:color w:val="444444"/>
          <w:sz w:val="20"/>
          <w:szCs w:val="20"/>
        </w:rPr>
        <w:t>(err)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if</w:t>
      </w:r>
      <w:r w:rsidRPr="00643C57">
        <w:rPr>
          <w:rFonts w:ascii="Consolas" w:eastAsia="Times New Roman" w:hAnsi="Consolas" w:cs="Consolas"/>
          <w:color w:val="444444"/>
          <w:sz w:val="20"/>
          <w:szCs w:val="20"/>
        </w:rPr>
        <w:t xml:space="preserve"> (err) </w:t>
      </w:r>
      <w:r w:rsidRPr="00643C57">
        <w:rPr>
          <w:rFonts w:ascii="Consolas" w:eastAsia="Times New Roman" w:hAnsi="Consolas" w:cs="Consolas"/>
          <w:color w:val="397300"/>
          <w:sz w:val="20"/>
          <w:szCs w:val="20"/>
        </w:rPr>
        <w:t>console</w:t>
      </w:r>
      <w:r w:rsidRPr="00643C57">
        <w:rPr>
          <w:rFonts w:ascii="Consolas" w:eastAsia="Times New Roman" w:hAnsi="Consolas" w:cs="Consolas"/>
          <w:color w:val="444444"/>
          <w:sz w:val="20"/>
          <w:szCs w:val="20"/>
        </w:rPr>
        <w:t>.log(</w:t>
      </w:r>
      <w:r w:rsidRPr="00643C57">
        <w:rPr>
          <w:rFonts w:ascii="Consolas" w:eastAsia="Times New Roman" w:hAnsi="Consolas" w:cs="Consolas"/>
          <w:color w:val="880000"/>
          <w:sz w:val="20"/>
          <w:szCs w:val="20"/>
        </w:rPr>
        <w:t>'ERROR: '</w:t>
      </w:r>
      <w:r w:rsidRPr="00643C57">
        <w:rPr>
          <w:rFonts w:ascii="Consolas" w:eastAsia="Times New Roman" w:hAnsi="Consolas" w:cs="Consolas"/>
          <w:color w:val="444444"/>
          <w:sz w:val="20"/>
          <w:szCs w:val="20"/>
        </w:rPr>
        <w:t xml:space="preserve"> + err);</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res.send({</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status: </w:t>
      </w:r>
      <w:r w:rsidRPr="00643C57">
        <w:rPr>
          <w:rFonts w:ascii="Consolas" w:eastAsia="Times New Roman" w:hAnsi="Consolas" w:cs="Consolas"/>
          <w:color w:val="880000"/>
          <w:sz w:val="20"/>
          <w:szCs w:val="20"/>
        </w:rPr>
        <w:t>"OK"</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b/>
          <w:bCs/>
          <w:color w:val="444444"/>
          <w:sz w:val="20"/>
          <w:szCs w:val="20"/>
        </w:rPr>
        <w:t>export</w:t>
      </w:r>
      <w:r w:rsidRPr="00643C57">
        <w:rPr>
          <w:rFonts w:ascii="Consolas" w:eastAsia="Times New Roman" w:hAnsi="Consolas" w:cs="Consolas"/>
          <w:color w:val="444444"/>
          <w:sz w:val="20"/>
          <w:szCs w:val="20"/>
        </w:rPr>
        <w:t xml:space="preserve">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router</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b/>
          <w:bCs/>
          <w:color w:val="383838"/>
          <w:sz w:val="23"/>
          <w:szCs w:val="23"/>
        </w:rPr>
        <w:br/>
        <w:t>9) ExpressJS how to structure an application?</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br/>
        <w:t>There is no official recommendation about how to structure Express.js application, so creating architecture rests on the shoulders of developer. There is some recommendation about directory structure.</w:t>
      </w:r>
      <w:r w:rsidRPr="00643C57">
        <w:rPr>
          <w:rFonts w:ascii="Helvetica" w:eastAsia="Times New Roman" w:hAnsi="Helvetica" w:cs="Helvetica"/>
          <w:color w:val="383838"/>
          <w:sz w:val="23"/>
          <w:szCs w:val="23"/>
        </w:rPr>
        <w:br/>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app.js   </w:t>
      </w:r>
      <w:r w:rsidRPr="00643C57">
        <w:rPr>
          <w:rFonts w:ascii="Consolas" w:eastAsia="Times New Roman" w:hAnsi="Consolas" w:cs="Consolas"/>
          <w:color w:val="888888"/>
          <w:sz w:val="20"/>
          <w:szCs w:val="20"/>
        </w:rPr>
        <w:t>// file where express server started</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config   </w:t>
      </w:r>
      <w:r w:rsidRPr="00643C57">
        <w:rPr>
          <w:rFonts w:ascii="Consolas" w:eastAsia="Times New Roman" w:hAnsi="Consolas" w:cs="Consolas"/>
          <w:color w:val="888888"/>
          <w:sz w:val="20"/>
          <w:szCs w:val="20"/>
        </w:rPr>
        <w:t>// Configuration files</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models   </w:t>
      </w:r>
      <w:r w:rsidRPr="00643C57">
        <w:rPr>
          <w:rFonts w:ascii="Consolas" w:eastAsia="Times New Roman" w:hAnsi="Consolas" w:cs="Consolas"/>
          <w:color w:val="888888"/>
          <w:sz w:val="20"/>
          <w:szCs w:val="20"/>
        </w:rPr>
        <w:t xml:space="preserve">// Data models </w:t>
      </w:r>
      <w:r w:rsidRPr="00643C57">
        <w:rPr>
          <w:rFonts w:ascii="Consolas" w:eastAsia="Times New Roman" w:hAnsi="Consolas" w:cs="Consolas"/>
          <w:b/>
          <w:bCs/>
          <w:color w:val="888888"/>
          <w:sz w:val="20"/>
          <w:szCs w:val="20"/>
        </w:rPr>
        <w:t>for</w:t>
      </w:r>
      <w:r w:rsidRPr="00643C57">
        <w:rPr>
          <w:rFonts w:ascii="Consolas" w:eastAsia="Times New Roman" w:hAnsi="Consolas" w:cs="Consolas"/>
          <w:color w:val="888888"/>
          <w:sz w:val="20"/>
          <w:szCs w:val="20"/>
        </w:rPr>
        <w:t xml:space="preserve"> Sequlize or Mongoose</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public</w:t>
      </w:r>
      <w:r w:rsidRPr="00643C57">
        <w:rPr>
          <w:rFonts w:ascii="Consolas" w:eastAsia="Times New Roman" w:hAnsi="Consolas" w:cs="Consolas"/>
          <w:color w:val="444444"/>
          <w:sz w:val="20"/>
          <w:szCs w:val="20"/>
        </w:rPr>
        <w:t xml:space="preserve">   </w:t>
      </w:r>
      <w:r w:rsidRPr="00643C57">
        <w:rPr>
          <w:rFonts w:ascii="Consolas" w:eastAsia="Times New Roman" w:hAnsi="Consolas" w:cs="Consolas"/>
          <w:color w:val="888888"/>
          <w:sz w:val="20"/>
          <w:szCs w:val="20"/>
        </w:rPr>
        <w:t xml:space="preserve">// Directory </w:t>
      </w:r>
      <w:r w:rsidRPr="00643C57">
        <w:rPr>
          <w:rFonts w:ascii="Consolas" w:eastAsia="Times New Roman" w:hAnsi="Consolas" w:cs="Consolas"/>
          <w:b/>
          <w:bCs/>
          <w:color w:val="888888"/>
          <w:sz w:val="20"/>
          <w:szCs w:val="20"/>
        </w:rPr>
        <w:t>for</w:t>
      </w:r>
      <w:r w:rsidRPr="00643C57">
        <w:rPr>
          <w:rFonts w:ascii="Consolas" w:eastAsia="Times New Roman" w:hAnsi="Consolas" w:cs="Consolas"/>
          <w:color w:val="888888"/>
          <w:sz w:val="20"/>
          <w:szCs w:val="20"/>
        </w:rPr>
        <w:t xml:space="preserve"> static assets</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routes   </w:t>
      </w:r>
      <w:r w:rsidRPr="00643C57">
        <w:rPr>
          <w:rFonts w:ascii="Consolas" w:eastAsia="Times New Roman" w:hAnsi="Consolas" w:cs="Consolas"/>
          <w:color w:val="888888"/>
          <w:sz w:val="20"/>
          <w:szCs w:val="20"/>
        </w:rPr>
        <w:t>// The routes in you application, with controller functions</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lastRenderedPageBreak/>
        <w:t xml:space="preserve">├── services </w:t>
      </w:r>
      <w:r w:rsidRPr="00643C57">
        <w:rPr>
          <w:rFonts w:ascii="Consolas" w:eastAsia="Times New Roman" w:hAnsi="Consolas" w:cs="Consolas"/>
          <w:color w:val="888888"/>
          <w:sz w:val="20"/>
          <w:szCs w:val="20"/>
        </w:rPr>
        <w:t>// Any other service utils your application using</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views    </w:t>
      </w:r>
      <w:r w:rsidRPr="00643C57">
        <w:rPr>
          <w:rFonts w:ascii="Consolas" w:eastAsia="Times New Roman" w:hAnsi="Consolas" w:cs="Consolas"/>
          <w:color w:val="888888"/>
          <w:sz w:val="20"/>
          <w:szCs w:val="20"/>
        </w:rPr>
        <w:t xml:space="preserve">// Template engine views </w:t>
      </w:r>
      <w:r w:rsidRPr="00643C57">
        <w:rPr>
          <w:rFonts w:ascii="Consolas" w:eastAsia="Times New Roman" w:hAnsi="Consolas" w:cs="Consolas"/>
          <w:b/>
          <w:bCs/>
          <w:color w:val="888888"/>
          <w:sz w:val="20"/>
          <w:szCs w:val="20"/>
        </w:rPr>
        <w:t>(</w:t>
      </w:r>
      <w:r w:rsidRPr="00643C57">
        <w:rPr>
          <w:rFonts w:ascii="Consolas" w:eastAsia="Times New Roman" w:hAnsi="Consolas" w:cs="Consolas"/>
          <w:color w:val="888888"/>
          <w:sz w:val="20"/>
          <w:szCs w:val="20"/>
        </w:rPr>
        <w:t>HBS,JADE,EJS</w:t>
      </w:r>
      <w:r w:rsidRPr="00643C57">
        <w:rPr>
          <w:rFonts w:ascii="Consolas" w:eastAsia="Times New Roman" w:hAnsi="Consolas" w:cs="Consolas"/>
          <w:b/>
          <w:bCs/>
          <w:color w:val="888888"/>
          <w:sz w:val="20"/>
          <w:szCs w:val="20"/>
        </w:rPr>
        <w:t>)</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b/>
          <w:bCs/>
          <w:color w:val="383838"/>
          <w:sz w:val="23"/>
          <w:szCs w:val="23"/>
        </w:rPr>
        <w:br/>
        <w:t>10) How to restart Node.js application when uncaught exception happens?</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br/>
        <w:t>When application works in production, uptime should be as big as possible, so there is a need of service that will restart server after critical error. There is several command line utils, which can do this: forever,pm2,nodedemon. The main difference is that you start application through this util,you don't run it with 'node' command directly. Also this packages save logs of application, provides information about memory usage and current uptime.</w:t>
      </w:r>
      <w:r w:rsidRPr="00643C57">
        <w:rPr>
          <w:rFonts w:ascii="Helvetica" w:eastAsia="Times New Roman" w:hAnsi="Helvetica" w:cs="Helvetica"/>
          <w:color w:val="383838"/>
          <w:sz w:val="23"/>
          <w:szCs w:val="23"/>
        </w:rPr>
        <w:br/>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b/>
          <w:bCs/>
          <w:color w:val="444444"/>
          <w:sz w:val="20"/>
          <w:szCs w:val="20"/>
        </w:rPr>
        <w:t>pm2</w:t>
      </w: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start</w:t>
      </w: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app</w:t>
      </w:r>
      <w:r w:rsidRPr="00643C57">
        <w:rPr>
          <w:rFonts w:ascii="Consolas" w:eastAsia="Times New Roman" w:hAnsi="Consolas" w:cs="Consolas"/>
          <w:color w:val="880000"/>
          <w:sz w:val="20"/>
          <w:szCs w:val="20"/>
        </w:rPr>
        <w:t>.js</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b/>
          <w:bCs/>
          <w:color w:val="383838"/>
          <w:sz w:val="23"/>
          <w:szCs w:val="23"/>
        </w:rPr>
        <w:br/>
        <w:t>11) Does Express.js supports basic auth?</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br/>
        <w:t>No, express doesn't support it out of the box, but there is library express-basic-auth, which helps to add this feature to app.</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b/>
          <w:bCs/>
          <w:color w:val="383838"/>
          <w:sz w:val="23"/>
          <w:szCs w:val="23"/>
        </w:rPr>
        <w:br/>
        <w:t>12) What res.end() function do?</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br/>
        <w:t>res.end function ends response process. It can be used to quickly send response with no data or when you to signal that you write last chunk of buffered data.</w:t>
      </w:r>
      <w:r w:rsidRPr="00643C57">
        <w:rPr>
          <w:rFonts w:ascii="Helvetica" w:eastAsia="Times New Roman" w:hAnsi="Helvetica" w:cs="Helvetica"/>
          <w:color w:val="383838"/>
          <w:sz w:val="23"/>
          <w:szCs w:val="23"/>
        </w:rPr>
        <w:br/>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app.</w:t>
      </w:r>
      <w:r w:rsidRPr="00643C57">
        <w:rPr>
          <w:rFonts w:ascii="Consolas" w:eastAsia="Times New Roman" w:hAnsi="Consolas" w:cs="Consolas"/>
          <w:b/>
          <w:bCs/>
          <w:color w:val="444444"/>
          <w:sz w:val="20"/>
          <w:szCs w:val="20"/>
        </w:rPr>
        <w:t>use</w:t>
      </w:r>
      <w:r w:rsidRPr="00643C57">
        <w:rPr>
          <w:rFonts w:ascii="Consolas" w:eastAsia="Times New Roman" w:hAnsi="Consolas" w:cs="Consolas"/>
          <w:color w:val="444444"/>
          <w:sz w:val="20"/>
          <w:szCs w:val="20"/>
        </w:rPr>
        <w:t>(</w:t>
      </w:r>
      <w:r w:rsidRPr="00643C57">
        <w:rPr>
          <w:rFonts w:ascii="Consolas" w:eastAsia="Times New Roman" w:hAnsi="Consolas" w:cs="Consolas"/>
          <w:b/>
          <w:bCs/>
          <w:color w:val="444444"/>
          <w:sz w:val="20"/>
          <w:szCs w:val="20"/>
        </w:rPr>
        <w:t>function</w:t>
      </w:r>
      <w:r w:rsidRPr="00643C57">
        <w:rPr>
          <w:rFonts w:ascii="Consolas" w:eastAsia="Times New Roman" w:hAnsi="Consolas" w:cs="Consolas"/>
          <w:color w:val="444444"/>
          <w:sz w:val="20"/>
          <w:szCs w:val="20"/>
        </w:rPr>
        <w:t>(req, res)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res.status(</w:t>
      </w:r>
      <w:r w:rsidRPr="00643C57">
        <w:rPr>
          <w:rFonts w:ascii="Consolas" w:eastAsia="Times New Roman" w:hAnsi="Consolas" w:cs="Consolas"/>
          <w:color w:val="880000"/>
          <w:sz w:val="20"/>
          <w:szCs w:val="20"/>
        </w:rPr>
        <w:t>404</w:t>
      </w:r>
      <w:r w:rsidRPr="00643C57">
        <w:rPr>
          <w:rFonts w:ascii="Consolas" w:eastAsia="Times New Roman" w:hAnsi="Consolas" w:cs="Consolas"/>
          <w:color w:val="444444"/>
          <w:sz w:val="20"/>
          <w:szCs w:val="20"/>
        </w:rPr>
        <w:t>).end();</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b/>
          <w:bCs/>
          <w:color w:val="383838"/>
          <w:sz w:val="23"/>
          <w:szCs w:val="23"/>
        </w:rPr>
        <w:br/>
        <w:t>13) How to send JSON response?</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br/>
        <w:t>The easiest way to send JSON response is to use res.json(data) method. It will automatically add correct content-type to response headers and transforms passed object to JSON. However you could it on your own using res.send() and setting headers.</w:t>
      </w:r>
      <w:r w:rsidRPr="00643C57">
        <w:rPr>
          <w:rFonts w:ascii="Helvetica" w:eastAsia="Times New Roman" w:hAnsi="Helvetica" w:cs="Helvetica"/>
          <w:color w:val="383838"/>
          <w:sz w:val="23"/>
          <w:szCs w:val="23"/>
        </w:rPr>
        <w:br/>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router.get(</w:t>
      </w:r>
      <w:r w:rsidRPr="00643C57">
        <w:rPr>
          <w:rFonts w:ascii="Consolas" w:eastAsia="Times New Roman" w:hAnsi="Consolas" w:cs="Consolas"/>
          <w:color w:val="880000"/>
          <w:sz w:val="20"/>
          <w:szCs w:val="20"/>
        </w:rPr>
        <w:t>'/api/image-dimensions'</w:t>
      </w:r>
      <w:r w:rsidRPr="00643C57">
        <w:rPr>
          <w:rFonts w:ascii="Consolas" w:eastAsia="Times New Roman" w:hAnsi="Consolas" w:cs="Consolas"/>
          <w:color w:val="444444"/>
          <w:sz w:val="20"/>
          <w:szCs w:val="20"/>
        </w:rPr>
        <w:t>, upload.single(</w:t>
      </w:r>
      <w:r w:rsidRPr="00643C57">
        <w:rPr>
          <w:rFonts w:ascii="Consolas" w:eastAsia="Times New Roman" w:hAnsi="Consolas" w:cs="Consolas"/>
          <w:color w:val="880000"/>
          <w:sz w:val="20"/>
          <w:szCs w:val="20"/>
        </w:rPr>
        <w:t>'image'</w:t>
      </w: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function</w:t>
      </w:r>
      <w:r w:rsidRPr="00643C57">
        <w:rPr>
          <w:rFonts w:ascii="Consolas" w:eastAsia="Times New Roman" w:hAnsi="Consolas" w:cs="Consolas"/>
          <w:color w:val="444444"/>
          <w:sz w:val="20"/>
          <w:szCs w:val="20"/>
        </w:rPr>
        <w:t>(req, res, next)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lastRenderedPageBreak/>
        <w:t xml:space="preserve">    </w:t>
      </w:r>
      <w:r w:rsidRPr="00643C57">
        <w:rPr>
          <w:rFonts w:ascii="Consolas" w:eastAsia="Times New Roman" w:hAnsi="Consolas" w:cs="Consolas"/>
          <w:b/>
          <w:bCs/>
          <w:color w:val="444444"/>
          <w:sz w:val="20"/>
          <w:szCs w:val="20"/>
        </w:rPr>
        <w:t>const</w:t>
      </w:r>
      <w:r w:rsidRPr="00643C57">
        <w:rPr>
          <w:rFonts w:ascii="Consolas" w:eastAsia="Times New Roman" w:hAnsi="Consolas" w:cs="Consolas"/>
          <w:color w:val="444444"/>
          <w:sz w:val="20"/>
          <w:szCs w:val="20"/>
        </w:rPr>
        <w:t xml:space="preserve"> json = getImageDimension();</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res.header(</w:t>
      </w:r>
      <w:r w:rsidRPr="00643C57">
        <w:rPr>
          <w:rFonts w:ascii="Consolas" w:eastAsia="Times New Roman" w:hAnsi="Consolas" w:cs="Consolas"/>
          <w:color w:val="880000"/>
          <w:sz w:val="20"/>
          <w:szCs w:val="20"/>
        </w:rPr>
        <w:t>'Content-Type'</w:t>
      </w:r>
      <w:r w:rsidRPr="00643C57">
        <w:rPr>
          <w:rFonts w:ascii="Consolas" w:eastAsia="Times New Roman" w:hAnsi="Consolas" w:cs="Consolas"/>
          <w:color w:val="444444"/>
          <w:sz w:val="20"/>
          <w:szCs w:val="20"/>
        </w:rPr>
        <w:t xml:space="preserve">, </w:t>
      </w:r>
      <w:r w:rsidRPr="00643C57">
        <w:rPr>
          <w:rFonts w:ascii="Consolas" w:eastAsia="Times New Roman" w:hAnsi="Consolas" w:cs="Consolas"/>
          <w:color w:val="880000"/>
          <w:sz w:val="20"/>
          <w:szCs w:val="20"/>
        </w:rPr>
        <w:t>'application/json'</w:t>
      </w:r>
      <w:r w:rsidRPr="00643C57">
        <w:rPr>
          <w:rFonts w:ascii="Consolas" w:eastAsia="Times New Roman" w:hAnsi="Consolas" w:cs="Consolas"/>
          <w:color w:val="444444"/>
          <w:sz w:val="20"/>
          <w:szCs w:val="20"/>
        </w:rPr>
        <w:t>);</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res.send(json);</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b/>
          <w:bCs/>
          <w:color w:val="383838"/>
          <w:sz w:val="23"/>
          <w:szCs w:val="23"/>
        </w:rPr>
        <w:br/>
        <w:t>14) What res.type(type) function do?</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br/>
        <w:t>Function res.type(type) change the Content-Type HTTP header to the MIME type as determined by mime.lookup() for the specified type.</w:t>
      </w:r>
      <w:r w:rsidRPr="00643C57">
        <w:rPr>
          <w:rFonts w:ascii="Helvetica" w:eastAsia="Times New Roman" w:hAnsi="Helvetica" w:cs="Helvetica"/>
          <w:color w:val="383838"/>
          <w:sz w:val="23"/>
          <w:szCs w:val="23"/>
        </w:rPr>
        <w:br/>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res.type(</w:t>
      </w:r>
      <w:r w:rsidRPr="00643C57">
        <w:rPr>
          <w:rFonts w:ascii="Consolas" w:eastAsia="Times New Roman" w:hAnsi="Consolas" w:cs="Consolas"/>
          <w:color w:val="880000"/>
          <w:sz w:val="20"/>
          <w:szCs w:val="20"/>
        </w:rPr>
        <w:t>'html'</w:t>
      </w:r>
      <w:r w:rsidRPr="00643C57">
        <w:rPr>
          <w:rFonts w:ascii="Consolas" w:eastAsia="Times New Roman" w:hAnsi="Consolas" w:cs="Consolas"/>
          <w:color w:val="444444"/>
          <w:sz w:val="20"/>
          <w:szCs w:val="20"/>
        </w:rPr>
        <w:t>);</w:t>
      </w:r>
      <w:r w:rsidRPr="00643C57">
        <w:rPr>
          <w:rFonts w:ascii="Consolas" w:eastAsia="Times New Roman" w:hAnsi="Consolas" w:cs="Consolas"/>
          <w:i/>
          <w:iCs/>
          <w:color w:val="BC6060"/>
          <w:sz w:val="20"/>
          <w:szCs w:val="20"/>
        </w:rPr>
        <w:t>//</w:t>
      </w:r>
      <w:r w:rsidRPr="00643C57">
        <w:rPr>
          <w:rFonts w:ascii="Consolas" w:eastAsia="Times New Roman" w:hAnsi="Consolas" w:cs="Consolas"/>
          <w:i/>
          <w:iCs/>
          <w:color w:val="444444"/>
          <w:sz w:val="20"/>
          <w:szCs w:val="20"/>
        </w:rPr>
        <w:t xml:space="preserve"> =&gt; </w:t>
      </w:r>
      <w:r w:rsidRPr="00643C57">
        <w:rPr>
          <w:rFonts w:ascii="Consolas" w:eastAsia="Times New Roman" w:hAnsi="Consolas" w:cs="Consolas"/>
          <w:i/>
          <w:iCs/>
          <w:color w:val="880000"/>
          <w:sz w:val="20"/>
          <w:szCs w:val="20"/>
        </w:rPr>
        <w:t>'text/html'</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b/>
          <w:bCs/>
          <w:color w:val="383838"/>
          <w:sz w:val="23"/>
          <w:szCs w:val="23"/>
        </w:rPr>
        <w:br/>
        <w:t>15) Describe main differences between and Express.js and Sails.js?</w:t>
      </w:r>
      <w:r w:rsidRPr="00643C57">
        <w:rPr>
          <w:rFonts w:ascii="Helvetica" w:eastAsia="Times New Roman" w:hAnsi="Helvetica" w:cs="Helvetica"/>
          <w:b/>
          <w:bCs/>
          <w:color w:val="383838"/>
          <w:sz w:val="23"/>
          <w:szCs w:val="23"/>
        </w:rPr>
        <w:br/>
      </w:r>
    </w:p>
    <w:p w:rsidR="00643C57" w:rsidRPr="00643C57" w:rsidRDefault="00643C57" w:rsidP="00643C57">
      <w:pPr>
        <w:numPr>
          <w:ilvl w:val="0"/>
          <w:numId w:val="147"/>
        </w:numPr>
        <w:shd w:val="clear" w:color="auto" w:fill="FFFFFF"/>
        <w:spacing w:before="100" w:beforeAutospacing="1" w:after="18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t>Sails.js is more powerful, it have own ORM, can auto-generate REST API's, built'n WebSocket support, defined application structure. Express.js can't do nothing similar without additional libraries and middlewares.</w:t>
      </w:r>
    </w:p>
    <w:p w:rsidR="00643C57" w:rsidRPr="00643C57" w:rsidRDefault="00643C57" w:rsidP="00643C57">
      <w:pPr>
        <w:numPr>
          <w:ilvl w:val="0"/>
          <w:numId w:val="147"/>
        </w:numPr>
        <w:shd w:val="clear" w:color="auto" w:fill="FFFFFF"/>
        <w:spacing w:before="100" w:beforeAutospacing="1" w:after="18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t>Express.js is more flexible than Sails.js, you can build your app like a constructor. Sails.js severely limits developer ability to change application structure.</w:t>
      </w:r>
    </w:p>
    <w:p w:rsidR="00643C57" w:rsidRPr="00643C57" w:rsidRDefault="00643C57" w:rsidP="00643C57">
      <w:pPr>
        <w:numPr>
          <w:ilvl w:val="0"/>
          <w:numId w:val="147"/>
        </w:numPr>
        <w:shd w:val="clear" w:color="auto" w:fill="FFFFFF"/>
        <w:spacing w:before="100" w:beforeAutospacing="1" w:after="18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t>Express.js is easier to learn, which is great for beginner programmers.</w:t>
      </w:r>
    </w:p>
    <w:p w:rsidR="00643C57" w:rsidRPr="00643C57" w:rsidRDefault="00643C57" w:rsidP="00643C57">
      <w:pPr>
        <w:numPr>
          <w:ilvl w:val="0"/>
          <w:numId w:val="147"/>
        </w:numPr>
        <w:shd w:val="clear" w:color="auto" w:fill="FFFFFF"/>
        <w:spacing w:before="100" w:beforeAutospacing="1" w:after="18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t>Sails.js has powerful CLI utility</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b/>
          <w:bCs/>
          <w:color w:val="383838"/>
          <w:sz w:val="23"/>
          <w:szCs w:val="23"/>
        </w:rPr>
        <w:br/>
        <w:t>16) What is 'express-generator'?</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br/>
        <w:t>Express generator is util to generate express.js apps. Before project generation you can configure template engine,stylesheet engine, .gitignore file.</w:t>
      </w:r>
      <w:r w:rsidRPr="00643C57">
        <w:rPr>
          <w:rFonts w:ascii="Helvetica" w:eastAsia="Times New Roman" w:hAnsi="Helvetica" w:cs="Helvetica"/>
          <w:color w:val="383838"/>
          <w:sz w:val="23"/>
          <w:szCs w:val="23"/>
        </w:rPr>
        <w:br/>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1F7199"/>
          <w:sz w:val="20"/>
          <w:szCs w:val="20"/>
        </w:rPr>
        <w:t>$</w:t>
      </w:r>
      <w:r w:rsidRPr="00643C57">
        <w:rPr>
          <w:rFonts w:ascii="Consolas" w:eastAsia="Times New Roman" w:hAnsi="Consolas" w:cs="Consolas"/>
          <w:color w:val="444444"/>
          <w:sz w:val="20"/>
          <w:szCs w:val="20"/>
        </w:rPr>
        <w:t xml:space="preserve"> npm install -g express-generator</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1F7199"/>
          <w:sz w:val="20"/>
          <w:szCs w:val="20"/>
        </w:rPr>
        <w:t>$</w:t>
      </w:r>
      <w:r w:rsidRPr="00643C57">
        <w:rPr>
          <w:rFonts w:ascii="Consolas" w:eastAsia="Times New Roman" w:hAnsi="Consolas" w:cs="Consolas"/>
          <w:color w:val="444444"/>
          <w:sz w:val="20"/>
          <w:szCs w:val="20"/>
        </w:rPr>
        <w:t xml:space="preserve"> express --view</w:t>
      </w:r>
      <w:r w:rsidRPr="00643C57">
        <w:rPr>
          <w:rFonts w:ascii="Consolas" w:eastAsia="Times New Roman" w:hAnsi="Consolas" w:cs="Consolas"/>
          <w:b/>
          <w:bCs/>
          <w:color w:val="444444"/>
          <w:sz w:val="20"/>
          <w:szCs w:val="20"/>
        </w:rPr>
        <w:t>=</w:t>
      </w:r>
      <w:r w:rsidRPr="00643C57">
        <w:rPr>
          <w:rFonts w:ascii="Consolas" w:eastAsia="Times New Roman" w:hAnsi="Consolas" w:cs="Consolas"/>
          <w:color w:val="444444"/>
          <w:sz w:val="20"/>
          <w:szCs w:val="20"/>
        </w:rPr>
        <w:t xml:space="preserve">hbs /tmp/foo </w:t>
      </w:r>
      <w:r w:rsidRPr="00643C57">
        <w:rPr>
          <w:rFonts w:ascii="Consolas" w:eastAsia="Times New Roman" w:hAnsi="Consolas" w:cs="Consolas"/>
          <w:b/>
          <w:bCs/>
          <w:color w:val="444444"/>
          <w:sz w:val="20"/>
          <w:szCs w:val="20"/>
        </w:rPr>
        <w:t>&amp;&amp;</w:t>
      </w:r>
      <w:r w:rsidRPr="00643C57">
        <w:rPr>
          <w:rFonts w:ascii="Consolas" w:eastAsia="Times New Roman" w:hAnsi="Consolas" w:cs="Consolas"/>
          <w:color w:val="444444"/>
          <w:sz w:val="20"/>
          <w:szCs w:val="20"/>
        </w:rPr>
        <w:t xml:space="preserve"> </w:t>
      </w:r>
      <w:r w:rsidRPr="00643C57">
        <w:rPr>
          <w:rFonts w:ascii="Consolas" w:eastAsia="Times New Roman" w:hAnsi="Consolas" w:cs="Consolas"/>
          <w:color w:val="397300"/>
          <w:sz w:val="20"/>
          <w:szCs w:val="20"/>
        </w:rPr>
        <w:t>cd</w:t>
      </w:r>
      <w:r w:rsidRPr="00643C57">
        <w:rPr>
          <w:rFonts w:ascii="Consolas" w:eastAsia="Times New Roman" w:hAnsi="Consolas" w:cs="Consolas"/>
          <w:color w:val="444444"/>
          <w:sz w:val="20"/>
          <w:szCs w:val="20"/>
        </w:rPr>
        <w:t xml:space="preserve"> /tmp/foo</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b/>
          <w:bCs/>
          <w:color w:val="383838"/>
          <w:sz w:val="23"/>
          <w:szCs w:val="23"/>
        </w:rPr>
        <w:lastRenderedPageBreak/>
        <w:br/>
        <w:t>17) What is router?</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br/>
        <w:t>A router object is an isolated instance of middleware and routes. Router is a basic class to implement REST api and Website pages. router.METHOD(path, [callback, ...] callback) method is used to add route.</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b/>
          <w:bCs/>
          <w:color w:val="383838"/>
          <w:sz w:val="23"/>
          <w:szCs w:val="23"/>
        </w:rPr>
        <w:br/>
        <w:t>18) Could route handler function be async?</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br/>
        <w:t>Yes, it's is possible to utilize async/await in express.js controller functions.</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b/>
          <w:bCs/>
          <w:color w:val="383838"/>
          <w:sz w:val="23"/>
          <w:szCs w:val="23"/>
        </w:rPr>
        <w:br/>
        <w:t>19) How to send file using Node.js streams ?</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br/>
        <w:t>Node.js streams allows read and write buffered data. For example it's very useful when file doesn't feet in ram, so you don't reed full file, just process it in chunks.</w:t>
      </w:r>
      <w:r w:rsidRPr="00643C57">
        <w:rPr>
          <w:rFonts w:ascii="Helvetica" w:eastAsia="Times New Roman" w:hAnsi="Helvetica" w:cs="Helvetica"/>
          <w:color w:val="383838"/>
          <w:sz w:val="23"/>
          <w:szCs w:val="23"/>
        </w:rPr>
        <w:br/>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router.get(</w:t>
      </w:r>
      <w:r w:rsidRPr="00643C57">
        <w:rPr>
          <w:rFonts w:ascii="Consolas" w:eastAsia="Times New Roman" w:hAnsi="Consolas" w:cs="Consolas"/>
          <w:color w:val="880000"/>
          <w:sz w:val="20"/>
          <w:szCs w:val="20"/>
        </w:rPr>
        <w:t>'/api/v1/image-proxy/:name'</w:t>
      </w: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function</w:t>
      </w:r>
      <w:r w:rsidRPr="00643C57">
        <w:rPr>
          <w:rFonts w:ascii="Consolas" w:eastAsia="Times New Roman" w:hAnsi="Consolas" w:cs="Consolas"/>
          <w:color w:val="444444"/>
          <w:sz w:val="20"/>
          <w:szCs w:val="20"/>
        </w:rPr>
        <w:t>(req, res) {</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 xml:space="preserve">    </w:t>
      </w:r>
      <w:r w:rsidRPr="00643C57">
        <w:rPr>
          <w:rFonts w:ascii="Consolas" w:eastAsia="Times New Roman" w:hAnsi="Consolas" w:cs="Consolas"/>
          <w:b/>
          <w:bCs/>
          <w:color w:val="444444"/>
          <w:sz w:val="20"/>
          <w:szCs w:val="20"/>
        </w:rPr>
        <w:t>return</w:t>
      </w:r>
      <w:r w:rsidRPr="00643C57">
        <w:rPr>
          <w:rFonts w:ascii="Consolas" w:eastAsia="Times New Roman" w:hAnsi="Consolas" w:cs="Consolas"/>
          <w:color w:val="444444"/>
          <w:sz w:val="20"/>
          <w:szCs w:val="20"/>
        </w:rPr>
        <w:t xml:space="preserve"> </w:t>
      </w:r>
      <w:r w:rsidRPr="00643C57">
        <w:rPr>
          <w:rFonts w:ascii="Consolas" w:eastAsia="Times New Roman" w:hAnsi="Consolas" w:cs="Consolas"/>
          <w:color w:val="397300"/>
          <w:sz w:val="20"/>
          <w:szCs w:val="20"/>
        </w:rPr>
        <w:t>require</w:t>
      </w:r>
      <w:r w:rsidRPr="00643C57">
        <w:rPr>
          <w:rFonts w:ascii="Consolas" w:eastAsia="Times New Roman" w:hAnsi="Consolas" w:cs="Consolas"/>
          <w:color w:val="444444"/>
          <w:sz w:val="20"/>
          <w:szCs w:val="20"/>
        </w:rPr>
        <w:t>(</w:t>
      </w:r>
      <w:r w:rsidRPr="00643C57">
        <w:rPr>
          <w:rFonts w:ascii="Consolas" w:eastAsia="Times New Roman" w:hAnsi="Consolas" w:cs="Consolas"/>
          <w:color w:val="880000"/>
          <w:sz w:val="20"/>
          <w:szCs w:val="20"/>
        </w:rPr>
        <w:t>'request'</w:t>
      </w:r>
      <w:r w:rsidRPr="00643C57">
        <w:rPr>
          <w:rFonts w:ascii="Consolas" w:eastAsia="Times New Roman" w:hAnsi="Consolas" w:cs="Consolas"/>
          <w:color w:val="444444"/>
          <w:sz w:val="20"/>
          <w:szCs w:val="20"/>
        </w:rPr>
        <w:t>).get(</w:t>
      </w:r>
      <w:r w:rsidRPr="00643C57">
        <w:rPr>
          <w:rFonts w:ascii="Consolas" w:eastAsia="Times New Roman" w:hAnsi="Consolas" w:cs="Consolas"/>
          <w:color w:val="880000"/>
          <w:sz w:val="20"/>
          <w:szCs w:val="20"/>
        </w:rPr>
        <w:t>'some url'</w:t>
      </w:r>
      <w:r w:rsidRPr="00643C57">
        <w:rPr>
          <w:rFonts w:ascii="Consolas" w:eastAsia="Times New Roman" w:hAnsi="Consolas" w:cs="Consolas"/>
          <w:color w:val="444444"/>
          <w:sz w:val="20"/>
          <w:szCs w:val="20"/>
        </w:rPr>
        <w:t xml:space="preserve"> + req.params.name).pipe(res);</w:t>
      </w:r>
    </w:p>
    <w:p w:rsidR="00643C57" w:rsidRPr="00643C57" w:rsidRDefault="00643C57" w:rsidP="00643C57">
      <w:pPr>
        <w:pBdr>
          <w:top w:val="single" w:sz="6" w:space="6" w:color="E5E5E5"/>
          <w:left w:val="single" w:sz="6" w:space="6" w:color="E5E5E5"/>
          <w:bottom w:val="single" w:sz="6" w:space="6" w:color="E5E5E5"/>
          <w:right w:val="single" w:sz="6" w:space="6" w:color="E5E5E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rPr>
          <w:rFonts w:ascii="Consolas" w:eastAsia="Times New Roman" w:hAnsi="Consolas" w:cs="Consolas"/>
          <w:color w:val="444444"/>
          <w:sz w:val="20"/>
          <w:szCs w:val="20"/>
        </w:rPr>
      </w:pPr>
      <w:r w:rsidRPr="00643C57">
        <w:rPr>
          <w:rFonts w:ascii="Consolas" w:eastAsia="Times New Roman" w:hAnsi="Consolas" w:cs="Consolas"/>
          <w:color w:val="444444"/>
          <w:sz w:val="20"/>
          <w:szCs w:val="20"/>
        </w:rPr>
        <w:t>})</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b/>
          <w:bCs/>
          <w:color w:val="383838"/>
          <w:sz w:val="23"/>
          <w:szCs w:val="23"/>
        </w:rPr>
        <w:br/>
        <w:t>20) Why is important to distinguish operational and programmer errors ?</w:t>
      </w:r>
    </w:p>
    <w:p w:rsidR="00643C57" w:rsidRPr="00643C57" w:rsidRDefault="00643C57" w:rsidP="00643C57">
      <w:pPr>
        <w:shd w:val="clear" w:color="auto" w:fill="FFFFFF"/>
        <w:spacing w:after="0" w:line="240" w:lineRule="auto"/>
        <w:rPr>
          <w:rFonts w:ascii="Helvetica" w:eastAsia="Times New Roman" w:hAnsi="Helvetica" w:cs="Helvetica"/>
          <w:color w:val="383838"/>
          <w:sz w:val="23"/>
          <w:szCs w:val="23"/>
        </w:rPr>
      </w:pPr>
      <w:r w:rsidRPr="00643C57">
        <w:rPr>
          <w:rFonts w:ascii="Helvetica" w:eastAsia="Times New Roman" w:hAnsi="Helvetica" w:cs="Helvetica"/>
          <w:color w:val="383838"/>
          <w:sz w:val="23"/>
          <w:szCs w:val="23"/>
        </w:rPr>
        <w:br/>
        <w:t>Operational errors are not bugs, but problems with the system, like down database or full hard drive, programmer error is a bug which leads to incorrect application behaviour. It's good practise to be ready to any operational error and handle gracefully without crashing.</w:t>
      </w:r>
    </w:p>
    <w:p w:rsidR="00643C57" w:rsidRDefault="00643C57"/>
    <w:p w:rsidR="00643C57" w:rsidRDefault="00643C57">
      <w:pPr>
        <w:pBdr>
          <w:bottom w:val="single" w:sz="6" w:space="1" w:color="auto"/>
        </w:pBdr>
      </w:pPr>
    </w:p>
    <w:p w:rsidR="00643C57" w:rsidRDefault="00643C57"/>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b/>
          <w:bCs/>
          <w:color w:val="222222"/>
          <w:sz w:val="25"/>
          <w:szCs w:val="25"/>
          <w:shd w:val="clear" w:color="auto" w:fill="FFFFFF"/>
        </w:rPr>
        <w:t>Question: What is socket.io module?</w:t>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Socket.IO is a JavaScript library for realtime web applications.</w:t>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It enables realtime, bi-directional communication between web clients and servers.</w:t>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It has two parts</w:t>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a</w:t>
      </w:r>
      <w:r w:rsidRPr="00643C57">
        <w:rPr>
          <w:rFonts w:ascii="Verdana" w:eastAsia="Times New Roman" w:hAnsi="Verdana" w:cs="Times New Roman"/>
          <w:color w:val="222222"/>
          <w:sz w:val="25"/>
          <w:szCs w:val="25"/>
          <w:shd w:val="clear" w:color="auto" w:fill="FFFFFF"/>
        </w:rPr>
        <w:t>) client-side library that runs in the browser.</w:t>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b</w:t>
      </w:r>
      <w:r w:rsidRPr="00643C57">
        <w:rPr>
          <w:rFonts w:ascii="Verdana" w:eastAsia="Times New Roman" w:hAnsi="Verdana" w:cs="Times New Roman"/>
          <w:color w:val="222222"/>
          <w:sz w:val="25"/>
          <w:szCs w:val="25"/>
          <w:shd w:val="clear" w:color="auto" w:fill="FFFFFF"/>
        </w:rPr>
        <w:t>) server side that run in browser. </w:t>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lastRenderedPageBreak/>
        <w:t>Question: Give example of real time application?</w:t>
      </w:r>
      <w:r w:rsidRPr="00643C57">
        <w:rPr>
          <w:rFonts w:ascii="Verdana" w:eastAsia="Times New Roman" w:hAnsi="Verdana" w:cs="Times New Roman"/>
          <w:color w:val="222222"/>
          <w:sz w:val="25"/>
          <w:szCs w:val="25"/>
        </w:rPr>
        <w:br/>
      </w:r>
    </w:p>
    <w:p w:rsidR="00643C57" w:rsidRPr="00643C57" w:rsidRDefault="00643C57" w:rsidP="00643C57">
      <w:pPr>
        <w:numPr>
          <w:ilvl w:val="0"/>
          <w:numId w:val="148"/>
        </w:numPr>
        <w:shd w:val="clear" w:color="auto" w:fill="FFFFFF"/>
        <w:spacing w:after="60" w:line="240" w:lineRule="auto"/>
        <w:ind w:firstLine="0"/>
        <w:rPr>
          <w:rFonts w:ascii="Verdana" w:eastAsia="Times New Roman" w:hAnsi="Verdana" w:cs="Times New Roman"/>
          <w:color w:val="222222"/>
          <w:sz w:val="25"/>
          <w:szCs w:val="25"/>
        </w:rPr>
      </w:pPr>
      <w:r w:rsidRPr="00643C57">
        <w:rPr>
          <w:rFonts w:ascii="Verdana" w:eastAsia="Times New Roman" w:hAnsi="Verdana" w:cs="Times New Roman"/>
          <w:color w:val="222222"/>
          <w:sz w:val="25"/>
          <w:szCs w:val="25"/>
        </w:rPr>
        <w:t>Instant messengers like facebook notification/message.</w:t>
      </w:r>
    </w:p>
    <w:p w:rsidR="00643C57" w:rsidRPr="00643C57" w:rsidRDefault="00643C57" w:rsidP="00643C57">
      <w:pPr>
        <w:numPr>
          <w:ilvl w:val="0"/>
          <w:numId w:val="148"/>
        </w:numPr>
        <w:shd w:val="clear" w:color="auto" w:fill="FFFFFF"/>
        <w:spacing w:after="60" w:line="240" w:lineRule="auto"/>
        <w:ind w:firstLine="0"/>
        <w:rPr>
          <w:rFonts w:ascii="Verdana" w:eastAsia="Times New Roman" w:hAnsi="Verdana" w:cs="Times New Roman"/>
          <w:color w:val="222222"/>
          <w:sz w:val="25"/>
          <w:szCs w:val="25"/>
        </w:rPr>
      </w:pPr>
      <w:r w:rsidRPr="00643C57">
        <w:rPr>
          <w:rFonts w:ascii="Verdana" w:eastAsia="Times New Roman" w:hAnsi="Verdana" w:cs="Times New Roman"/>
          <w:color w:val="222222"/>
          <w:sz w:val="25"/>
          <w:szCs w:val="25"/>
        </w:rPr>
        <w:t>Push Notifications like when someone tags you in a picture on facebook, you receive an instant notification.</w:t>
      </w:r>
    </w:p>
    <w:p w:rsidR="00643C57" w:rsidRPr="00643C57" w:rsidRDefault="00643C57" w:rsidP="00643C57">
      <w:pPr>
        <w:numPr>
          <w:ilvl w:val="0"/>
          <w:numId w:val="148"/>
        </w:numPr>
        <w:shd w:val="clear" w:color="auto" w:fill="FFFFFF"/>
        <w:spacing w:after="60" w:line="240" w:lineRule="auto"/>
        <w:ind w:firstLine="0"/>
        <w:rPr>
          <w:rFonts w:ascii="Verdana" w:eastAsia="Times New Roman" w:hAnsi="Verdana" w:cs="Times New Roman"/>
          <w:color w:val="222222"/>
          <w:sz w:val="25"/>
          <w:szCs w:val="25"/>
        </w:rPr>
      </w:pPr>
      <w:r w:rsidRPr="00643C57">
        <w:rPr>
          <w:rFonts w:ascii="Verdana" w:eastAsia="Times New Roman" w:hAnsi="Verdana" w:cs="Times New Roman"/>
          <w:color w:val="222222"/>
          <w:sz w:val="25"/>
          <w:szCs w:val="25"/>
        </w:rPr>
        <w:t>Collaboration applications like multiple user editing same file.</w:t>
      </w:r>
    </w:p>
    <w:p w:rsidR="00643C57" w:rsidRPr="00643C57" w:rsidRDefault="00643C57" w:rsidP="00643C57">
      <w:pPr>
        <w:numPr>
          <w:ilvl w:val="0"/>
          <w:numId w:val="148"/>
        </w:numPr>
        <w:shd w:val="clear" w:color="auto" w:fill="FFFFFF"/>
        <w:spacing w:after="60" w:line="240" w:lineRule="auto"/>
        <w:ind w:firstLine="0"/>
        <w:rPr>
          <w:rFonts w:ascii="Verdana" w:eastAsia="Times New Roman" w:hAnsi="Verdana" w:cs="Times New Roman"/>
          <w:color w:val="222222"/>
          <w:sz w:val="25"/>
          <w:szCs w:val="25"/>
        </w:rPr>
      </w:pPr>
      <w:r w:rsidRPr="00643C57">
        <w:rPr>
          <w:rFonts w:ascii="Verdana" w:eastAsia="Times New Roman" w:hAnsi="Verdana" w:cs="Times New Roman"/>
          <w:color w:val="222222"/>
          <w:sz w:val="25"/>
          <w:szCs w:val="25"/>
        </w:rPr>
        <w:t>Online gaming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Question: Why we use socket.io?</w:t>
      </w:r>
      <w:r w:rsidRPr="00643C57">
        <w:rPr>
          <w:rFonts w:ascii="Verdana" w:eastAsia="Times New Roman" w:hAnsi="Verdana" w:cs="Times New Roman"/>
          <w:color w:val="222222"/>
          <w:sz w:val="25"/>
          <w:szCs w:val="25"/>
        </w:rPr>
        <w:br/>
      </w:r>
    </w:p>
    <w:p w:rsidR="00643C57" w:rsidRPr="00643C57" w:rsidRDefault="00643C57" w:rsidP="00643C57">
      <w:pPr>
        <w:numPr>
          <w:ilvl w:val="0"/>
          <w:numId w:val="149"/>
        </w:numPr>
        <w:shd w:val="clear" w:color="auto" w:fill="FFFFFF"/>
        <w:spacing w:after="60" w:line="240" w:lineRule="auto"/>
        <w:ind w:firstLine="0"/>
        <w:rPr>
          <w:rFonts w:ascii="Verdana" w:eastAsia="Times New Roman" w:hAnsi="Verdana" w:cs="Times New Roman"/>
          <w:color w:val="222222"/>
          <w:sz w:val="25"/>
          <w:szCs w:val="25"/>
        </w:rPr>
      </w:pPr>
      <w:r w:rsidRPr="00643C57">
        <w:rPr>
          <w:rFonts w:ascii="Verdana" w:eastAsia="Times New Roman" w:hAnsi="Verdana" w:cs="Times New Roman"/>
          <w:color w:val="222222"/>
          <w:sz w:val="25"/>
          <w:szCs w:val="25"/>
        </w:rPr>
        <w:t>bi-directional communication channel between a client and a server.</w:t>
      </w:r>
    </w:p>
    <w:p w:rsidR="00643C57" w:rsidRPr="00643C57" w:rsidRDefault="00643C57" w:rsidP="00643C57">
      <w:pPr>
        <w:numPr>
          <w:ilvl w:val="0"/>
          <w:numId w:val="149"/>
        </w:numPr>
        <w:shd w:val="clear" w:color="auto" w:fill="FFFFFF"/>
        <w:spacing w:after="60" w:line="240" w:lineRule="auto"/>
        <w:ind w:firstLine="0"/>
        <w:rPr>
          <w:rFonts w:ascii="Verdana" w:eastAsia="Times New Roman" w:hAnsi="Verdana" w:cs="Times New Roman"/>
          <w:color w:val="222222"/>
          <w:sz w:val="25"/>
          <w:szCs w:val="25"/>
        </w:rPr>
      </w:pPr>
      <w:r w:rsidRPr="00643C57">
        <w:rPr>
          <w:rFonts w:ascii="Verdana" w:eastAsia="Times New Roman" w:hAnsi="Verdana" w:cs="Times New Roman"/>
          <w:color w:val="222222"/>
          <w:sz w:val="25"/>
          <w:szCs w:val="25"/>
        </w:rPr>
        <w:t>When an event occur, socket get notify and let to know the single client OR all clients.</w:t>
      </w:r>
    </w:p>
    <w:p w:rsidR="00643C57" w:rsidRPr="00643C57" w:rsidRDefault="00643C57" w:rsidP="00643C57">
      <w:pPr>
        <w:numPr>
          <w:ilvl w:val="0"/>
          <w:numId w:val="149"/>
        </w:numPr>
        <w:shd w:val="clear" w:color="auto" w:fill="FFFFFF"/>
        <w:spacing w:after="60" w:line="240" w:lineRule="auto"/>
        <w:ind w:firstLine="0"/>
        <w:rPr>
          <w:rFonts w:ascii="Verdana" w:eastAsia="Times New Roman" w:hAnsi="Verdana" w:cs="Times New Roman"/>
          <w:color w:val="222222"/>
          <w:sz w:val="25"/>
          <w:szCs w:val="25"/>
        </w:rPr>
      </w:pPr>
      <w:r w:rsidRPr="00643C57">
        <w:rPr>
          <w:rFonts w:ascii="Verdana" w:eastAsia="Times New Roman" w:hAnsi="Verdana" w:cs="Times New Roman"/>
          <w:color w:val="222222"/>
          <w:sz w:val="25"/>
          <w:szCs w:val="25"/>
        </w:rPr>
        <w:t>It is trust application and used by Microsoft Office, Yammer, Zendesk, Trello, and numerous other organizations.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Question: How to install socket.io in Web and Server?</w:t>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In Browser (client)</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&lt;script src="https://cdnjs.cloudflare.com/ajax/libs/socket.io/2.0.3/socket.io.js"&gt;&lt;/script&gt;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In NodeJS</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npm install socket.io</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var io = require('socket.io')</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lastRenderedPageBreak/>
        <w:br/>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Question: How get to know, if user is connect/disconnect?</w:t>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In Server(Node) </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var app = require('express')();</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var http = require('http').Server(app);</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var io = require('socket.io')(http);</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app.get('/', function(req, res){</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res.sendfile('index.html');</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//Whenever someone connects (execute when come in Web page)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io.on('connection', function(socket){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console.log('A user connected');</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//Whenever someone disconnects (execute when Leave the web page)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socket.on('disconnect', function ()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console.log('A user disconnected');</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http.listen(3000, function(){</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console.log('listening on *:3000');</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In Browser</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var socket = io.connect('http://127.0.0.1:3000');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Question: How to get to know, when new user comes in browse?</w:t>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OR</w:t>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Question: How to send message from Client(Browser) to Server(Node)?</w:t>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lastRenderedPageBreak/>
        <w:t>In Server</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socket.on('adduser', function(name, email, uid)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//name, email, and uid of user</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console.log('New user comes in web page');</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In Browser&gt;</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socket.emit('adduser', 'Robin Sharma','robinsharma@no-spam.ws',2555);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Question: How to send message from Server(Node) to Client(Browser)?</w:t>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In Server</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socket.emit('newRequestCome', 'name','myself send request'); //Send message to socket (Same window)</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socket.broadcast.to(roomName).emit( 'newRequestCome','name','message'); //Send message to all socket (Other windows in same Room)</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In Browser</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socket.on('newRequestCome', function(name, message) {                        </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Question: How to join the room and send message?</w:t>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Join the room</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lastRenderedPageBreak/>
        <w:t>io.on('connection', function(socket){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 xml:space="preserve">  socket.join('someNo12');</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rPr>
        <w:br/>
      </w:r>
      <w:r w:rsidRPr="00643C57">
        <w:rPr>
          <w:rFonts w:ascii="Verdana" w:eastAsia="Times New Roman" w:hAnsi="Verdana" w:cs="Times New Roman"/>
          <w:b/>
          <w:bCs/>
          <w:color w:val="222222"/>
          <w:sz w:val="25"/>
          <w:szCs w:val="25"/>
          <w:shd w:val="clear" w:color="auto" w:fill="FFFFFF"/>
        </w:rPr>
        <w:t>Question: How to send message the room?</w:t>
      </w:r>
      <w:r w:rsidRPr="00643C57">
        <w:rPr>
          <w:rFonts w:ascii="Verdana" w:eastAsia="Times New Roman" w:hAnsi="Verdana" w:cs="Times New Roman"/>
          <w:color w:val="222222"/>
          <w:sz w:val="25"/>
          <w:szCs w:val="25"/>
        </w:rPr>
        <w:br/>
      </w:r>
      <w:r w:rsidRPr="00643C57">
        <w:rPr>
          <w:rFonts w:ascii="Verdana" w:eastAsia="Times New Roman" w:hAnsi="Verdana" w:cs="Times New Roman"/>
          <w:color w:val="222222"/>
          <w:sz w:val="25"/>
          <w:szCs w:val="25"/>
          <w:shd w:val="clear" w:color="auto" w:fill="FFFFFF"/>
        </w:rPr>
        <w:t>Send message to the room</w:t>
      </w:r>
      <w:r w:rsidRPr="00643C57">
        <w:rPr>
          <w:rFonts w:ascii="Verdana" w:eastAsia="Times New Roman" w:hAnsi="Verdana" w:cs="Times New Roman"/>
          <w:color w:val="222222"/>
          <w:sz w:val="25"/>
          <w:szCs w:val="25"/>
        </w:rPr>
        <w:br/>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io.in('someNo12').emit('some event');</w:t>
      </w:r>
    </w:p>
    <w:p w:rsidR="00643C57" w:rsidRPr="00643C57" w:rsidRDefault="00643C57" w:rsidP="00643C57">
      <w:pPr>
        <w:pBdr>
          <w:top w:val="single" w:sz="6" w:space="11" w:color="999999"/>
          <w:left w:val="single" w:sz="6" w:space="11" w:color="999999"/>
          <w:bottom w:val="single" w:sz="6" w:space="11" w:color="999999"/>
          <w:right w:val="single" w:sz="6" w:space="11" w:color="999999"/>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5"/>
          <w:szCs w:val="25"/>
        </w:rPr>
      </w:pPr>
      <w:r w:rsidRPr="00643C57">
        <w:rPr>
          <w:rFonts w:ascii="Courier New" w:eastAsia="Times New Roman" w:hAnsi="Courier New" w:cs="Courier New"/>
          <w:color w:val="222222"/>
          <w:sz w:val="25"/>
          <w:szCs w:val="25"/>
        </w:rPr>
        <w:t>//io.to('someNo12').emit('some event');</w:t>
      </w:r>
    </w:p>
    <w:p w:rsidR="00643C57" w:rsidRDefault="00643C57"/>
    <w:p w:rsidR="00643C57" w:rsidRDefault="00643C57">
      <w:pPr>
        <w:pBdr>
          <w:bottom w:val="single" w:sz="6" w:space="1" w:color="auto"/>
        </w:pBdr>
      </w:pPr>
    </w:p>
    <w:p w:rsidR="00643C57" w:rsidRDefault="00643C57"/>
    <w:p w:rsidR="00643C57" w:rsidRPr="00643C57" w:rsidRDefault="00643C57" w:rsidP="00643C57">
      <w:pPr>
        <w:pBdr>
          <w:bottom w:val="single" w:sz="24" w:space="4" w:color="000000"/>
        </w:pBdr>
        <w:shd w:val="clear" w:color="auto" w:fill="FFFFFF"/>
        <w:spacing w:after="300" w:line="240" w:lineRule="auto"/>
        <w:outlineLvl w:val="1"/>
        <w:rPr>
          <w:rFonts w:ascii="Segoe UI" w:eastAsia="Times New Roman" w:hAnsi="Segoe UI" w:cs="Segoe UI"/>
          <w:b/>
          <w:bCs/>
          <w:color w:val="000000"/>
          <w:sz w:val="48"/>
          <w:szCs w:val="48"/>
        </w:rPr>
      </w:pPr>
      <w:r w:rsidRPr="00643C57">
        <w:rPr>
          <w:rFonts w:ascii="Segoe UI" w:eastAsia="Times New Roman" w:hAnsi="Segoe UI" w:cs="Segoe UI"/>
          <w:b/>
          <w:bCs/>
          <w:color w:val="000000"/>
          <w:sz w:val="48"/>
          <w:szCs w:val="48"/>
        </w:rPr>
        <w:t>Difference Between WebSocket vs Socket.io</w:t>
      </w:r>
    </w:p>
    <w:p w:rsidR="00643C57" w:rsidRPr="00643C57" w:rsidRDefault="00643C57" w:rsidP="00643C57">
      <w:pPr>
        <w:shd w:val="clear" w:color="auto" w:fill="FFFFFF"/>
        <w:spacing w:after="0" w:line="240" w:lineRule="auto"/>
        <w:rPr>
          <w:rFonts w:ascii="Helvetica" w:eastAsia="Times New Roman" w:hAnsi="Helvetica" w:cs="Helvetica"/>
          <w:color w:val="232C39"/>
          <w:sz w:val="27"/>
          <w:szCs w:val="27"/>
        </w:rPr>
      </w:pPr>
      <w:r w:rsidRPr="00643C57">
        <w:rPr>
          <w:rFonts w:ascii="Helvetica" w:eastAsia="Times New Roman" w:hAnsi="Helvetica" w:cs="Helvetica"/>
          <w:b/>
          <w:bCs/>
          <w:color w:val="FFFFFF"/>
          <w:sz w:val="54"/>
          <w:szCs w:val="54"/>
        </w:rPr>
        <w:t> </w:t>
      </w:r>
    </w:p>
    <w:p w:rsidR="00643C57" w:rsidRPr="00643C57" w:rsidRDefault="00643C57" w:rsidP="00643C57">
      <w:pPr>
        <w:shd w:val="clear" w:color="auto" w:fill="FFFFFF"/>
        <w:spacing w:after="150" w:line="240" w:lineRule="auto"/>
        <w:outlineLvl w:val="2"/>
        <w:rPr>
          <w:rFonts w:ascii="Segoe UI" w:eastAsia="Times New Roman" w:hAnsi="Segoe UI" w:cs="Segoe UI"/>
          <w:b/>
          <w:bCs/>
          <w:color w:val="FFFFFF"/>
          <w:sz w:val="39"/>
          <w:szCs w:val="39"/>
        </w:rPr>
      </w:pPr>
      <w:r w:rsidRPr="00643C57">
        <w:rPr>
          <w:rFonts w:ascii="Segoe UI" w:eastAsia="Times New Roman" w:hAnsi="Segoe UI" w:cs="Segoe UI"/>
          <w:b/>
          <w:bCs/>
          <w:color w:val="FFFFFF"/>
          <w:sz w:val="39"/>
          <w:szCs w:val="39"/>
        </w:rPr>
        <w:t>WebSocket :</w:t>
      </w:r>
    </w:p>
    <w:p w:rsidR="00643C57" w:rsidRPr="00643C57" w:rsidRDefault="00643C57" w:rsidP="00643C57">
      <w:pPr>
        <w:shd w:val="clear" w:color="auto" w:fill="FFFFFF"/>
        <w:spacing w:after="332"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It is the communication Protocol which provides bidirectional communication between the Client and the Server over a TCP connection, WebSocket remains open all the time so they allow the real-time data transfer. When clients trigger the request to the Server it does not close the connection on receiving the response, it rather persists and waits for Client or server to terminate the request.</w:t>
      </w:r>
    </w:p>
    <w:p w:rsidR="00643C57" w:rsidRPr="00643C57" w:rsidRDefault="00643C57" w:rsidP="00643C57">
      <w:pPr>
        <w:shd w:val="clear" w:color="auto" w:fill="FFFFFF"/>
        <w:spacing w:after="92" w:line="240" w:lineRule="auto"/>
        <w:outlineLvl w:val="3"/>
        <w:rPr>
          <w:rFonts w:ascii="Segoe UI" w:eastAsia="Times New Roman" w:hAnsi="Segoe UI" w:cs="Segoe UI"/>
          <w:b/>
          <w:bCs/>
          <w:color w:val="1375B0"/>
          <w:sz w:val="36"/>
          <w:szCs w:val="36"/>
        </w:rPr>
      </w:pPr>
      <w:r w:rsidRPr="00643C57">
        <w:rPr>
          <w:rFonts w:ascii="Segoe UI" w:eastAsia="Times New Roman" w:hAnsi="Segoe UI" w:cs="Segoe UI"/>
          <w:b/>
          <w:bCs/>
          <w:color w:val="1375B0"/>
          <w:sz w:val="36"/>
          <w:szCs w:val="36"/>
        </w:rPr>
        <w:lastRenderedPageBreak/>
        <w:t>Key features of WebSocket :</w:t>
      </w:r>
    </w:p>
    <w:p w:rsidR="00643C57" w:rsidRPr="00643C57" w:rsidRDefault="00643C57" w:rsidP="00643C57">
      <w:pPr>
        <w:numPr>
          <w:ilvl w:val="0"/>
          <w:numId w:val="150"/>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WebSocket helps in </w:t>
      </w:r>
      <w:hyperlink r:id="rId154" w:history="1">
        <w:r w:rsidRPr="00643C57">
          <w:rPr>
            <w:rFonts w:ascii="Segoe UI" w:eastAsia="Times New Roman" w:hAnsi="Segoe UI" w:cs="Segoe UI"/>
            <w:color w:val="0099E9"/>
            <w:sz w:val="27"/>
            <w:szCs w:val="27"/>
          </w:rPr>
          <w:t>real-time communication</w:t>
        </w:r>
      </w:hyperlink>
      <w:r w:rsidRPr="00643C57">
        <w:rPr>
          <w:rFonts w:ascii="Segoe UI" w:eastAsia="Times New Roman" w:hAnsi="Segoe UI" w:cs="Segoe UI"/>
          <w:color w:val="4D5968"/>
          <w:sz w:val="27"/>
          <w:szCs w:val="27"/>
        </w:rPr>
        <w:t> between the Client and the web server.</w:t>
      </w:r>
    </w:p>
    <w:p w:rsidR="00643C57" w:rsidRPr="00643C57" w:rsidRDefault="00643C57" w:rsidP="00643C57">
      <w:pPr>
        <w:numPr>
          <w:ilvl w:val="0"/>
          <w:numId w:val="150"/>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This protocol helps in transforming to cross-platform in a real time world between the server and the client.</w:t>
      </w:r>
    </w:p>
    <w:p w:rsidR="00643C57" w:rsidRPr="00643C57" w:rsidRDefault="00643C57" w:rsidP="00643C57">
      <w:pPr>
        <w:numPr>
          <w:ilvl w:val="0"/>
          <w:numId w:val="150"/>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This also enables the business around the world for real-time </w:t>
      </w:r>
      <w:hyperlink r:id="rId155" w:history="1">
        <w:r w:rsidRPr="00643C57">
          <w:rPr>
            <w:rFonts w:ascii="Segoe UI" w:eastAsia="Times New Roman" w:hAnsi="Segoe UI" w:cs="Segoe UI"/>
            <w:color w:val="0099E9"/>
            <w:sz w:val="27"/>
            <w:szCs w:val="27"/>
          </w:rPr>
          <w:t>web application to enhance</w:t>
        </w:r>
      </w:hyperlink>
      <w:r w:rsidRPr="00643C57">
        <w:rPr>
          <w:rFonts w:ascii="Segoe UI" w:eastAsia="Times New Roman" w:hAnsi="Segoe UI" w:cs="Segoe UI"/>
          <w:color w:val="4D5968"/>
          <w:sz w:val="27"/>
          <w:szCs w:val="27"/>
        </w:rPr>
        <w:t> and to increase the feasibility.</w:t>
      </w:r>
    </w:p>
    <w:p w:rsidR="00643C57" w:rsidRPr="00643C57" w:rsidRDefault="00643C57" w:rsidP="00643C57">
      <w:pPr>
        <w:numPr>
          <w:ilvl w:val="0"/>
          <w:numId w:val="150"/>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The major advantage it stands over an HTTP connection that it provides full duplex communication.</w:t>
      </w:r>
    </w:p>
    <w:p w:rsidR="00643C57" w:rsidRPr="00643C57" w:rsidRDefault="00643C57" w:rsidP="00643C57">
      <w:pPr>
        <w:shd w:val="clear" w:color="auto" w:fill="FFFFFF"/>
        <w:spacing w:after="92" w:line="240" w:lineRule="auto"/>
        <w:outlineLvl w:val="3"/>
        <w:rPr>
          <w:rFonts w:ascii="Segoe UI" w:eastAsia="Times New Roman" w:hAnsi="Segoe UI" w:cs="Segoe UI"/>
          <w:b/>
          <w:bCs/>
          <w:color w:val="1375B0"/>
          <w:sz w:val="36"/>
          <w:szCs w:val="36"/>
        </w:rPr>
      </w:pPr>
      <w:r w:rsidRPr="00643C57">
        <w:rPr>
          <w:rFonts w:ascii="Segoe UI" w:eastAsia="Times New Roman" w:hAnsi="Segoe UI" w:cs="Segoe UI"/>
          <w:b/>
          <w:bCs/>
          <w:color w:val="1375B0"/>
          <w:sz w:val="36"/>
          <w:szCs w:val="36"/>
        </w:rPr>
        <w:t>WebSocket protocol schema :</w:t>
      </w:r>
    </w:p>
    <w:p w:rsidR="00643C57" w:rsidRPr="00643C57" w:rsidRDefault="00643C57" w:rsidP="00643C57">
      <w:pPr>
        <w:shd w:val="clear" w:color="auto" w:fill="FFFFFF"/>
        <w:spacing w:after="332" w:line="480" w:lineRule="auto"/>
        <w:rPr>
          <w:rFonts w:ascii="Segoe UI" w:eastAsia="Times New Roman" w:hAnsi="Segoe UI" w:cs="Segoe UI"/>
          <w:color w:val="4D5968"/>
          <w:sz w:val="27"/>
          <w:szCs w:val="27"/>
        </w:rPr>
      </w:pPr>
      <w:r w:rsidRPr="00643C57">
        <w:rPr>
          <w:rFonts w:ascii="Segoe UI" w:eastAsia="Times New Roman" w:hAnsi="Segoe UI" w:cs="Segoe UI"/>
          <w:noProof/>
          <w:color w:val="4D5968"/>
          <w:sz w:val="27"/>
          <w:szCs w:val="27"/>
        </w:rPr>
        <w:drawing>
          <wp:inline distT="0" distB="0" distL="0" distR="0" wp14:anchorId="28B1F3FE" wp14:editId="4DEA3229">
            <wp:extent cx="5019675" cy="1504950"/>
            <wp:effectExtent l="0" t="0" r="9525" b="0"/>
            <wp:docPr id="34" name="Picture 34" descr="WebSocket protocol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WebSocket protocol schem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019675" cy="1504950"/>
                    </a:xfrm>
                    <a:prstGeom prst="rect">
                      <a:avLst/>
                    </a:prstGeom>
                    <a:noFill/>
                    <a:ln>
                      <a:noFill/>
                    </a:ln>
                  </pic:spPr>
                </pic:pic>
              </a:graphicData>
            </a:graphic>
          </wp:inline>
        </w:drawing>
      </w:r>
    </w:p>
    <w:p w:rsidR="00643C57" w:rsidRPr="00643C57" w:rsidRDefault="00643C57" w:rsidP="00643C57">
      <w:pPr>
        <w:shd w:val="clear" w:color="auto" w:fill="FFFFFF"/>
        <w:spacing w:after="92" w:line="240" w:lineRule="auto"/>
        <w:outlineLvl w:val="3"/>
        <w:rPr>
          <w:rFonts w:ascii="Segoe UI" w:eastAsia="Times New Roman" w:hAnsi="Segoe UI" w:cs="Segoe UI"/>
          <w:b/>
          <w:bCs/>
          <w:color w:val="1375B0"/>
          <w:sz w:val="36"/>
          <w:szCs w:val="36"/>
        </w:rPr>
      </w:pPr>
      <w:r w:rsidRPr="00643C57">
        <w:rPr>
          <w:rFonts w:ascii="Segoe UI" w:eastAsia="Times New Roman" w:hAnsi="Segoe UI" w:cs="Segoe UI"/>
          <w:b/>
          <w:bCs/>
          <w:color w:val="1375B0"/>
          <w:sz w:val="36"/>
          <w:szCs w:val="36"/>
        </w:rPr>
        <w:t>Why do we need WebSocket:</w:t>
      </w:r>
    </w:p>
    <w:p w:rsidR="00643C57" w:rsidRPr="00643C57" w:rsidRDefault="00643C57" w:rsidP="00643C57">
      <w:pPr>
        <w:numPr>
          <w:ilvl w:val="0"/>
          <w:numId w:val="151"/>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It provides the full duplex communication which helps in persisting the connection established between the Client and the Web Server.</w:t>
      </w:r>
    </w:p>
    <w:p w:rsidR="00643C57" w:rsidRPr="00643C57" w:rsidRDefault="00643C57" w:rsidP="00643C57">
      <w:pPr>
        <w:numPr>
          <w:ilvl w:val="0"/>
          <w:numId w:val="151"/>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lastRenderedPageBreak/>
        <w:t>It also lives up to the standards and provides the accuracy and efficiency stream events to and from with negligible latency.</w:t>
      </w:r>
    </w:p>
    <w:p w:rsidR="00643C57" w:rsidRPr="00643C57" w:rsidRDefault="00643C57" w:rsidP="00643C57">
      <w:pPr>
        <w:numPr>
          <w:ilvl w:val="0"/>
          <w:numId w:val="151"/>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WebSocket removes the overhead and reduce complexity.</w:t>
      </w:r>
    </w:p>
    <w:p w:rsidR="00643C57" w:rsidRPr="00643C57" w:rsidRDefault="00643C57" w:rsidP="00643C57">
      <w:pPr>
        <w:numPr>
          <w:ilvl w:val="0"/>
          <w:numId w:val="151"/>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It makes real-time communication effortless and efficient.</w:t>
      </w:r>
    </w:p>
    <w:p w:rsidR="00643C57" w:rsidRPr="00643C57" w:rsidRDefault="00643C57" w:rsidP="00643C57">
      <w:pPr>
        <w:shd w:val="clear" w:color="auto" w:fill="FFFFFF"/>
        <w:spacing w:after="0" w:line="240" w:lineRule="auto"/>
        <w:rPr>
          <w:rFonts w:ascii="Helvetica" w:eastAsia="Times New Roman" w:hAnsi="Helvetica" w:cs="Helvetica"/>
          <w:color w:val="232C39"/>
          <w:sz w:val="27"/>
          <w:szCs w:val="27"/>
        </w:rPr>
      </w:pPr>
      <w:r w:rsidRPr="00643C57">
        <w:rPr>
          <w:rFonts w:ascii="Helvetica" w:eastAsia="Times New Roman" w:hAnsi="Helvetica" w:cs="Helvetica"/>
          <w:b/>
          <w:bCs/>
          <w:color w:val="FFFFFF"/>
          <w:sz w:val="54"/>
          <w:szCs w:val="54"/>
        </w:rPr>
        <w:t> </w:t>
      </w:r>
    </w:p>
    <w:p w:rsidR="00643C57" w:rsidRPr="00643C57" w:rsidRDefault="00643C57" w:rsidP="00643C57">
      <w:pPr>
        <w:shd w:val="clear" w:color="auto" w:fill="FFFFFF"/>
        <w:spacing w:after="150" w:line="240" w:lineRule="auto"/>
        <w:outlineLvl w:val="2"/>
        <w:rPr>
          <w:rFonts w:ascii="Segoe UI" w:eastAsia="Times New Roman" w:hAnsi="Segoe UI" w:cs="Segoe UI"/>
          <w:b/>
          <w:bCs/>
          <w:color w:val="FFFFFF"/>
          <w:sz w:val="39"/>
          <w:szCs w:val="39"/>
        </w:rPr>
      </w:pPr>
      <w:r w:rsidRPr="00643C57">
        <w:rPr>
          <w:rFonts w:ascii="Segoe UI" w:eastAsia="Times New Roman" w:hAnsi="Segoe UI" w:cs="Segoe UI"/>
          <w:b/>
          <w:bCs/>
          <w:color w:val="FFFFFF"/>
          <w:sz w:val="39"/>
          <w:szCs w:val="39"/>
        </w:rPr>
        <w:t>Socket.IO:</w:t>
      </w:r>
    </w:p>
    <w:p w:rsidR="00643C57" w:rsidRPr="00643C57" w:rsidRDefault="00643C57" w:rsidP="00643C57">
      <w:pPr>
        <w:shd w:val="clear" w:color="auto" w:fill="FFFFFF"/>
        <w:spacing w:after="332"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It is a library which enables real-time and full duplex communication between the Client and the Web servers. It uses the </w:t>
      </w:r>
      <w:hyperlink r:id="rId157" w:history="1">
        <w:r w:rsidRPr="00643C57">
          <w:rPr>
            <w:rFonts w:ascii="Segoe UI" w:eastAsia="Times New Roman" w:hAnsi="Segoe UI" w:cs="Segoe UI"/>
            <w:color w:val="0099E9"/>
            <w:sz w:val="27"/>
            <w:szCs w:val="27"/>
          </w:rPr>
          <w:t>WebSocket protocol</w:t>
        </w:r>
      </w:hyperlink>
      <w:r w:rsidRPr="00643C57">
        <w:rPr>
          <w:rFonts w:ascii="Segoe UI" w:eastAsia="Times New Roman" w:hAnsi="Segoe UI" w:cs="Segoe UI"/>
          <w:color w:val="4D5968"/>
          <w:sz w:val="27"/>
          <w:szCs w:val="27"/>
        </w:rPr>
        <w:t> to provide the interface. Generally, it is divided into two parts, both WebSocket vs Socket.io are event-driven libraries</w:t>
      </w:r>
    </w:p>
    <w:p w:rsidR="00643C57" w:rsidRPr="00643C57" w:rsidRDefault="00643C57" w:rsidP="00643C57">
      <w:pPr>
        <w:numPr>
          <w:ilvl w:val="0"/>
          <w:numId w:val="152"/>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Client Side: it is the library that runs inside the browser</w:t>
      </w:r>
    </w:p>
    <w:p w:rsidR="00643C57" w:rsidRPr="00643C57" w:rsidRDefault="00643C57" w:rsidP="00643C57">
      <w:pPr>
        <w:numPr>
          <w:ilvl w:val="0"/>
          <w:numId w:val="152"/>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Server Side: It is the library for Node.js</w:t>
      </w:r>
    </w:p>
    <w:p w:rsidR="00643C57" w:rsidRPr="00643C57" w:rsidRDefault="00643C57" w:rsidP="00643C57">
      <w:pPr>
        <w:shd w:val="clear" w:color="auto" w:fill="FFFFFF"/>
        <w:spacing w:after="92" w:line="240" w:lineRule="auto"/>
        <w:outlineLvl w:val="3"/>
        <w:rPr>
          <w:rFonts w:ascii="Segoe UI" w:eastAsia="Times New Roman" w:hAnsi="Segoe UI" w:cs="Segoe UI"/>
          <w:b/>
          <w:bCs/>
          <w:color w:val="1375B0"/>
          <w:sz w:val="36"/>
          <w:szCs w:val="36"/>
        </w:rPr>
      </w:pPr>
      <w:r w:rsidRPr="00643C57">
        <w:rPr>
          <w:rFonts w:ascii="Segoe UI" w:eastAsia="Times New Roman" w:hAnsi="Segoe UI" w:cs="Segoe UI"/>
          <w:b/>
          <w:bCs/>
          <w:color w:val="1375B0"/>
          <w:sz w:val="36"/>
          <w:szCs w:val="36"/>
        </w:rPr>
        <w:t>Key features of Socket.IO:</w:t>
      </w:r>
    </w:p>
    <w:p w:rsidR="00643C57" w:rsidRPr="00643C57" w:rsidRDefault="00643C57" w:rsidP="00643C57">
      <w:pPr>
        <w:numPr>
          <w:ilvl w:val="0"/>
          <w:numId w:val="153"/>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It helps in broadcasting to multiple sockets at a time and handles the connection transparently.</w:t>
      </w:r>
    </w:p>
    <w:p w:rsidR="00643C57" w:rsidRPr="00643C57" w:rsidRDefault="00643C57" w:rsidP="00643C57">
      <w:pPr>
        <w:numPr>
          <w:ilvl w:val="0"/>
          <w:numId w:val="153"/>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It works on all platform, server or device ensuring the equality, reliability, and speed.</w:t>
      </w:r>
    </w:p>
    <w:p w:rsidR="00643C57" w:rsidRPr="00643C57" w:rsidRDefault="00643C57" w:rsidP="00643C57">
      <w:pPr>
        <w:numPr>
          <w:ilvl w:val="0"/>
          <w:numId w:val="153"/>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lastRenderedPageBreak/>
        <w:t>It automatically upgrades the requirement to WebSocket if needed.</w:t>
      </w:r>
    </w:p>
    <w:p w:rsidR="00643C57" w:rsidRPr="00643C57" w:rsidRDefault="00643C57" w:rsidP="00643C57">
      <w:pPr>
        <w:numPr>
          <w:ilvl w:val="0"/>
          <w:numId w:val="153"/>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It is a custom real-time transport protocol implementation on top of other protocols.</w:t>
      </w:r>
    </w:p>
    <w:p w:rsidR="00643C57" w:rsidRPr="00643C57" w:rsidRDefault="00643C57" w:rsidP="00643C57">
      <w:pPr>
        <w:numPr>
          <w:ilvl w:val="0"/>
          <w:numId w:val="153"/>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It requires both libraries to be used Client side as well as a server-side library.</w:t>
      </w:r>
    </w:p>
    <w:p w:rsidR="00643C57" w:rsidRPr="00643C57" w:rsidRDefault="00643C57" w:rsidP="00643C57">
      <w:pPr>
        <w:numPr>
          <w:ilvl w:val="0"/>
          <w:numId w:val="153"/>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IO works on work-based events. there are some reserved events which can be accessed using the Socket on server side like Connect, message, Disconnect, Ping and Reconnect.</w:t>
      </w:r>
    </w:p>
    <w:p w:rsidR="00643C57" w:rsidRPr="00643C57" w:rsidRDefault="00643C57" w:rsidP="00643C57">
      <w:pPr>
        <w:numPr>
          <w:ilvl w:val="0"/>
          <w:numId w:val="153"/>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There are some Client based reserved events like Connect, connect- error, connect-timeout and Reconnect etc.</w:t>
      </w:r>
    </w:p>
    <w:p w:rsidR="00643C57" w:rsidRPr="00643C57" w:rsidRDefault="00643C57" w:rsidP="00643C57">
      <w:pPr>
        <w:shd w:val="clear" w:color="auto" w:fill="FFFFFF"/>
        <w:spacing w:after="92" w:line="240" w:lineRule="auto"/>
        <w:outlineLvl w:val="3"/>
        <w:rPr>
          <w:rFonts w:ascii="Segoe UI" w:eastAsia="Times New Roman" w:hAnsi="Segoe UI" w:cs="Segoe UI"/>
          <w:b/>
          <w:bCs/>
          <w:color w:val="1375B0"/>
          <w:sz w:val="36"/>
          <w:szCs w:val="36"/>
        </w:rPr>
      </w:pPr>
      <w:r w:rsidRPr="00643C57">
        <w:rPr>
          <w:rFonts w:ascii="Segoe UI" w:eastAsia="Times New Roman" w:hAnsi="Segoe UI" w:cs="Segoe UI"/>
          <w:b/>
          <w:bCs/>
          <w:color w:val="1375B0"/>
          <w:sz w:val="36"/>
          <w:szCs w:val="36"/>
        </w:rPr>
        <w:t>Why do we need Socket.IO:</w:t>
      </w:r>
    </w:p>
    <w:p w:rsidR="00643C57" w:rsidRPr="00643C57" w:rsidRDefault="00643C57" w:rsidP="00643C57">
      <w:pPr>
        <w:numPr>
          <w:ilvl w:val="0"/>
          <w:numId w:val="154"/>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I handle all the degradation of your technical alternatives to get full duplex communication in real time.</w:t>
      </w:r>
    </w:p>
    <w:p w:rsidR="00643C57" w:rsidRPr="00643C57" w:rsidRDefault="00643C57" w:rsidP="00643C57">
      <w:pPr>
        <w:numPr>
          <w:ilvl w:val="0"/>
          <w:numId w:val="154"/>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It also handles the various support level and the inconsistencies from the browser.</w:t>
      </w:r>
    </w:p>
    <w:p w:rsidR="00643C57" w:rsidRPr="00643C57" w:rsidRDefault="00643C57" w:rsidP="00643C57">
      <w:pPr>
        <w:numPr>
          <w:ilvl w:val="0"/>
          <w:numId w:val="154"/>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It also gives the additional feature room support for basic publish infrastructure and thinks like automatic reconnect.</w:t>
      </w:r>
    </w:p>
    <w:p w:rsidR="00643C57" w:rsidRPr="00643C57" w:rsidRDefault="00643C57" w:rsidP="00643C57">
      <w:pPr>
        <w:numPr>
          <w:ilvl w:val="0"/>
          <w:numId w:val="154"/>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lastRenderedPageBreak/>
        <w:t>Currently, AFAIK is the most used one and easier to help with vanilla web sockets.</w:t>
      </w:r>
    </w:p>
    <w:p w:rsidR="00643C57" w:rsidRPr="00643C57" w:rsidRDefault="00643C57" w:rsidP="00643C57">
      <w:pPr>
        <w:shd w:val="clear" w:color="auto" w:fill="FFFFFF"/>
        <w:spacing w:after="0" w:line="240" w:lineRule="auto"/>
        <w:rPr>
          <w:rFonts w:ascii="Helvetica" w:eastAsia="Times New Roman" w:hAnsi="Helvetica" w:cs="Helvetica"/>
          <w:color w:val="232C39"/>
          <w:sz w:val="27"/>
          <w:szCs w:val="27"/>
        </w:rPr>
      </w:pPr>
      <w:r w:rsidRPr="00643C57">
        <w:rPr>
          <w:rFonts w:ascii="Helvetica" w:eastAsia="Times New Roman" w:hAnsi="Helvetica" w:cs="Helvetica"/>
          <w:b/>
          <w:bCs/>
          <w:color w:val="FFFFFF"/>
          <w:sz w:val="54"/>
          <w:szCs w:val="54"/>
        </w:rPr>
        <w:t> </w:t>
      </w:r>
    </w:p>
    <w:p w:rsidR="00643C57" w:rsidRPr="00643C57" w:rsidRDefault="00643C57" w:rsidP="00643C57">
      <w:pPr>
        <w:shd w:val="clear" w:color="auto" w:fill="FFFFFF"/>
        <w:spacing w:after="150" w:line="240" w:lineRule="auto"/>
        <w:outlineLvl w:val="2"/>
        <w:rPr>
          <w:rFonts w:ascii="Segoe UI" w:eastAsia="Times New Roman" w:hAnsi="Segoe UI" w:cs="Segoe UI"/>
          <w:b/>
          <w:bCs/>
          <w:color w:val="FFFFFF"/>
          <w:sz w:val="39"/>
          <w:szCs w:val="39"/>
        </w:rPr>
      </w:pPr>
      <w:r w:rsidRPr="00643C57">
        <w:rPr>
          <w:rFonts w:ascii="Segoe UI" w:eastAsia="Times New Roman" w:hAnsi="Segoe UI" w:cs="Segoe UI"/>
          <w:b/>
          <w:bCs/>
          <w:color w:val="FFFFFF"/>
          <w:sz w:val="39"/>
          <w:szCs w:val="39"/>
        </w:rPr>
        <w:t>Head To Head Comparison Between WebSocket vs Socket.io (Infographics)</w:t>
      </w:r>
    </w:p>
    <w:p w:rsidR="00643C57" w:rsidRPr="00643C57" w:rsidRDefault="00643C57" w:rsidP="00643C57">
      <w:pPr>
        <w:shd w:val="clear" w:color="auto" w:fill="FFFFFF"/>
        <w:spacing w:after="332"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lastRenderedPageBreak/>
        <w:t>Below is the top 5 comparison of WebSocket vs Socket.io:</w:t>
      </w:r>
      <w:r w:rsidRPr="00643C57">
        <w:rPr>
          <w:rFonts w:ascii="Segoe UI" w:eastAsia="Times New Roman" w:hAnsi="Segoe UI" w:cs="Segoe UI"/>
          <w:noProof/>
          <w:color w:val="4D5968"/>
          <w:sz w:val="27"/>
          <w:szCs w:val="27"/>
        </w:rPr>
        <w:lastRenderedPageBreak/>
        <w:drawing>
          <wp:inline distT="0" distB="0" distL="0" distR="0" wp14:anchorId="72866602" wp14:editId="29045024">
            <wp:extent cx="9096375" cy="23669625"/>
            <wp:effectExtent l="0" t="0" r="9525" b="9525"/>
            <wp:docPr id="35" name="Picture 35" descr="WebSockets vs Socket.io Info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WebSockets vs Socket.io Infographics"/>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9096375" cy="23669625"/>
                    </a:xfrm>
                    <a:prstGeom prst="rect">
                      <a:avLst/>
                    </a:prstGeom>
                    <a:noFill/>
                    <a:ln>
                      <a:noFill/>
                    </a:ln>
                  </pic:spPr>
                </pic:pic>
              </a:graphicData>
            </a:graphic>
          </wp:inline>
        </w:drawing>
      </w:r>
    </w:p>
    <w:p w:rsidR="00643C57" w:rsidRPr="00643C57" w:rsidRDefault="00643C57" w:rsidP="00643C57">
      <w:pPr>
        <w:shd w:val="clear" w:color="auto" w:fill="FFFFFF"/>
        <w:spacing w:after="0" w:line="240" w:lineRule="auto"/>
        <w:rPr>
          <w:rFonts w:ascii="Helvetica" w:eastAsia="Times New Roman" w:hAnsi="Helvetica" w:cs="Helvetica"/>
          <w:color w:val="232C39"/>
          <w:sz w:val="27"/>
          <w:szCs w:val="27"/>
        </w:rPr>
      </w:pPr>
      <w:r w:rsidRPr="00643C57">
        <w:rPr>
          <w:rFonts w:ascii="Helvetica" w:eastAsia="Times New Roman" w:hAnsi="Helvetica" w:cs="Helvetica"/>
          <w:b/>
          <w:bCs/>
          <w:color w:val="FFFFFF"/>
          <w:sz w:val="54"/>
          <w:szCs w:val="54"/>
        </w:rPr>
        <w:lastRenderedPageBreak/>
        <w:t> </w:t>
      </w:r>
    </w:p>
    <w:p w:rsidR="00643C57" w:rsidRPr="00643C57" w:rsidRDefault="00643C57" w:rsidP="00643C57">
      <w:pPr>
        <w:shd w:val="clear" w:color="auto" w:fill="FFFFFF"/>
        <w:spacing w:after="150" w:line="240" w:lineRule="auto"/>
        <w:outlineLvl w:val="2"/>
        <w:rPr>
          <w:rFonts w:ascii="Segoe UI" w:eastAsia="Times New Roman" w:hAnsi="Segoe UI" w:cs="Segoe UI"/>
          <w:b/>
          <w:bCs/>
          <w:color w:val="FFFFFF"/>
          <w:sz w:val="39"/>
          <w:szCs w:val="39"/>
        </w:rPr>
      </w:pPr>
      <w:r w:rsidRPr="00643C57">
        <w:rPr>
          <w:rFonts w:ascii="Segoe UI" w:eastAsia="Times New Roman" w:hAnsi="Segoe UI" w:cs="Segoe UI"/>
          <w:b/>
          <w:bCs/>
          <w:color w:val="FFFFFF"/>
          <w:sz w:val="39"/>
          <w:szCs w:val="39"/>
        </w:rPr>
        <w:t>Key Differences between WebSocket vs socket.io</w:t>
      </w:r>
    </w:p>
    <w:p w:rsidR="00643C57" w:rsidRPr="00643C57" w:rsidRDefault="00643C57" w:rsidP="00643C57">
      <w:pPr>
        <w:shd w:val="clear" w:color="auto" w:fill="FFFFFF"/>
        <w:spacing w:after="332"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Both WebSocket vs Socket.io are popular choices in the market; let us discuss some of the major Difference Between WebSocket vs Socket.io:</w:t>
      </w:r>
    </w:p>
    <w:p w:rsidR="00643C57" w:rsidRPr="00643C57" w:rsidRDefault="00643C57" w:rsidP="00643C57">
      <w:pPr>
        <w:numPr>
          <w:ilvl w:val="0"/>
          <w:numId w:val="155"/>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It provides the Connection over TCP while Socket.io is a library to abstract the WebSocket connections.</w:t>
      </w:r>
    </w:p>
    <w:p w:rsidR="00643C57" w:rsidRPr="00643C57" w:rsidRDefault="00643C57" w:rsidP="00643C57">
      <w:pPr>
        <w:numPr>
          <w:ilvl w:val="0"/>
          <w:numId w:val="155"/>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WebSocket doesn’t have fallback options while Socket.io supports fallback.</w:t>
      </w:r>
    </w:p>
    <w:p w:rsidR="00643C57" w:rsidRPr="00643C57" w:rsidRDefault="00643C57" w:rsidP="00643C57">
      <w:pPr>
        <w:numPr>
          <w:ilvl w:val="0"/>
          <w:numId w:val="155"/>
        </w:numPr>
        <w:shd w:val="clear" w:color="auto" w:fill="FFFFFF"/>
        <w:spacing w:before="100" w:beforeAutospacing="1" w:after="100" w:afterAutospacing="1"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WebSocket is technology while Socket.io is a </w:t>
      </w:r>
      <w:hyperlink r:id="rId159" w:history="1">
        <w:r w:rsidRPr="00643C57">
          <w:rPr>
            <w:rFonts w:ascii="Segoe UI" w:eastAsia="Times New Roman" w:hAnsi="Segoe UI" w:cs="Segoe UI"/>
            <w:color w:val="0099E9"/>
            <w:sz w:val="27"/>
            <w:szCs w:val="27"/>
          </w:rPr>
          <w:t>library for WebSockets</w:t>
        </w:r>
      </w:hyperlink>
      <w:r w:rsidRPr="00643C57">
        <w:rPr>
          <w:rFonts w:ascii="Segoe UI" w:eastAsia="Times New Roman" w:hAnsi="Segoe UI" w:cs="Segoe UI"/>
          <w:color w:val="4D5968"/>
          <w:sz w:val="27"/>
          <w:szCs w:val="27"/>
        </w:rPr>
        <w:t>.</w:t>
      </w:r>
    </w:p>
    <w:p w:rsidR="00643C57" w:rsidRPr="00643C57" w:rsidRDefault="00643C57" w:rsidP="00643C57">
      <w:pPr>
        <w:shd w:val="clear" w:color="auto" w:fill="FFFFFF"/>
        <w:spacing w:after="0" w:line="240" w:lineRule="auto"/>
        <w:rPr>
          <w:rFonts w:ascii="Helvetica" w:eastAsia="Times New Roman" w:hAnsi="Helvetica" w:cs="Helvetica"/>
          <w:color w:val="232C39"/>
          <w:sz w:val="27"/>
          <w:szCs w:val="27"/>
        </w:rPr>
      </w:pPr>
      <w:r w:rsidRPr="00643C57">
        <w:rPr>
          <w:rFonts w:ascii="Helvetica" w:eastAsia="Times New Roman" w:hAnsi="Helvetica" w:cs="Helvetica"/>
          <w:b/>
          <w:bCs/>
          <w:color w:val="FFFFFF"/>
          <w:sz w:val="54"/>
          <w:szCs w:val="54"/>
        </w:rPr>
        <w:t> </w:t>
      </w:r>
    </w:p>
    <w:p w:rsidR="00643C57" w:rsidRPr="00643C57" w:rsidRDefault="00643C57" w:rsidP="00643C57">
      <w:pPr>
        <w:shd w:val="clear" w:color="auto" w:fill="FFFFFF"/>
        <w:spacing w:after="150" w:line="240" w:lineRule="auto"/>
        <w:outlineLvl w:val="2"/>
        <w:rPr>
          <w:rFonts w:ascii="Segoe UI" w:eastAsia="Times New Roman" w:hAnsi="Segoe UI" w:cs="Segoe UI"/>
          <w:b/>
          <w:bCs/>
          <w:color w:val="FFFFFF"/>
          <w:sz w:val="39"/>
          <w:szCs w:val="39"/>
        </w:rPr>
      </w:pPr>
      <w:r w:rsidRPr="00643C57">
        <w:rPr>
          <w:rFonts w:ascii="Segoe UI" w:eastAsia="Times New Roman" w:hAnsi="Segoe UI" w:cs="Segoe UI"/>
          <w:b/>
          <w:bCs/>
          <w:color w:val="FFFFFF"/>
          <w:sz w:val="39"/>
          <w:szCs w:val="39"/>
        </w:rPr>
        <w:t>WebSocket vs Socket.io Comparison Table</w:t>
      </w:r>
    </w:p>
    <w:p w:rsidR="00643C57" w:rsidRPr="00643C57" w:rsidRDefault="00643C57" w:rsidP="00643C57">
      <w:pPr>
        <w:shd w:val="clear" w:color="auto" w:fill="FFFFFF"/>
        <w:spacing w:after="332" w:line="480" w:lineRule="auto"/>
        <w:rPr>
          <w:rFonts w:ascii="Segoe UI" w:eastAsia="Times New Roman" w:hAnsi="Segoe UI" w:cs="Segoe UI"/>
          <w:color w:val="4D5968"/>
          <w:sz w:val="27"/>
          <w:szCs w:val="27"/>
        </w:rPr>
      </w:pPr>
      <w:r w:rsidRPr="00643C57">
        <w:rPr>
          <w:rFonts w:ascii="Segoe UI" w:eastAsia="Times New Roman" w:hAnsi="Segoe UI" w:cs="Segoe UI"/>
          <w:color w:val="4D5968"/>
          <w:sz w:val="27"/>
          <w:szCs w:val="27"/>
        </w:rPr>
        <w:t>Below is the topmost comparison between WebSocket vs Socket.io:</w:t>
      </w:r>
    </w:p>
    <w:tbl>
      <w:tblPr>
        <w:tblW w:w="13050" w:type="dxa"/>
        <w:tblBorders>
          <w:top w:val="single" w:sz="12" w:space="0" w:color="D2D2D2"/>
          <w:left w:val="single" w:sz="12" w:space="0" w:color="D2D2D2"/>
          <w:bottom w:val="single" w:sz="12" w:space="0" w:color="D2D2D2"/>
          <w:right w:val="single" w:sz="12" w:space="0" w:color="D2D2D2"/>
        </w:tblBorders>
        <w:shd w:val="clear" w:color="auto" w:fill="FFFFFF"/>
        <w:tblCellMar>
          <w:top w:w="15" w:type="dxa"/>
          <w:left w:w="15" w:type="dxa"/>
          <w:bottom w:w="15" w:type="dxa"/>
          <w:right w:w="15" w:type="dxa"/>
        </w:tblCellMar>
        <w:tblLook w:val="04A0" w:firstRow="1" w:lastRow="0" w:firstColumn="1" w:lastColumn="0" w:noHBand="0" w:noVBand="1"/>
      </w:tblPr>
      <w:tblGrid>
        <w:gridCol w:w="1571"/>
        <w:gridCol w:w="5551"/>
        <w:gridCol w:w="5928"/>
      </w:tblGrid>
      <w:tr w:rsidR="00643C57" w:rsidRPr="00643C57" w:rsidTr="00643C57">
        <w:tc>
          <w:tcPr>
            <w:tcW w:w="112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rsidR="00643C57" w:rsidRPr="00643C57" w:rsidRDefault="00643C57" w:rsidP="00643C57">
            <w:pPr>
              <w:spacing w:after="0" w:line="480" w:lineRule="auto"/>
              <w:rPr>
                <w:rFonts w:ascii="Segoe UI" w:eastAsia="Times New Roman" w:hAnsi="Segoe UI" w:cs="Segoe UI"/>
                <w:color w:val="4D5968"/>
                <w:sz w:val="24"/>
                <w:szCs w:val="24"/>
              </w:rPr>
            </w:pPr>
            <w:r w:rsidRPr="00643C57">
              <w:rPr>
                <w:rFonts w:ascii="Segoe UI" w:eastAsia="Times New Roman" w:hAnsi="Segoe UI" w:cs="Segoe UI"/>
                <w:b/>
                <w:bCs/>
                <w:color w:val="4D5968"/>
                <w:sz w:val="24"/>
                <w:szCs w:val="24"/>
              </w:rPr>
              <w:t>S. No.</w:t>
            </w:r>
          </w:p>
        </w:tc>
        <w:tc>
          <w:tcPr>
            <w:tcW w:w="397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rsidR="00643C57" w:rsidRPr="00643C57" w:rsidRDefault="00643C57" w:rsidP="00643C57">
            <w:pPr>
              <w:spacing w:after="0" w:line="480" w:lineRule="auto"/>
              <w:jc w:val="center"/>
              <w:rPr>
                <w:rFonts w:ascii="Segoe UI" w:eastAsia="Times New Roman" w:hAnsi="Segoe UI" w:cs="Segoe UI"/>
                <w:color w:val="4D5968"/>
                <w:sz w:val="24"/>
                <w:szCs w:val="24"/>
              </w:rPr>
            </w:pPr>
            <w:r w:rsidRPr="00643C57">
              <w:rPr>
                <w:rFonts w:ascii="Segoe UI" w:eastAsia="Times New Roman" w:hAnsi="Segoe UI" w:cs="Segoe UI"/>
                <w:b/>
                <w:bCs/>
                <w:color w:val="4D5968"/>
                <w:sz w:val="24"/>
                <w:szCs w:val="24"/>
              </w:rPr>
              <w:t>WebSocket</w:t>
            </w:r>
          </w:p>
        </w:tc>
        <w:tc>
          <w:tcPr>
            <w:tcW w:w="424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rsidR="00643C57" w:rsidRPr="00643C57" w:rsidRDefault="00643C57" w:rsidP="00643C57">
            <w:pPr>
              <w:spacing w:after="0" w:line="480" w:lineRule="auto"/>
              <w:jc w:val="center"/>
              <w:rPr>
                <w:rFonts w:ascii="Segoe UI" w:eastAsia="Times New Roman" w:hAnsi="Segoe UI" w:cs="Segoe UI"/>
                <w:color w:val="4D5968"/>
                <w:sz w:val="24"/>
                <w:szCs w:val="24"/>
              </w:rPr>
            </w:pPr>
            <w:r w:rsidRPr="00643C57">
              <w:rPr>
                <w:rFonts w:ascii="Segoe UI" w:eastAsia="Times New Roman" w:hAnsi="Segoe UI" w:cs="Segoe UI"/>
                <w:b/>
                <w:bCs/>
                <w:color w:val="4D5968"/>
                <w:sz w:val="24"/>
                <w:szCs w:val="24"/>
              </w:rPr>
              <w:t>Socket.io</w:t>
            </w:r>
          </w:p>
        </w:tc>
      </w:tr>
      <w:tr w:rsidR="00643C57" w:rsidRPr="00643C57" w:rsidTr="00643C57">
        <w:tc>
          <w:tcPr>
            <w:tcW w:w="112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rsidR="00643C57" w:rsidRPr="00643C57" w:rsidRDefault="00643C57" w:rsidP="00643C57">
            <w:pPr>
              <w:spacing w:after="0" w:line="480" w:lineRule="auto"/>
              <w:rPr>
                <w:rFonts w:ascii="Segoe UI" w:eastAsia="Times New Roman" w:hAnsi="Segoe UI" w:cs="Segoe UI"/>
                <w:color w:val="4D5968"/>
                <w:sz w:val="24"/>
                <w:szCs w:val="24"/>
              </w:rPr>
            </w:pPr>
            <w:r w:rsidRPr="00643C57">
              <w:rPr>
                <w:rFonts w:ascii="Segoe UI" w:eastAsia="Times New Roman" w:hAnsi="Segoe UI" w:cs="Segoe UI"/>
                <w:color w:val="4D5968"/>
                <w:sz w:val="24"/>
                <w:szCs w:val="24"/>
              </w:rPr>
              <w:t>1</w:t>
            </w:r>
          </w:p>
        </w:tc>
        <w:tc>
          <w:tcPr>
            <w:tcW w:w="397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rsidR="00643C57" w:rsidRPr="00643C57" w:rsidRDefault="00643C57" w:rsidP="00643C57">
            <w:pPr>
              <w:spacing w:after="0" w:line="480" w:lineRule="auto"/>
              <w:rPr>
                <w:rFonts w:ascii="Segoe UI" w:eastAsia="Times New Roman" w:hAnsi="Segoe UI" w:cs="Segoe UI"/>
                <w:color w:val="4D5968"/>
                <w:sz w:val="24"/>
                <w:szCs w:val="24"/>
              </w:rPr>
            </w:pPr>
            <w:r w:rsidRPr="00643C57">
              <w:rPr>
                <w:rFonts w:ascii="Segoe UI" w:eastAsia="Times New Roman" w:hAnsi="Segoe UI" w:cs="Segoe UI"/>
                <w:color w:val="4D5968"/>
                <w:sz w:val="24"/>
                <w:szCs w:val="24"/>
              </w:rPr>
              <w:t>It is the protocol which is established over the TCP connection</w:t>
            </w:r>
          </w:p>
        </w:tc>
        <w:tc>
          <w:tcPr>
            <w:tcW w:w="424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rsidR="00643C57" w:rsidRPr="00643C57" w:rsidRDefault="00643C57" w:rsidP="00643C57">
            <w:pPr>
              <w:spacing w:after="0" w:line="480" w:lineRule="auto"/>
              <w:rPr>
                <w:rFonts w:ascii="Segoe UI" w:eastAsia="Times New Roman" w:hAnsi="Segoe UI" w:cs="Segoe UI"/>
                <w:color w:val="4D5968"/>
                <w:sz w:val="24"/>
                <w:szCs w:val="24"/>
              </w:rPr>
            </w:pPr>
            <w:r w:rsidRPr="00643C57">
              <w:rPr>
                <w:rFonts w:ascii="Segoe UI" w:eastAsia="Times New Roman" w:hAnsi="Segoe UI" w:cs="Segoe UI"/>
                <w:color w:val="4D5968"/>
                <w:sz w:val="24"/>
                <w:szCs w:val="24"/>
              </w:rPr>
              <w:t> It is the library to work with WebSocket</w:t>
            </w:r>
          </w:p>
        </w:tc>
      </w:tr>
      <w:tr w:rsidR="00643C57" w:rsidRPr="00643C57" w:rsidTr="00643C57">
        <w:tc>
          <w:tcPr>
            <w:tcW w:w="112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rsidR="00643C57" w:rsidRPr="00643C57" w:rsidRDefault="00643C57" w:rsidP="00643C57">
            <w:pPr>
              <w:spacing w:after="0" w:line="480" w:lineRule="auto"/>
              <w:rPr>
                <w:rFonts w:ascii="Segoe UI" w:eastAsia="Times New Roman" w:hAnsi="Segoe UI" w:cs="Segoe UI"/>
                <w:color w:val="4D5968"/>
                <w:sz w:val="24"/>
                <w:szCs w:val="24"/>
              </w:rPr>
            </w:pPr>
            <w:r w:rsidRPr="00643C57">
              <w:rPr>
                <w:rFonts w:ascii="Segoe UI" w:eastAsia="Times New Roman" w:hAnsi="Segoe UI" w:cs="Segoe UI"/>
                <w:color w:val="4D5968"/>
                <w:sz w:val="24"/>
                <w:szCs w:val="24"/>
              </w:rPr>
              <w:t>2</w:t>
            </w:r>
          </w:p>
        </w:tc>
        <w:tc>
          <w:tcPr>
            <w:tcW w:w="397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rsidR="00643C57" w:rsidRPr="00643C57" w:rsidRDefault="00643C57" w:rsidP="00643C57">
            <w:pPr>
              <w:spacing w:after="0" w:line="480" w:lineRule="auto"/>
              <w:rPr>
                <w:rFonts w:ascii="Segoe UI" w:eastAsia="Times New Roman" w:hAnsi="Segoe UI" w:cs="Segoe UI"/>
                <w:color w:val="4D5968"/>
                <w:sz w:val="24"/>
                <w:szCs w:val="24"/>
              </w:rPr>
            </w:pPr>
            <w:r w:rsidRPr="00643C57">
              <w:rPr>
                <w:rFonts w:ascii="Segoe UI" w:eastAsia="Times New Roman" w:hAnsi="Segoe UI" w:cs="Segoe UI"/>
                <w:color w:val="4D5968"/>
                <w:sz w:val="24"/>
                <w:szCs w:val="24"/>
              </w:rPr>
              <w:t xml:space="preserve">It provides full duplex communication on TCP </w:t>
            </w:r>
            <w:r w:rsidRPr="00643C57">
              <w:rPr>
                <w:rFonts w:ascii="Segoe UI" w:eastAsia="Times New Roman" w:hAnsi="Segoe UI" w:cs="Segoe UI"/>
                <w:color w:val="4D5968"/>
                <w:sz w:val="24"/>
                <w:szCs w:val="24"/>
              </w:rPr>
              <w:lastRenderedPageBreak/>
              <w:t>connections.</w:t>
            </w:r>
          </w:p>
        </w:tc>
        <w:tc>
          <w:tcPr>
            <w:tcW w:w="424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rsidR="00643C57" w:rsidRPr="00643C57" w:rsidRDefault="00643C57" w:rsidP="00643C57">
            <w:pPr>
              <w:spacing w:after="0" w:line="480" w:lineRule="auto"/>
              <w:rPr>
                <w:rFonts w:ascii="Segoe UI" w:eastAsia="Times New Roman" w:hAnsi="Segoe UI" w:cs="Segoe UI"/>
                <w:color w:val="4D5968"/>
                <w:sz w:val="24"/>
                <w:szCs w:val="24"/>
              </w:rPr>
            </w:pPr>
            <w:r w:rsidRPr="00643C57">
              <w:rPr>
                <w:rFonts w:ascii="Segoe UI" w:eastAsia="Times New Roman" w:hAnsi="Segoe UI" w:cs="Segoe UI"/>
                <w:color w:val="4D5968"/>
                <w:sz w:val="24"/>
                <w:szCs w:val="24"/>
              </w:rPr>
              <w:lastRenderedPageBreak/>
              <w:t xml:space="preserve">Provides the event-based communication between </w:t>
            </w:r>
            <w:r w:rsidRPr="00643C57">
              <w:rPr>
                <w:rFonts w:ascii="Segoe UI" w:eastAsia="Times New Roman" w:hAnsi="Segoe UI" w:cs="Segoe UI"/>
                <w:color w:val="4D5968"/>
                <w:sz w:val="24"/>
                <w:szCs w:val="24"/>
              </w:rPr>
              <w:lastRenderedPageBreak/>
              <w:t>browser and server.</w:t>
            </w:r>
          </w:p>
        </w:tc>
      </w:tr>
      <w:tr w:rsidR="00643C57" w:rsidRPr="00643C57" w:rsidTr="00643C57">
        <w:tc>
          <w:tcPr>
            <w:tcW w:w="112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rsidR="00643C57" w:rsidRPr="00643C57" w:rsidRDefault="00643C57" w:rsidP="00643C57">
            <w:pPr>
              <w:spacing w:after="0" w:line="480" w:lineRule="auto"/>
              <w:rPr>
                <w:rFonts w:ascii="Segoe UI" w:eastAsia="Times New Roman" w:hAnsi="Segoe UI" w:cs="Segoe UI"/>
                <w:color w:val="4D5968"/>
                <w:sz w:val="24"/>
                <w:szCs w:val="24"/>
              </w:rPr>
            </w:pPr>
            <w:r w:rsidRPr="00643C57">
              <w:rPr>
                <w:rFonts w:ascii="Segoe UI" w:eastAsia="Times New Roman" w:hAnsi="Segoe UI" w:cs="Segoe UI"/>
                <w:color w:val="4D5968"/>
                <w:sz w:val="24"/>
                <w:szCs w:val="24"/>
              </w:rPr>
              <w:lastRenderedPageBreak/>
              <w:t>3</w:t>
            </w:r>
          </w:p>
        </w:tc>
        <w:tc>
          <w:tcPr>
            <w:tcW w:w="397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rsidR="00643C57" w:rsidRPr="00643C57" w:rsidRDefault="00643C57" w:rsidP="00643C57">
            <w:pPr>
              <w:spacing w:after="0" w:line="480" w:lineRule="auto"/>
              <w:rPr>
                <w:rFonts w:ascii="Segoe UI" w:eastAsia="Times New Roman" w:hAnsi="Segoe UI" w:cs="Segoe UI"/>
                <w:color w:val="4D5968"/>
                <w:sz w:val="24"/>
                <w:szCs w:val="24"/>
              </w:rPr>
            </w:pPr>
            <w:r w:rsidRPr="00643C57">
              <w:rPr>
                <w:rFonts w:ascii="Segoe UI" w:eastAsia="Times New Roman" w:hAnsi="Segoe UI" w:cs="Segoe UI"/>
                <w:color w:val="4D5968"/>
                <w:sz w:val="24"/>
                <w:szCs w:val="24"/>
              </w:rPr>
              <w:t>Proxy and load balancer is not supported in WebSocket.</w:t>
            </w:r>
          </w:p>
        </w:tc>
        <w:tc>
          <w:tcPr>
            <w:tcW w:w="424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rsidR="00643C57" w:rsidRPr="00643C57" w:rsidRDefault="00643C57" w:rsidP="00643C57">
            <w:pPr>
              <w:spacing w:after="0" w:line="480" w:lineRule="auto"/>
              <w:rPr>
                <w:rFonts w:ascii="Segoe UI" w:eastAsia="Times New Roman" w:hAnsi="Segoe UI" w:cs="Segoe UI"/>
                <w:color w:val="4D5968"/>
                <w:sz w:val="24"/>
                <w:szCs w:val="24"/>
              </w:rPr>
            </w:pPr>
            <w:r w:rsidRPr="00643C57">
              <w:rPr>
                <w:rFonts w:ascii="Segoe UI" w:eastAsia="Times New Roman" w:hAnsi="Segoe UI" w:cs="Segoe UI"/>
                <w:color w:val="4D5968"/>
                <w:sz w:val="24"/>
                <w:szCs w:val="24"/>
              </w:rPr>
              <w:t>A connection can be established in the presence of proxies and load balancers.</w:t>
            </w:r>
          </w:p>
        </w:tc>
      </w:tr>
      <w:tr w:rsidR="00643C57" w:rsidRPr="00643C57" w:rsidTr="00643C57">
        <w:tc>
          <w:tcPr>
            <w:tcW w:w="112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rsidR="00643C57" w:rsidRPr="00643C57" w:rsidRDefault="00643C57" w:rsidP="00643C57">
            <w:pPr>
              <w:spacing w:after="0" w:line="480" w:lineRule="auto"/>
              <w:rPr>
                <w:rFonts w:ascii="Segoe UI" w:eastAsia="Times New Roman" w:hAnsi="Segoe UI" w:cs="Segoe UI"/>
                <w:color w:val="4D5968"/>
                <w:sz w:val="24"/>
                <w:szCs w:val="24"/>
              </w:rPr>
            </w:pPr>
            <w:r w:rsidRPr="00643C57">
              <w:rPr>
                <w:rFonts w:ascii="Segoe UI" w:eastAsia="Times New Roman" w:hAnsi="Segoe UI" w:cs="Segoe UI"/>
                <w:color w:val="4D5968"/>
                <w:sz w:val="24"/>
                <w:szCs w:val="24"/>
              </w:rPr>
              <w:t>4.</w:t>
            </w:r>
          </w:p>
        </w:tc>
        <w:tc>
          <w:tcPr>
            <w:tcW w:w="397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rsidR="00643C57" w:rsidRPr="00643C57" w:rsidRDefault="00643C57" w:rsidP="00643C57">
            <w:pPr>
              <w:spacing w:after="0" w:line="480" w:lineRule="auto"/>
              <w:rPr>
                <w:rFonts w:ascii="Segoe UI" w:eastAsia="Times New Roman" w:hAnsi="Segoe UI" w:cs="Segoe UI"/>
                <w:color w:val="4D5968"/>
                <w:sz w:val="24"/>
                <w:szCs w:val="24"/>
              </w:rPr>
            </w:pPr>
            <w:r w:rsidRPr="00643C57">
              <w:rPr>
                <w:rFonts w:ascii="Segoe UI" w:eastAsia="Times New Roman" w:hAnsi="Segoe UI" w:cs="Segoe UI"/>
                <w:color w:val="4D5968"/>
                <w:sz w:val="24"/>
                <w:szCs w:val="24"/>
              </w:rPr>
              <w:t>It doesn’t support broadcasting.</w:t>
            </w:r>
          </w:p>
        </w:tc>
        <w:tc>
          <w:tcPr>
            <w:tcW w:w="424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rsidR="00643C57" w:rsidRPr="00643C57" w:rsidRDefault="00643C57" w:rsidP="00643C57">
            <w:pPr>
              <w:spacing w:after="0" w:line="480" w:lineRule="auto"/>
              <w:rPr>
                <w:rFonts w:ascii="Segoe UI" w:eastAsia="Times New Roman" w:hAnsi="Segoe UI" w:cs="Segoe UI"/>
                <w:color w:val="4D5968"/>
                <w:sz w:val="24"/>
                <w:szCs w:val="24"/>
              </w:rPr>
            </w:pPr>
            <w:r w:rsidRPr="00643C57">
              <w:rPr>
                <w:rFonts w:ascii="Segoe UI" w:eastAsia="Times New Roman" w:hAnsi="Segoe UI" w:cs="Segoe UI"/>
                <w:color w:val="4D5968"/>
                <w:sz w:val="24"/>
                <w:szCs w:val="24"/>
              </w:rPr>
              <w:t>It supports broadcasting.</w:t>
            </w:r>
          </w:p>
        </w:tc>
      </w:tr>
      <w:tr w:rsidR="00643C57" w:rsidRPr="00643C57" w:rsidTr="00643C57">
        <w:tc>
          <w:tcPr>
            <w:tcW w:w="112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rsidR="00643C57" w:rsidRPr="00643C57" w:rsidRDefault="00643C57" w:rsidP="00643C57">
            <w:pPr>
              <w:spacing w:after="0" w:line="480" w:lineRule="auto"/>
              <w:rPr>
                <w:rFonts w:ascii="Segoe UI" w:eastAsia="Times New Roman" w:hAnsi="Segoe UI" w:cs="Segoe UI"/>
                <w:color w:val="4D5968"/>
                <w:sz w:val="24"/>
                <w:szCs w:val="24"/>
              </w:rPr>
            </w:pPr>
            <w:r w:rsidRPr="00643C57">
              <w:rPr>
                <w:rFonts w:ascii="Segoe UI" w:eastAsia="Times New Roman" w:hAnsi="Segoe UI" w:cs="Segoe UI"/>
                <w:color w:val="4D5968"/>
                <w:sz w:val="24"/>
                <w:szCs w:val="24"/>
              </w:rPr>
              <w:t>5.</w:t>
            </w:r>
          </w:p>
        </w:tc>
        <w:tc>
          <w:tcPr>
            <w:tcW w:w="397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rsidR="00643C57" w:rsidRPr="00643C57" w:rsidRDefault="00643C57" w:rsidP="00643C57">
            <w:pPr>
              <w:spacing w:after="0" w:line="480" w:lineRule="auto"/>
              <w:rPr>
                <w:rFonts w:ascii="Segoe UI" w:eastAsia="Times New Roman" w:hAnsi="Segoe UI" w:cs="Segoe UI"/>
                <w:color w:val="4D5968"/>
                <w:sz w:val="24"/>
                <w:szCs w:val="24"/>
              </w:rPr>
            </w:pPr>
            <w:r w:rsidRPr="00643C57">
              <w:rPr>
                <w:rFonts w:ascii="Segoe UI" w:eastAsia="Times New Roman" w:hAnsi="Segoe UI" w:cs="Segoe UI"/>
                <w:color w:val="4D5968"/>
                <w:sz w:val="24"/>
                <w:szCs w:val="24"/>
              </w:rPr>
              <w:t>It doesn’t have a fallback option.</w:t>
            </w:r>
          </w:p>
        </w:tc>
        <w:tc>
          <w:tcPr>
            <w:tcW w:w="4245" w:type="dxa"/>
            <w:tcBorders>
              <w:top w:val="single" w:sz="12" w:space="0" w:color="D2D2D2"/>
              <w:right w:val="single" w:sz="12" w:space="0" w:color="D2D2D2"/>
            </w:tcBorders>
            <w:shd w:val="clear" w:color="auto" w:fill="FFFFFF"/>
            <w:tcMar>
              <w:top w:w="148" w:type="dxa"/>
              <w:left w:w="148" w:type="dxa"/>
              <w:bottom w:w="148" w:type="dxa"/>
              <w:right w:w="148" w:type="dxa"/>
            </w:tcMar>
            <w:vAlign w:val="center"/>
            <w:hideMark/>
          </w:tcPr>
          <w:p w:rsidR="00643C57" w:rsidRPr="00643C57" w:rsidRDefault="00643C57" w:rsidP="00643C57">
            <w:pPr>
              <w:spacing w:after="0" w:line="480" w:lineRule="auto"/>
              <w:rPr>
                <w:rFonts w:ascii="Segoe UI" w:eastAsia="Times New Roman" w:hAnsi="Segoe UI" w:cs="Segoe UI"/>
                <w:color w:val="4D5968"/>
                <w:sz w:val="24"/>
                <w:szCs w:val="24"/>
              </w:rPr>
            </w:pPr>
            <w:r w:rsidRPr="00643C57">
              <w:rPr>
                <w:rFonts w:ascii="Segoe UI" w:eastAsia="Times New Roman" w:hAnsi="Segoe UI" w:cs="Segoe UI"/>
                <w:color w:val="4D5968"/>
                <w:sz w:val="24"/>
                <w:szCs w:val="24"/>
              </w:rPr>
              <w:t>It supports fallback options.</w:t>
            </w:r>
          </w:p>
        </w:tc>
      </w:tr>
    </w:tbl>
    <w:p w:rsidR="00643C57" w:rsidRPr="00643C57" w:rsidRDefault="00643C57" w:rsidP="00643C57">
      <w:pPr>
        <w:shd w:val="clear" w:color="auto" w:fill="FFFFFF"/>
        <w:spacing w:after="0" w:line="240" w:lineRule="auto"/>
        <w:rPr>
          <w:rFonts w:ascii="Helvetica" w:eastAsia="Times New Roman" w:hAnsi="Helvetica" w:cs="Helvetica"/>
          <w:color w:val="232C39"/>
          <w:sz w:val="27"/>
          <w:szCs w:val="27"/>
        </w:rPr>
      </w:pPr>
      <w:r w:rsidRPr="00643C57">
        <w:rPr>
          <w:rFonts w:ascii="Helvetica" w:eastAsia="Times New Roman" w:hAnsi="Helvetica" w:cs="Helvetica"/>
          <w:b/>
          <w:bCs/>
          <w:color w:val="FFFFFF"/>
          <w:sz w:val="54"/>
          <w:szCs w:val="54"/>
        </w:rPr>
        <w:t> </w:t>
      </w:r>
    </w:p>
    <w:p w:rsidR="00643C57" w:rsidRPr="00643C57" w:rsidRDefault="00643C57" w:rsidP="00643C57">
      <w:pPr>
        <w:pBdr>
          <w:bottom w:val="single" w:sz="6" w:space="1" w:color="auto"/>
        </w:pBdr>
        <w:shd w:val="clear" w:color="auto" w:fill="FFFFFF"/>
        <w:spacing w:after="150" w:line="240" w:lineRule="auto"/>
        <w:outlineLvl w:val="2"/>
        <w:rPr>
          <w:rFonts w:ascii="Segoe UI" w:eastAsia="Times New Roman" w:hAnsi="Segoe UI" w:cs="Segoe UI"/>
          <w:b/>
          <w:bCs/>
          <w:color w:val="FFFFFF"/>
          <w:sz w:val="39"/>
          <w:szCs w:val="39"/>
        </w:rPr>
      </w:pPr>
      <w:r w:rsidRPr="00643C57">
        <w:rPr>
          <w:rFonts w:ascii="Segoe UI" w:eastAsia="Times New Roman" w:hAnsi="Segoe UI" w:cs="Segoe UI"/>
          <w:b/>
          <w:bCs/>
          <w:color w:val="FFFFFF"/>
          <w:sz w:val="39"/>
          <w:szCs w:val="39"/>
        </w:rPr>
        <w:t>Conclusion – WebSocket vs Socket.io</w:t>
      </w:r>
    </w:p>
    <w:p w:rsidR="00643C57" w:rsidRDefault="00643C57"/>
    <w:p w:rsidR="00643C57" w:rsidRPr="00643C57" w:rsidRDefault="00643C57" w:rsidP="00643C57">
      <w:pPr>
        <w:shd w:val="clear" w:color="auto" w:fill="FFFFFF"/>
        <w:spacing w:before="300" w:after="150" w:line="240" w:lineRule="auto"/>
        <w:outlineLvl w:val="2"/>
        <w:rPr>
          <w:rFonts w:ascii="Helvetica" w:eastAsia="Times New Roman" w:hAnsi="Helvetica" w:cs="Helvetica"/>
          <w:color w:val="333333"/>
          <w:sz w:val="36"/>
          <w:szCs w:val="36"/>
        </w:rPr>
      </w:pPr>
      <w:r w:rsidRPr="00643C57">
        <w:rPr>
          <w:rFonts w:ascii="Helvetica" w:eastAsia="Times New Roman" w:hAnsi="Helvetica" w:cs="Helvetica"/>
          <w:color w:val="333333"/>
          <w:sz w:val="36"/>
          <w:szCs w:val="36"/>
        </w:rPr>
        <w:t>Top Socket Io interview questions and answers for freshers and experienced</w:t>
      </w:r>
    </w:p>
    <w:p w:rsidR="00643C57" w:rsidRPr="00643C57" w:rsidRDefault="00643C57" w:rsidP="00643C57">
      <w:pPr>
        <w:shd w:val="clear" w:color="auto" w:fill="6696C8"/>
        <w:spacing w:before="300" w:after="150" w:line="240" w:lineRule="auto"/>
        <w:outlineLvl w:val="1"/>
        <w:rPr>
          <w:rFonts w:ascii="Helvetica" w:eastAsia="Times New Roman" w:hAnsi="Helvetica" w:cs="Helvetica"/>
          <w:color w:val="FFFFFF"/>
          <w:sz w:val="24"/>
          <w:szCs w:val="24"/>
        </w:rPr>
      </w:pPr>
      <w:r w:rsidRPr="00643C57">
        <w:rPr>
          <w:rFonts w:ascii="Helvetica" w:eastAsia="Times New Roman" w:hAnsi="Helvetica" w:cs="Helvetica"/>
          <w:color w:val="FFFFFF"/>
          <w:sz w:val="24"/>
          <w:szCs w:val="24"/>
        </w:rPr>
        <w:t>What is Socket Io ?</w:t>
      </w:r>
    </w:p>
    <w:p w:rsidR="00643C57" w:rsidRPr="00643C57" w:rsidRDefault="00643C57" w:rsidP="00643C57">
      <w:pPr>
        <w:pBdr>
          <w:bottom w:val="single" w:sz="6" w:space="1" w:color="auto"/>
        </w:pBdr>
        <w:shd w:val="clear" w:color="auto" w:fill="F8F3F0"/>
        <w:spacing w:after="0" w:line="240" w:lineRule="auto"/>
        <w:rPr>
          <w:rFonts w:ascii="Helvetica" w:eastAsia="Times New Roman" w:hAnsi="Helvetica" w:cs="Helvetica"/>
          <w:color w:val="333333"/>
          <w:sz w:val="30"/>
          <w:szCs w:val="30"/>
        </w:rPr>
      </w:pPr>
      <w:r w:rsidRPr="00643C57">
        <w:rPr>
          <w:rFonts w:ascii="Helvetica" w:eastAsia="Times New Roman" w:hAnsi="Helvetica" w:cs="Helvetica"/>
          <w:b/>
          <w:bCs/>
          <w:color w:val="333333"/>
          <w:sz w:val="30"/>
          <w:szCs w:val="30"/>
        </w:rPr>
        <w:t>Answer : </w:t>
      </w:r>
      <w:r w:rsidRPr="00643C57">
        <w:rPr>
          <w:rFonts w:ascii="Helvetica" w:eastAsia="Times New Roman" w:hAnsi="Helvetica" w:cs="Helvetica"/>
          <w:color w:val="333333"/>
          <w:sz w:val="30"/>
          <w:szCs w:val="30"/>
        </w:rPr>
        <w:t>Socket.IO aims to make realtime apps possible in every browser and mobile device, blurring the differences between the different transport mechanisms. It supports multiple transports, such as WebSockets, Flash sockets, long polling and more, automatically falling back when a transport fails</w:t>
      </w:r>
    </w:p>
    <w:p w:rsidR="00643C57" w:rsidRDefault="00643C57"/>
    <w:p w:rsidR="00643C57" w:rsidRDefault="00643C57">
      <w:pPr>
        <w:pBdr>
          <w:bottom w:val="single" w:sz="6" w:space="1" w:color="auto"/>
        </w:pBdr>
      </w:pPr>
      <w:hyperlink r:id="rId160" w:history="1">
        <w:r>
          <w:rPr>
            <w:rStyle w:val="Hyperlink"/>
          </w:rPr>
          <w:t>https://www.tutorialspoint.com/socket.io/</w:t>
        </w:r>
      </w:hyperlink>
    </w:p>
    <w:p w:rsidR="00643C57" w:rsidRPr="00643C57" w:rsidRDefault="00643C57" w:rsidP="00643C57">
      <w:pPr>
        <w:pBdr>
          <w:bottom w:val="single" w:sz="6" w:space="0" w:color="EFEFEF"/>
        </w:pBdr>
        <w:shd w:val="clear" w:color="auto" w:fill="FFFFFF"/>
        <w:spacing w:before="450" w:after="225" w:line="324" w:lineRule="atLeast"/>
        <w:outlineLvl w:val="1"/>
        <w:rPr>
          <w:rFonts w:ascii="Arial" w:eastAsia="Times New Roman" w:hAnsi="Arial" w:cs="Arial"/>
          <w:color w:val="000000"/>
          <w:sz w:val="33"/>
          <w:szCs w:val="33"/>
        </w:rPr>
      </w:pPr>
      <w:r w:rsidRPr="00643C57">
        <w:rPr>
          <w:rFonts w:ascii="Arial" w:eastAsia="Times New Roman" w:hAnsi="Arial" w:cs="Arial"/>
          <w:color w:val="000000"/>
          <w:sz w:val="33"/>
          <w:szCs w:val="33"/>
        </w:rPr>
        <w:t>Top Answers to MongoDB Interview Questions</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1. Compare MongoDB and Cassandra</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166"/>
        <w:gridCol w:w="1614"/>
        <w:gridCol w:w="2060"/>
      </w:tblGrid>
      <w:tr w:rsidR="00643C57" w:rsidRPr="00643C57" w:rsidTr="00643C5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43C57" w:rsidRPr="00643C57" w:rsidRDefault="00643C57" w:rsidP="00643C57">
            <w:pPr>
              <w:spacing w:before="100" w:beforeAutospacing="1" w:after="100" w:afterAutospacing="1"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b/>
                <w:bCs/>
                <w:sz w:val="24"/>
                <w:szCs w:val="24"/>
              </w:rPr>
              <w:t>Criteria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43C57" w:rsidRPr="00643C57" w:rsidRDefault="00643C57" w:rsidP="00643C57">
            <w:pPr>
              <w:spacing w:before="100" w:beforeAutospacing="1" w:after="100" w:afterAutospacing="1"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b/>
                <w:bCs/>
                <w:sz w:val="24"/>
                <w:szCs w:val="24"/>
              </w:rPr>
              <w:t>MongoDB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43C57" w:rsidRPr="00643C57" w:rsidRDefault="00643C57" w:rsidP="00643C57">
            <w:pPr>
              <w:spacing w:before="100" w:beforeAutospacing="1" w:after="100" w:afterAutospacing="1"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b/>
                <w:bCs/>
                <w:sz w:val="24"/>
                <w:szCs w:val="24"/>
              </w:rPr>
              <w:t>Cassandra</w:t>
            </w:r>
          </w:p>
        </w:tc>
      </w:tr>
      <w:tr w:rsidR="00643C57" w:rsidRPr="00643C57" w:rsidTr="00643C5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43C57" w:rsidRPr="00643C57" w:rsidRDefault="00643C57" w:rsidP="00643C57">
            <w:pPr>
              <w:spacing w:before="100" w:beforeAutospacing="1" w:after="100" w:afterAutospacing="1"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Data Model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43C57" w:rsidRPr="00643C57" w:rsidRDefault="00643C57" w:rsidP="00643C57">
            <w:pPr>
              <w:spacing w:before="100" w:beforeAutospacing="1" w:after="100" w:afterAutospacing="1"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Document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43C57" w:rsidRPr="00643C57" w:rsidRDefault="00643C57" w:rsidP="00643C57">
            <w:pPr>
              <w:spacing w:before="100" w:beforeAutospacing="1" w:after="100" w:afterAutospacing="1"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Big Table like</w:t>
            </w:r>
          </w:p>
        </w:tc>
      </w:tr>
      <w:tr w:rsidR="00643C57" w:rsidRPr="00643C57" w:rsidTr="00643C5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43C57" w:rsidRPr="00643C57" w:rsidRDefault="00643C57" w:rsidP="00643C57">
            <w:pPr>
              <w:spacing w:before="100" w:beforeAutospacing="1" w:after="100" w:afterAutospacing="1"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Database scalability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43C57" w:rsidRPr="00643C57" w:rsidRDefault="00643C57" w:rsidP="00643C57">
            <w:pPr>
              <w:spacing w:before="100" w:beforeAutospacing="1" w:after="100" w:afterAutospacing="1"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Read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43C57" w:rsidRPr="00643C57" w:rsidRDefault="00643C57" w:rsidP="00643C57">
            <w:pPr>
              <w:spacing w:before="100" w:beforeAutospacing="1" w:after="100" w:afterAutospacing="1"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Write</w:t>
            </w:r>
          </w:p>
        </w:tc>
      </w:tr>
      <w:tr w:rsidR="00643C57" w:rsidRPr="00643C57" w:rsidTr="00643C5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43C57" w:rsidRPr="00643C57" w:rsidRDefault="00643C57" w:rsidP="00643C57">
            <w:pPr>
              <w:spacing w:before="100" w:beforeAutospacing="1" w:after="100" w:afterAutospacing="1"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Querying of data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43C57" w:rsidRPr="00643C57" w:rsidRDefault="00643C57" w:rsidP="00643C57">
            <w:pPr>
              <w:spacing w:before="100" w:beforeAutospacing="1" w:after="100" w:afterAutospacing="1"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Multi-indexed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43C57" w:rsidRPr="00643C57" w:rsidRDefault="00643C57" w:rsidP="00643C57">
            <w:pPr>
              <w:spacing w:before="100" w:beforeAutospacing="1" w:after="100" w:afterAutospacing="1"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Using Key or Scan</w:t>
            </w:r>
          </w:p>
        </w:tc>
      </w:tr>
    </w:tbl>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To learn more about the comparison of MongoDB &amp; Cassandra check </w:t>
      </w:r>
      <w:hyperlink r:id="rId161" w:history="1">
        <w:r w:rsidRPr="00643C57">
          <w:rPr>
            <w:rFonts w:ascii="Arial" w:eastAsia="Times New Roman" w:hAnsi="Arial" w:cs="Arial"/>
            <w:color w:val="F5AB40"/>
            <w:sz w:val="24"/>
            <w:szCs w:val="24"/>
            <w:u w:val="single"/>
          </w:rPr>
          <w:t>Cassandra Versus MongoDB.</w:t>
        </w:r>
      </w:hyperlink>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2. What makes MongoDB the best?</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MongoDB is considered to be best NoSQL database because of :Document-oriented (DO)</w:t>
      </w:r>
      <w:r w:rsidRPr="00643C57">
        <w:rPr>
          <w:rFonts w:ascii="Arial" w:eastAsia="Times New Roman" w:hAnsi="Arial" w:cs="Arial"/>
          <w:color w:val="313B3D"/>
          <w:sz w:val="24"/>
          <w:szCs w:val="24"/>
        </w:rPr>
        <w:br/>
        <w:t>High performance (HP)</w:t>
      </w:r>
      <w:r w:rsidRPr="00643C57">
        <w:rPr>
          <w:rFonts w:ascii="Arial" w:eastAsia="Times New Roman" w:hAnsi="Arial" w:cs="Arial"/>
          <w:color w:val="313B3D"/>
          <w:sz w:val="24"/>
          <w:szCs w:val="24"/>
        </w:rPr>
        <w:br/>
        <w:t>High availability (HA)</w:t>
      </w:r>
      <w:r w:rsidRPr="00643C57">
        <w:rPr>
          <w:rFonts w:ascii="Arial" w:eastAsia="Times New Roman" w:hAnsi="Arial" w:cs="Arial"/>
          <w:color w:val="313B3D"/>
          <w:sz w:val="24"/>
          <w:szCs w:val="24"/>
        </w:rPr>
        <w:br/>
        <w:t>Easy scalability</w:t>
      </w:r>
      <w:r w:rsidRPr="00643C57">
        <w:rPr>
          <w:rFonts w:ascii="Arial" w:eastAsia="Times New Roman" w:hAnsi="Arial" w:cs="Arial"/>
          <w:color w:val="313B3D"/>
          <w:sz w:val="24"/>
          <w:szCs w:val="24"/>
        </w:rPr>
        <w:br/>
        <w:t>Rich query language</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3. How to do transactions/locking in MongoDB?</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MongoDB does not use conventional locking with reduction, as it is planned to be light, high-speed and knowable in its presentation. It can be considered as parallel to the MySQL MyISAM auto entrust sculpt. With simplest business sustain, performance is enhanced, particularly in a structure with numerous servers.</w:t>
      </w:r>
    </w:p>
    <w:p w:rsidR="00643C57" w:rsidRPr="00643C57" w:rsidRDefault="00643C57" w:rsidP="00643C57">
      <w:pPr>
        <w:shd w:val="clear" w:color="auto" w:fill="FFFFFF"/>
        <w:spacing w:before="300" w:after="150" w:line="324" w:lineRule="atLeast"/>
        <w:outlineLvl w:val="2"/>
        <w:rPr>
          <w:rFonts w:ascii="Arial" w:eastAsia="Times New Roman" w:hAnsi="Arial" w:cs="Arial"/>
          <w:color w:val="474747"/>
          <w:sz w:val="27"/>
          <w:szCs w:val="27"/>
        </w:rPr>
      </w:pPr>
      <w:r w:rsidRPr="00643C57">
        <w:rPr>
          <w:rFonts w:ascii="Arial" w:eastAsia="Times New Roman" w:hAnsi="Arial" w:cs="Arial"/>
          <w:color w:val="474747"/>
          <w:sz w:val="27"/>
          <w:szCs w:val="27"/>
        </w:rPr>
        <w:t>Check out this video on MongoDB Tutorial for Beginners</w:t>
      </w:r>
    </w:p>
    <w:p w:rsidR="00643C57" w:rsidRPr="00643C57" w:rsidRDefault="00643C57" w:rsidP="00643C57">
      <w:pPr>
        <w:shd w:val="clear" w:color="auto" w:fill="FFFFFF"/>
        <w:spacing w:after="0" w:line="240" w:lineRule="auto"/>
        <w:rPr>
          <w:rFonts w:ascii="Arial" w:eastAsia="Times New Roman" w:hAnsi="Arial" w:cs="Arial"/>
          <w:color w:val="313B3D"/>
          <w:sz w:val="24"/>
          <w:szCs w:val="24"/>
        </w:rPr>
      </w:pPr>
      <w:r w:rsidRPr="00643C57">
        <w:rPr>
          <w:rFonts w:ascii="Arial" w:eastAsia="Times New Roman" w:hAnsi="Arial" w:cs="Arial"/>
          <w:noProof/>
          <w:color w:val="F5AB40"/>
          <w:sz w:val="24"/>
          <w:szCs w:val="24"/>
        </w:rPr>
        <w:drawing>
          <wp:inline distT="0" distB="0" distL="0" distR="0" wp14:anchorId="7DC1D148" wp14:editId="0F86C48D">
            <wp:extent cx="1905000" cy="1428750"/>
            <wp:effectExtent l="0" t="0" r="0" b="0"/>
            <wp:docPr id="36" name="Picture 36" descr="MongoDB Tutorial for Beginners">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MongoDB Tutorial for Beginners">
                      <a:hlinkClick r:id="rId162"/>
                    </pic:cNvPr>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rsidR="00643C57" w:rsidRPr="00643C57" w:rsidRDefault="00643C57" w:rsidP="00643C57">
      <w:pPr>
        <w:shd w:val="clear" w:color="auto" w:fill="FFFFFF"/>
        <w:spacing w:after="150" w:line="240" w:lineRule="auto"/>
        <w:jc w:val="center"/>
        <w:rPr>
          <w:rFonts w:ascii="Arial" w:eastAsia="Times New Roman" w:hAnsi="Arial" w:cs="Arial"/>
          <w:color w:val="313B3D"/>
          <w:sz w:val="24"/>
          <w:szCs w:val="24"/>
        </w:rPr>
      </w:pPr>
      <w:r w:rsidRPr="00643C57">
        <w:rPr>
          <w:rFonts w:ascii="Arial" w:eastAsia="Times New Roman" w:hAnsi="Arial" w:cs="Arial"/>
          <w:color w:val="313B3D"/>
          <w:sz w:val="24"/>
          <w:szCs w:val="24"/>
        </w:rPr>
        <w:t>Learn for free ! Subscribe to our youtube Channel.</w:t>
      </w:r>
    </w:p>
    <w:p w:rsidR="00643C57" w:rsidRPr="00643C57" w:rsidRDefault="00643C57" w:rsidP="00643C57">
      <w:pPr>
        <w:shd w:val="clear" w:color="auto" w:fill="FFFFFF"/>
        <w:spacing w:before="150" w:line="240" w:lineRule="auto"/>
        <w:jc w:val="center"/>
        <w:rPr>
          <w:rFonts w:ascii="Arial" w:eastAsia="Times New Roman" w:hAnsi="Arial" w:cs="Arial"/>
          <w:color w:val="313B3D"/>
          <w:sz w:val="24"/>
          <w:szCs w:val="24"/>
        </w:rPr>
      </w:pPr>
      <w:r w:rsidRPr="00643C57">
        <w:rPr>
          <w:rFonts w:ascii="Arial" w:eastAsia="Times New Roman" w:hAnsi="Arial" w:cs="Arial"/>
          <w:noProof/>
          <w:color w:val="F5AB40"/>
          <w:sz w:val="24"/>
          <w:szCs w:val="24"/>
        </w:rPr>
        <w:lastRenderedPageBreak/>
        <w:drawing>
          <wp:inline distT="0" distB="0" distL="0" distR="0" wp14:anchorId="402EFF68" wp14:editId="66091CBC">
            <wp:extent cx="10887075" cy="3524250"/>
            <wp:effectExtent l="0" t="0" r="0" b="0"/>
            <wp:docPr id="37" name="Picture 37" descr="https://intellipaat.com/wp-content/themes/intellipaat/images/yt-get-started.pn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intellipaat.com/wp-content/themes/intellipaat/images/yt-get-started.png">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0887075" cy="3524250"/>
                    </a:xfrm>
                    <a:prstGeom prst="rect">
                      <a:avLst/>
                    </a:prstGeom>
                    <a:noFill/>
                    <a:ln>
                      <a:noFill/>
                    </a:ln>
                  </pic:spPr>
                </pic:pic>
              </a:graphicData>
            </a:graphic>
          </wp:inline>
        </w:drawing>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4. When and to what extent does Data get extended to Multi-slice?</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The MongoDB scrap stands on a collection. So an album of all substances is kept in a lump or mass. Only when there is an additional time slot, there will be more than a few slice data achievement choices, but when there is more than 1 lump, data gets extended to a lot of slices and it can be extended to 64 MB.</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5. Judge against MongoDB with Couchbase and CouchbaseDB?</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Although Mongo DB with Couchbase and Couchbase DB are common in many ways, but still they are different in the case of necessities for execution of the model, crossing points, storage, duplications, etc.</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6. When do we use Namespace in MongoDB?</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During sequencing of the names of the database and collection name Namespace is used.</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7. If you remove an object attribute, is it deleted from the database?</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Yes, it is deleted. So better eliminate the attribute and then save the object again.</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8. How can we move the old file in the moveChunk directory?</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Once the functions are done, the old files are converted to backup files and moved to the moveChunk directory at the time of balancing the slices.</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9. Explain the situation when an index does not fit into RAM?</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lastRenderedPageBreak/>
        <w:t>When an index is too huge to fit into RAM, then MongoDB reads the index, which is faster than reading RAM because the indexes easily fit into RAM if the server has got RAM for indexes along with the remaining set.</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noProof/>
          <w:color w:val="F5AB40"/>
          <w:sz w:val="24"/>
          <w:szCs w:val="24"/>
        </w:rPr>
        <w:drawing>
          <wp:inline distT="0" distB="0" distL="0" distR="0" wp14:anchorId="06A03DFA" wp14:editId="4C7665F4">
            <wp:extent cx="9239250" cy="2381250"/>
            <wp:effectExtent l="0" t="0" r="0" b="0"/>
            <wp:docPr id="38" name="Picture 38" descr="https://intellipaat.com/mediaFiles/2015/08/Mogodb.jpg">
              <a:hlinkClick xmlns:a="http://schemas.openxmlformats.org/drawingml/2006/main" r:id="rId1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intellipaat.com/mediaFiles/2015/08/Mogodb.jpg">
                      <a:hlinkClick r:id="rId166" tgtFrame="&quot;_blank&quot;"/>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9239250" cy="2381250"/>
                    </a:xfrm>
                    <a:prstGeom prst="rect">
                      <a:avLst/>
                    </a:prstGeom>
                    <a:noFill/>
                    <a:ln>
                      <a:noFill/>
                    </a:ln>
                  </pic:spPr>
                </pic:pic>
              </a:graphicData>
            </a:graphic>
          </wp:inline>
        </w:drawing>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10. How does MongoDB provide consistency?</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MongoDB uses the reader-writer locks, allowing simultaneous readers to access any supply like a database or any collection. But always offers private access to singles writes.</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11. Why is MongoDB not chosen for a 32-bit system?</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Mongo DB is not considered as a 32-bit system because for running the 32-bit MongoDB, with the server, information and indexes require 2 GB. So only it is not used in 32-bit devices.</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12. How does Journaling work in MongoDB?</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Write operations are saved in the memory while journaling is going on. The on-disk journal files are really dependable for the reason that the journal writes are habitual. Inside dbPath, a journal subdirectory is designed by MongoDB.</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13. How can you isolate our cursors from intervening with the write operations?</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Snapshot () method is used to isolate cursors from intervening with writes. This method negotiates the index and makes sure that each query comes to any article only once.</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14. Define MongoDB.</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It is document oriented database which is used to high availability, easy scalability and high performance. It supports the dynamic schema design.</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15. Explain replica set.</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lastRenderedPageBreak/>
        <w:t>It is a group of mongo instances that maintain same data set. Replica sets provide redundancy and high availability, and are the basis for all production deployments.</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16. What are the key features of mongodb?</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There are 3 main features of mongodb that are automatic scaling, High performance and high availability.</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17. What is CRUD?</w:t>
      </w:r>
    </w:p>
    <w:p w:rsidR="00643C57" w:rsidRPr="00643C57" w:rsidRDefault="00643C57" w:rsidP="00643C57">
      <w:pPr>
        <w:shd w:val="clear" w:color="auto" w:fill="FFFFFF"/>
        <w:spacing w:after="150"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Mongodb provides CRUD operations that are create, Read, Update, Delete.</w:t>
      </w:r>
    </w:p>
    <w:p w:rsidR="00643C57" w:rsidRPr="00643C57" w:rsidRDefault="00643C57" w:rsidP="00643C57">
      <w:pPr>
        <w:shd w:val="clear" w:color="auto" w:fill="FFFFFF"/>
        <w:spacing w:before="150"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Click here to learn more about MongoDB CRUD operations in </w:t>
      </w:r>
      <w:hyperlink r:id="rId168" w:history="1">
        <w:r w:rsidRPr="00643C57">
          <w:rPr>
            <w:rFonts w:ascii="Arial" w:eastAsia="Times New Roman" w:hAnsi="Arial" w:cs="Arial"/>
            <w:color w:val="F5AB40"/>
            <w:sz w:val="24"/>
            <w:szCs w:val="24"/>
            <w:u w:val="single"/>
          </w:rPr>
          <w:t>MongoDB Training</w:t>
        </w:r>
      </w:hyperlink>
      <w:r w:rsidRPr="00643C57">
        <w:rPr>
          <w:rFonts w:ascii="Arial" w:eastAsia="Times New Roman" w:hAnsi="Arial" w:cs="Arial"/>
          <w:color w:val="313B3D"/>
          <w:sz w:val="24"/>
          <w:szCs w:val="24"/>
        </w:rPr>
        <w:t>.</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18. What is sharding?</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Sharding means to store the data on the multiple machines.</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19. What is Aggregation in MongoDB?</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Aggregations are operations that process data records and return computed results.</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20. Define the namespace in mongodb?</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It is the concatenation of collection name and database.</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21. Which syntax is used to create collection in mongodb?</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db.createCollection(name,options) is used to create collection in mongodb.</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22. Which syntax is used to drop collection in mongodb?</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db.collection.drop() is used to drop collection in mongodb.</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23. Explain Replication.</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Replication is the process of synchronizing data across multiple servers.</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24. What is the use of Index in mongodb?</w:t>
      </w:r>
    </w:p>
    <w:p w:rsidR="00643C57" w:rsidRPr="00643C57" w:rsidRDefault="00643C57" w:rsidP="00643C57">
      <w:pPr>
        <w:shd w:val="clear" w:color="auto" w:fill="FFFFFF"/>
        <w:spacing w:after="150"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Indexes provide high performance read operations for frequently used queries.</w:t>
      </w:r>
    </w:p>
    <w:p w:rsidR="00643C57" w:rsidRPr="00643C57" w:rsidRDefault="00643C57" w:rsidP="00643C57">
      <w:pPr>
        <w:shd w:val="clear" w:color="auto" w:fill="FFFFFF"/>
        <w:spacing w:before="150" w:after="150"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If you have any doubts or Queries related to MongoDB, get it clarifies from MongoDB Experts on </w:t>
      </w:r>
      <w:hyperlink r:id="rId169" w:tgtFrame="_blank" w:history="1">
        <w:r w:rsidRPr="00643C57">
          <w:rPr>
            <w:rFonts w:ascii="Arial" w:eastAsia="Times New Roman" w:hAnsi="Arial" w:cs="Arial"/>
            <w:color w:val="F5AB40"/>
            <w:sz w:val="24"/>
            <w:szCs w:val="24"/>
            <w:u w:val="single"/>
          </w:rPr>
          <w:t>MongoDB Community</w:t>
        </w:r>
      </w:hyperlink>
      <w:r w:rsidRPr="00643C57">
        <w:rPr>
          <w:rFonts w:ascii="Arial" w:eastAsia="Times New Roman" w:hAnsi="Arial" w:cs="Arial"/>
          <w:color w:val="313B3D"/>
          <w:sz w:val="24"/>
          <w:szCs w:val="24"/>
        </w:rPr>
        <w:t>.</w:t>
      </w:r>
    </w:p>
    <w:p w:rsidR="00643C57" w:rsidRPr="00643C57" w:rsidRDefault="00643C57" w:rsidP="00643C57">
      <w:pPr>
        <w:shd w:val="clear" w:color="auto" w:fill="FFFFFF"/>
        <w:spacing w:before="150"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 </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25. Which command is used for inserting a document?</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database.collection.insert (document) is used for inserting a document.</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26. What is use of GridFS in mongodb?</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GridFS is used for storing and retrieving the large files like audio, Images, Video files.</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lastRenderedPageBreak/>
        <w:t>27. What is the use journaling?</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Journaling is used to safe backups in mongodb.</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28. Which command is used to see the connection?</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db_adminCommand (“connPoolStats”); is used to see the connection.</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29. Define primary replica sets?</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The primary replica set accepts all write operations from clients.</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30. Define secondary replica sets.</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The secondaries (page 565) replicate the primary’s oplog and apply the operations to their data sets such that the secondaries’ data sets reflect the primary’s data set.</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31. What is the use of profiler?</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Profiler is used to show the performance characteristics of every operation against the database.</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32. Which type of data mongodb store?</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MongoDB stores data in the form of documents, which are JSON-like field and value pairs.</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33. What is purpose of replication?</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Replication provides redundancy and increases data availability.</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34. what is embedded documents?</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Embedded documents capture relationships between data by storing related data in a single document structure.</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35. Define application level encryption.</w:t>
      </w:r>
    </w:p>
    <w:p w:rsidR="00643C57" w:rsidRPr="00643C57" w:rsidRDefault="00643C57" w:rsidP="00643C57">
      <w:pPr>
        <w:shd w:val="clear" w:color="auto" w:fill="FFFFFF"/>
        <w:spacing w:after="150"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Application Level Encryption provides encryption on a per-field or per-document basis within the application layer.</w:t>
      </w:r>
    </w:p>
    <w:p w:rsidR="00643C57" w:rsidRPr="00643C57" w:rsidRDefault="00643C57" w:rsidP="00643C57">
      <w:pPr>
        <w:shd w:val="clear" w:color="auto" w:fill="FFFFFF"/>
        <w:spacing w:before="150"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 </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36. What is storage encryption?</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Storage Encryption encrypts all MongoDB data on the storage or operating system to ensure that only authorized processes can access protected data.</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37. Which method is used to create an index?</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CreateIndex() method is used to create an index.</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38. What is replica set oplog?</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lastRenderedPageBreak/>
        <w:t>The oplog records all operations that modify the data in the replica set.</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39. What is vertical scaling?</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Vertical scaling adds more CPU and storage resources to increase capacity.</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40. Define horizontal scaling.</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It divides the data set and distributes the data over multiple servers, or shards.</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41. What are the components of shared cluster?</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Sharded cluster has the following components: shards, query routers and config servers.</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42. Which command is use to create database?</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DATABASE_NAME command is used to create database.</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43. Which command is use to drop database?</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db.dropDatabse() command is used to drop the database.</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44. What is the use of pretty() method?</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Pretty() method is used to show the results in a formatted way.</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45. Which method is used to remove the document form the collection?</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Remove() method is used to remove the document form the collection.</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46. Define Mongodb projection.</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Projection is used to select only necessary data.It did not select whole data of a document.</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47. What is the use of limit() method?</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Limit() method is used to limit the records in database.</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48. What is the syntax of limit() method?</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&gt;db.COLLECTION_NAME.find().limit(NUMBER) syntax is used.</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49. What is the syntax of sort() method?</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&gt;db.COLLECTION_NAME.find().sort({KEY:1}) syntax is used for sorting the documents.</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50. Which command is used to create the backup of database?</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Mongodump command is used to create the backup of database.</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51. What is collection in monodb?</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lastRenderedPageBreak/>
        <w:t>In monogodb collection is a group of mongodb documents.</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52. What is the use of db command?</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Db command gives the name of currently selected database.</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53. Which method is used to update the documents into a collection?</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Update() and save() methods are used to update the documents into a collection.</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54. What is the syntax of skip() method?</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The syntax of skip methopd is &gt;db.COLLECTION_NAME.find().limit(NUMBER).skip(NUMBER).</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55. Which command is used to restore the backup?</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Mongorestore command is used to restore the backup.</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56. What is the use of Dot notation in mogodb?</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MongoDB uses the dot notation to access the elements of an array and to access the fields of an embedded document.</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57. Define auditing.</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Auditing provides administrators with the ability to verify that the implemented security policies are controlling activity in the system.</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58. Define Aggregation Pipeline.</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It is a framework for performing aggregation tasks.T he pipeline is used to transform the documents into aggregated results.</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59. Define Map reduce.</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Map-reduce is a generic multi-phase data aggregation modality which is used for processing quantities of data.</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60. What is splitting in mongodb?</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It is a background process that is used to keep chunks from growing too large.</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noProof/>
          <w:color w:val="F5AB40"/>
          <w:sz w:val="24"/>
          <w:szCs w:val="24"/>
        </w:rPr>
        <w:lastRenderedPageBreak/>
        <w:drawing>
          <wp:inline distT="0" distB="0" distL="0" distR="0" wp14:anchorId="75321C13" wp14:editId="1E6C0E53">
            <wp:extent cx="9239250" cy="2381250"/>
            <wp:effectExtent l="0" t="0" r="0" b="0"/>
            <wp:docPr id="39" name="Picture 39" descr="https://intellipaat.com/mediaFiles/2019/03/AllCourse.jpg">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intellipaat.com/mediaFiles/2019/03/AllCourse.jpg">
                      <a:hlinkClick r:id="rId170" tgtFrame="&quot;_blank&quot;"/>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9239250" cy="2381250"/>
                    </a:xfrm>
                    <a:prstGeom prst="rect">
                      <a:avLst/>
                    </a:prstGeom>
                    <a:noFill/>
                    <a:ln>
                      <a:noFill/>
                    </a:ln>
                  </pic:spPr>
                </pic:pic>
              </a:graphicData>
            </a:graphic>
          </wp:inline>
        </w:drawing>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61. Which language is used to wite mongodb?</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C++ language is used for writing and implementing mongodb.</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62. In which format mongodb stores the data?</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Mongodb uses collection to store the data rather than in table.</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63. What is the use of save() method?</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Save() method is used to replace the existing document to the new document.</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64. What is MongoDB?</w:t>
      </w:r>
    </w:p>
    <w:p w:rsidR="00643C57" w:rsidRPr="00643C57" w:rsidRDefault="00643C57" w:rsidP="00643C57">
      <w:pPr>
        <w:shd w:val="clear" w:color="auto" w:fill="FFFFFF"/>
        <w:spacing w:after="150"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MongoDB (from humongous) is a cross-platform document-oriented database. Classified as a NoSQL database, MongoDB eschews the traditional table-based relational database structure in favor of JSON-like documents with dynamic schemas (MongoDB calls the format BSON), making the integration of data in certain types of applications easier and faster. Released under a combination of the GNU Affero General Public License and the Apache License, MongoDB is free and open-source software.</w:t>
      </w:r>
    </w:p>
    <w:p w:rsidR="00643C57" w:rsidRPr="00643C57" w:rsidRDefault="00643C57" w:rsidP="00643C57">
      <w:pPr>
        <w:shd w:val="clear" w:color="auto" w:fill="FFFFFF"/>
        <w:spacing w:before="150" w:after="150"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First developed by the software company 10gen (now MongoDB Inc.) in October 2007 as a component of a planned platform as a service product, the company shifted to an open source development model in 2009, with 10gen offering commercial support and other services. Since then, MongoDB has been adopted as backend software by a number of major websites and services, including Craigslist, eBay, Foursquare, SourceForge, Viacom, and the New York Times, among others. MongoDB is the most popular NoSQL database system.</w:t>
      </w:r>
    </w:p>
    <w:p w:rsidR="00643C57" w:rsidRPr="00643C57" w:rsidRDefault="00643C57" w:rsidP="00643C57">
      <w:pPr>
        <w:shd w:val="clear" w:color="auto" w:fill="FFFFFF"/>
        <w:spacing w:before="150"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For better understanding of MongoDB refer this </w:t>
      </w:r>
      <w:hyperlink r:id="rId172" w:history="1">
        <w:r w:rsidRPr="00643C57">
          <w:rPr>
            <w:rFonts w:ascii="Arial" w:eastAsia="Times New Roman" w:hAnsi="Arial" w:cs="Arial"/>
            <w:color w:val="F5AB40"/>
            <w:sz w:val="24"/>
            <w:szCs w:val="24"/>
            <w:u w:val="single"/>
          </w:rPr>
          <w:t>What is MongoDB</w:t>
        </w:r>
      </w:hyperlink>
      <w:r w:rsidRPr="00643C57">
        <w:rPr>
          <w:rFonts w:ascii="Arial" w:eastAsia="Times New Roman" w:hAnsi="Arial" w:cs="Arial"/>
          <w:color w:val="313B3D"/>
          <w:sz w:val="24"/>
          <w:szCs w:val="24"/>
        </w:rPr>
        <w:t> blog.</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65. What is the use of MongoDB?</w:t>
      </w:r>
    </w:p>
    <w:p w:rsidR="00643C57" w:rsidRPr="00643C57" w:rsidRDefault="00643C57" w:rsidP="00643C57">
      <w:pPr>
        <w:shd w:val="clear" w:color="auto" w:fill="FFFFFF"/>
        <w:spacing w:after="150"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 xml:space="preserve">MongoDB is relational database management system (RDBMS) replacement for web applications. So when you have something which is close to RDBMS, MongoDB could </w:t>
      </w:r>
      <w:r w:rsidRPr="00643C57">
        <w:rPr>
          <w:rFonts w:ascii="Arial" w:eastAsia="Times New Roman" w:hAnsi="Arial" w:cs="Arial"/>
          <w:color w:val="313B3D"/>
          <w:sz w:val="24"/>
          <w:szCs w:val="24"/>
        </w:rPr>
        <w:lastRenderedPageBreak/>
        <w:t>be of good use. It gives you that additional partition tolerance which RDMBS doesn’t give but it has problems with availability. But if you want more scalability, MongoDB would be your choice.</w:t>
      </w:r>
    </w:p>
    <w:p w:rsidR="00643C57" w:rsidRPr="00643C57" w:rsidRDefault="00643C57" w:rsidP="00643C57">
      <w:pPr>
        <w:shd w:val="clear" w:color="auto" w:fill="FFFFFF"/>
        <w:spacing w:before="150"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It’s suitable for real-time analytics and high speed logging. It’s highly scalable as well. Craigslist uses MongoDB for archived posts.</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66. What do you understand by NoSQL databases? Is MongoDB a NoSQL database? Explain.</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At the present time, the internet is loaded with big data, big users, big complexity etc. and also becoming more complex day by day. NoSQL is answer of all these problems; it is not a traditional database management system, not even a relational database management system (RDBMS). NoSQL stands for “Not Only SQL”. NoSQL is a type of database that can handle and sort all type of unstructured, messy and complicated data. It is just a new way to think about the database.Yes. MongoDB is a NoSQL database.</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67. What type of DBMS is MongoDB?</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MongoDB is a document oriented DBMS.</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68. What is the difference between MongoDB and MySQL?</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Although MongoDB and MySQL both are free and open source databases, there is a lot of difference between them in the term of data representation, relationship, transaction, querying data, schema design and definition, performance speed, normalization and many more. To compare MySQL with MongoDB is like a comparison between Relational and Non-relational databases.</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69. What is the use of MongoDB?</w:t>
      </w:r>
    </w:p>
    <w:p w:rsidR="00643C57" w:rsidRPr="00643C57" w:rsidRDefault="00643C57" w:rsidP="00643C57">
      <w:pPr>
        <w:numPr>
          <w:ilvl w:val="0"/>
          <w:numId w:val="156"/>
        </w:numPr>
        <w:shd w:val="clear" w:color="auto" w:fill="FFFFFF"/>
        <w:spacing w:before="100" w:beforeAutospacing="1" w:after="100" w:afterAutospacing="1" w:line="240" w:lineRule="auto"/>
        <w:ind w:left="600" w:right="213"/>
        <w:rPr>
          <w:rFonts w:ascii="Arial" w:eastAsia="Times New Roman" w:hAnsi="Arial" w:cs="Arial"/>
          <w:color w:val="313B3D"/>
          <w:sz w:val="24"/>
          <w:szCs w:val="24"/>
        </w:rPr>
      </w:pPr>
      <w:r w:rsidRPr="00643C57">
        <w:rPr>
          <w:rFonts w:ascii="Arial" w:eastAsia="Times New Roman" w:hAnsi="Arial" w:cs="Arial"/>
          <w:color w:val="313B3D"/>
          <w:sz w:val="24"/>
          <w:szCs w:val="24"/>
        </w:rPr>
        <w:t> MongoDB is typically used as the primary data store for operational applications with real-time requirements (i.e., low-latency, high availability). MongoDB is generally a good fit for 60%-80% of the applications you may be building today. MongoDB is easy to operate and scale in ways that are hard if not impossible with relational databases.</w:t>
      </w:r>
    </w:p>
    <w:p w:rsidR="00643C57" w:rsidRPr="00643C57" w:rsidRDefault="00643C57" w:rsidP="00643C57">
      <w:pPr>
        <w:numPr>
          <w:ilvl w:val="0"/>
          <w:numId w:val="156"/>
        </w:numPr>
        <w:shd w:val="clear" w:color="auto" w:fill="FFFFFF"/>
        <w:spacing w:before="100" w:beforeAutospacing="1" w:after="100" w:afterAutospacing="1" w:line="240" w:lineRule="auto"/>
        <w:ind w:left="600" w:right="213"/>
        <w:rPr>
          <w:rFonts w:ascii="Arial" w:eastAsia="Times New Roman" w:hAnsi="Arial" w:cs="Arial"/>
          <w:color w:val="313B3D"/>
          <w:sz w:val="24"/>
          <w:szCs w:val="24"/>
        </w:rPr>
      </w:pPr>
      <w:r w:rsidRPr="00643C57">
        <w:rPr>
          <w:rFonts w:ascii="Arial" w:eastAsia="Times New Roman" w:hAnsi="Arial" w:cs="Arial"/>
          <w:color w:val="313B3D"/>
          <w:sz w:val="24"/>
          <w:szCs w:val="24"/>
        </w:rPr>
        <w:t>MongoDB excels in many use cases where relational databases aren’t a good fit, like applications with unstructured, semi-structured and polymorphic data, as well as applications with large scalability requirements or multi-data center deployments.</w:t>
      </w:r>
    </w:p>
    <w:p w:rsidR="00643C57" w:rsidRPr="00643C57" w:rsidRDefault="00643C57" w:rsidP="00643C57">
      <w:pPr>
        <w:numPr>
          <w:ilvl w:val="0"/>
          <w:numId w:val="156"/>
        </w:numPr>
        <w:shd w:val="clear" w:color="auto" w:fill="FFFFFF"/>
        <w:spacing w:before="100" w:beforeAutospacing="1" w:after="100" w:afterAutospacing="1" w:line="240" w:lineRule="auto"/>
        <w:ind w:left="600" w:right="213"/>
        <w:rPr>
          <w:rFonts w:ascii="Arial" w:eastAsia="Times New Roman" w:hAnsi="Arial" w:cs="Arial"/>
          <w:color w:val="313B3D"/>
          <w:sz w:val="24"/>
          <w:szCs w:val="24"/>
        </w:rPr>
      </w:pPr>
      <w:r w:rsidRPr="00643C57">
        <w:rPr>
          <w:rFonts w:ascii="Arial" w:eastAsia="Times New Roman" w:hAnsi="Arial" w:cs="Arial"/>
          <w:color w:val="313B3D"/>
          <w:sz w:val="24"/>
          <w:szCs w:val="24"/>
        </w:rPr>
        <w:t>MongoDB may not be a good fit for some applications. For example, applications that require complex transactions (e.g., a double-entry bookkeeping system) and scan-oriented applications that access large subsets of the data most of the time may not be a good fit for MongoDB. MongoDB is not a drop-in replacement for legacy applications built around the relational data model and SQL.</w:t>
      </w:r>
    </w:p>
    <w:p w:rsidR="00643C57" w:rsidRPr="00643C57" w:rsidRDefault="00643C57" w:rsidP="00643C57">
      <w:pPr>
        <w:numPr>
          <w:ilvl w:val="0"/>
          <w:numId w:val="156"/>
        </w:numPr>
        <w:shd w:val="clear" w:color="auto" w:fill="FFFFFF"/>
        <w:spacing w:before="100" w:beforeAutospacing="1" w:after="100" w:afterAutospacing="1" w:line="240" w:lineRule="auto"/>
        <w:ind w:left="600" w:right="213"/>
        <w:rPr>
          <w:rFonts w:ascii="Arial" w:eastAsia="Times New Roman" w:hAnsi="Arial" w:cs="Arial"/>
          <w:color w:val="313B3D"/>
          <w:sz w:val="24"/>
          <w:szCs w:val="24"/>
        </w:rPr>
      </w:pPr>
      <w:r w:rsidRPr="00643C57">
        <w:rPr>
          <w:rFonts w:ascii="Arial" w:eastAsia="Times New Roman" w:hAnsi="Arial" w:cs="Arial"/>
          <w:color w:val="313B3D"/>
          <w:sz w:val="24"/>
          <w:szCs w:val="24"/>
        </w:rPr>
        <w:lastRenderedPageBreak/>
        <w:t>Some common use cases include mobile apps, product catalogs, real-time personalization, content management and applications delivering a single view across multiple systems</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70. What kind of database is MongoDB?</w:t>
      </w:r>
    </w:p>
    <w:p w:rsidR="00643C57" w:rsidRPr="00643C57" w:rsidRDefault="00643C57" w:rsidP="00643C57">
      <w:pPr>
        <w:shd w:val="clear" w:color="auto" w:fill="FFFFFF"/>
        <w:spacing w:after="150"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MongoDB is a document-oriented DBMS. Think of MySQL but with JSON-like objects comprising the data model, rather than RDBMS tables. Significantly, MongoDB supports neither joins nor transactions. However, it features secondary indexes, an expressive query language, atomic writes on a per-document level, and fully-consistent reads.</w:t>
      </w:r>
      <w:r w:rsidRPr="00643C57">
        <w:rPr>
          <w:rFonts w:ascii="Arial" w:eastAsia="Times New Roman" w:hAnsi="Arial" w:cs="Arial"/>
          <w:color w:val="313B3D"/>
          <w:sz w:val="24"/>
          <w:szCs w:val="24"/>
        </w:rPr>
        <w:br/>
        <w:t>Operationally, MongoDB features master-slave replication with automated failover and built-in horizontal scaling via automated range-based partitioning.</w:t>
      </w:r>
    </w:p>
    <w:p w:rsidR="00643C57" w:rsidRPr="00643C57" w:rsidRDefault="00643C57" w:rsidP="00643C57">
      <w:pPr>
        <w:shd w:val="clear" w:color="auto" w:fill="FFFFFF"/>
        <w:spacing w:before="150"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To learn more about MongoDB check </w:t>
      </w:r>
      <w:hyperlink r:id="rId173" w:tgtFrame="_blank" w:history="1">
        <w:r w:rsidRPr="00643C57">
          <w:rPr>
            <w:rFonts w:ascii="Arial" w:eastAsia="Times New Roman" w:hAnsi="Arial" w:cs="Arial"/>
            <w:i/>
            <w:iCs/>
            <w:color w:val="F5AB40"/>
            <w:sz w:val="24"/>
            <w:szCs w:val="24"/>
            <w:u w:val="single"/>
          </w:rPr>
          <w:t>MongoDB tutorial</w:t>
        </w:r>
      </w:hyperlink>
      <w:r w:rsidRPr="00643C57">
        <w:rPr>
          <w:rFonts w:ascii="Arial" w:eastAsia="Times New Roman" w:hAnsi="Arial" w:cs="Arial"/>
          <w:color w:val="313B3D"/>
          <w:sz w:val="24"/>
          <w:szCs w:val="24"/>
        </w:rPr>
        <w:t>.</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71. What language is MongoDB written in?</w:t>
      </w:r>
    </w:p>
    <w:p w:rsidR="00643C57" w:rsidRPr="00643C57" w:rsidRDefault="00643C57" w:rsidP="00643C57">
      <w:pPr>
        <w:shd w:val="clear" w:color="auto" w:fill="FFFFFF"/>
        <w:spacing w:after="150"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MongoDB is implemented in C++. Drivers and client libraries are typically written in their respective languages, although some drivers use C extensions for better performance.</w:t>
      </w:r>
    </w:p>
    <w:p w:rsidR="00643C57" w:rsidRPr="00643C57" w:rsidRDefault="00643C57" w:rsidP="00643C57">
      <w:pPr>
        <w:shd w:val="clear" w:color="auto" w:fill="FFFFFF"/>
        <w:spacing w:before="150"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 </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72. What are the limitations of 32-bit versions of MongoDB?</w:t>
      </w:r>
    </w:p>
    <w:p w:rsidR="00643C57" w:rsidRPr="00643C57" w:rsidRDefault="00643C57" w:rsidP="00643C57">
      <w:pPr>
        <w:shd w:val="clear" w:color="auto" w:fill="FFFFFF"/>
        <w:spacing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MongoDB uses memory-mapped files. When running a 32-bit build of MongoDB, the total storage size for the server, including data and indexes, is 2 gigabytes. For this reason, do not deploy MongoDB to production on 32-bit machines.</w:t>
      </w:r>
      <w:r w:rsidRPr="00643C57">
        <w:rPr>
          <w:rFonts w:ascii="Arial" w:eastAsia="Times New Roman" w:hAnsi="Arial" w:cs="Arial"/>
          <w:color w:val="313B3D"/>
          <w:sz w:val="24"/>
          <w:szCs w:val="24"/>
        </w:rPr>
        <w:br/>
        <w:t>If you’re running a 64-bit build of MongoDB, there’s virtually no limit to storage size. For production deployments, 64-bit builds and operating systems are strongly recommended.</w:t>
      </w:r>
    </w:p>
    <w:p w:rsidR="00643C57" w:rsidRPr="00643C57" w:rsidRDefault="00643C57" w:rsidP="00643C57">
      <w:pPr>
        <w:shd w:val="clear" w:color="auto" w:fill="F7F7F7"/>
        <w:spacing w:line="240" w:lineRule="auto"/>
        <w:rPr>
          <w:rFonts w:ascii="Arial" w:eastAsia="Times New Roman" w:hAnsi="Arial" w:cs="Arial"/>
          <w:b/>
          <w:bCs/>
          <w:color w:val="2E3D49"/>
          <w:sz w:val="24"/>
          <w:szCs w:val="24"/>
        </w:rPr>
      </w:pPr>
      <w:r w:rsidRPr="00643C57">
        <w:rPr>
          <w:rFonts w:ascii="Arial" w:eastAsia="Times New Roman" w:hAnsi="Arial" w:cs="Arial"/>
          <w:b/>
          <w:bCs/>
          <w:color w:val="2E3D49"/>
          <w:sz w:val="24"/>
          <w:szCs w:val="24"/>
        </w:rPr>
        <w:t>73. While creating Schema in MongoDB what are the points need to be taken in consideration?</w:t>
      </w:r>
    </w:p>
    <w:p w:rsidR="00643C57" w:rsidRPr="00643C57" w:rsidRDefault="00643C57" w:rsidP="00643C57">
      <w:pPr>
        <w:shd w:val="clear" w:color="auto" w:fill="FFFFFF"/>
        <w:spacing w:after="150" w:line="240" w:lineRule="auto"/>
        <w:rPr>
          <w:rFonts w:ascii="Arial" w:eastAsia="Times New Roman" w:hAnsi="Arial" w:cs="Arial"/>
          <w:color w:val="313B3D"/>
          <w:sz w:val="24"/>
          <w:szCs w:val="24"/>
        </w:rPr>
      </w:pPr>
      <w:r w:rsidRPr="00643C57">
        <w:rPr>
          <w:rFonts w:ascii="Arial" w:eastAsia="Times New Roman" w:hAnsi="Arial" w:cs="Arial"/>
          <w:color w:val="313B3D"/>
          <w:sz w:val="24"/>
          <w:szCs w:val="24"/>
        </w:rPr>
        <w:t>Points need to be taken in consideration are:</w:t>
      </w:r>
    </w:p>
    <w:p w:rsidR="00643C57" w:rsidRPr="00643C57" w:rsidRDefault="00643C57" w:rsidP="00643C57">
      <w:pPr>
        <w:numPr>
          <w:ilvl w:val="0"/>
          <w:numId w:val="157"/>
        </w:numPr>
        <w:shd w:val="clear" w:color="auto" w:fill="FFFFFF"/>
        <w:spacing w:before="100" w:beforeAutospacing="1" w:after="100" w:afterAutospacing="1" w:line="240" w:lineRule="auto"/>
        <w:ind w:left="600" w:right="213"/>
        <w:rPr>
          <w:rFonts w:ascii="Arial" w:eastAsia="Times New Roman" w:hAnsi="Arial" w:cs="Arial"/>
          <w:color w:val="313B3D"/>
          <w:sz w:val="24"/>
          <w:szCs w:val="24"/>
        </w:rPr>
      </w:pPr>
      <w:r w:rsidRPr="00643C57">
        <w:rPr>
          <w:rFonts w:ascii="Arial" w:eastAsia="Times New Roman" w:hAnsi="Arial" w:cs="Arial"/>
          <w:color w:val="313B3D"/>
          <w:sz w:val="24"/>
          <w:szCs w:val="24"/>
        </w:rPr>
        <w:t>Design your schema according to user requirements</w:t>
      </w:r>
    </w:p>
    <w:p w:rsidR="00643C57" w:rsidRPr="00643C57" w:rsidRDefault="00643C57" w:rsidP="00643C57">
      <w:pPr>
        <w:numPr>
          <w:ilvl w:val="0"/>
          <w:numId w:val="157"/>
        </w:numPr>
        <w:shd w:val="clear" w:color="auto" w:fill="FFFFFF"/>
        <w:spacing w:before="100" w:beforeAutospacing="1" w:after="100" w:afterAutospacing="1" w:line="240" w:lineRule="auto"/>
        <w:ind w:left="600" w:right="213"/>
        <w:rPr>
          <w:rFonts w:ascii="Arial" w:eastAsia="Times New Roman" w:hAnsi="Arial" w:cs="Arial"/>
          <w:color w:val="313B3D"/>
          <w:sz w:val="24"/>
          <w:szCs w:val="24"/>
        </w:rPr>
      </w:pPr>
      <w:r w:rsidRPr="00643C57">
        <w:rPr>
          <w:rFonts w:ascii="Arial" w:eastAsia="Times New Roman" w:hAnsi="Arial" w:cs="Arial"/>
          <w:color w:val="313B3D"/>
          <w:sz w:val="24"/>
          <w:szCs w:val="24"/>
        </w:rPr>
        <w:t>Combine objects into one document if you use them together. Otherwise, separate them</w:t>
      </w:r>
    </w:p>
    <w:p w:rsidR="00643C57" w:rsidRPr="00643C57" w:rsidRDefault="00643C57" w:rsidP="00643C57">
      <w:pPr>
        <w:numPr>
          <w:ilvl w:val="0"/>
          <w:numId w:val="157"/>
        </w:numPr>
        <w:shd w:val="clear" w:color="auto" w:fill="FFFFFF"/>
        <w:spacing w:before="100" w:beforeAutospacing="1" w:after="100" w:afterAutospacing="1" w:line="240" w:lineRule="auto"/>
        <w:ind w:left="600" w:right="213"/>
        <w:rPr>
          <w:rFonts w:ascii="Arial" w:eastAsia="Times New Roman" w:hAnsi="Arial" w:cs="Arial"/>
          <w:color w:val="313B3D"/>
          <w:sz w:val="24"/>
          <w:szCs w:val="24"/>
        </w:rPr>
      </w:pPr>
      <w:r w:rsidRPr="00643C57">
        <w:rPr>
          <w:rFonts w:ascii="Arial" w:eastAsia="Times New Roman" w:hAnsi="Arial" w:cs="Arial"/>
          <w:color w:val="313B3D"/>
          <w:sz w:val="24"/>
          <w:szCs w:val="24"/>
        </w:rPr>
        <w:t> Do joins while write, and not when it is on read</w:t>
      </w:r>
    </w:p>
    <w:p w:rsidR="00643C57" w:rsidRPr="00643C57" w:rsidRDefault="00643C57" w:rsidP="00643C57">
      <w:pPr>
        <w:numPr>
          <w:ilvl w:val="0"/>
          <w:numId w:val="157"/>
        </w:numPr>
        <w:shd w:val="clear" w:color="auto" w:fill="FFFFFF"/>
        <w:spacing w:before="100" w:beforeAutospacing="1" w:after="100" w:afterAutospacing="1" w:line="240" w:lineRule="auto"/>
        <w:ind w:left="600" w:right="213"/>
        <w:rPr>
          <w:rFonts w:ascii="Arial" w:eastAsia="Times New Roman" w:hAnsi="Arial" w:cs="Arial"/>
          <w:color w:val="313B3D"/>
          <w:sz w:val="24"/>
          <w:szCs w:val="24"/>
        </w:rPr>
      </w:pPr>
      <w:r w:rsidRPr="00643C57">
        <w:rPr>
          <w:rFonts w:ascii="Arial" w:eastAsia="Times New Roman" w:hAnsi="Arial" w:cs="Arial"/>
          <w:color w:val="313B3D"/>
          <w:sz w:val="24"/>
          <w:szCs w:val="24"/>
        </w:rPr>
        <w:t>For most frequent use cases optimize your schema</w:t>
      </w:r>
    </w:p>
    <w:p w:rsidR="00643C57" w:rsidRPr="00643C57" w:rsidRDefault="00643C57" w:rsidP="00643C57">
      <w:pPr>
        <w:numPr>
          <w:ilvl w:val="0"/>
          <w:numId w:val="157"/>
        </w:numPr>
        <w:shd w:val="clear" w:color="auto" w:fill="FFFFFF"/>
        <w:spacing w:before="100" w:beforeAutospacing="1" w:after="100" w:afterAutospacing="1" w:line="240" w:lineRule="auto"/>
        <w:ind w:left="600" w:right="213"/>
        <w:rPr>
          <w:rFonts w:ascii="Arial" w:eastAsia="Times New Roman" w:hAnsi="Arial" w:cs="Arial"/>
          <w:color w:val="313B3D"/>
          <w:sz w:val="24"/>
          <w:szCs w:val="24"/>
        </w:rPr>
      </w:pPr>
      <w:r w:rsidRPr="00643C57">
        <w:rPr>
          <w:rFonts w:ascii="Arial" w:eastAsia="Times New Roman" w:hAnsi="Arial" w:cs="Arial"/>
          <w:color w:val="313B3D"/>
          <w:sz w:val="24"/>
          <w:szCs w:val="24"/>
        </w:rPr>
        <w:t>Do complex aggregation in the schemaThis blog will help you get a better understanding of Difference Between Cassandra and MongoDB!</w:t>
      </w:r>
    </w:p>
    <w:p w:rsidR="00643C57" w:rsidRDefault="00643C57">
      <w:pPr>
        <w:pBdr>
          <w:bottom w:val="single" w:sz="6" w:space="1" w:color="auto"/>
        </w:pBdr>
      </w:pPr>
    </w:p>
    <w:p w:rsidR="00643C57" w:rsidRDefault="00643C57"/>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b/>
          <w:bCs/>
          <w:color w:val="222222"/>
          <w:sz w:val="27"/>
          <w:szCs w:val="27"/>
        </w:rPr>
        <w:t>1) Explain what is MongoDB?</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lastRenderedPageBreak/>
        <w:t>Mongo-DB is a document database which provides high performance, high availability and easy scalability.</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b/>
          <w:bCs/>
          <w:color w:val="222222"/>
          <w:sz w:val="27"/>
          <w:szCs w:val="27"/>
        </w:rPr>
        <w:t>2) What is “Namespace” in MongoDB?</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MongoDB stores BSON (Binary Interchange and Structure Object Notation) objects in the collection. The concatenation of the collection name and database name is called a namespace.</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b/>
          <w:bCs/>
          <w:color w:val="222222"/>
          <w:sz w:val="27"/>
          <w:szCs w:val="27"/>
        </w:rPr>
        <w:t>3) What is sharding in MongoDB?</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The procedure of storing data records across multiple machines is referred as Sharding. It is a MongoDB approach to meet the demands of data growth. It is the horizontal partition of data in a database or search engine. Each partition is referred as shard or database shard.</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b/>
          <w:bCs/>
          <w:color w:val="222222"/>
          <w:sz w:val="27"/>
          <w:szCs w:val="27"/>
        </w:rPr>
        <w:t>4) How can you see the connection used by Mongos?</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To see the connection used by Mongos use db_adminCommand (“connPoolStats”);</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b/>
          <w:bCs/>
          <w:color w:val="222222"/>
          <w:sz w:val="27"/>
          <w:szCs w:val="27"/>
        </w:rPr>
        <w:t>5) Explain what is a replica set?</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A replica set is a group of mongo instances that host the same data set. In replica set, one node is primary, and another is secondary. From primary to the secondary node all data replicates.</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b/>
          <w:bCs/>
          <w:color w:val="222222"/>
          <w:sz w:val="27"/>
          <w:szCs w:val="27"/>
        </w:rPr>
        <w:t>6) How replication works in MongoDB?</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Across multiple servers, the process of synchronizing data is known as replication. It provides redundancy and increase data availability with multiple copies of data on different database server. Replication helps in protecting the database from the loss of a single server.</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b/>
          <w:bCs/>
          <w:color w:val="222222"/>
          <w:sz w:val="27"/>
          <w:szCs w:val="27"/>
        </w:rPr>
        <w:t>7) While creating Schema in MongoDB what are the points need to be taken in consideration?</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Points need to be taken in consideration are</w:t>
      </w:r>
    </w:p>
    <w:p w:rsidR="00643C57" w:rsidRPr="00643C57" w:rsidRDefault="00643C57" w:rsidP="00643C57">
      <w:pPr>
        <w:numPr>
          <w:ilvl w:val="0"/>
          <w:numId w:val="158"/>
        </w:num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Design your schema according to user requirements</w:t>
      </w:r>
    </w:p>
    <w:p w:rsidR="00643C57" w:rsidRPr="00643C57" w:rsidRDefault="00643C57" w:rsidP="00643C57">
      <w:pPr>
        <w:numPr>
          <w:ilvl w:val="0"/>
          <w:numId w:val="158"/>
        </w:num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Combine objects into one document if you use them together. Otherwise, separate them</w:t>
      </w:r>
    </w:p>
    <w:p w:rsidR="00643C57" w:rsidRPr="00643C57" w:rsidRDefault="00643C57" w:rsidP="00643C57">
      <w:pPr>
        <w:numPr>
          <w:ilvl w:val="0"/>
          <w:numId w:val="158"/>
        </w:num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Do joins while write, and not when it is on read</w:t>
      </w:r>
    </w:p>
    <w:p w:rsidR="00643C57" w:rsidRPr="00643C57" w:rsidRDefault="00643C57" w:rsidP="00643C57">
      <w:pPr>
        <w:numPr>
          <w:ilvl w:val="0"/>
          <w:numId w:val="158"/>
        </w:num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lastRenderedPageBreak/>
        <w:t>For most frequent use cases optimize your schema</w:t>
      </w:r>
    </w:p>
    <w:p w:rsidR="00643C57" w:rsidRPr="00643C57" w:rsidRDefault="00643C57" w:rsidP="00643C57">
      <w:pPr>
        <w:numPr>
          <w:ilvl w:val="0"/>
          <w:numId w:val="158"/>
        </w:num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Do complex aggregation in the schema</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b/>
          <w:bCs/>
          <w:color w:val="222222"/>
          <w:sz w:val="27"/>
          <w:szCs w:val="27"/>
        </w:rPr>
        <w:t>8) What is the syntax to create a collection and to drop a collection in MongoDB?</w:t>
      </w:r>
    </w:p>
    <w:p w:rsidR="00643C57" w:rsidRPr="00643C57" w:rsidRDefault="00643C57" w:rsidP="00643C57">
      <w:pPr>
        <w:numPr>
          <w:ilvl w:val="0"/>
          <w:numId w:val="159"/>
        </w:num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Syntax to create collection in MongoDB is db.createCollection(name,options)</w:t>
      </w:r>
    </w:p>
    <w:p w:rsidR="00643C57" w:rsidRPr="00643C57" w:rsidRDefault="00643C57" w:rsidP="00643C57">
      <w:pPr>
        <w:numPr>
          <w:ilvl w:val="0"/>
          <w:numId w:val="159"/>
        </w:num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Syntax to drop collection in MongoDB is db.collection.drop()</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b/>
          <w:bCs/>
          <w:color w:val="222222"/>
          <w:sz w:val="27"/>
          <w:szCs w:val="27"/>
        </w:rPr>
        <w:t>9) Explain what is the role of profiler in MongoDB?</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MongoDB database profiler shows performance characteristics of each operation against the database. You can find queries using the profiler that are slower than they should be.</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b/>
          <w:bCs/>
          <w:color w:val="222222"/>
          <w:sz w:val="27"/>
          <w:szCs w:val="27"/>
        </w:rPr>
        <w:t>10) Explain can you move old files in the moveChunk directory?</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Yes, it is possible to move old files in the moveChunk directory, during normal shard balancing operations these files are made as backups and can be deleted once the operations are done.</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b/>
          <w:bCs/>
          <w:color w:val="222222"/>
          <w:sz w:val="27"/>
          <w:szCs w:val="27"/>
        </w:rPr>
        <w:t>11) To do safe backups what is the feature in MongoDB that you can use?</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Journaling is the feature in MongoDB that you can use to do safe backups.</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b/>
          <w:bCs/>
          <w:color w:val="222222"/>
          <w:sz w:val="27"/>
          <w:szCs w:val="27"/>
        </w:rPr>
        <w:t>12) Mention what is Objecld composed of?</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Objectld is composed of</w:t>
      </w:r>
    </w:p>
    <w:p w:rsidR="00643C57" w:rsidRPr="00643C57" w:rsidRDefault="00643C57" w:rsidP="00643C57">
      <w:pPr>
        <w:numPr>
          <w:ilvl w:val="0"/>
          <w:numId w:val="160"/>
        </w:num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Timestamp</w:t>
      </w:r>
    </w:p>
    <w:p w:rsidR="00643C57" w:rsidRPr="00643C57" w:rsidRDefault="00643C57" w:rsidP="00643C57">
      <w:pPr>
        <w:numPr>
          <w:ilvl w:val="0"/>
          <w:numId w:val="160"/>
        </w:num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Client machine ID</w:t>
      </w:r>
    </w:p>
    <w:p w:rsidR="00643C57" w:rsidRPr="00643C57" w:rsidRDefault="00643C57" w:rsidP="00643C57">
      <w:pPr>
        <w:numPr>
          <w:ilvl w:val="0"/>
          <w:numId w:val="160"/>
        </w:num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Client process ID</w:t>
      </w:r>
    </w:p>
    <w:p w:rsidR="00643C57" w:rsidRPr="00643C57" w:rsidRDefault="00643C57" w:rsidP="00643C57">
      <w:pPr>
        <w:numPr>
          <w:ilvl w:val="0"/>
          <w:numId w:val="160"/>
        </w:num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3 byte incremented counter</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b/>
          <w:bCs/>
          <w:color w:val="222222"/>
          <w:sz w:val="27"/>
          <w:szCs w:val="27"/>
        </w:rPr>
        <w:t>13) Mention what is the command syntax for inserting a document?</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For inserting a document command syntax is database.collection.insert (document).</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b/>
          <w:bCs/>
          <w:color w:val="222222"/>
          <w:sz w:val="27"/>
          <w:szCs w:val="27"/>
        </w:rPr>
        <w:t>14) Mention how you can inspect the source code of a function?</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lastRenderedPageBreak/>
        <w:t>To inspect a source code of a function, without any parentheses, the function must be invoked.</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b/>
          <w:bCs/>
          <w:color w:val="222222"/>
          <w:sz w:val="27"/>
          <w:szCs w:val="27"/>
        </w:rPr>
        <w:t>15) What is the command syntax that tells you whether you are on the master server or not? And how many master does MongoDB allow?</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Command syntax Db.isMaster() will tell you whether you are on the master server or not. MongoDB allows only one master server, while couchDB allows multiple masters.</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b/>
          <w:bCs/>
          <w:color w:val="222222"/>
          <w:sz w:val="27"/>
          <w:szCs w:val="27"/>
        </w:rPr>
        <w:t>16) Mention the command syntax that is used to view Mongo is using the link?</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The command syntax that is used to view mongo is using the link is db._adminCommand(“connPoolStats.”)</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b/>
          <w:bCs/>
          <w:color w:val="222222"/>
          <w:sz w:val="27"/>
          <w:szCs w:val="27"/>
        </w:rPr>
        <w:t>17) Explain what are indexes in MongoDB?</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Indexes are special structures in MongoDB, which stores a small portion of the data set in an easy to traverse form. Ordered by the value of the field specified in the index, the index stores the value of a specific field or set of fields.</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b/>
          <w:bCs/>
          <w:color w:val="222222"/>
          <w:sz w:val="27"/>
          <w:szCs w:val="27"/>
        </w:rPr>
        <w:t>18) Mention what is the basic syntax to use index in MongoDB?</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The basic syntax to use in MongoDB is &gt;db.COLLECTION_NAME.ensureIndex ( {KEY:1} ). In here the key is the </w:t>
      </w:r>
      <w:r w:rsidRPr="00643C57">
        <w:rPr>
          <w:rFonts w:ascii="Arial" w:eastAsia="Times New Roman" w:hAnsi="Arial" w:cs="Arial"/>
          <w:color w:val="3F4549"/>
          <w:sz w:val="23"/>
          <w:szCs w:val="23"/>
        </w:rPr>
        <w:t>the name of the COLUMN (or KEY:VALUE pair) which is present in the documents.</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b/>
          <w:bCs/>
          <w:color w:val="222222"/>
          <w:sz w:val="27"/>
          <w:szCs w:val="27"/>
        </w:rPr>
        <w:t>19) Explain what is GridFS in MongoDB?</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For storing and retrieving large files such as images, video files and audio files GridFS is used. By default, it uses two files fs.files and fs.chunks to store the file’s metadata and the chunks.</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b/>
          <w:bCs/>
          <w:color w:val="222222"/>
          <w:sz w:val="27"/>
          <w:szCs w:val="27"/>
        </w:rPr>
        <w:t>20) What are alternatives to MongoDB?</w:t>
      </w:r>
    </w:p>
    <w:p w:rsidR="00643C57" w:rsidRPr="00643C57" w:rsidRDefault="00643C57" w:rsidP="00643C57">
      <w:pPr>
        <w:shd w:val="clear" w:color="auto" w:fill="FFFFFF"/>
        <w:spacing w:before="100" w:beforeAutospacing="1" w:after="100" w:afterAutospacing="1" w:line="240" w:lineRule="auto"/>
        <w:rPr>
          <w:rFonts w:ascii="Arial" w:eastAsia="Times New Roman" w:hAnsi="Arial" w:cs="Arial"/>
          <w:color w:val="222222"/>
          <w:sz w:val="27"/>
          <w:szCs w:val="27"/>
        </w:rPr>
      </w:pPr>
      <w:r w:rsidRPr="00643C57">
        <w:rPr>
          <w:rFonts w:ascii="Arial" w:eastAsia="Times New Roman" w:hAnsi="Arial" w:cs="Arial"/>
          <w:color w:val="222222"/>
          <w:sz w:val="27"/>
          <w:szCs w:val="27"/>
        </w:rPr>
        <w:t>Cassandra, CouchDB, Redis, Riak,</w:t>
      </w:r>
      <w:hyperlink r:id="rId174" w:history="1">
        <w:r w:rsidRPr="00643C57">
          <w:rPr>
            <w:rFonts w:ascii="Arial" w:eastAsia="Times New Roman" w:hAnsi="Arial" w:cs="Arial"/>
            <w:color w:val="04B8E6"/>
            <w:sz w:val="27"/>
            <w:szCs w:val="27"/>
          </w:rPr>
          <w:t> Hbase </w:t>
        </w:r>
      </w:hyperlink>
      <w:r w:rsidRPr="00643C57">
        <w:rPr>
          <w:rFonts w:ascii="Arial" w:eastAsia="Times New Roman" w:hAnsi="Arial" w:cs="Arial"/>
          <w:color w:val="222222"/>
          <w:sz w:val="27"/>
          <w:szCs w:val="27"/>
        </w:rPr>
        <w:t>are a few good alternatives.</w:t>
      </w:r>
    </w:p>
    <w:p w:rsidR="00643C57" w:rsidRDefault="00643C57">
      <w:pPr>
        <w:pBdr>
          <w:bottom w:val="single" w:sz="6" w:space="1" w:color="auto"/>
        </w:pBdr>
      </w:pPr>
    </w:p>
    <w:p w:rsidR="00643C57" w:rsidRDefault="00643C57"/>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Here’s a list of frequently asked MongoDB interview questions and answers for beginners as well as professionals.</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What are the best features of MongoDB?</w:t>
      </w:r>
    </w:p>
    <w:tbl>
      <w:tblPr>
        <w:tblW w:w="111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53"/>
        <w:gridCol w:w="9222"/>
      </w:tblGrid>
      <w:tr w:rsidR="00643C57" w:rsidRPr="00643C57" w:rsidTr="00643C57">
        <w:trPr>
          <w:trHeight w:val="315"/>
        </w:trPr>
        <w:tc>
          <w:tcPr>
            <w:tcW w:w="0" w:type="auto"/>
            <w:gridSpan w:val="2"/>
            <w:tcBorders>
              <w:top w:val="nil"/>
              <w:left w:val="nil"/>
              <w:bottom w:val="nil"/>
              <w:right w:val="nil"/>
            </w:tcBorders>
            <w:shd w:val="clear" w:color="auto" w:fill="008DD9"/>
            <w:tcMar>
              <w:top w:w="75" w:type="dxa"/>
              <w:left w:w="75" w:type="dxa"/>
              <w:bottom w:w="75" w:type="dxa"/>
              <w:right w:w="75" w:type="dxa"/>
            </w:tcMar>
            <w:vAlign w:val="center"/>
            <w:hideMark/>
          </w:tcPr>
          <w:p w:rsidR="00643C57" w:rsidRPr="00643C57" w:rsidRDefault="00643C57" w:rsidP="00643C57">
            <w:pPr>
              <w:spacing w:after="100" w:afterAutospacing="1" w:line="240" w:lineRule="auto"/>
              <w:jc w:val="center"/>
              <w:outlineLvl w:val="3"/>
              <w:rPr>
                <w:rFonts w:ascii="inherit" w:eastAsia="Times New Roman" w:hAnsi="inherit" w:cs="Arial"/>
                <w:color w:val="6C757D"/>
                <w:sz w:val="24"/>
                <w:szCs w:val="24"/>
              </w:rPr>
            </w:pPr>
            <w:r w:rsidRPr="00643C57">
              <w:rPr>
                <w:rFonts w:ascii="inherit" w:eastAsia="Times New Roman" w:hAnsi="inherit" w:cs="Arial"/>
                <w:b/>
                <w:bCs/>
                <w:color w:val="6C757D"/>
                <w:sz w:val="24"/>
                <w:szCs w:val="24"/>
              </w:rPr>
              <w:t>MongoDB Features</w:t>
            </w:r>
          </w:p>
        </w:tc>
      </w:tr>
      <w:tr w:rsidR="00643C57" w:rsidRPr="00643C57" w:rsidTr="00643C57">
        <w:trPr>
          <w:trHeight w:val="315"/>
        </w:trPr>
        <w:tc>
          <w:tcPr>
            <w:tcW w:w="195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643C57" w:rsidRPr="00643C57" w:rsidRDefault="00643C57" w:rsidP="00643C57">
            <w:pPr>
              <w:spacing w:after="0" w:line="240" w:lineRule="auto"/>
              <w:jc w:val="center"/>
              <w:rPr>
                <w:rFonts w:ascii="Arial" w:eastAsia="Times New Roman" w:hAnsi="Arial" w:cs="Arial"/>
                <w:color w:val="FFFFFF"/>
                <w:sz w:val="24"/>
                <w:szCs w:val="24"/>
              </w:rPr>
            </w:pPr>
            <w:r w:rsidRPr="00643C57">
              <w:rPr>
                <w:rFonts w:ascii="Arial" w:eastAsia="Times New Roman" w:hAnsi="Arial" w:cs="Arial"/>
                <w:b/>
                <w:bCs/>
                <w:color w:val="FFFFFF"/>
                <w:sz w:val="24"/>
                <w:szCs w:val="24"/>
              </w:rPr>
              <w:t>Feature</w:t>
            </w:r>
          </w:p>
        </w:tc>
        <w:tc>
          <w:tcPr>
            <w:tcW w:w="921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643C57" w:rsidRPr="00643C57" w:rsidRDefault="00643C57" w:rsidP="00643C57">
            <w:pPr>
              <w:spacing w:after="0" w:line="240" w:lineRule="auto"/>
              <w:jc w:val="center"/>
              <w:rPr>
                <w:rFonts w:ascii="Arial" w:eastAsia="Times New Roman" w:hAnsi="Arial" w:cs="Arial"/>
                <w:color w:val="FFFFFF"/>
                <w:sz w:val="24"/>
                <w:szCs w:val="24"/>
              </w:rPr>
            </w:pPr>
            <w:r w:rsidRPr="00643C57">
              <w:rPr>
                <w:rFonts w:ascii="Arial" w:eastAsia="Times New Roman" w:hAnsi="Arial" w:cs="Arial"/>
                <w:b/>
                <w:bCs/>
                <w:color w:val="FFFFFF"/>
                <w:sz w:val="24"/>
                <w:szCs w:val="24"/>
              </w:rPr>
              <w:t>Description</w:t>
            </w:r>
          </w:p>
        </w:tc>
      </w:tr>
      <w:tr w:rsidR="00643C57" w:rsidRPr="00643C57" w:rsidTr="00643C57">
        <w:trPr>
          <w:trHeight w:val="315"/>
        </w:trPr>
        <w:tc>
          <w:tcPr>
            <w:tcW w:w="19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643C57" w:rsidRPr="00643C57" w:rsidRDefault="00643C57" w:rsidP="00643C57">
            <w:pPr>
              <w:spacing w:after="0" w:line="240" w:lineRule="auto"/>
              <w:rPr>
                <w:rFonts w:ascii="Arial" w:eastAsia="Times New Roman" w:hAnsi="Arial" w:cs="Arial"/>
                <w:color w:val="4A4A4A"/>
                <w:sz w:val="24"/>
                <w:szCs w:val="24"/>
              </w:rPr>
            </w:pPr>
            <w:r w:rsidRPr="00643C57">
              <w:rPr>
                <w:rFonts w:ascii="Arial" w:eastAsia="Times New Roman" w:hAnsi="Arial" w:cs="Arial"/>
                <w:b/>
                <w:bCs/>
                <w:i/>
                <w:iCs/>
                <w:color w:val="4A4A4A"/>
                <w:sz w:val="24"/>
                <w:szCs w:val="24"/>
              </w:rPr>
              <w:t>Indexing</w:t>
            </w:r>
          </w:p>
        </w:tc>
        <w:tc>
          <w:tcPr>
            <w:tcW w:w="92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643C57" w:rsidRPr="00643C57" w:rsidRDefault="00643C57" w:rsidP="00643C57">
            <w:pPr>
              <w:spacing w:after="0" w:line="240" w:lineRule="auto"/>
              <w:rPr>
                <w:rFonts w:ascii="Arial" w:eastAsia="Times New Roman" w:hAnsi="Arial" w:cs="Arial"/>
                <w:color w:val="4A4A4A"/>
                <w:sz w:val="24"/>
                <w:szCs w:val="24"/>
              </w:rPr>
            </w:pPr>
            <w:r w:rsidRPr="00643C57">
              <w:rPr>
                <w:rFonts w:ascii="Arial" w:eastAsia="Times New Roman" w:hAnsi="Arial" w:cs="Arial"/>
                <w:color w:val="4A4A4A"/>
                <w:sz w:val="24"/>
                <w:szCs w:val="24"/>
              </w:rPr>
              <w:t>It indexes are created in order to improve the search performance.</w:t>
            </w:r>
          </w:p>
        </w:tc>
      </w:tr>
      <w:tr w:rsidR="00643C57" w:rsidRPr="00643C57" w:rsidTr="00643C57">
        <w:trPr>
          <w:trHeight w:val="315"/>
        </w:trPr>
        <w:tc>
          <w:tcPr>
            <w:tcW w:w="19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643C57" w:rsidRPr="00643C57" w:rsidRDefault="00643C57" w:rsidP="00643C57">
            <w:pPr>
              <w:spacing w:after="0" w:line="240" w:lineRule="auto"/>
              <w:rPr>
                <w:rFonts w:ascii="Arial" w:eastAsia="Times New Roman" w:hAnsi="Arial" w:cs="Arial"/>
                <w:color w:val="4A4A4A"/>
                <w:sz w:val="24"/>
                <w:szCs w:val="24"/>
              </w:rPr>
            </w:pPr>
            <w:r w:rsidRPr="00643C57">
              <w:rPr>
                <w:rFonts w:ascii="Arial" w:eastAsia="Times New Roman" w:hAnsi="Arial" w:cs="Arial"/>
                <w:b/>
                <w:bCs/>
                <w:i/>
                <w:iCs/>
                <w:color w:val="4A4A4A"/>
                <w:sz w:val="24"/>
                <w:szCs w:val="24"/>
              </w:rPr>
              <w:t>Replication</w:t>
            </w:r>
          </w:p>
        </w:tc>
        <w:tc>
          <w:tcPr>
            <w:tcW w:w="92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643C57" w:rsidRPr="00643C57" w:rsidRDefault="00643C57" w:rsidP="00643C57">
            <w:pPr>
              <w:spacing w:after="0" w:line="240" w:lineRule="auto"/>
              <w:rPr>
                <w:rFonts w:ascii="Arial" w:eastAsia="Times New Roman" w:hAnsi="Arial" w:cs="Arial"/>
                <w:color w:val="4A4A4A"/>
                <w:sz w:val="24"/>
                <w:szCs w:val="24"/>
              </w:rPr>
            </w:pPr>
            <w:r w:rsidRPr="00643C57">
              <w:rPr>
                <w:rFonts w:ascii="Arial" w:eastAsia="Times New Roman" w:hAnsi="Arial" w:cs="Arial"/>
                <w:color w:val="4A4A4A"/>
                <w:sz w:val="24"/>
                <w:szCs w:val="24"/>
              </w:rPr>
              <w:t>MongoDB distributes the data across different machines.</w:t>
            </w:r>
          </w:p>
        </w:tc>
      </w:tr>
      <w:tr w:rsidR="00643C57" w:rsidRPr="00643C57" w:rsidTr="00643C57">
        <w:trPr>
          <w:trHeight w:val="315"/>
        </w:trPr>
        <w:tc>
          <w:tcPr>
            <w:tcW w:w="19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643C57" w:rsidRPr="00643C57" w:rsidRDefault="00643C57" w:rsidP="00643C57">
            <w:pPr>
              <w:spacing w:after="0" w:line="240" w:lineRule="auto"/>
              <w:rPr>
                <w:rFonts w:ascii="Arial" w:eastAsia="Times New Roman" w:hAnsi="Arial" w:cs="Arial"/>
                <w:color w:val="4A4A4A"/>
                <w:sz w:val="24"/>
                <w:szCs w:val="24"/>
              </w:rPr>
            </w:pPr>
            <w:r w:rsidRPr="00643C57">
              <w:rPr>
                <w:rFonts w:ascii="Arial" w:eastAsia="Times New Roman" w:hAnsi="Arial" w:cs="Arial"/>
                <w:b/>
                <w:bCs/>
                <w:i/>
                <w:iCs/>
                <w:color w:val="4A4A4A"/>
                <w:sz w:val="24"/>
                <w:szCs w:val="24"/>
              </w:rPr>
              <w:t>Ad-hoc Queries</w:t>
            </w:r>
          </w:p>
        </w:tc>
        <w:tc>
          <w:tcPr>
            <w:tcW w:w="92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643C57" w:rsidRPr="00643C57" w:rsidRDefault="00643C57" w:rsidP="00643C57">
            <w:pPr>
              <w:spacing w:after="0" w:line="240" w:lineRule="auto"/>
              <w:rPr>
                <w:rFonts w:ascii="Arial" w:eastAsia="Times New Roman" w:hAnsi="Arial" w:cs="Arial"/>
                <w:color w:val="4A4A4A"/>
                <w:sz w:val="24"/>
                <w:szCs w:val="24"/>
              </w:rPr>
            </w:pPr>
            <w:r w:rsidRPr="00643C57">
              <w:rPr>
                <w:rFonts w:ascii="Arial" w:eastAsia="Times New Roman" w:hAnsi="Arial" w:cs="Arial"/>
                <w:color w:val="4A4A4A"/>
                <w:sz w:val="24"/>
                <w:szCs w:val="24"/>
              </w:rPr>
              <w:t>It supports ad-hoc queries by indexing the BSON documents &amp; using a unique query language.</w:t>
            </w:r>
          </w:p>
        </w:tc>
      </w:tr>
      <w:tr w:rsidR="00643C57" w:rsidRPr="00643C57" w:rsidTr="00643C57">
        <w:trPr>
          <w:trHeight w:val="315"/>
        </w:trPr>
        <w:tc>
          <w:tcPr>
            <w:tcW w:w="19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643C57" w:rsidRPr="00643C57" w:rsidRDefault="00643C57" w:rsidP="00643C57">
            <w:pPr>
              <w:spacing w:after="0" w:line="240" w:lineRule="auto"/>
              <w:rPr>
                <w:rFonts w:ascii="Arial" w:eastAsia="Times New Roman" w:hAnsi="Arial" w:cs="Arial"/>
                <w:color w:val="4A4A4A"/>
                <w:sz w:val="24"/>
                <w:szCs w:val="24"/>
              </w:rPr>
            </w:pPr>
            <w:r w:rsidRPr="00643C57">
              <w:rPr>
                <w:rFonts w:ascii="Arial" w:eastAsia="Times New Roman" w:hAnsi="Arial" w:cs="Arial"/>
                <w:b/>
                <w:bCs/>
                <w:i/>
                <w:iCs/>
                <w:color w:val="4A4A4A"/>
                <w:sz w:val="24"/>
                <w:szCs w:val="24"/>
              </w:rPr>
              <w:t>Schemaless</w:t>
            </w:r>
          </w:p>
        </w:tc>
        <w:tc>
          <w:tcPr>
            <w:tcW w:w="92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643C57" w:rsidRPr="00643C57" w:rsidRDefault="00643C57" w:rsidP="00643C57">
            <w:pPr>
              <w:spacing w:after="0" w:line="240" w:lineRule="auto"/>
              <w:rPr>
                <w:rFonts w:ascii="Arial" w:eastAsia="Times New Roman" w:hAnsi="Arial" w:cs="Arial"/>
                <w:color w:val="4A4A4A"/>
                <w:sz w:val="24"/>
                <w:szCs w:val="24"/>
              </w:rPr>
            </w:pPr>
            <w:r w:rsidRPr="00643C57">
              <w:rPr>
                <w:rFonts w:ascii="Arial" w:eastAsia="Times New Roman" w:hAnsi="Arial" w:cs="Arial"/>
                <w:color w:val="4A4A4A"/>
                <w:sz w:val="24"/>
                <w:szCs w:val="24"/>
              </w:rPr>
              <w:t>It is very flexible because of its schema-less database that is written in C++.</w:t>
            </w:r>
          </w:p>
        </w:tc>
      </w:tr>
      <w:tr w:rsidR="00643C57" w:rsidRPr="00643C57" w:rsidTr="00643C57">
        <w:trPr>
          <w:trHeight w:val="315"/>
        </w:trPr>
        <w:tc>
          <w:tcPr>
            <w:tcW w:w="19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643C57" w:rsidRPr="00643C57" w:rsidRDefault="00643C57" w:rsidP="00643C57">
            <w:pPr>
              <w:spacing w:after="0" w:line="240" w:lineRule="auto"/>
              <w:rPr>
                <w:rFonts w:ascii="Arial" w:eastAsia="Times New Roman" w:hAnsi="Arial" w:cs="Arial"/>
                <w:color w:val="4A4A4A"/>
                <w:sz w:val="24"/>
                <w:szCs w:val="24"/>
              </w:rPr>
            </w:pPr>
            <w:r w:rsidRPr="00643C57">
              <w:rPr>
                <w:rFonts w:ascii="Arial" w:eastAsia="Times New Roman" w:hAnsi="Arial" w:cs="Arial"/>
                <w:b/>
                <w:bCs/>
                <w:i/>
                <w:iCs/>
                <w:color w:val="4A4A4A"/>
                <w:sz w:val="24"/>
                <w:szCs w:val="24"/>
              </w:rPr>
              <w:t>Sharding</w:t>
            </w:r>
          </w:p>
        </w:tc>
        <w:tc>
          <w:tcPr>
            <w:tcW w:w="92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643C57" w:rsidRPr="00643C57" w:rsidRDefault="00643C57" w:rsidP="00643C57">
            <w:pPr>
              <w:spacing w:after="0" w:line="240" w:lineRule="auto"/>
              <w:rPr>
                <w:rFonts w:ascii="Arial" w:eastAsia="Times New Roman" w:hAnsi="Arial" w:cs="Arial"/>
                <w:color w:val="4A4A4A"/>
                <w:sz w:val="24"/>
                <w:szCs w:val="24"/>
              </w:rPr>
            </w:pPr>
            <w:r w:rsidRPr="00643C57">
              <w:rPr>
                <w:rFonts w:ascii="Arial" w:eastAsia="Times New Roman" w:hAnsi="Arial" w:cs="Arial"/>
                <w:color w:val="4A4A4A"/>
                <w:sz w:val="24"/>
                <w:szCs w:val="24"/>
              </w:rPr>
              <w:t>MongoDB uses sharding to enable deployments with very large data sets and high throughput operations.</w:t>
            </w:r>
          </w:p>
        </w:tc>
      </w:tr>
    </w:tbl>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When using replication, can some members use journaling and others not?</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Yes!</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Can journaling feature be used to perform safe hot backups?</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Yes!</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What is 32-bit nuances?</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There is an extra memory mapped file activity with journaling. This will further constrain the limited db size of 32-bit builds. For now, journaling by default is disabled on 32-bit systems.</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Will there be journal replay programs in case of incomplete entries (if there is a failure in the middle of one)?</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Each journal (group) write is consistent and won’t be replayed during recovery unless it is complete.</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What is the role of profiler in MongoDB?</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MongoDB includes a database profiler which shows performance characteristics of each operation against the database. With this profiler you can find queries (and write operations) which are slower than they should be and use this information for determining when an index is needed.</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lastRenderedPageBreak/>
        <w:t>What is a ‘namespace’?</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MongoDB stores BSON objects in collections. The concatenation of the database name and the collection name (with a period in between) is called a ‘namespace’.</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When an object attribute is removed, is it deleted from the store?</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Yes, you can remove the attribute and then re-save() the object.</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Are null values allowed?</w:t>
      </w:r>
    </w:p>
    <w:p w:rsidR="00643C57" w:rsidRPr="00643C57" w:rsidRDefault="00643C57" w:rsidP="00643C57">
      <w:pPr>
        <w:spacing w:after="0" w:line="240" w:lineRule="auto"/>
        <w:rPr>
          <w:rFonts w:ascii="Times New Roman" w:eastAsia="Times New Roman" w:hAnsi="Times New Roman" w:cs="Times New Roman"/>
          <w:color w:val="007BFF"/>
          <w:sz w:val="24"/>
          <w:szCs w:val="24"/>
        </w:rPr>
      </w:pPr>
      <w:r w:rsidRPr="00643C57">
        <w:rPr>
          <w:rFonts w:ascii="Times New Roman" w:eastAsia="Times New Roman" w:hAnsi="Times New Roman" w:cs="Times New Roman"/>
          <w:sz w:val="24"/>
          <w:szCs w:val="24"/>
        </w:rPr>
        <w:fldChar w:fldCharType="begin"/>
      </w:r>
      <w:r w:rsidRPr="00643C57">
        <w:rPr>
          <w:rFonts w:ascii="Times New Roman" w:eastAsia="Times New Roman" w:hAnsi="Times New Roman" w:cs="Times New Roman"/>
          <w:sz w:val="24"/>
          <w:szCs w:val="24"/>
        </w:rPr>
        <w:instrText xml:space="preserve"> HYPERLINK "https://www.edureka.co/mongodb" \t "_blank" </w:instrText>
      </w:r>
      <w:r w:rsidRPr="00643C57">
        <w:rPr>
          <w:rFonts w:ascii="Times New Roman" w:eastAsia="Times New Roman" w:hAnsi="Times New Roman" w:cs="Times New Roman"/>
          <w:sz w:val="24"/>
          <w:szCs w:val="24"/>
        </w:rPr>
        <w:fldChar w:fldCharType="separate"/>
      </w:r>
    </w:p>
    <w:p w:rsidR="00643C57" w:rsidRPr="00643C57" w:rsidRDefault="00643C57" w:rsidP="00643C57">
      <w:pPr>
        <w:spacing w:after="0" w:line="240" w:lineRule="auto"/>
        <w:rPr>
          <w:rFonts w:ascii="Times New Roman" w:eastAsia="Times New Roman" w:hAnsi="Times New Roman" w:cs="Times New Roman"/>
          <w:color w:val="FFFFFF"/>
          <w:sz w:val="24"/>
          <w:szCs w:val="24"/>
        </w:rPr>
      </w:pPr>
      <w:r w:rsidRPr="00643C57">
        <w:rPr>
          <w:rFonts w:ascii="Arial" w:eastAsia="Times New Roman" w:hAnsi="Arial" w:cs="Arial"/>
          <w:noProof/>
          <w:color w:val="FFFFFF"/>
          <w:sz w:val="24"/>
          <w:szCs w:val="24"/>
        </w:rPr>
        <w:drawing>
          <wp:inline distT="0" distB="0" distL="0" distR="0" wp14:anchorId="168E38C1" wp14:editId="69241410">
            <wp:extent cx="1981200" cy="1438275"/>
            <wp:effectExtent l="0" t="0" r="0" b="9525"/>
            <wp:docPr id="40" name="Picture 40" descr="Course Curriculum">
              <a:hlinkClick xmlns:a="http://schemas.openxmlformats.org/drawingml/2006/main" r:id="rId1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ourse Curriculum">
                      <a:hlinkClick r:id="rId175"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81200" cy="1438275"/>
                    </a:xfrm>
                    <a:prstGeom prst="rect">
                      <a:avLst/>
                    </a:prstGeom>
                    <a:noFill/>
                    <a:ln>
                      <a:noFill/>
                    </a:ln>
                  </pic:spPr>
                </pic:pic>
              </a:graphicData>
            </a:graphic>
          </wp:inline>
        </w:drawing>
      </w:r>
    </w:p>
    <w:p w:rsidR="00643C57" w:rsidRPr="00643C57" w:rsidRDefault="00643C57" w:rsidP="00643C57">
      <w:pPr>
        <w:spacing w:after="100" w:afterAutospacing="1" w:line="240" w:lineRule="auto"/>
        <w:outlineLvl w:val="2"/>
        <w:rPr>
          <w:rFonts w:ascii="inherit" w:eastAsia="Times New Roman" w:hAnsi="inherit" w:cs="Arial"/>
          <w:b/>
          <w:bCs/>
          <w:color w:val="FFFFFF"/>
          <w:sz w:val="27"/>
          <w:szCs w:val="27"/>
        </w:rPr>
      </w:pPr>
      <w:r w:rsidRPr="00643C57">
        <w:rPr>
          <w:rFonts w:ascii="inherit" w:eastAsia="Times New Roman" w:hAnsi="inherit" w:cs="Arial"/>
          <w:b/>
          <w:bCs/>
          <w:color w:val="FFFFFF"/>
          <w:sz w:val="27"/>
          <w:szCs w:val="27"/>
        </w:rPr>
        <w:t>MongoDB Certification Training</w:t>
      </w:r>
    </w:p>
    <w:p w:rsidR="00643C57" w:rsidRPr="00643C57" w:rsidRDefault="00643C57" w:rsidP="00643C57">
      <w:pPr>
        <w:numPr>
          <w:ilvl w:val="0"/>
          <w:numId w:val="161"/>
        </w:numPr>
        <w:spacing w:before="100" w:beforeAutospacing="1" w:after="100" w:afterAutospacing="1" w:line="240" w:lineRule="auto"/>
        <w:ind w:right="225"/>
        <w:rPr>
          <w:rFonts w:ascii="Arial" w:eastAsia="Times New Roman" w:hAnsi="Arial" w:cs="Arial"/>
          <w:i/>
          <w:iCs/>
          <w:color w:val="FFFFFF"/>
          <w:sz w:val="24"/>
          <w:szCs w:val="24"/>
        </w:rPr>
      </w:pPr>
      <w:r w:rsidRPr="00643C57">
        <w:rPr>
          <w:rFonts w:ascii="Arial" w:eastAsia="Times New Roman" w:hAnsi="Arial" w:cs="Arial"/>
          <w:i/>
          <w:iCs/>
          <w:color w:val="FFFFFF"/>
          <w:sz w:val="24"/>
          <w:szCs w:val="24"/>
        </w:rPr>
        <w:t>Instructor-led Sessions</w:t>
      </w:r>
    </w:p>
    <w:p w:rsidR="00643C57" w:rsidRPr="00643C57" w:rsidRDefault="00643C57" w:rsidP="00643C57">
      <w:pPr>
        <w:numPr>
          <w:ilvl w:val="0"/>
          <w:numId w:val="161"/>
        </w:numPr>
        <w:spacing w:before="100" w:beforeAutospacing="1" w:after="100" w:afterAutospacing="1" w:line="240" w:lineRule="auto"/>
        <w:ind w:right="225"/>
        <w:rPr>
          <w:rFonts w:ascii="Arial" w:eastAsia="Times New Roman" w:hAnsi="Arial" w:cs="Arial"/>
          <w:i/>
          <w:iCs/>
          <w:color w:val="FFFFFF"/>
          <w:sz w:val="24"/>
          <w:szCs w:val="24"/>
        </w:rPr>
      </w:pPr>
      <w:r w:rsidRPr="00643C57">
        <w:rPr>
          <w:rFonts w:ascii="Arial" w:eastAsia="Times New Roman" w:hAnsi="Arial" w:cs="Arial"/>
          <w:i/>
          <w:iCs/>
          <w:color w:val="FFFFFF"/>
          <w:sz w:val="24"/>
          <w:szCs w:val="24"/>
        </w:rPr>
        <w:t>Real-life Case Studies</w:t>
      </w:r>
    </w:p>
    <w:p w:rsidR="00643C57" w:rsidRPr="00643C57" w:rsidRDefault="00643C57" w:rsidP="00643C57">
      <w:pPr>
        <w:numPr>
          <w:ilvl w:val="0"/>
          <w:numId w:val="161"/>
        </w:numPr>
        <w:spacing w:before="100" w:beforeAutospacing="1" w:after="100" w:afterAutospacing="1" w:line="240" w:lineRule="auto"/>
        <w:ind w:right="225"/>
        <w:rPr>
          <w:rFonts w:ascii="Arial" w:eastAsia="Times New Roman" w:hAnsi="Arial" w:cs="Arial"/>
          <w:i/>
          <w:iCs/>
          <w:color w:val="FFFFFF"/>
          <w:sz w:val="24"/>
          <w:szCs w:val="24"/>
        </w:rPr>
      </w:pPr>
      <w:r w:rsidRPr="00643C57">
        <w:rPr>
          <w:rFonts w:ascii="Arial" w:eastAsia="Times New Roman" w:hAnsi="Arial" w:cs="Arial"/>
          <w:i/>
          <w:iCs/>
          <w:color w:val="FFFFFF"/>
          <w:sz w:val="24"/>
          <w:szCs w:val="24"/>
        </w:rPr>
        <w:t>Assignments</w:t>
      </w:r>
    </w:p>
    <w:p w:rsidR="00643C57" w:rsidRPr="00643C57" w:rsidRDefault="00643C57" w:rsidP="00643C57">
      <w:pPr>
        <w:numPr>
          <w:ilvl w:val="0"/>
          <w:numId w:val="161"/>
        </w:numPr>
        <w:spacing w:before="100" w:beforeAutospacing="1" w:after="100" w:afterAutospacing="1" w:line="240" w:lineRule="auto"/>
        <w:ind w:right="225"/>
        <w:rPr>
          <w:rFonts w:ascii="Arial" w:eastAsia="Times New Roman" w:hAnsi="Arial" w:cs="Arial"/>
          <w:i/>
          <w:iCs/>
          <w:color w:val="FFFFFF"/>
          <w:sz w:val="24"/>
          <w:szCs w:val="24"/>
        </w:rPr>
      </w:pPr>
      <w:r w:rsidRPr="00643C57">
        <w:rPr>
          <w:rFonts w:ascii="Arial" w:eastAsia="Times New Roman" w:hAnsi="Arial" w:cs="Arial"/>
          <w:i/>
          <w:iCs/>
          <w:color w:val="FFFFFF"/>
          <w:sz w:val="24"/>
          <w:szCs w:val="24"/>
        </w:rPr>
        <w:t>Lifetime Access</w:t>
      </w:r>
    </w:p>
    <w:p w:rsidR="00643C57" w:rsidRPr="00643C57" w:rsidRDefault="00643C57" w:rsidP="00643C57">
      <w:pPr>
        <w:spacing w:after="0" w:line="240" w:lineRule="auto"/>
        <w:rPr>
          <w:rFonts w:ascii="Arial" w:eastAsia="Times New Roman" w:hAnsi="Arial" w:cs="Arial"/>
          <w:color w:val="FFFFFF"/>
          <w:sz w:val="24"/>
          <w:szCs w:val="24"/>
        </w:rPr>
      </w:pPr>
      <w:r w:rsidRPr="00643C57">
        <w:rPr>
          <w:rFonts w:ascii="Arial" w:eastAsia="Times New Roman" w:hAnsi="Arial" w:cs="Arial"/>
          <w:color w:val="FFFFFF"/>
          <w:sz w:val="24"/>
          <w:szCs w:val="24"/>
        </w:rPr>
        <w:t>Explore Curriculum</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fldChar w:fldCharType="end"/>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Yes, but only for the members of an object. A null cannot be added to the database collection as it isn’t an object. But {}can be added.</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Does an update fsync to disk immediately?</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No. Writes to disk are lazy by default. A write may only hit the disk a couple of seconds later. For example, if the database receives thousand increments to an object within one second, it will only be flushed to disk once.</w:t>
      </w:r>
      <w:r w:rsidRPr="00643C57">
        <w:rPr>
          <w:rFonts w:ascii="Arial" w:eastAsia="Times New Roman" w:hAnsi="Arial" w:cs="Arial"/>
          <w:i/>
          <w:iCs/>
          <w:color w:val="4A4A4A"/>
          <w:sz w:val="24"/>
          <w:szCs w:val="24"/>
        </w:rPr>
        <w:t> (Note: fsync options are available both at the command line and via getLastError_old.)</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How do I do transactions/locking?</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MongoDB does not use traditional locking or complex transactions with rollback, as it is designed to be light weight, fast and predictable in its performance. It can be thought of how analogous is to the MySQL’s MyISAM autocommit model. By keeping transaction support extremely simple, performance is enhanced, especially in a system that may run across many servers.</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lastRenderedPageBreak/>
        <w:t>Why are data files so large?</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MongoDB does aggressive preallocation of reserved space to avoid file system fragmentation.</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How long does replica set failover take?</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It may take 10-30 seconds for the primary to be declared down by the other members and a new primary to be elected. During this window of time, the cluster is down for primary operations i.e writes and strong consistent reads. However, eventually consistent queries may be executed to secondaries at any time (in slaveOk mode), including during this window.</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What’s a Master or Primary?</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This is a node/member which is currently the primary and processes all writes for the replica set. During a failover event in a replica set, a different member can become primary.</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What’s a Secondary or Slave?</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A secondary is a node/member which applies operations from the current primary. This is done by tailing the replication oplog (local.oplog.rs). Replication from primary to secondary is asynchronous, however, the secondary will try to stay as close to current as possible (often this is just a few milliseconds on a LAN).</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Is it required to call ‘getLastError’ to make a write durable?</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No. If ‘getLastError’ (aka ‘Safe Mode’) is not called, the server does exactly behave the way as if it has been called. The ‘getLastError’ call simply allows one to get a confirmation that the write operation was successfully committed. Of course, often you will want that confirmation, but the safety of the write and its durability is independent.</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Should you start out with Sharded or with a Non-Sharded MongoDB environment?</w:t>
      </w:r>
    </w:p>
    <w:p w:rsidR="00643C57" w:rsidRPr="00643C57" w:rsidRDefault="00643C57" w:rsidP="00643C57">
      <w:pPr>
        <w:spacing w:after="0" w:line="240" w:lineRule="auto"/>
        <w:rPr>
          <w:rFonts w:ascii="Times New Roman" w:eastAsia="Times New Roman" w:hAnsi="Times New Roman" w:cs="Times New Roman"/>
          <w:color w:val="007BFF"/>
          <w:sz w:val="24"/>
          <w:szCs w:val="24"/>
        </w:rPr>
      </w:pPr>
      <w:r w:rsidRPr="00643C57">
        <w:rPr>
          <w:rFonts w:ascii="Times New Roman" w:eastAsia="Times New Roman" w:hAnsi="Times New Roman" w:cs="Times New Roman"/>
          <w:sz w:val="24"/>
          <w:szCs w:val="24"/>
        </w:rPr>
        <w:fldChar w:fldCharType="begin"/>
      </w:r>
      <w:r w:rsidRPr="00643C57">
        <w:rPr>
          <w:rFonts w:ascii="Times New Roman" w:eastAsia="Times New Roman" w:hAnsi="Times New Roman" w:cs="Times New Roman"/>
          <w:sz w:val="24"/>
          <w:szCs w:val="24"/>
        </w:rPr>
        <w:instrText xml:space="preserve"> HYPERLINK "https://www.edureka.co/mongodb" \t "_blank" </w:instrText>
      </w:r>
      <w:r w:rsidRPr="00643C57">
        <w:rPr>
          <w:rFonts w:ascii="Times New Roman" w:eastAsia="Times New Roman" w:hAnsi="Times New Roman" w:cs="Times New Roman"/>
          <w:sz w:val="24"/>
          <w:szCs w:val="24"/>
        </w:rPr>
        <w:fldChar w:fldCharType="separate"/>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Arial" w:eastAsia="Times New Roman" w:hAnsi="Arial" w:cs="Arial"/>
          <w:noProof/>
          <w:color w:val="007BFF"/>
          <w:sz w:val="24"/>
          <w:szCs w:val="24"/>
        </w:rPr>
        <w:drawing>
          <wp:inline distT="0" distB="0" distL="0" distR="0" wp14:anchorId="28229363" wp14:editId="517D142E">
            <wp:extent cx="1990725" cy="1390650"/>
            <wp:effectExtent l="0" t="0" r="9525" b="0"/>
            <wp:docPr id="41" name="Picture 41" descr="Course Curriculum">
              <a:hlinkClick xmlns:a="http://schemas.openxmlformats.org/drawingml/2006/main" r:id="rId1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ourse Curriculum">
                      <a:hlinkClick r:id="rId175"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90725" cy="1390650"/>
                    </a:xfrm>
                    <a:prstGeom prst="rect">
                      <a:avLst/>
                    </a:prstGeom>
                    <a:noFill/>
                    <a:ln>
                      <a:noFill/>
                    </a:ln>
                  </pic:spPr>
                </pic:pic>
              </a:graphicData>
            </a:graphic>
          </wp:inline>
        </w:drawing>
      </w:r>
    </w:p>
    <w:p w:rsidR="00643C57" w:rsidRPr="00643C57" w:rsidRDefault="00643C57" w:rsidP="00643C57">
      <w:pPr>
        <w:spacing w:after="100" w:afterAutospacing="1" w:line="240" w:lineRule="auto"/>
        <w:outlineLvl w:val="2"/>
        <w:rPr>
          <w:rFonts w:ascii="inherit" w:eastAsia="Times New Roman" w:hAnsi="inherit" w:cs="Arial"/>
          <w:b/>
          <w:bCs/>
          <w:color w:val="FFFFFF"/>
          <w:sz w:val="27"/>
          <w:szCs w:val="27"/>
        </w:rPr>
      </w:pPr>
      <w:r w:rsidRPr="00643C57">
        <w:rPr>
          <w:rFonts w:ascii="inherit" w:eastAsia="Times New Roman" w:hAnsi="inherit" w:cs="Arial"/>
          <w:b/>
          <w:bCs/>
          <w:color w:val="FFFFFF"/>
          <w:sz w:val="27"/>
          <w:szCs w:val="27"/>
        </w:rPr>
        <w:t>MongoDB Certification Training</w:t>
      </w:r>
    </w:p>
    <w:p w:rsidR="00643C57" w:rsidRPr="00643C57" w:rsidRDefault="00643C57" w:rsidP="00643C57">
      <w:pPr>
        <w:spacing w:after="0" w:line="240" w:lineRule="auto"/>
        <w:rPr>
          <w:rFonts w:ascii="Arial" w:eastAsia="Times New Roman" w:hAnsi="Arial" w:cs="Arial"/>
          <w:color w:val="007BFF"/>
          <w:sz w:val="24"/>
          <w:szCs w:val="24"/>
        </w:rPr>
      </w:pPr>
      <w:r w:rsidRPr="00643C57">
        <w:rPr>
          <w:rFonts w:ascii="Arial" w:eastAsia="Times New Roman" w:hAnsi="Arial" w:cs="Arial"/>
          <w:color w:val="007BFF"/>
          <w:sz w:val="24"/>
          <w:szCs w:val="24"/>
        </w:rPr>
        <w:lastRenderedPageBreak/>
        <w:t>Watch The Course Preview</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fldChar w:fldCharType="end"/>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We suggest starting with Non-Sharded for simplicity and quick startup, unless your initial data set will not fit on single servers. Upgrading to Sharded from Non-sharded is easy and seamless, so there is not a lot of advantage in setting up Sharding before your data set is large.</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How does Sharding work with replication?</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Each Shard is a logical collection of partitioned data. The shard could consist of a single server or a cluster of replicas. Using a replica set for each Shard is highly recommended.</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When will data be on more than one Shard?</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MongoDB Sharding is range-based. So all the objects in a collection lie into a chunk. Only when there is more than 1 chunk there is an option for multiple Shards to get data. Right now, the default chunk size is 64mb, so you need at least 64mb for migration.</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What happens when a document is updated on a chunk that is being migrated?</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 update will go through immediately on the old Shard and then the change will be replicated to the new Shard before ownership transfers.</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What happens when a Shard is down or slow when querying?</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a Shard is down, the query will return an error unless the ‘Partial’ query options is set. If a shard is responding slowly, Mongos will wait for it.</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Can the old files in the ‘moveChunk’ directory be removed?</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Yes, these files are made as backups during normal Shard balancing operations. Once the operations are done then they can be deleted. The clean-up process is currently manual so this needs to be taken care of to free up space.</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How do you see the connections used by Mongos?</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 following command needs to be used: db._adminCommand(“connPoolStats”);</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If a ‘moveChunk’ fails, is it necessary to cleanup the partially moved docs?</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No, chunk moves are consistent and deterministic. The move will retry and when completed, the data will be only on the new Shard.</w:t>
      </w:r>
    </w:p>
    <w:p w:rsidR="00643C57" w:rsidRPr="00643C57" w:rsidRDefault="00643C57" w:rsidP="00643C57">
      <w:pPr>
        <w:spacing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What are the disadvantages of MongoDB?</w:t>
      </w:r>
    </w:p>
    <w:p w:rsidR="00643C57" w:rsidRPr="00643C57" w:rsidRDefault="00643C57" w:rsidP="00643C57">
      <w:pPr>
        <w:numPr>
          <w:ilvl w:val="0"/>
          <w:numId w:val="162"/>
        </w:numPr>
        <w:spacing w:before="100" w:beforeAutospacing="1"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A 32-bit edition has 2GB data limit. After that it will corrupt the entire DB, including the existing data. A 64-bit edition won’t suffer from this bug/feature.</w:t>
      </w:r>
    </w:p>
    <w:p w:rsidR="00643C57" w:rsidRPr="00643C57" w:rsidRDefault="00643C57" w:rsidP="00643C57">
      <w:pPr>
        <w:numPr>
          <w:ilvl w:val="0"/>
          <w:numId w:val="162"/>
        </w:numPr>
        <w:spacing w:before="100" w:beforeAutospacing="1"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Default installation of MongoDB has asynchronous and batch commits turned on. Meaning, it lies when asked to store something in DB and commits all changes in a batch at a later time in future. If there is a server crash or power failure, all those commits buffered in memory will be lost. This functionality can be disabled, but then it will perform as good as or worse than MySQL.</w:t>
      </w:r>
    </w:p>
    <w:p w:rsidR="00643C57" w:rsidRPr="00643C57" w:rsidRDefault="00643C57" w:rsidP="00643C57">
      <w:pPr>
        <w:numPr>
          <w:ilvl w:val="0"/>
          <w:numId w:val="162"/>
        </w:numPr>
        <w:spacing w:before="100" w:beforeAutospacing="1"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MongoDB is only ideal for implementing things like analytics/caching where impact of small data loss is negligible.</w:t>
      </w:r>
    </w:p>
    <w:p w:rsidR="00643C57" w:rsidRPr="00643C57" w:rsidRDefault="00643C57" w:rsidP="00643C57">
      <w:pPr>
        <w:numPr>
          <w:ilvl w:val="0"/>
          <w:numId w:val="162"/>
        </w:numPr>
        <w:spacing w:before="100" w:beforeAutospacing="1" w:after="100" w:afterAutospacing="1" w:line="240" w:lineRule="auto"/>
        <w:jc w:val="both"/>
        <w:rPr>
          <w:rFonts w:ascii="Arial" w:eastAsia="Times New Roman" w:hAnsi="Arial" w:cs="Arial"/>
          <w:color w:val="4A4A4A"/>
          <w:sz w:val="24"/>
          <w:szCs w:val="24"/>
        </w:rPr>
      </w:pPr>
      <w:r w:rsidRPr="00643C57">
        <w:rPr>
          <w:rFonts w:ascii="Arial" w:eastAsia="Times New Roman" w:hAnsi="Arial" w:cs="Arial"/>
          <w:color w:val="4A4A4A"/>
          <w:sz w:val="24"/>
          <w:szCs w:val="24"/>
        </w:rPr>
        <w:t>In MongoDB, it’s difficult to represent relationships between data so you end up doing that manually by creating another table to represent the relationship between rows in two or more tables.</w:t>
      </w:r>
    </w:p>
    <w:p w:rsidR="00643C57" w:rsidRDefault="00643C57">
      <w:pPr>
        <w:pBdr>
          <w:bottom w:val="single" w:sz="6" w:space="1" w:color="auto"/>
        </w:pBdr>
      </w:pPr>
    </w:p>
    <w:p w:rsidR="00643C57" w:rsidRDefault="00643C57"/>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 What’s a good way to get a list of all unique tags for a collection of documents millions of items large when we doesn't have access to mongodb’s new “distinct” command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r w:rsidRPr="00643C57">
        <w:rPr>
          <w:rFonts w:ascii="Arial" w:eastAsia="Times New Roman" w:hAnsi="Arial" w:cs="Arial"/>
          <w:color w:val="4A4A4A"/>
          <w:sz w:val="24"/>
          <w:szCs w:val="24"/>
        </w:rPr>
        <w:t> The normal way of doing tagging seems to be indexing multikeys. Even if your MongoDB driver doesn’t implement distinct, we can implement. </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In JavaScript you can write something like this: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result = db.$cmd.findOne({“distinct” : “collection_name”, “key” : “tags”})</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 You do a findOne on the “$cmd” collection of whatever database you’re using. Pass it the collection name and the key you want to run distinct on.</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you ever need a command your driver doesn’t provide a helper for, you can look at the below link for complete list of database commands.</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https://docs.mongodb.com/manual/reference/command/</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Q2) How to get the names of all the keys in a MongoDB collection?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p>
    <w:tbl>
      <w:tblPr>
        <w:tblW w:w="10350" w:type="dxa"/>
        <w:tblCellMar>
          <w:left w:w="0" w:type="dxa"/>
          <w:right w:w="0" w:type="dxa"/>
        </w:tblCellMar>
        <w:tblLook w:val="04A0" w:firstRow="1" w:lastRow="0" w:firstColumn="1" w:lastColumn="0" w:noHBand="0" w:noVBand="1"/>
      </w:tblPr>
      <w:tblGrid>
        <w:gridCol w:w="450"/>
        <w:gridCol w:w="990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tc>
        <w:tc>
          <w:tcPr>
            <w:tcW w:w="990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For example, from this: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db.things.insert( { type : [‘dog’, ‘cat’]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db.things.insert( { egg : [‘cat’]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db.things.insert( { type : []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db.things.insert( { hello : []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How to get the unique keys: type, egg, hello</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We could do this with MapReduce: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mr = db.runCommand({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“mapreduce” : “my_collection”,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“map” : function()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key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this) { emit(key, null);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“reduce” : function(key, stuff) { return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null;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“out”: “my_collection” + “_keys”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Then run distinct on the resulting collection so as to find all the keys: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db[mr.result].distinct(“_id”)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[“foo”, “bar”, “baz”, “_id”, …]</w:t>
            </w:r>
          </w:p>
        </w:tc>
      </w:tr>
    </w:tbl>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Q3) How to browse or query live MongoDB data?</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Below is some utilities available in the market.</w:t>
      </w:r>
    </w:p>
    <w:p w:rsidR="00643C57" w:rsidRPr="00643C57" w:rsidRDefault="00643C57" w:rsidP="00643C57">
      <w:pPr>
        <w:numPr>
          <w:ilvl w:val="0"/>
          <w:numId w:val="16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5" w:lineRule="atLeast"/>
        <w:ind w:left="375"/>
        <w:jc w:val="both"/>
        <w:rPr>
          <w:rFonts w:ascii="Courier New" w:eastAsia="Times New Roman" w:hAnsi="Courier New" w:cs="Courier New"/>
          <w:color w:val="4A4A4A"/>
          <w:sz w:val="20"/>
          <w:szCs w:val="20"/>
        </w:rPr>
      </w:pPr>
      <w:r w:rsidRPr="00643C57">
        <w:rPr>
          <w:rFonts w:ascii="Courier New" w:eastAsia="Times New Roman" w:hAnsi="Courier New" w:cs="Courier New"/>
          <w:color w:val="4A4A4A"/>
          <w:sz w:val="20"/>
          <w:szCs w:val="20"/>
        </w:rPr>
        <w:t>MongoHub is moved to a native mac version, please check  https://github.com/bububa/MongoHub-Mac.</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2. https://github.com/Imaginea/mViewer</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 This is awesome with tree and document views.</w:t>
      </w:r>
      <w:r w:rsidRPr="00643C57">
        <w:rPr>
          <w:rFonts w:ascii="Arial" w:eastAsia="Times New Roman" w:hAnsi="Arial" w:cs="Arial"/>
          <w:color w:val="4A4A4A"/>
          <w:sz w:val="24"/>
          <w:szCs w:val="24"/>
        </w:rPr>
        <w:br/>
        <w:t> </w:t>
      </w:r>
      <w:r w:rsidRPr="00643C57">
        <w:rPr>
          <w:rFonts w:ascii="Arial" w:eastAsia="Times New Roman" w:hAnsi="Arial" w:cs="Arial"/>
          <w:color w:val="4A4A4A"/>
          <w:sz w:val="24"/>
          <w:szCs w:val="24"/>
        </w:rPr>
        <w:br/>
        <w:t>3. genghisapp</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It is a web-based GUI that is clean, light-weight, straight-forward, offers keyboard shortcuts, and works awesomely. It also supports GridFS.</w:t>
      </w:r>
      <w:r w:rsidRPr="00643C57">
        <w:rPr>
          <w:rFonts w:ascii="Arial" w:eastAsia="Times New Roman" w:hAnsi="Arial" w:cs="Arial"/>
          <w:color w:val="4A4A4A"/>
          <w:sz w:val="24"/>
          <w:szCs w:val="24"/>
        </w:rPr>
        <w:br/>
        <w:t>Best of all, it’s a single script.</w:t>
      </w:r>
    </w:p>
    <w:tbl>
      <w:tblPr>
        <w:tblW w:w="11670" w:type="dxa"/>
        <w:tblCellMar>
          <w:left w:w="0" w:type="dxa"/>
          <w:right w:w="0" w:type="dxa"/>
        </w:tblCellMar>
        <w:tblLook w:val="04A0" w:firstRow="1" w:lastRow="0" w:firstColumn="1" w:lastColumn="0" w:noHBand="0" w:noVBand="1"/>
      </w:tblPr>
      <w:tblGrid>
        <w:gridCol w:w="450"/>
        <w:gridCol w:w="1122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tc>
        <w:tc>
          <w:tcPr>
            <w:tcW w:w="1122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To install it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 gem install genghisapp bson_ext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(bson_ext is optional but will greatly improve the performance of the gui)</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To run it (this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will automatically open your web browser and navigate to the app as well)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genghisapp</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To stop it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genghisapp –kill</w:t>
            </w:r>
          </w:p>
        </w:tc>
      </w:tr>
    </w:tbl>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Q4) How to use map/reduce to handle more than 10000 unique keys for grouping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lastRenderedPageBreak/>
        <w:t>Ans: </w:t>
      </w:r>
      <w:r w:rsidRPr="00643C57">
        <w:rPr>
          <w:rFonts w:ascii="Arial" w:eastAsia="Times New Roman" w:hAnsi="Arial" w:cs="Arial"/>
          <w:color w:val="4A4A4A"/>
          <w:sz w:val="24"/>
          <w:szCs w:val="24"/>
        </w:rPr>
        <w:t>Use Version 2.2. The db.collection.group() method's returned array can contain at most 20,000 elements; i.e. at most 20,000 unique groupings. For group by operations that results in more than 20,000 unique groupings, use mapReduce. Previous versions had a limit of 10,000 elements.</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Q5) Can anyone share some insight on the index/RAM relationship and what happens when both an individual index and all of my indexes exceed the size of available RAM?</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MongoDB keeps what it can of the indexes in RAM. They’ll be swaped out on an LRU basis. You’ll often see documentation that suggests you should keep your “working set” in memory: if the portions of index you’re actually accessing fit in memory, you’ll be fine.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It is the working set size plus MongoDB’s indexes which should ideally reside in RAM at all times i.e. the amount of available RAM should ideally be at least the working set size plus the size of indexes plus what the rest of the OS (Operating System) and other software running on the same machine needs. If the available RAM is less than that, LRUing is what happens and we might therefore get significant slowdown.</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One thing to keep in mind is that in an index btree buckets are cached, not individual index keys i.e. if we had a uniform distribution of keys in an index including for historical data, we might need more of the index in RAM compared to when we have a compound index on time plus something else. With the latter, keys in the same btree bucket are usually from the same time era, so this caveat does not happen. Also, we should keep in mind that our field names in BSON are stored in the records (but not the index) so if we are under memory pressure they should be kept short.</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Q10) What does an appropriate db.ClockTime.update() statement look like to convert these text based values to a date datatype?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This code should do it:</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&gt; 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cursor = db.ClockTime.find()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while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(cursor.hasNext())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doc = cursor.next();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db.ClockTime.update({_id : doc._id}, {$set : {ClockInTime :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Date(doc.ClockInTime)}})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 have exactly the same situation as Jeff Fritz.</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In my case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 have succeed with</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the following simpler solution: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db.ClockTime.find().forEach(function(doc)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doc.ClockInTime=new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Date(doc.ClockInTime);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db.ClockTime.save(doc);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lastRenderedPageBreak/>
        <w:t>Q11) Updating a specific key/value inside of an array field with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As a preface, I’ve been working with MongoDB for about a week now, so this may turn out to be a pretty simple answer.</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have data already stored in my collection, we will call this collection content, as it contains articles, news, etc. Each of these articles contains another array called author which has all of the author’s information (Address, Phone, Title, etc).</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The Goal –</w:t>
      </w:r>
      <w:r w:rsidRPr="00643C57">
        <w:rPr>
          <w:rFonts w:ascii="Arial" w:eastAsia="Times New Roman" w:hAnsi="Arial" w:cs="Arial"/>
          <w:color w:val="4A4A4A"/>
          <w:sz w:val="24"/>
          <w:szCs w:val="24"/>
        </w:rPr>
        <w:t> I am trying to create a query that will update the author’s address on every article that the specific author exists in, and only the specified author block (not others that exist within the array).</w:t>
      </w:r>
      <w:r w:rsidRPr="00643C57">
        <w:rPr>
          <w:rFonts w:ascii="Arial" w:eastAsia="Times New Roman" w:hAnsi="Arial" w:cs="Arial"/>
          <w:color w:val="4A4A4A"/>
          <w:sz w:val="24"/>
          <w:szCs w:val="24"/>
        </w:rPr>
        <w:br/>
        <w:t>Sort of a “Global Update” to a specific article that affects his/her information on every piece of content that exists.</w:t>
      </w:r>
      <w:r w:rsidRPr="00643C57">
        <w:rPr>
          <w:rFonts w:ascii="Arial" w:eastAsia="Times New Roman" w:hAnsi="Arial" w:cs="Arial"/>
          <w:color w:val="4A4A4A"/>
          <w:sz w:val="24"/>
          <w:szCs w:val="24"/>
        </w:rPr>
        <w:br/>
        <w:t>Here is an example of what the content with the author looks like.</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49</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ObjectId(“4c1a5a948ead0e4d09010000”),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“authors”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“user_id”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“slug” : “joe-somebody”,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“display_name” : “Joe Somebody”,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“display_title” : “Contributing Writer”,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“display_company_name”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“email”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“phone”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“fax”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“address”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“address2”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“city”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“state”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“zip”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“country”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“image”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“url”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“blurb”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“user_id”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“slug” : “jane-somebody”,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“display_name” : “Jane Somebody”,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“display_title” : “Editor”,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“display_company_name”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“email”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“phone”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“fax”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“address”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“address2”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“city”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“state”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“zip”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“country”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“image”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“url”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“blurb”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“tags”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“tag1”,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“tag2”,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“tag3”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“title” : “Title of the Article”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I can find every article that this author has created by running the following command:</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db.content.find({authors: {$elemMatch: {slug: ‘joe-somebody’}}});</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So theoretically I should be able to update the authors record for the slug joe-somebody but notjane-somebody (the 2nd author), I am just unsure exactly how you reach in and update every record for that author.</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thought I was on the right track, and here’s what I’ve tried.</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49</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ObjectId(“4c1a5a948ead0e4d09010000”),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“authors”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“user_id”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“slug” : “joe-somebody”,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“display_name” : “Joe Somebody”,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“display_title” : “Contributing Writer”,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“display_company_name”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“email”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“phone”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“fax”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“address”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“address2”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“city”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“state”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“zip”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“country”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“image”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“url”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“blurb”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“user_id”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“slug” : “jane-somebody”,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“display_name” : “Jane Somebody”,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“display_title” : “Editor”,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“display_company_name”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“email”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“phone”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“fax”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“address”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“address2”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“city”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“state”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“zip”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“country”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“image”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“url”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“blurb”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“tags”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“tag1”,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“tag2”,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“tag3”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“title” : “Title of the Article”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Solution:</w:t>
      </w:r>
      <w:r w:rsidRPr="00643C57">
        <w:rPr>
          <w:rFonts w:ascii="Arial" w:eastAsia="Times New Roman" w:hAnsi="Arial" w:cs="Arial"/>
          <w:color w:val="4A4A4A"/>
          <w:sz w:val="24"/>
          <w:szCs w:val="24"/>
        </w:rPr>
        <w:br/>
        <w:t>This is what finally worked for me!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db.content.update({‘authors.slug’:’joe-somebody’},{$set:{‘authors.$.address’:’Address That I wanted’}},false,true);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It updates all the records properly, thanks!</w:t>
      </w:r>
      <w:r w:rsidRPr="00643C57">
        <w:rPr>
          <w:rFonts w:ascii="Arial" w:eastAsia="Times New Roman" w:hAnsi="Arial" w:cs="Arial"/>
          <w:color w:val="4A4A4A"/>
          <w:sz w:val="24"/>
          <w:szCs w:val="24"/>
        </w:rPr>
        <w:br/>
        <w:t>Maybe you can use the $ operator (positional-operator)?</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Explore MongoDB Sample Resumes! Download &amp; Edit, Get Noticed by Top Employers! </w:t>
      </w:r>
      <w:hyperlink r:id="rId176" w:tgtFrame="_blank" w:history="1">
        <w:r w:rsidRPr="00643C57">
          <w:rPr>
            <w:rFonts w:ascii="Arial" w:eastAsia="Times New Roman" w:hAnsi="Arial" w:cs="Arial"/>
            <w:b/>
            <w:bCs/>
            <w:color w:val="003BBB"/>
            <w:sz w:val="24"/>
            <w:szCs w:val="24"/>
            <w:u w:val="single"/>
          </w:rPr>
          <w:t>Download Now!</w:t>
        </w:r>
      </w:hyperlink>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Q12) MongoDB – simulate join or subquery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I’m trying to figure out the best way to structure my data in Mongo to simulate what would be a simple join or subquery in SQL.</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Say I have the classic Users and Posts example, with Users in one collection and Posts in another. I want to find all posts by users who’s city is “london”.</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I’ve simplified things in this question, in my real world scenario storing Posts as an array in the User document won’t work as I have 1,000’s of “posts” per user constantly inserting.</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Q13) Can Mongos $in operator help here? Can $in handle an array of 10,000,000 entries?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Honestly, if you can’t fit “Posts” into “Users”, then you have two options.</w:t>
      </w:r>
      <w:r w:rsidRPr="00643C57">
        <w:rPr>
          <w:rFonts w:ascii="Arial" w:eastAsia="Times New Roman" w:hAnsi="Arial" w:cs="Arial"/>
          <w:color w:val="4A4A4A"/>
          <w:sz w:val="24"/>
          <w:szCs w:val="24"/>
        </w:rPr>
        <w:br/>
        <w:t>1. Denormalize some User data inside of posts. Then you can search through just the one collection.</w:t>
      </w:r>
      <w:r w:rsidRPr="00643C57">
        <w:rPr>
          <w:rFonts w:ascii="Arial" w:eastAsia="Times New Roman" w:hAnsi="Arial" w:cs="Arial"/>
          <w:color w:val="4A4A4A"/>
          <w:sz w:val="24"/>
          <w:szCs w:val="24"/>
        </w:rPr>
        <w:br/>
        <w:t>2. Do two queries. (one to find users the other find posts)</w:t>
      </w:r>
      <w:r w:rsidRPr="00643C57">
        <w:rPr>
          <w:rFonts w:ascii="Arial" w:eastAsia="Times New Roman" w:hAnsi="Arial" w:cs="Arial"/>
          <w:color w:val="4A4A4A"/>
          <w:sz w:val="24"/>
          <w:szCs w:val="24"/>
        </w:rPr>
        <w:br/>
        <w:t>Based on your question, you’re trying to do #2.</w:t>
      </w:r>
      <w:r w:rsidRPr="00643C57">
        <w:rPr>
          <w:rFonts w:ascii="Arial" w:eastAsia="Times New Roman" w:hAnsi="Arial" w:cs="Arial"/>
          <w:color w:val="4A4A4A"/>
          <w:sz w:val="24"/>
          <w:szCs w:val="24"/>
        </w:rPr>
        <w:br/>
        <w:t>Theoretically, you could build a list of User IDs (or refs) and then find all Posts belonging to a User$in that array. But obviously that approach is limited.</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Q14) Can $in handle an array of 10,000,000 entries?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Look, if you’re planning to “query” your posts for all users in a set of 10,000,000 Users you are well past the stage of “query”. You say yourself that each User has 1,000s of posts so you’re talking about a query for “Users with Posts who live in London” returning 100Ms of records.</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100M records isn’t a query, that’s a dataset!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you’re worried about breaking the $in command, then I highly suggest that you use map/reduce. The Mongo Map/Reduce will create a new collection for you. You can then trim down or summarize this dataset as you see fit.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$in can handle 100,000 entries. I’ve never tried 10,000,000 entries but the query (a query is also a document) has to be smaller than 4mb (like every document) so 10,0000,0000 entries isn’t possible.</w:t>
      </w:r>
      <w:r w:rsidRPr="00643C57">
        <w:rPr>
          <w:rFonts w:ascii="Arial" w:eastAsia="Times New Roman" w:hAnsi="Arial" w:cs="Arial"/>
          <w:color w:val="4A4A4A"/>
          <w:sz w:val="24"/>
          <w:szCs w:val="24"/>
        </w:rPr>
        <w:br/>
        <w:t>Why don’t you include the user and its town in the Posts collection? You can index this town because you can index properties of embedded entities. You no longer have to simulate a join because you can query the Posts on the towns of its embedded users.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This means that you have to update the Posts when the town of a user changes but that doesn’t happen very often. This update will be fast if you index the UserId in the Posts collection.</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Q15) Mongo complex sorting?</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know how to sort queries in MongoDB by multiple fields, e.g.,db.coll.find().sort({a:1,b:-1}).</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Q16) Can I sort with a user-defined function; e.g., supposing a and b are integers, by the difference between a and b (a-b)?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don’t think this is possible directly; the sort documentation certainly doesn’t mention any way to provide a custom compare function.</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You’re probably best off doing the sort in the client, but if you’re really determined to do it on the server you might be able to use db.eval() to arrange to run the sort on the server (if your client supports it).</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Server-side sort: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db.eval(function()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return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db.scratch.find().toArray().sort(function(doc1, doc2)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return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doc1.a – doc2.a</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Versus the equivalent client-side sort: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db.scratch.find().toArray().sort(function(doc1, doc2)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return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doc1.a – doc2.b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Note that it’s also possible to sort via an aggregation pipeline and by the $orderby operator (i.e. in addition to .sort()) however neither of these ways lets you provide a custom sort function either. Why don’t create the field with this operation and sort on it ?</w:t>
      </w:r>
    </w:p>
    <w:p w:rsidR="00643C57" w:rsidRPr="00643C57" w:rsidRDefault="00643C57" w:rsidP="00643C57">
      <w:pPr>
        <w:shd w:val="clear" w:color="auto" w:fill="EEEEEE"/>
        <w:spacing w:after="0" w:line="240" w:lineRule="auto"/>
        <w:jc w:val="both"/>
        <w:rPr>
          <w:rFonts w:ascii="Arial" w:eastAsia="Times New Roman" w:hAnsi="Arial" w:cs="Arial"/>
          <w:color w:val="222222"/>
          <w:sz w:val="20"/>
          <w:szCs w:val="20"/>
        </w:rPr>
      </w:pPr>
      <w:r w:rsidRPr="00643C57">
        <w:rPr>
          <w:rFonts w:ascii="Arial" w:eastAsia="Times New Roman" w:hAnsi="Arial" w:cs="Arial"/>
          <w:b/>
          <w:bCs/>
          <w:color w:val="222222"/>
          <w:sz w:val="24"/>
          <w:szCs w:val="24"/>
        </w:rPr>
        <w:lastRenderedPageBreak/>
        <w:t>Related Page: </w:t>
      </w:r>
      <w:hyperlink r:id="rId177" w:tgtFrame="_blank" w:history="1">
        <w:r w:rsidRPr="00643C57">
          <w:rPr>
            <w:rFonts w:ascii="Arial" w:eastAsia="Times New Roman" w:hAnsi="Arial" w:cs="Arial"/>
            <w:b/>
            <w:bCs/>
            <w:color w:val="003BBB"/>
            <w:sz w:val="20"/>
            <w:szCs w:val="20"/>
            <w:u w:val="single"/>
          </w:rPr>
          <w:t>MongoDB Vs PostgreSQL Comparison</w:t>
        </w:r>
      </w:hyperlink>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Q17) How to set a primary key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want to set one of</w:t>
      </w:r>
      <w:r w:rsidRPr="00643C57">
        <w:rPr>
          <w:rFonts w:ascii="Arial" w:eastAsia="Times New Roman" w:hAnsi="Arial" w:cs="Arial"/>
          <w:b/>
          <w:bCs/>
          <w:color w:val="4A4A4A"/>
          <w:sz w:val="24"/>
          <w:szCs w:val="24"/>
        </w:rPr>
        <w:t> my fields as the primary key. </w:t>
      </w:r>
      <w:r w:rsidRPr="00643C57">
        <w:rPr>
          <w:rFonts w:ascii="Arial" w:eastAsia="Times New Roman" w:hAnsi="Arial" w:cs="Arial"/>
          <w:color w:val="4A4A4A"/>
          <w:sz w:val="24"/>
          <w:szCs w:val="24"/>
        </w:rPr>
        <w:t>I am using MongoDB as my NoSQL.</w:t>
      </w:r>
      <w:r w:rsidRPr="00643C57">
        <w:rPr>
          <w:rFonts w:ascii="Arial" w:eastAsia="Times New Roman" w:hAnsi="Arial" w:cs="Arial"/>
          <w:color w:val="4A4A4A"/>
          <w:sz w:val="24"/>
          <w:szCs w:val="24"/>
        </w:rPr>
        <w:br/>
        <w:t>The _id field is reserved for primary key in mongodb, and that should be an unique value. If you don’t set anything to _id it will automatically fill it with “MongoDB Id Object”. But you can put any unique info into that field.</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Additional info: &lt;a href="https://www.mongodb.org/display/DOCS/BSON"&gt;https://www.mongodb.org/display/DOCS/BSON&lt;/a&gt;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Hope it helps.</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Q18) Delete everything in a MongoDB database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I’m doing development on MongoDB. For totally non-evil purposes, I sometimes want to blow away everything in a databasethat is, to delete every single collection, and whatever else might be lying around, and start from scratch. Is there a single line of code that will let me do this? Bonus points for giving both a MongoDB console method and a MongoDB Ruby driver method.</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use [database];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db.dropDatabase();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Ruby code should be pretty similar.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Also, from the command line: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mongo [database] –eval “db.dropDatabase();”Use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[databaseName]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db.Drop+databaseName();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drop collection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use databaseName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db.collectionName.drop();</w:t>
            </w:r>
          </w:p>
        </w:tc>
      </w:tr>
    </w:tbl>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Q19) How to $set sub-sub-array items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I’m developing a webapp which has a portal-ish component to it (think like multiple panels that can be drug around from column to column and added or removed). I’m using MongoDB to store this info with a format like so…</w:t>
      </w:r>
      <w:r w:rsidRPr="00643C57">
        <w:rPr>
          <w:rFonts w:ascii="Arial" w:eastAsia="Times New Roman" w:hAnsi="Arial" w:cs="Arial"/>
          <w:color w:val="4A4A4A"/>
          <w:sz w:val="24"/>
          <w:szCs w:val="24"/>
        </w:rPr>
        <w:br/>
        <w:t>Skip code block</w:t>
      </w:r>
    </w:p>
    <w:tbl>
      <w:tblPr>
        <w:tblW w:w="18915" w:type="dxa"/>
        <w:tblCellMar>
          <w:left w:w="0" w:type="dxa"/>
          <w:right w:w="0" w:type="dxa"/>
        </w:tblCellMar>
        <w:tblLook w:val="04A0" w:firstRow="1" w:lastRow="0" w:firstColumn="1" w:lastColumn="0" w:noHBand="0" w:noVBand="1"/>
      </w:tblPr>
      <w:tblGrid>
        <w:gridCol w:w="555"/>
        <w:gridCol w:w="1836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29</w:t>
            </w:r>
          </w:p>
        </w:tc>
        <w:tc>
          <w:tcPr>
            <w:tcW w:w="1836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ObjectId(…),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title: ‘My Layout’,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columns: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order: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width: 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panels: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title: ‘Panel Title’, top: 100, content: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title: ‘Panel Title’, top: 250, content: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multiple columns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I’m attempting to use atomic/modifier operations with</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update() and 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is getting confusing. If I wanted to just update one property of a specific panel, how do</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 reference that?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update(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ObjectId(…)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$set: { columns.[???].panels.[???].top: 500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If you know the index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the array you can access the array element directly using dot notation.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update(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ObjectId(xxxx)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$set: { ‘columns.0.panels.0.top’ : 125}}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Make sure you encase the dot notated path in quotes as a string.</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Edit: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To give more detail on how this could work dynamically, I’ll give an example in PHP:</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$action = array(“columns.$colNum.panels.$panelNum” =&gt; $newValue);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Yes there is the positional operator, but it does not appear to be advanced enough to change arrays within arrays, this may change in MongoDB 1.7.0</w:t>
      </w:r>
      <w:r w:rsidRPr="00643C57">
        <w:rPr>
          <w:rFonts w:ascii="Arial" w:eastAsia="Times New Roman" w:hAnsi="Arial" w:cs="Arial"/>
          <w:color w:val="4A4A4A"/>
          <w:sz w:val="24"/>
          <w:szCs w:val="24"/>
        </w:rPr>
        <w:br/>
        <w:t>There is an alternative you can do instead of trying to stuff this information into a nested document. Try to flatten it out. You can create a collection that has panel &amp; column objects:</w:t>
      </w:r>
      <w:r w:rsidRPr="00643C57">
        <w:rPr>
          <w:rFonts w:ascii="Arial" w:eastAsia="Times New Roman" w:hAnsi="Arial" w:cs="Arial"/>
          <w:color w:val="4A4A4A"/>
          <w:sz w:val="24"/>
          <w:szCs w:val="24"/>
        </w:rPr>
        <w:br/>
        <w:t>column object:</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MongoId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type: ‘column’,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user: ‘username’,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order: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width: 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panel object: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//MongoId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type: ‘panel’,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user: ‘username’,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parentColumn: //the columns _id string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top: 125,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left: 100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Then you can find all columns that belong to a user by doing:</w:t>
      </w:r>
    </w:p>
    <w:tbl>
      <w:tblPr>
        <w:tblW w:w="13920" w:type="dxa"/>
        <w:tblCellMar>
          <w:left w:w="0" w:type="dxa"/>
          <w:right w:w="0" w:type="dxa"/>
        </w:tblCellMar>
        <w:tblLook w:val="04A0" w:firstRow="1" w:lastRow="0" w:firstColumn="1" w:lastColumn="0" w:noHBand="0" w:noVBand="1"/>
      </w:tblPr>
      <w:tblGrid>
        <w:gridCol w:w="450"/>
        <w:gridCol w:w="1347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tc>
        <w:tc>
          <w:tcPr>
            <w:tcW w:w="1347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find({ type: ‘column’, user:’username’});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You can find all panels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a specific column by doing: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find({type: ‘panel’, columnOwner:’ownerID’});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Since each column and panel will have a unique ID given by MongoDB to it, you can easily query and atomically set options.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update({‘_id’: ObjectId(‘idstring’)}, {$set : { ‘top’ : 125}});</w:t>
            </w:r>
          </w:p>
        </w:tc>
      </w:tr>
    </w:tbl>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Q20) Some beginner’s questions about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I’m a beginner with MongoDB and I’ve some questions: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1. When I’m connected to Mongo, and i executeshow dbs I see 2 databases: admin and local. What’s their role? Then if I execute an insert command likedb.foo.insert({“value”:”mongo”}), the test database appears. Why? How can i specify a custom name for a database?</w:t>
      </w:r>
      <w:r w:rsidRPr="00643C57">
        <w:rPr>
          <w:rFonts w:ascii="Arial" w:eastAsia="Times New Roman" w:hAnsi="Arial" w:cs="Arial"/>
          <w:color w:val="4A4A4A"/>
          <w:sz w:val="24"/>
          <w:szCs w:val="24"/>
        </w:rPr>
        <w:br/>
        <w:t>2. Withshow dbs I get the databases (somehow like show databases in sql), how can I then list the collections inside a database (I would use show tables in sql)?</w:t>
      </w:r>
      <w:r w:rsidRPr="00643C57">
        <w:rPr>
          <w:rFonts w:ascii="Arial" w:eastAsia="Times New Roman" w:hAnsi="Arial" w:cs="Arial"/>
          <w:color w:val="4A4A4A"/>
          <w:sz w:val="24"/>
          <w:szCs w:val="24"/>
        </w:rPr>
        <w:br/>
        <w:t>3. When executing a command, the MongoDB tutorial always uses thedb object. Is it the main object (a sort of “connection” object) that has to used for executing commands or it’s something else?</w:t>
      </w:r>
      <w:r w:rsidRPr="00643C57">
        <w:rPr>
          <w:rFonts w:ascii="Arial" w:eastAsia="Times New Roman" w:hAnsi="Arial" w:cs="Arial"/>
          <w:color w:val="4A4A4A"/>
          <w:sz w:val="24"/>
          <w:szCs w:val="24"/>
        </w:rPr>
        <w:br/>
        <w:t>Thanks!</w:t>
      </w:r>
      <w:r w:rsidRPr="00643C57">
        <w:rPr>
          <w:rFonts w:ascii="Arial" w:eastAsia="Times New Roman" w:hAnsi="Arial" w:cs="Arial"/>
          <w:color w:val="4A4A4A"/>
          <w:sz w:val="24"/>
          <w:szCs w:val="24"/>
        </w:rPr>
        <w:br/>
        <w:t>1. Adminand local contain various settings local to the server, like users who are authenticated to connect. Under beginner usage, you shouldn’t need to worry about them at all. By default you connect to a database named test. To connect to a new database, just use databasename from the mongo command line, or mongo databasename from your OS shell.</w:t>
      </w:r>
      <w:r w:rsidRPr="00643C57">
        <w:rPr>
          <w:rFonts w:ascii="Arial" w:eastAsia="Times New Roman" w:hAnsi="Arial" w:cs="Arial"/>
          <w:color w:val="4A4A4A"/>
          <w:sz w:val="24"/>
          <w:szCs w:val="24"/>
        </w:rPr>
        <w:br/>
        <w:t>2. Use [database_name]and then show collections</w:t>
      </w:r>
      <w:r w:rsidRPr="00643C57">
        <w:rPr>
          <w:rFonts w:ascii="Arial" w:eastAsia="Times New Roman" w:hAnsi="Arial" w:cs="Arial"/>
          <w:color w:val="4A4A4A"/>
          <w:sz w:val="24"/>
          <w:szCs w:val="24"/>
        </w:rPr>
        <w:br/>
        <w:t xml:space="preserve">3. Thedb object is your root handle to the currently-selected database on the mongo commmand line. The command line is really just a Javascript command line, and there </w:t>
      </w:r>
      <w:r w:rsidRPr="00643C57">
        <w:rPr>
          <w:rFonts w:ascii="Arial" w:eastAsia="Times New Roman" w:hAnsi="Arial" w:cs="Arial"/>
          <w:color w:val="4A4A4A"/>
          <w:sz w:val="24"/>
          <w:szCs w:val="24"/>
        </w:rPr>
        <w:lastRenderedPageBreak/>
        <w:t>are various mongodb-specific objects and functions exposed that let you do stuff. Try help() for a full listing.</w:t>
      </w:r>
    </w:p>
    <w:p w:rsidR="00643C57" w:rsidRPr="00643C57" w:rsidRDefault="00643C57" w:rsidP="00643C57">
      <w:pPr>
        <w:shd w:val="clear" w:color="auto" w:fill="EEEEEE"/>
        <w:spacing w:after="0" w:line="240" w:lineRule="auto"/>
        <w:jc w:val="both"/>
        <w:rPr>
          <w:rFonts w:ascii="Arial" w:eastAsia="Times New Roman" w:hAnsi="Arial" w:cs="Arial"/>
          <w:color w:val="222222"/>
          <w:sz w:val="20"/>
          <w:szCs w:val="20"/>
        </w:rPr>
      </w:pPr>
      <w:r w:rsidRPr="00643C57">
        <w:rPr>
          <w:rFonts w:ascii="Arial" w:eastAsia="Times New Roman" w:hAnsi="Arial" w:cs="Arial"/>
          <w:b/>
          <w:bCs/>
          <w:color w:val="222222"/>
          <w:sz w:val="24"/>
          <w:szCs w:val="24"/>
        </w:rPr>
        <w:t>Related Page: </w:t>
      </w:r>
      <w:hyperlink r:id="rId178" w:tgtFrame="_blank" w:history="1">
        <w:r w:rsidRPr="00643C57">
          <w:rPr>
            <w:rFonts w:ascii="Arial" w:eastAsia="Times New Roman" w:hAnsi="Arial" w:cs="Arial"/>
            <w:b/>
            <w:bCs/>
            <w:color w:val="003BBB"/>
            <w:sz w:val="20"/>
            <w:szCs w:val="20"/>
            <w:u w:val="single"/>
          </w:rPr>
          <w:t>MongoDB GUI - Top 7 MongoDB GUI Tools</w:t>
        </w:r>
      </w:hyperlink>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Q21) How to update based on existing data in mongo</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Sort of a mongo noob, and I have a feeling I am tackling this problem from the wrong direction.</w:t>
      </w:r>
      <w:r w:rsidRPr="00643C57">
        <w:rPr>
          <w:rFonts w:ascii="Arial" w:eastAsia="Times New Roman" w:hAnsi="Arial" w:cs="Arial"/>
          <w:color w:val="4A4A4A"/>
          <w:sz w:val="24"/>
          <w:szCs w:val="24"/>
        </w:rPr>
        <w:br/>
        <w:t>I have about a 7 million document collection. Each document has two fields that I want to modify(not replace), basically they are big strings that have , and I want to replace those with n.</w:t>
      </w:r>
      <w:r w:rsidRPr="00643C57">
        <w:rPr>
          <w:rFonts w:ascii="Arial" w:eastAsia="Times New Roman" w:hAnsi="Arial" w:cs="Arial"/>
          <w:color w:val="4A4A4A"/>
          <w:sz w:val="24"/>
          <w:szCs w:val="24"/>
        </w:rPr>
        <w:br/>
        <w:t>I spent about an hour trying to find a way to “back reference” the object returned by the query, which totally doesn’t exist. What is the best approach for something like this?</w:t>
      </w:r>
      <w:r w:rsidRPr="00643C57">
        <w:rPr>
          <w:rFonts w:ascii="Arial" w:eastAsia="Times New Roman" w:hAnsi="Arial" w:cs="Arial"/>
          <w:color w:val="4A4A4A"/>
          <w:sz w:val="24"/>
          <w:szCs w:val="24"/>
        </w:rPr>
        <w:br/>
        <w:t>You’ll have to query for all the documents and update them one by one. If you do it in JavaScript, it would be something like: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mydb = db.getSisterDB(“whateverDBYoureUsing”);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cursor = mydb.foo.find();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while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(cursor.hasNext())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x = cursor.next();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replace with n in x’s strings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db.foo.update({_id : x._id}, x);</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You can copy this into a .js file (say, replace.js), change the db and collection names, and run it as a script from the shell:</w:t>
      </w:r>
      <w:r w:rsidRPr="00643C57">
        <w:rPr>
          <w:rFonts w:ascii="Arial" w:eastAsia="Times New Roman" w:hAnsi="Arial" w:cs="Arial"/>
          <w:color w:val="4A4A4A"/>
          <w:sz w:val="24"/>
          <w:szCs w:val="24"/>
        </w:rPr>
        <w:br/>
        <w:t>mongo replace.js</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Q22) How to print out more than 20 items (documents) in MongoDB’s shell?</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db.foo.find().limit(300)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won’t do</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it… it still prints out 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db.foo.find().toArray()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db.foo.find().forEach(printjson)</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will both print out very expanded view of each document instead of the 1-line version for find():</w:t>
      </w:r>
      <w:r w:rsidRPr="00643C57">
        <w:rPr>
          <w:rFonts w:ascii="Arial" w:eastAsia="Times New Roman" w:hAnsi="Arial" w:cs="Arial"/>
          <w:color w:val="4A4A4A"/>
          <w:sz w:val="24"/>
          <w:szCs w:val="24"/>
        </w:rPr>
        <w:br/>
        <w:t>DBQuery.shellBatchSize = 300</w:t>
      </w:r>
      <w:r w:rsidRPr="00643C57">
        <w:rPr>
          <w:rFonts w:ascii="Arial" w:eastAsia="Times New Roman" w:hAnsi="Arial" w:cs="Arial"/>
          <w:color w:val="4A4A4A"/>
          <w:sz w:val="24"/>
          <w:szCs w:val="24"/>
        </w:rPr>
        <w:br/>
        <w:t>will do.</w:t>
      </w:r>
      <w:r w:rsidRPr="00643C57">
        <w:rPr>
          <w:rFonts w:ascii="Arial" w:eastAsia="Times New Roman" w:hAnsi="Arial" w:cs="Arial"/>
          <w:color w:val="4A4A4A"/>
          <w:sz w:val="24"/>
          <w:szCs w:val="24"/>
        </w:rPr>
        <w:br/>
        <w:t>MongoDB Docs – Getting Started with the mongo Shell – Executing Queries</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You can use it inside of the shell to iterate over the next 20 results. Just type it if you see “has more” and you will see the next 20 items.</w:t>
      </w:r>
      <w:r w:rsidRPr="00643C57">
        <w:rPr>
          <w:rFonts w:ascii="Arial" w:eastAsia="Times New Roman" w:hAnsi="Arial" w:cs="Arial"/>
          <w:color w:val="4A4A4A"/>
          <w:sz w:val="24"/>
          <w:szCs w:val="24"/>
        </w:rPr>
        <w:br/>
        <w:t>from the shell if you want to show all results you could do db.collection.find().toArray() to get all results without it</w:t>
      </w:r>
      <w:r w:rsidRPr="00643C57">
        <w:rPr>
          <w:rFonts w:ascii="Arial" w:eastAsia="Times New Roman" w:hAnsi="Arial" w:cs="Arial"/>
          <w:color w:val="4A4A4A"/>
          <w:sz w:val="24"/>
          <w:szCs w:val="24"/>
        </w:rPr>
        <w:br/>
        <w:t>Could always do:</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db.foo.find().forEach(function(f){print(tojson(f, ”,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To get that compact view.</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Also, I find it very useful to limit the fields returned by the find so:</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db.foo.find({},{name:1}).forEach(function(f){print(tojson(f, ”, true));});</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which would return only the _id and name field from foo.</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Q23) How to store timestamps? Are created and updated fields available automatically?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What’s the best way to store timestamps in MongoDB?</w:t>
      </w:r>
      <w:r w:rsidRPr="00643C57">
        <w:rPr>
          <w:rFonts w:ascii="Arial" w:eastAsia="Times New Roman" w:hAnsi="Arial" w:cs="Arial"/>
          <w:color w:val="4A4A4A"/>
          <w:sz w:val="24"/>
          <w:szCs w:val="24"/>
        </w:rPr>
        <w:br/>
        <w:t>Which format is best:</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“created”: { “d” : “2010-03-29”, “t” : “20:15:34”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“created”: “12343545234” # seconds since epoc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“created”: “2010-03-14T21:20:14+0000”</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Is there a way to have MongoDB automatically setcreated and updated fields?</w:t>
      </w:r>
      <w:r w:rsidRPr="00643C57">
        <w:rPr>
          <w:rFonts w:ascii="Arial" w:eastAsia="Times New Roman" w:hAnsi="Arial" w:cs="Arial"/>
          <w:color w:val="4A4A4A"/>
          <w:sz w:val="24"/>
          <w:szCs w:val="24"/>
        </w:rPr>
        <w:br/>
        <w:t>Which format is best</w:t>
      </w:r>
      <w:r w:rsidRPr="00643C57">
        <w:rPr>
          <w:rFonts w:ascii="Arial" w:eastAsia="Times New Roman" w:hAnsi="Arial" w:cs="Arial"/>
          <w:color w:val="4A4A4A"/>
          <w:sz w:val="24"/>
          <w:szCs w:val="24"/>
        </w:rPr>
        <w:br/>
        <w:t>Best for what?</w:t>
      </w:r>
      <w:r w:rsidRPr="00643C57">
        <w:rPr>
          <w:rFonts w:ascii="Arial" w:eastAsia="Times New Roman" w:hAnsi="Arial" w:cs="Arial"/>
          <w:color w:val="4A4A4A"/>
          <w:sz w:val="24"/>
          <w:szCs w:val="24"/>
        </w:rPr>
        <w:br/>
        <w:t>Is there a way to have MongoDB automatically set created and updated fields?</w:t>
      </w:r>
      <w:r w:rsidRPr="00643C57">
        <w:rPr>
          <w:rFonts w:ascii="Arial" w:eastAsia="Times New Roman" w:hAnsi="Arial" w:cs="Arial"/>
          <w:color w:val="4A4A4A"/>
          <w:sz w:val="24"/>
          <w:szCs w:val="24"/>
        </w:rPr>
        <w:br/>
        <w:t>Created time is in the ObjectId but, as far as I know, you will have to update a updated field manually.</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Example: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ObjectId(“538141a9615760fd04ffef5f”).getTimestamp()</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1. The format you need to process it with best performance in your application should be preferred. Note that as default every document in MongoDB gets a created timestamp</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(https://www.mongodb.org/display/DOCS/Object+IDs#ObjectIDs-DocumentTimestamps)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2. See 1) + I think you need to manually set the “update” field.</w:t>
      </w:r>
      <w:r w:rsidRPr="00643C57">
        <w:rPr>
          <w:rFonts w:ascii="Arial" w:eastAsia="Times New Roman" w:hAnsi="Arial" w:cs="Arial"/>
          <w:color w:val="4A4A4A"/>
          <w:sz w:val="24"/>
          <w:szCs w:val="24"/>
        </w:rPr>
        <w:br/>
        <w:t>If you do following on mongo shell it shows you time stamp that represents when that documents inserted using mongoId. For ex. ObjectId(“51f3dee5ee49f9b91e0db133”).getTimestamp(), then it returns ISODate.</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lastRenderedPageBreak/>
        <w:t>Q24) MongoDB: Updating documents using data from the same document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have a list of documents, each with lat and lon properties (among others).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‘lat’: 1, ‘lon’: 2, someotherdata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‘lat’: 4, ‘lon’: 1, someotherdata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 want to modify it so that it looks like this: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‘coords’: {‘lat’: 1, ‘lon’: 2}, someotherdata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‘coords’: {‘lat’: 4, ‘lon’: 1}, someotherdata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So far I’ve got this:</w:t>
      </w:r>
      <w:r w:rsidRPr="00643C57">
        <w:rPr>
          <w:rFonts w:ascii="Arial" w:eastAsia="Times New Roman" w:hAnsi="Arial" w:cs="Arial"/>
          <w:color w:val="4A4A4A"/>
          <w:sz w:val="24"/>
          <w:szCs w:val="24"/>
        </w:rPr>
        <w:br/>
        <w:t>db.events.update({}, {$set : {‘coords’: {‘lat’: db.events.lat, ‘lon’: db.events.lon}}}, false, true)</w:t>
      </w:r>
      <w:r w:rsidRPr="00643C57">
        <w:rPr>
          <w:rFonts w:ascii="Arial" w:eastAsia="Times New Roman" w:hAnsi="Arial" w:cs="Arial"/>
          <w:color w:val="4A4A4A"/>
          <w:sz w:val="24"/>
          <w:szCs w:val="24"/>
        </w:rPr>
        <w:br/>
        <w:t>But it treats the db.events.lat and db.events.lon as strings. How can I reference the document’s properties?</w:t>
      </w:r>
      <w:r w:rsidRPr="00643C57">
        <w:rPr>
          <w:rFonts w:ascii="Arial" w:eastAsia="Times New Roman" w:hAnsi="Arial" w:cs="Arial"/>
          <w:color w:val="4A4A4A"/>
          <w:sz w:val="24"/>
          <w:szCs w:val="24"/>
        </w:rPr>
        <w:br/>
        <w:t>Cheers.</w:t>
      </w:r>
      <w:r w:rsidRPr="00643C57">
        <w:rPr>
          <w:rFonts w:ascii="Arial" w:eastAsia="Times New Roman" w:hAnsi="Arial" w:cs="Arial"/>
          <w:color w:val="4A4A4A"/>
          <w:sz w:val="24"/>
          <w:szCs w:val="24"/>
        </w:rPr>
        <w:br/>
        <w:t>The $rename operator (introduced a month after this question was posted) makes it really easy to do these kinds of things where you don’t need to modify the values.</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Insert some test documents</w:t>
      </w:r>
      <w:r w:rsidRPr="00643C57">
        <w:rPr>
          <w:rFonts w:ascii="Arial" w:eastAsia="Times New Roman" w:hAnsi="Arial" w:cs="Arial"/>
          <w:color w:val="4A4A4A"/>
          <w:sz w:val="24"/>
          <w:szCs w:val="24"/>
        </w:rPr>
        <w:br/>
        <w:t>db.events.insert({ ‘lat’: 1, ‘lon’: 2, someotherdata: [] })</w:t>
      </w:r>
      <w:r w:rsidRPr="00643C57">
        <w:rPr>
          <w:rFonts w:ascii="Arial" w:eastAsia="Times New Roman" w:hAnsi="Arial" w:cs="Arial"/>
          <w:color w:val="4A4A4A"/>
          <w:sz w:val="24"/>
          <w:szCs w:val="24"/>
        </w:rPr>
        <w:br/>
        <w:t>db.events.insert({ ‘lat’: 4, ‘lon’: 1, someotherdata: [] })</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use the $rename operator</w:t>
      </w:r>
      <w:r w:rsidRPr="00643C57">
        <w:rPr>
          <w:rFonts w:ascii="Arial" w:eastAsia="Times New Roman" w:hAnsi="Arial" w:cs="Arial"/>
          <w:color w:val="4A4A4A"/>
          <w:sz w:val="24"/>
          <w:szCs w:val="24"/>
        </w:rPr>
        <w:br/>
        <w:t>db.events.update({}, {$rename: {‘lat’: ‘coords.lat’, ‘lon’: ‘coords.lon’}}, false, true)</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Results</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18</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db.events.find()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ObjectId(“5113c82dd28c4e8b79971add”),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“coords”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“lat”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“lon”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“someotherdata” :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ObjectId(“5113c82ed28c4e8b79971ade”),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“coords”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“lat” : 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“lon”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“someotherdata” :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lastRenderedPageBreak/>
        <w:t>Update</w:t>
      </w:r>
      <w:r w:rsidRPr="00643C57">
        <w:rPr>
          <w:rFonts w:ascii="Arial" w:eastAsia="Times New Roman" w:hAnsi="Arial" w:cs="Arial"/>
          <w:color w:val="4A4A4A"/>
          <w:sz w:val="24"/>
          <w:szCs w:val="24"/>
        </w:rPr>
        <w:t>: If all you have to do is change the structure of a document without changing the values, see gipset’s answer for a nice solution.</w:t>
      </w:r>
      <w:r w:rsidRPr="00643C57">
        <w:rPr>
          <w:rFonts w:ascii="Arial" w:eastAsia="Times New Roman" w:hAnsi="Arial" w:cs="Arial"/>
          <w:color w:val="4A4A4A"/>
          <w:sz w:val="24"/>
          <w:szCs w:val="24"/>
        </w:rPr>
        <w:br/>
        <w:t>According to a (now unavailable) comment on the Update documentation page, you cannot reference the current document’s properties from within an update().</w:t>
      </w:r>
      <w:r w:rsidRPr="00643C57">
        <w:rPr>
          <w:rFonts w:ascii="Arial" w:eastAsia="Times New Roman" w:hAnsi="Arial" w:cs="Arial"/>
          <w:color w:val="4A4A4A"/>
          <w:sz w:val="24"/>
          <w:szCs w:val="24"/>
        </w:rPr>
        <w:br/>
        <w:t>You’ll have to iterate through all the documents and update them like this:</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db.events.find().snapshot().forEach(</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function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update document, using its own properties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e.coords = { lat: e.lat, lon: e.lon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remove old properties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delete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e.lat;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delete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e.lon;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save the updated document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db.events.save(e);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Such a function can also be used in a map-reduce job or a server-side db.eval() job, depending on your needs.</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Q25) In MongoDB how do you use $set to update a nested value?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In MongoDB how do you use $set to update a nested value?</w:t>
      </w:r>
      <w:r w:rsidRPr="00643C57">
        <w:rPr>
          <w:rFonts w:ascii="Arial" w:eastAsia="Times New Roman" w:hAnsi="Arial" w:cs="Arial"/>
          <w:color w:val="4A4A4A"/>
          <w:sz w:val="24"/>
          <w:szCs w:val="24"/>
        </w:rPr>
        <w:br/>
        <w:t>Using the dot notation:</w:t>
      </w:r>
      <w:r w:rsidRPr="00643C57">
        <w:rPr>
          <w:rFonts w:ascii="Arial" w:eastAsia="Times New Roman" w:hAnsi="Arial" w:cs="Arial"/>
          <w:color w:val="4A4A4A"/>
          <w:sz w:val="24"/>
          <w:szCs w:val="24"/>
        </w:rPr>
        <w:br/>
        <w:t>db.people.update({ }, { $set: { “address.street”: “Main Street” } })</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Q26) Mongorestore of a db causing me trouble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I’m new to MongoDB and I have hard time to backup my local DB and restore it on my server. I found the link on Mongo’s website: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https://www.mongodb.org/display/DOCS/Import+Export+Tools but I still have problems with the restore.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When I do my backup I call</w:t>
      </w:r>
      <w:r w:rsidRPr="00643C57">
        <w:rPr>
          <w:rFonts w:ascii="Arial" w:eastAsia="Times New Roman" w:hAnsi="Arial" w:cs="Arial"/>
          <w:color w:val="4A4A4A"/>
          <w:sz w:val="24"/>
          <w:szCs w:val="24"/>
        </w:rPr>
        <w:br/>
        <w:t>mongodump –db Gen</w:t>
      </w:r>
      <w:r w:rsidRPr="00643C57">
        <w:rPr>
          <w:rFonts w:ascii="Arial" w:eastAsia="Times New Roman" w:hAnsi="Arial" w:cs="Arial"/>
          <w:color w:val="4A4A4A"/>
          <w:sz w:val="24"/>
          <w:szCs w:val="24"/>
        </w:rPr>
        <w:br/>
        <w:t>Then I see that all the collections are dump in /bin/dump/Gen folder</w:t>
      </w:r>
      <w:r w:rsidRPr="00643C57">
        <w:rPr>
          <w:rFonts w:ascii="Arial" w:eastAsia="Times New Roman" w:hAnsi="Arial" w:cs="Arial"/>
          <w:color w:val="4A4A4A"/>
          <w:sz w:val="24"/>
          <w:szCs w:val="24"/>
        </w:rPr>
        <w:br/>
        <w:t>I copy-paste from local to the server in the same folder the call</w:t>
      </w:r>
      <w:r w:rsidRPr="00643C57">
        <w:rPr>
          <w:rFonts w:ascii="Arial" w:eastAsia="Times New Roman" w:hAnsi="Arial" w:cs="Arial"/>
          <w:color w:val="4A4A4A"/>
          <w:sz w:val="24"/>
          <w:szCs w:val="24"/>
        </w:rPr>
        <w:br/>
        <w:t>mongorestore –db Gen –drop –dbpath dump/Gen</w:t>
      </w:r>
      <w:r w:rsidRPr="00643C57">
        <w:rPr>
          <w:rFonts w:ascii="Arial" w:eastAsia="Times New Roman" w:hAnsi="Arial" w:cs="Arial"/>
          <w:color w:val="4A4A4A"/>
          <w:sz w:val="24"/>
          <w:szCs w:val="24"/>
        </w:rPr>
        <w:br/>
        <w:t xml:space="preserve">But I get the following : Error : root directory must be a dump of a single database when </w:t>
      </w:r>
      <w:r w:rsidRPr="00643C57">
        <w:rPr>
          <w:rFonts w:ascii="Arial" w:eastAsia="Times New Roman" w:hAnsi="Arial" w:cs="Arial"/>
          <w:color w:val="4A4A4A"/>
          <w:sz w:val="24"/>
          <w:szCs w:val="24"/>
        </w:rPr>
        <w:lastRenderedPageBreak/>
        <w:t>specifying a db name with –db</w:t>
      </w:r>
      <w:r w:rsidRPr="00643C57">
        <w:rPr>
          <w:rFonts w:ascii="Arial" w:eastAsia="Times New Roman" w:hAnsi="Arial" w:cs="Arial"/>
          <w:color w:val="4A4A4A"/>
          <w:sz w:val="24"/>
          <w:szCs w:val="24"/>
        </w:rPr>
        <w:br/>
        <w:t>What am I doing wrong?</w:t>
      </w:r>
      <w:r w:rsidRPr="00643C57">
        <w:rPr>
          <w:rFonts w:ascii="Arial" w:eastAsia="Times New Roman" w:hAnsi="Arial" w:cs="Arial"/>
          <w:color w:val="4A4A4A"/>
          <w:sz w:val="24"/>
          <w:szCs w:val="24"/>
        </w:rPr>
        <w:br/>
        <w:t>Thanks for the help!</w:t>
      </w:r>
      <w:r w:rsidRPr="00643C57">
        <w:rPr>
          <w:rFonts w:ascii="Arial" w:eastAsia="Times New Roman" w:hAnsi="Arial" w:cs="Arial"/>
          <w:color w:val="4A4A4A"/>
          <w:sz w:val="24"/>
          <w:szCs w:val="24"/>
        </w:rPr>
        <w:br/>
        <w:t>Ok I find out what I’m doing wrong :</w:t>
      </w:r>
      <w:r w:rsidRPr="00643C57">
        <w:rPr>
          <w:rFonts w:ascii="Arial" w:eastAsia="Times New Roman" w:hAnsi="Arial" w:cs="Arial"/>
          <w:color w:val="4A4A4A"/>
          <w:sz w:val="24"/>
          <w:szCs w:val="24"/>
        </w:rPr>
        <w:br/>
        <w:t>I was doing</w:t>
      </w:r>
      <w:r w:rsidRPr="00643C57">
        <w:rPr>
          <w:rFonts w:ascii="Arial" w:eastAsia="Times New Roman" w:hAnsi="Arial" w:cs="Arial"/>
          <w:color w:val="4A4A4A"/>
          <w:sz w:val="24"/>
          <w:szCs w:val="24"/>
        </w:rPr>
        <w:br/>
        <w:t>mongorestore –db Gen –drop –dbpath dump/Gen</w:t>
      </w:r>
      <w:r w:rsidRPr="00643C57">
        <w:rPr>
          <w:rFonts w:ascii="Arial" w:eastAsia="Times New Roman" w:hAnsi="Arial" w:cs="Arial"/>
          <w:color w:val="4A4A4A"/>
          <w:sz w:val="24"/>
          <w:szCs w:val="24"/>
        </w:rPr>
        <w:br/>
        <w:t>But without the –dbpath it works just fine!</w:t>
      </w:r>
      <w:r w:rsidRPr="00643C57">
        <w:rPr>
          <w:rFonts w:ascii="Arial" w:eastAsia="Times New Roman" w:hAnsi="Arial" w:cs="Arial"/>
          <w:color w:val="4A4A4A"/>
          <w:sz w:val="24"/>
          <w:szCs w:val="24"/>
        </w:rPr>
        <w:br/>
        <w:t>mongorestore –db Gen –drop dump/Gen</w:t>
      </w:r>
      <w:r w:rsidRPr="00643C57">
        <w:rPr>
          <w:rFonts w:ascii="Arial" w:eastAsia="Times New Roman" w:hAnsi="Arial" w:cs="Arial"/>
          <w:color w:val="4A4A4A"/>
          <w:sz w:val="24"/>
          <w:szCs w:val="24"/>
        </w:rPr>
        <w:br/>
        <w:t>Thanks everyone!</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Q27) How to create user accounts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wonder what’s ‘correct’ way to create user accounts in MongoDB and actions like register/login. Do I have to create a specific collection for users (Username,Email,Password) or MongoDB has something built in already for users?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I have to create users collection manually, how to deal with password encryption? Thanks.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You’ll probably have to create and manage the collection of users manually.</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As for encrypting passwords, the common approach is to hash the passwords using a suitable hash-function before you store them in the db. Later, when a user tries to login you use the same hash-function on the string they entered in the password field and compare that result to the password entry in your db. That way you never store the actual passwords and if someone hacks you they won’t get your users passwords, just their hashes.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For extra security (against dictionary attacks) you should also salt the hashed passwords. Read about it here</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Q28) How update the _id of one MongoDB Document?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w:t>
      </w: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 want update an _id MongoDB of one document. I know it’s not a really good pratice. But with some technical reason, I need update it. But If I try to update it I have :</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&gt; db.clients.update({‘_id’:ObjectId(“4cc45467c55f4d2d2a000002”)}, {‘$set’:{‘_id’:ObjectId(“4c8a331bda76c559ef000004”)}});</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Mod on _id not allowed</w:t>
      </w:r>
      <w:r w:rsidRPr="00643C57">
        <w:rPr>
          <w:rFonts w:ascii="Arial" w:eastAsia="Times New Roman" w:hAnsi="Arial" w:cs="Arial"/>
          <w:color w:val="4A4A4A"/>
          <w:sz w:val="24"/>
          <w:szCs w:val="24"/>
        </w:rPr>
        <w:br/>
        <w:t>And the update is not made. How I can really update it ?</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You cannot update it. You’ll have to save the document using a new _id, and then remove the old document.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Skip code block</w:t>
      </w:r>
    </w:p>
    <w:tbl>
      <w:tblPr>
        <w:tblW w:w="14790" w:type="dxa"/>
        <w:tblCellMar>
          <w:left w:w="0" w:type="dxa"/>
          <w:right w:w="0" w:type="dxa"/>
        </w:tblCellMar>
        <w:tblLook w:val="04A0" w:firstRow="1" w:lastRow="0" w:firstColumn="1" w:lastColumn="0" w:noHBand="0" w:noVBand="1"/>
      </w:tblPr>
      <w:tblGrid>
        <w:gridCol w:w="555"/>
        <w:gridCol w:w="1423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tc>
        <w:tc>
          <w:tcPr>
            <w:tcW w:w="1423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store the document in a variable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doc = db.clients.findOne({_id: ObjectId(“4cc45467c55f4d2d2a000002”)})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set a new _id on the document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doc._id = ObjectId(“4c8a331bda76c559ef000004”)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insert the document, using the new _id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db.clients.insert(doc)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remove the document with the old _id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db.clients.remove({_id: ObjectId(“4cc45467c55f4d2d2a000002”)})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To do</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it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your whole collection you can also use a loop (based on Niels example):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db.status.find().forEach(function(doc){ 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id=doc._id; doc._id=doc.UserId; db.status.insert(doc); db.status.remove({_id:id}); })</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In this case UserId was the new ID I wanted to use</w:t>
      </w:r>
    </w:p>
    <w:p w:rsidR="00643C57" w:rsidRPr="00643C57" w:rsidRDefault="00643C57" w:rsidP="00643C57">
      <w:pPr>
        <w:shd w:val="clear" w:color="auto" w:fill="EEEEEE"/>
        <w:spacing w:after="0" w:line="240" w:lineRule="auto"/>
        <w:jc w:val="both"/>
        <w:rPr>
          <w:rFonts w:ascii="Arial" w:eastAsia="Times New Roman" w:hAnsi="Arial" w:cs="Arial"/>
          <w:color w:val="222222"/>
          <w:sz w:val="20"/>
          <w:szCs w:val="20"/>
        </w:rPr>
      </w:pPr>
      <w:r w:rsidRPr="00643C57">
        <w:rPr>
          <w:rFonts w:ascii="Arial" w:eastAsia="Times New Roman" w:hAnsi="Arial" w:cs="Arial"/>
          <w:b/>
          <w:bCs/>
          <w:color w:val="222222"/>
          <w:sz w:val="24"/>
          <w:szCs w:val="24"/>
        </w:rPr>
        <w:t>Related Page: </w:t>
      </w:r>
      <w:hyperlink r:id="rId179" w:tgtFrame="_blank" w:history="1">
        <w:r w:rsidRPr="00643C57">
          <w:rPr>
            <w:rFonts w:ascii="Arial" w:eastAsia="Times New Roman" w:hAnsi="Arial" w:cs="Arial"/>
            <w:b/>
            <w:bCs/>
            <w:color w:val="003BBB"/>
            <w:sz w:val="20"/>
            <w:szCs w:val="20"/>
            <w:u w:val="single"/>
          </w:rPr>
          <w:t>MongoDB Query &amp; Examples</w:t>
        </w:r>
      </w:hyperlink>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Q29) Get MongoDB Databases in a Javascript Array?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know that in the MongoDB terminal, I can run “show dbs” to see the available databases. I want to get them programmatically so that I can iterate over them and delete some based upon a regular expression.</w:t>
      </w:r>
      <w:r w:rsidRPr="00643C57">
        <w:rPr>
          <w:rFonts w:ascii="Arial" w:eastAsia="Times New Roman" w:hAnsi="Arial" w:cs="Arial"/>
          <w:color w:val="4A4A4A"/>
          <w:sz w:val="24"/>
          <w:szCs w:val="24"/>
        </w:rPr>
        <w:br/>
        <w:t>I have tried db.runCommand(“show dbs”) but that doesn’t work.</w:t>
      </w:r>
      <w:r w:rsidRPr="00643C57">
        <w:rPr>
          <w:rFonts w:ascii="Arial" w:eastAsia="Times New Roman" w:hAnsi="Arial" w:cs="Arial"/>
          <w:color w:val="4A4A4A"/>
          <w:sz w:val="24"/>
          <w:szCs w:val="24"/>
        </w:rPr>
        <w:br/>
        <w:t>Thanks in advance.</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db.getMongo().getDBNames()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“test”,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“admin”,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“local”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db.getMongo().getDBNames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function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return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this.getDBs().databases.map(function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(z) {return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z.name;});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Based upon this answer</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href="https://groups.google.com/group/mongodb-user/browse_thread/thread/9b3568f3a3cf4271,"&gt;https://groups.google.com/group/mongodb-user/browse_thread/thread/9b3568f3a3cf4271, &lt;/a&gt;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was able to code up a solution.</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use admin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dbs = db.runCommand({listDatabases: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dbNames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dbs.databases) { dbNames.push(dbs.databases[i].name)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Hopefully 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will help someone else.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The below will create an array of the names of the database: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connection =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Mongo();</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dbNames = connection.getDBNames();</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lastRenderedPageBreak/>
        <w:t>Q31) MongoDB and “joins”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I’m sure MongoDB doesn’t officially support “joins”. What does this mean? Does this mean “We cannot connect two collections(tables) together.”?</w:t>
      </w:r>
      <w:r w:rsidRPr="00643C57">
        <w:rPr>
          <w:rFonts w:ascii="Arial" w:eastAsia="Times New Roman" w:hAnsi="Arial" w:cs="Arial"/>
          <w:color w:val="4A4A4A"/>
          <w:sz w:val="24"/>
          <w:szCs w:val="24"/>
        </w:rPr>
        <w:br/>
        <w:t>I think if we put the value for _id in collection A to the other_id in collection B, can we simply connect two collections?</w:t>
      </w:r>
      <w:r w:rsidRPr="00643C57">
        <w:rPr>
          <w:rFonts w:ascii="Arial" w:eastAsia="Times New Roman" w:hAnsi="Arial" w:cs="Arial"/>
          <w:color w:val="4A4A4A"/>
          <w:sz w:val="24"/>
          <w:szCs w:val="24"/>
        </w:rPr>
        <w:br/>
        <w:t>If my understanding is correct, MongoDB can connect two tables together, say, when we run a query. This is done by “Reference” written in</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href="https://www.mongodb.org/display/DOCS/Schema+Design"&gt;https://www.mongodb.org/display/DOCS/Schema+Design&lt;/a&gt;.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Then what does “joins” really mean?</w:t>
      </w:r>
      <w:r w:rsidRPr="00643C57">
        <w:rPr>
          <w:rFonts w:ascii="Arial" w:eastAsia="Times New Roman" w:hAnsi="Arial" w:cs="Arial"/>
          <w:color w:val="4A4A4A"/>
          <w:sz w:val="24"/>
          <w:szCs w:val="24"/>
        </w:rPr>
        <w:br/>
        <w:t>I’d love to know the answer because this is essential to learn MongoDB schema design.</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href="https://www.mongodb.org/display/DOCS/Schema+Design"&gt;https://www.mongodb.org/display/DOCS/Schema+Design&lt;/a&gt;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It’s no join since the relationship will only be evaluated when needed. A join (in a SQL database) on the other hand will resolve relationships and return them as if they were a single table (you “join two tables into one”). You can read more about DBRef here: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href="https://docs.mongodb.org/manual/applications/database-references/"&gt;https://docs.mongodb.org/manual/applications/database-references/&lt;/a&gt;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There are two possible solutions for resolving references. One is to do it manually, as you have almost described. Just save a document’s _id in another document’s other_id, then write your own function to resolve the relationship. The other solution is to use DBRefs as described on the manual page above, which will make MongoDB resolve the relationship client-side on demand. Which solution you choose does not matter so much because both methods will resolve the relationship client-side (note that a SQL database resolves joins on the server-side).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 database does not do joins — or automatic “linking” between documents. However you can do it yourself client side. If you need to do 2, that is ok, but if you had to do 2000, the number of client/server turnarounds would make the operation slow.</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In MongoDB a common pattern is embedding. In relational when normalizing things get broken into parts. Often in mongo these pieces end up being a single document, so no join is needed anyway. But when one is needed, one does it client-side.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Consider the classic ORDER, ORDER-LINEITEM example. One order and 8 line items are 9 rows in relational; in MongoDB we would typically just model this as a single BSON document which is an order with an array of embedded line items. So in that case, the join issue does not arise. However the order would have a CUSTOMER which probably is a separate collection – the client could read the cust_id from the order document, and then go fetch it as needed separately.</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There are some videos and slides for schema design talks on the mongodb.org web site I belive.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 first example you link to shows how MongoDB references behave much like lazy loading not like a join. There isn’t a query there that’s happening on both collections, rather you query one and then you lookup items from another collection by reference.</w:t>
      </w:r>
    </w:p>
    <w:p w:rsidR="00643C57" w:rsidRPr="00643C57" w:rsidRDefault="00643C57" w:rsidP="00643C57">
      <w:pPr>
        <w:shd w:val="clear" w:color="auto" w:fill="FFFFFF"/>
        <w:spacing w:after="0" w:line="240" w:lineRule="auto"/>
        <w:jc w:val="both"/>
        <w:outlineLvl w:val="2"/>
        <w:rPr>
          <w:rFonts w:ascii="Arial" w:eastAsia="Times New Roman" w:hAnsi="Arial" w:cs="Arial"/>
          <w:b/>
          <w:bCs/>
          <w:color w:val="222222"/>
          <w:sz w:val="30"/>
          <w:szCs w:val="30"/>
        </w:rPr>
      </w:pPr>
      <w:r w:rsidRPr="00643C57">
        <w:rPr>
          <w:rFonts w:ascii="Arial" w:eastAsia="Times New Roman" w:hAnsi="Arial" w:cs="Arial"/>
          <w:b/>
          <w:bCs/>
          <w:color w:val="222222"/>
          <w:sz w:val="24"/>
          <w:szCs w:val="24"/>
        </w:rPr>
        <w:t>Mongo interface</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Q31) What are some GUIs to use with Mongo, and what features do they offer? I’m looking for facts here, not opinions on which interface is best.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Official List from MongoDB</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href="https://www.mongodb.org/display/DOCS/Admin+UIs"&gt;https://www.mongodb.org/display/DOCS/Admin+UIs&lt;/a&gt;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Web Based</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For PHP, I’d recommend Rock Mongo. Solid, lots of great features, easy setup.</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href="https://rockmongo.com/"&gt;https://rockmongo.com/&lt;/a&gt;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you don’t want to install anything … you can use MongoHQ’s web interface (even if you your MongoDB isn’t on MongoHQ.)</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href="https://mongohq.com/home"&gt;https://mongohq.com/home&lt;/a&gt;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Mac OS X</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While MongoHub had been a decent option for a while it’s bugs make it virtually unusable at this point …</w:t>
      </w:r>
      <w:r w:rsidRPr="00643C57">
        <w:rPr>
          <w:rFonts w:ascii="Arial" w:eastAsia="Times New Roman" w:hAnsi="Arial" w:cs="Arial"/>
          <w:color w:val="4A4A4A"/>
          <w:sz w:val="24"/>
          <w:szCs w:val="24"/>
        </w:rPr>
        <w:br/>
        <w:t>There is a more up-to-date (and less buggy) fork of the MongoHub project available: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https://github.com/fotonauts/MongoHub-Mac you can download a binary here.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lastRenderedPageBreak/>
        <w:t>Windows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By far, the best UI (for Windows) currently out there is MongoVUE.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href="https://blog.mongovue.com/"&gt;https://blog.mongovue.com/&lt;/a&gt;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Looks great, lots of features, and if you are new it will really help you get going.</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href="https://blog.mongovue.com/features/"&gt;https://blog.mongovue.com/features/&lt;/a&gt;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Here’s a Q&amp;A with the author too if you are interested</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href="https://learnmongo.com/posts/qa-ishann-kumar-creator-of-mongovue/"&gt;https://learnmongo.com/posts/qa-ishann-kumar-creator-of-mongovue/&lt;/a&gt;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On Mac there is MongoHub. On Windows you could try MongoVUE.</w:t>
      </w:r>
      <w:r w:rsidRPr="00643C57">
        <w:rPr>
          <w:rFonts w:ascii="Arial" w:eastAsia="Times New Roman" w:hAnsi="Arial" w:cs="Arial"/>
          <w:color w:val="4A4A4A"/>
          <w:sz w:val="24"/>
          <w:szCs w:val="24"/>
        </w:rPr>
        <w:br/>
        <w:t>Also see Do any visual tools exist for MongoDB (for Windows)?</w:t>
      </w:r>
      <w:r w:rsidRPr="00643C57">
        <w:rPr>
          <w:rFonts w:ascii="Arial" w:eastAsia="Times New Roman" w:hAnsi="Arial" w:cs="Arial"/>
          <w:color w:val="4A4A4A"/>
          <w:sz w:val="24"/>
          <w:szCs w:val="24"/>
        </w:rPr>
        <w:br/>
        <w:t>Screenshot of MongoHub:</w:t>
      </w:r>
      <w:r w:rsidRPr="00643C57">
        <w:rPr>
          <w:rFonts w:ascii="Arial" w:eastAsia="Times New Roman" w:hAnsi="Arial" w:cs="Arial"/>
          <w:color w:val="4A4A4A"/>
          <w:sz w:val="24"/>
          <w:szCs w:val="24"/>
        </w:rPr>
        <w:br/>
        <w:t>Here’s the official page of Admin UIs.</w:t>
      </w:r>
      <w:r w:rsidRPr="00643C57">
        <w:rPr>
          <w:rFonts w:ascii="Arial" w:eastAsia="Times New Roman" w:hAnsi="Arial" w:cs="Arial"/>
          <w:color w:val="4A4A4A"/>
          <w:sz w:val="24"/>
          <w:szCs w:val="24"/>
        </w:rPr>
        <w:br/>
        <w:t>I have not really used any of them. But it looks like there is quite a bit of coverage there.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Web</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At the shop where I work we use the Prudence platform for some stuff, and also MongoDB, so we of course use MongoVision a lot. Browser based, tabbed collection views, pretty-printed document editor, and three themes OOB. Open source.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href="https://code.google.com/p/mongo-vision/"&gt;https://code.google.com/p/mongo-vision/&lt;/a&gt;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OS X</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MongoHub was as reliable as MongoVision.</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https://mongohub.todayclose.com/</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Q32) Why not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recently used MongoDB for the first time and found it exceptionally easy to use and high-performing. Which leads to my question – why not MongoDB?</w:t>
      </w:r>
      <w:r w:rsidRPr="00643C57">
        <w:rPr>
          <w:rFonts w:ascii="Arial" w:eastAsia="Times New Roman" w:hAnsi="Arial" w:cs="Arial"/>
          <w:color w:val="4A4A4A"/>
          <w:sz w:val="24"/>
          <w:szCs w:val="24"/>
        </w:rPr>
        <w:br/>
        <w:t>Lets say I am implementing a Q &amp; A app. My approach would be to implement the User data in a MySQL database and then use MongoDB for the question and answer storage – one collection storing a question and all responses.</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Q33) Is there anything wrong with this approach?</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lastRenderedPageBreak/>
        <w:t>Ans: </w:t>
      </w:r>
      <w:r w:rsidRPr="00643C57">
        <w:rPr>
          <w:rFonts w:ascii="Arial" w:eastAsia="Times New Roman" w:hAnsi="Arial" w:cs="Arial"/>
          <w:color w:val="4A4A4A"/>
          <w:sz w:val="24"/>
          <w:szCs w:val="24"/>
        </w:rPr>
        <w:t>MongoDB sounds like a fine application for your problem, but there are plenty of reasons why you would not use it.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MongoDB would not be well suited for applications that need:</w:t>
      </w:r>
    </w:p>
    <w:p w:rsidR="00643C57" w:rsidRPr="00643C57" w:rsidRDefault="00643C57" w:rsidP="00643C57">
      <w:pPr>
        <w:numPr>
          <w:ilvl w:val="0"/>
          <w:numId w:val="164"/>
        </w:numPr>
        <w:shd w:val="clear" w:color="auto" w:fill="FFFFFF"/>
        <w:spacing w:before="75" w:after="75"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Multi-Object Transactions: MongoDB only supports ACID transactions for a single document.</w:t>
      </w:r>
    </w:p>
    <w:p w:rsidR="00643C57" w:rsidRPr="00643C57" w:rsidRDefault="00643C57" w:rsidP="00643C57">
      <w:pPr>
        <w:numPr>
          <w:ilvl w:val="0"/>
          <w:numId w:val="164"/>
        </w:numPr>
        <w:shd w:val="clear" w:color="auto" w:fill="FFFFFF"/>
        <w:spacing w:before="75" w:after="75"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SQL: SQL is well-known and a lot of people know how to write very complex queries to do lots of things. This knowledge is transferrable across a lot of implementations where MongoDB’s queries language are specific to it.</w:t>
      </w:r>
    </w:p>
    <w:p w:rsidR="00643C57" w:rsidRPr="00643C57" w:rsidRDefault="00643C57" w:rsidP="00643C57">
      <w:pPr>
        <w:numPr>
          <w:ilvl w:val="0"/>
          <w:numId w:val="164"/>
        </w:numPr>
        <w:shd w:val="clear" w:color="auto" w:fill="FFFFFF"/>
        <w:spacing w:before="75" w:after="75"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Strong ACID guarantees: MongoDB allows for things like inconsistent reads which is fine in some applications, but not in all.</w:t>
      </w:r>
    </w:p>
    <w:p w:rsidR="00643C57" w:rsidRPr="00643C57" w:rsidRDefault="00643C57" w:rsidP="00643C57">
      <w:pPr>
        <w:numPr>
          <w:ilvl w:val="0"/>
          <w:numId w:val="164"/>
        </w:numPr>
        <w:shd w:val="clear" w:color="auto" w:fill="FFFFFF"/>
        <w:spacing w:before="75" w:after="75"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Traditional BI: A lot of very powerful tools exist that allow for OLAP and other strong BI applications and those run against traditional SQL database.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Possible downsides: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p>
    <w:p w:rsidR="00643C57" w:rsidRPr="00643C57" w:rsidRDefault="00643C57" w:rsidP="00643C57">
      <w:pPr>
        <w:numPr>
          <w:ilvl w:val="0"/>
          <w:numId w:val="165"/>
        </w:numPr>
        <w:shd w:val="clear" w:color="auto" w:fill="FFFFFF"/>
        <w:spacing w:before="75" w:after="75"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You work in an organization that has only used SQL relational databases. You have no approval or support for using a NoSQL database yet.</w:t>
      </w:r>
    </w:p>
    <w:p w:rsidR="00643C57" w:rsidRPr="00643C57" w:rsidRDefault="00643C57" w:rsidP="00643C57">
      <w:pPr>
        <w:numPr>
          <w:ilvl w:val="0"/>
          <w:numId w:val="165"/>
        </w:numPr>
        <w:shd w:val="clear" w:color="auto" w:fill="FFFFFF"/>
        <w:spacing w:before="75" w:after="75"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You’ve never administered a MongoDB cluster; there’s a learning curve, as with all technologies.</w:t>
      </w:r>
    </w:p>
    <w:p w:rsidR="00643C57" w:rsidRPr="00643C57" w:rsidRDefault="00643C57" w:rsidP="00643C57">
      <w:pPr>
        <w:numPr>
          <w:ilvl w:val="0"/>
          <w:numId w:val="165"/>
        </w:numPr>
        <w:shd w:val="clear" w:color="auto" w:fill="FFFFFF"/>
        <w:spacing w:before="75" w:after="75"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Your data is really relational (e.g., one User has many Questions; a Question has many Answers), and you’ve overlooked the possibility.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MondoDB is a fine solution, a good alternative for those situations where it applies. If you can use it, why not?</w:t>
      </w:r>
      <w:r w:rsidRPr="00643C57">
        <w:rPr>
          <w:rFonts w:ascii="Arial" w:eastAsia="Times New Roman" w:hAnsi="Arial" w:cs="Arial"/>
          <w:color w:val="4A4A4A"/>
          <w:sz w:val="24"/>
          <w:szCs w:val="24"/>
        </w:rPr>
        <w:br/>
        <w:t>MongoDB is a brilliant database and I enjoy using it. That said, it has a few gotchas if you come from the world of SQL.</w:t>
      </w:r>
      <w:r w:rsidRPr="00643C57">
        <w:rPr>
          <w:rFonts w:ascii="Arial" w:eastAsia="Times New Roman" w:hAnsi="Arial" w:cs="Arial"/>
          <w:color w:val="4A4A4A"/>
          <w:sz w:val="24"/>
          <w:szCs w:val="24"/>
        </w:rPr>
        <w:br/>
        <w:t>Apart from ACID and other things that are well documented (and in other answers too), these things have caught us by surprise: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1. MongoDB expects you to have memory.</w:t>
      </w:r>
      <w:r w:rsidRPr="00643C57">
        <w:rPr>
          <w:rFonts w:ascii="Arial" w:eastAsia="Times New Roman" w:hAnsi="Arial" w:cs="Arial"/>
          <w:b/>
          <w:bCs/>
          <w:color w:val="4A4A4A"/>
          <w:sz w:val="24"/>
          <w:szCs w:val="24"/>
        </w:rPr>
        <w:t> Lots of memory.</w:t>
      </w:r>
      <w:r w:rsidRPr="00643C57">
        <w:rPr>
          <w:rFonts w:ascii="Arial" w:eastAsia="Times New Roman" w:hAnsi="Arial" w:cs="Arial"/>
          <w:color w:val="4A4A4A"/>
          <w:sz w:val="24"/>
          <w:szCs w:val="24"/>
        </w:rPr>
        <w:t> If you can’t fit your working set in memory, you can forget about it. This is different from most relational DBs which use memory only as cache! </w:t>
      </w:r>
      <w:r w:rsidRPr="00643C57">
        <w:rPr>
          <w:rFonts w:ascii="Arial" w:eastAsia="Times New Roman" w:hAnsi="Arial" w:cs="Arial"/>
          <w:b/>
          <w:bCs/>
          <w:color w:val="4A4A4A"/>
          <w:sz w:val="24"/>
          <w:szCs w:val="24"/>
        </w:rPr>
        <w:t>To be more specific: </w:t>
      </w:r>
      <w:r w:rsidRPr="00643C57">
        <w:rPr>
          <w:rFonts w:ascii="Arial" w:eastAsia="Times New Roman" w:hAnsi="Arial" w:cs="Arial"/>
          <w:color w:val="4A4A4A"/>
          <w:sz w:val="24"/>
          <w:szCs w:val="24"/>
        </w:rPr>
        <w:t xml:space="preserve">MongoDB uses RAM as primary storage and “swaps” the unneeded parts out to disk (Mongo leaves the decision over which parts get “swapped” to kernel). Traditional RDBMS work the other way around – they use disk as primary storage and use RAM as caching mechanism. So in general MongoDB uses more RAM. This is not a bad thing by itself, but as a consequence “real” RAM consumption is difficult to predict, which can lead to serious </w:t>
      </w:r>
      <w:r w:rsidRPr="00643C57">
        <w:rPr>
          <w:rFonts w:ascii="Arial" w:eastAsia="Times New Roman" w:hAnsi="Arial" w:cs="Arial"/>
          <w:color w:val="4A4A4A"/>
          <w:sz w:val="24"/>
          <w:szCs w:val="24"/>
        </w:rPr>
        <w:lastRenderedPageBreak/>
        <w:t>and unexpected degradation of performance once the working set grows over the (hard to predict) limit.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2. </w:t>
      </w:r>
      <w:r w:rsidRPr="00643C57">
        <w:rPr>
          <w:rFonts w:ascii="Arial" w:eastAsia="Times New Roman" w:hAnsi="Arial" w:cs="Arial"/>
          <w:b/>
          <w:bCs/>
          <w:color w:val="4A4A4A"/>
          <w:sz w:val="24"/>
          <w:szCs w:val="24"/>
        </w:rPr>
        <w:t>Storage does not auto-shrink</w:t>
      </w:r>
      <w:r w:rsidRPr="00643C57">
        <w:rPr>
          <w:rFonts w:ascii="Arial" w:eastAsia="Times New Roman" w:hAnsi="Arial" w:cs="Arial"/>
          <w:color w:val="4A4A4A"/>
          <w:sz w:val="24"/>
          <w:szCs w:val="24"/>
        </w:rPr>
        <w:t> when you remove records. The space that is allocated per collection stays allocated until you either repair DB or drop the collection. And it is allocated in huge chunks on a DB level (data files), which are then allocated to collections when needed (extents). That said, inside the collection’s allocated space the documents that are removed DO release their space for other documents in the same collection. This is a good explanation of concepts: </w:t>
      </w:r>
      <w:hyperlink r:id="rId180" w:history="1">
        <w:r w:rsidRPr="00643C57">
          <w:rPr>
            <w:rFonts w:ascii="Arial" w:eastAsia="Times New Roman" w:hAnsi="Arial" w:cs="Arial"/>
            <w:color w:val="003BBB"/>
            <w:sz w:val="24"/>
            <w:szCs w:val="24"/>
            <w:u w:val="single"/>
          </w:rPr>
          <w:t>https://www.10gen.com/presentations/storage-engine-internals</w:t>
        </w:r>
      </w:hyperlink>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3. As a contrast to SQL which is parsed server-side, in Mongo you pass the data structures to query and CRUD functions. The consequence is that</w:t>
      </w:r>
      <w:r w:rsidRPr="00643C57">
        <w:rPr>
          <w:rFonts w:ascii="Arial" w:eastAsia="Times New Roman" w:hAnsi="Arial" w:cs="Arial"/>
          <w:b/>
          <w:bCs/>
          <w:color w:val="4A4A4A"/>
          <w:sz w:val="24"/>
          <w:szCs w:val="24"/>
        </w:rPr>
        <w:t> each driver provides a different syntax</w:t>
      </w:r>
      <w:r w:rsidRPr="00643C57">
        <w:rPr>
          <w:rFonts w:ascii="Arial" w:eastAsia="Times New Roman" w:hAnsi="Arial" w:cs="Arial"/>
          <w:color w:val="4A4A4A"/>
          <w:sz w:val="24"/>
          <w:szCs w:val="24"/>
        </w:rPr>
        <w:t>, which is a bit annoying. For instance, PyMongo uses a list of tuples instead of a dictionary (probably because dict in Python does not preserve order of keys) to specify which fields will be returned byfind(): (to be fair, that was probably the only sane way to do it – but it is a consequence of not using string-based language such as SQL)</w:t>
      </w:r>
      <w:r w:rsidRPr="00643C57">
        <w:rPr>
          <w:rFonts w:ascii="Arial" w:eastAsia="Times New Roman" w:hAnsi="Arial" w:cs="Arial"/>
          <w:color w:val="4A4A4A"/>
          <w:sz w:val="24"/>
          <w:szCs w:val="24"/>
        </w:rPr>
        <w:br/>
        <w:t>a.   MongoDB shell: db.test.find({}, {a:1})</w:t>
      </w:r>
      <w:r w:rsidRPr="00643C57">
        <w:rPr>
          <w:rFonts w:ascii="Arial" w:eastAsia="Times New Roman" w:hAnsi="Arial" w:cs="Arial"/>
          <w:color w:val="4A4A4A"/>
          <w:sz w:val="24"/>
          <w:szCs w:val="24"/>
        </w:rPr>
        <w:br/>
        <w:t>b.   PyMongo: db.find({}, fields=[(a,1,)]</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This should not be viewed as a criticism of MongoDB – I enjoy using it and it has proven to be a reliable and performant tool. But to use it properly you need to learn about its space management.</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Q34) Track MongoDB performance?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Is there a way to track ‘query’ performance in MongoDB? Specially testing indexes or subdocuments?</w:t>
      </w:r>
      <w:r w:rsidRPr="00643C57">
        <w:rPr>
          <w:rFonts w:ascii="Arial" w:eastAsia="Times New Roman" w:hAnsi="Arial" w:cs="Arial"/>
          <w:color w:val="4A4A4A"/>
          <w:sz w:val="24"/>
          <w:szCs w:val="24"/>
        </w:rPr>
        <w:br/>
        <w:t>In sql you can run queries, see execution time and other analytic metrics.</w:t>
      </w:r>
      <w:r w:rsidRPr="00643C57">
        <w:rPr>
          <w:rFonts w:ascii="Arial" w:eastAsia="Times New Roman" w:hAnsi="Arial" w:cs="Arial"/>
          <w:color w:val="4A4A4A"/>
          <w:sz w:val="24"/>
          <w:szCs w:val="24"/>
        </w:rPr>
        <w:br/>
        <w:t>I have a huge mongoDB collection and want to try different variations and indexes, not sure how to test it, would be nice to see how long did it take to find a record.. (I am new in MongoDB). Thanks</w:t>
      </w:r>
      <w:r w:rsidRPr="00643C57">
        <w:rPr>
          <w:rFonts w:ascii="Arial" w:eastAsia="Times New Roman" w:hAnsi="Arial" w:cs="Arial"/>
          <w:color w:val="4A4A4A"/>
          <w:sz w:val="24"/>
          <w:szCs w:val="24"/>
        </w:rPr>
        <w:br/>
        <w:t>There are two things here that you’ll likely be familiar with.</w:t>
      </w:r>
      <w:r w:rsidRPr="00643C57">
        <w:rPr>
          <w:rFonts w:ascii="Arial" w:eastAsia="Times New Roman" w:hAnsi="Arial" w:cs="Arial"/>
          <w:color w:val="4A4A4A"/>
          <w:sz w:val="24"/>
          <w:szCs w:val="24"/>
        </w:rPr>
        <w:br/>
        <w:t>1. Explain plans</w:t>
      </w:r>
      <w:r w:rsidRPr="00643C57">
        <w:rPr>
          <w:rFonts w:ascii="Arial" w:eastAsia="Times New Roman" w:hAnsi="Arial" w:cs="Arial"/>
          <w:color w:val="4A4A4A"/>
          <w:sz w:val="24"/>
          <w:szCs w:val="24"/>
        </w:rPr>
        <w:br/>
        <w:t>2. Slow Logs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Explain Plans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Here are some basic docs on explain. Running explain is as simple asdb.foo.find(query).explain(). (note that this actually runs the query, so if your query is slow this will be too)</w:t>
      </w:r>
      <w:r w:rsidRPr="00643C57">
        <w:rPr>
          <w:rFonts w:ascii="Arial" w:eastAsia="Times New Roman" w:hAnsi="Arial" w:cs="Arial"/>
          <w:color w:val="4A4A4A"/>
          <w:sz w:val="24"/>
          <w:szCs w:val="24"/>
        </w:rPr>
        <w:br/>
        <w:t>To understand the output, you’ll want to check some of the docs on the slow logs below. You’re basically given details about “how much index was scanned”, “how many are found”, etc. As is the case with such performance details, interpretation is really up to you. Read the docs above and below to point you in the right direction.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Slow Logs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By default, slow logs are active with a threshold of 100ms. Here’s a link to the full documentation on profiling. A couple of key points to get you started:</w:t>
      </w:r>
      <w:r w:rsidRPr="00643C57">
        <w:rPr>
          <w:rFonts w:ascii="Arial" w:eastAsia="Times New Roman" w:hAnsi="Arial" w:cs="Arial"/>
          <w:color w:val="4A4A4A"/>
          <w:sz w:val="24"/>
          <w:szCs w:val="24"/>
        </w:rPr>
        <w:br/>
        <w:t>Get/Set profiling:</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db.setProfilingLevel(2); // 0 =&gt; none, 1 =&gt; slow, 2 =&gt; all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db.getProfilingLevel();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See slow queries: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db.system.profile.find()</w:t>
            </w:r>
          </w:p>
        </w:tc>
      </w:tr>
    </w:tbl>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Q35) Mongodb can’t start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today I updated my Mongo.. mongodb-stable (from 10gen repo)</w:t>
      </w:r>
      <w:r w:rsidRPr="00643C57">
        <w:rPr>
          <w:rFonts w:ascii="Arial" w:eastAsia="Times New Roman" w:hAnsi="Arial" w:cs="Arial"/>
          <w:color w:val="4A4A4A"/>
          <w:sz w:val="24"/>
          <w:szCs w:val="24"/>
        </w:rPr>
        <w:br/>
        <w:t>but my service has down. the following command not working</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sudo service mongodb start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start: Unknown job: mongodb</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even this command not working</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sudo /etc/init.d/mongodb start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Rather than invoking init scripts through /etc/init.d, use the service(8)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utility, e.g. service mongodb start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Since the script you are attempting to invoke has been converted to an</w:t>
      </w:r>
      <w:r w:rsidRPr="00643C57">
        <w:rPr>
          <w:rFonts w:ascii="Arial" w:eastAsia="Times New Roman" w:hAnsi="Arial" w:cs="Arial"/>
          <w:color w:val="4A4A4A"/>
          <w:sz w:val="24"/>
          <w:szCs w:val="24"/>
        </w:rPr>
        <w:br/>
        <w:t>Upstart job, you may also use the start(8) utility, e.g. start mongodb</w:t>
      </w:r>
      <w:r w:rsidRPr="00643C57">
        <w:rPr>
          <w:rFonts w:ascii="Arial" w:eastAsia="Times New Roman" w:hAnsi="Arial" w:cs="Arial"/>
          <w:color w:val="4A4A4A"/>
          <w:sz w:val="24"/>
          <w:szCs w:val="24"/>
        </w:rPr>
        <w:br/>
        <w:t>start: Unknown job: mongodb</w:t>
      </w:r>
      <w:r w:rsidRPr="00643C57">
        <w:rPr>
          <w:rFonts w:ascii="Arial" w:eastAsia="Times New Roman" w:hAnsi="Arial" w:cs="Arial"/>
          <w:color w:val="4A4A4A"/>
          <w:sz w:val="24"/>
          <w:szCs w:val="24"/>
        </w:rPr>
        <w:br/>
        <w:t>there is no mongo process running</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ps -ef|grep mongo</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user  9689  8121  0 13:01 pts/1    00:00:00 grep –color=auto mongo</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log is here</w:t>
      </w:r>
      <w:r w:rsidRPr="00643C57">
        <w:rPr>
          <w:rFonts w:ascii="Arial" w:eastAsia="Times New Roman" w:hAnsi="Arial" w:cs="Arial"/>
          <w:color w:val="4A4A4A"/>
          <w:sz w:val="24"/>
          <w:szCs w:val="24"/>
        </w:rPr>
        <w:br/>
        <w:t>Skip code block</w:t>
      </w:r>
    </w:p>
    <w:tbl>
      <w:tblPr>
        <w:tblW w:w="12420" w:type="dxa"/>
        <w:tblCellMar>
          <w:left w:w="0" w:type="dxa"/>
          <w:right w:w="0" w:type="dxa"/>
        </w:tblCellMar>
        <w:tblLook w:val="04A0" w:firstRow="1" w:lastRow="0" w:firstColumn="1" w:lastColumn="0" w:noHBand="0" w:noVBand="1"/>
      </w:tblPr>
      <w:tblGrid>
        <w:gridCol w:w="555"/>
        <w:gridCol w:w="1186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tc>
        <w:tc>
          <w:tcPr>
            <w:tcW w:w="1186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tail /var/log/mongodb/mongodb.log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Dec 10 11:24:35 [conn4] end connection 127.0.0.1:54217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Dec 10 11:25:35 [initandlisten] connection accepted from 127.0.0.1:54229</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Dec 10 11:26:25 [initandlisten] connection accepted from 127.0.0.1:54243</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Dec 10 11:26:30 [conn6] end connection 127.0.0.1:54243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xml:space="preserve">Fri Dec 10 11:30:13 got kill or ctrl c or hup signal 15 (Terminated), will terminate after current </w:t>
            </w:r>
            <w:r w:rsidRPr="00643C57">
              <w:rPr>
                <w:rFonts w:ascii="Courier New" w:eastAsia="Times New Roman" w:hAnsi="Courier New" w:cs="Courier New"/>
                <w:sz w:val="20"/>
                <w:szCs w:val="20"/>
              </w:rPr>
              <w:lastRenderedPageBreak/>
              <w:t>cmd ends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Dec 10 11:30:13 [interruptThread] now exiting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Dec 10 11:30:13 dbexit: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Dec 10 11:30:13 [interruptThread] shutdown: going to close listening sockets…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Dec 10 11:30:13 [interruptThread] closing listening socket: 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Dec 10 11:30:13 [interruptThread] closing listening socket: 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Dec 10 11:30:13 [interruptThread] closing listening socket: 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Dec 10 11:30:13 [interruptThread] closing listening socket: 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Dec 10 11:30:13 [interruptThread] shutdown: going to flush oplog…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Dec 10 11:30:13 [interruptThread] shutdown: going to close sockets…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Dec 10 11:30:13 [interruptThread] shutdown: waiting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fs preallocator…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Dec 10 11:30:13 [interruptThread] shutdown: closing all files…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Dec 10 11:30:13     closeAllFiles() finished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Dec 10 11:30:13 [interruptThread] shutdown: removing fs 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Dec 10 11:30:13 dbexit: really exiting now</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now, I’m running Mongo through 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command just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a while, creating process manually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sudo mongod -f /etc/mongodb.conf</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any idea? or has anyone updated Mongo-stable via Update manager?</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Edits</w:t>
      </w:r>
      <w:r w:rsidRPr="00643C57">
        <w:rPr>
          <w:rFonts w:ascii="Arial" w:eastAsia="Times New Roman" w:hAnsi="Arial" w:cs="Arial"/>
          <w:color w:val="4A4A4A"/>
          <w:sz w:val="24"/>
          <w:szCs w:val="24"/>
        </w:rPr>
        <w: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This mongodb version was v1.6.5 and it seems mongo team released it as stable with a bug. And they fixed it immediately at v1.7.4. You can see the major priority issue.</w:t>
      </w:r>
      <w:r w:rsidRPr="00643C57">
        <w:rPr>
          <w:rFonts w:ascii="Arial" w:eastAsia="Times New Roman" w:hAnsi="Arial" w:cs="Arial"/>
          <w:color w:val="4A4A4A"/>
          <w:sz w:val="24"/>
          <w:szCs w:val="24"/>
        </w:rPr>
        <w:br/>
        <w:t>Bug has been reported and fixed.</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https://jira.mongodb.org/browse/SERVER-2200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sudo apt-get purge mongodb-stable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sudo apt-get install mongodb-stable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(remove the lock file if</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present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/var/lib/mongodb)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sudo init 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Then edit /etc/init/mongodb.conf removing the line “limit nofile 20000”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sudo vi /etc/init/mongodb.conf</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sudo service mongodb start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mongodb start/running, process 2351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Worked.</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Running </w:t>
      </w:r>
      <w:r w:rsidRPr="00643C57">
        <w:rPr>
          <w:rFonts w:ascii="Arial" w:eastAsia="Times New Roman" w:hAnsi="Arial" w:cs="Arial"/>
          <w:b/>
          <w:bCs/>
          <w:color w:val="4A4A4A"/>
          <w:sz w:val="24"/>
          <w:szCs w:val="24"/>
        </w:rPr>
        <w:t>Ubuntu 11.10 </w:t>
      </w:r>
      <w:r w:rsidRPr="00643C57">
        <w:rPr>
          <w:rFonts w:ascii="Arial" w:eastAsia="Times New Roman" w:hAnsi="Arial" w:cs="Arial"/>
          <w:color w:val="4A4A4A"/>
          <w:sz w:val="24"/>
          <w:szCs w:val="24"/>
        </w:rPr>
        <w:t>confirm you have the latest version of MongoDB:</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mongod –version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 version v2.2.0</w:t>
            </w:r>
          </w:p>
        </w:tc>
      </w:tr>
    </w:tbl>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(If you don’t have the latest version of MongoDB, follow the &lt;strong&gt;Ubuntu Installation instructions &lt;/strong&gt;at &lt;br&gt;&lt;br&gt;&lt;a href="https://docs.mongodb.org/manual/tutorial/install-mongodb-on-ubuntu/)"&gt; https://docs.mongodb.org/manual/tutorial/install-mongodb-on-ubuntu/)&lt;/a&gt;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First confirm that the </w:t>
      </w:r>
      <w:r w:rsidRPr="00643C57">
        <w:rPr>
          <w:rFonts w:ascii="Arial" w:eastAsia="Times New Roman" w:hAnsi="Arial" w:cs="Arial"/>
          <w:b/>
          <w:bCs/>
          <w:color w:val="4A4A4A"/>
          <w:sz w:val="24"/>
          <w:szCs w:val="24"/>
        </w:rPr>
        <w:t>mongodb </w:t>
      </w:r>
      <w:r w:rsidRPr="00643C57">
        <w:rPr>
          <w:rFonts w:ascii="Arial" w:eastAsia="Times New Roman" w:hAnsi="Arial" w:cs="Arial"/>
          <w:color w:val="4A4A4A"/>
          <w:sz w:val="24"/>
          <w:szCs w:val="24"/>
        </w:rPr>
        <w:t>user/group has permission to write to the data directory:</w:t>
      </w:r>
    </w:p>
    <w:tbl>
      <w:tblPr>
        <w:tblW w:w="10815" w:type="dxa"/>
        <w:tblCellMar>
          <w:left w:w="0" w:type="dxa"/>
          <w:right w:w="0" w:type="dxa"/>
        </w:tblCellMar>
        <w:tblLook w:val="04A0" w:firstRow="1" w:lastRow="0" w:firstColumn="1" w:lastColumn="0" w:noHBand="0" w:noVBand="1"/>
      </w:tblPr>
      <w:tblGrid>
        <w:gridCol w:w="450"/>
        <w:gridCol w:w="1036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36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sudo chown -R mongodb:mongodb /var/lib/mongodb/.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Start up MongoDB as a Daemon (background process) using the following command: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mongod –fork –dbpath /var/lib/mongodb/ –smallfiles –logpath /var/log/mongodb.log –logappend</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To Shut Down MongoDB enter the Mongo CLI, access the admin and issue the shutdown command:</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./mongo</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use admin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db.shutdownServer()</w:t>
            </w:r>
          </w:p>
        </w:tc>
      </w:tr>
    </w:tbl>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See: https://www.mongodb.org/display/DOCS/Starting+and+Stopping+Mongo</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Q36) MongoDB: Unique Key in Embedded Document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Is it possible to set a unique key for a key in an embedded document?</w:t>
      </w:r>
      <w:r w:rsidRPr="00643C57">
        <w:rPr>
          <w:rFonts w:ascii="Arial" w:eastAsia="Times New Roman" w:hAnsi="Arial" w:cs="Arial"/>
          <w:color w:val="4A4A4A"/>
          <w:sz w:val="24"/>
          <w:szCs w:val="24"/>
        </w:rPr>
        <w:br/>
        <w:t>I have a Users collection with the following sample documents:</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“Bob”,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Items: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“Milk”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“Bread”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“Jim”</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Is there a way to create an index on the property Items.Name?</w:t>
      </w:r>
      <w:r w:rsidRPr="00643C57">
        <w:rPr>
          <w:rFonts w:ascii="Arial" w:eastAsia="Times New Roman" w:hAnsi="Arial" w:cs="Arial"/>
          <w:color w:val="4A4A4A"/>
          <w:sz w:val="24"/>
          <w:szCs w:val="24"/>
        </w:rPr>
        <w:br/>
        <w:t>I got the following error when I tried to create an index:</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&gt; db.Users.ensureIndex({“Items.Name”: 1}, {unique:true});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E11000 duplicate key error index: GroceryGuruApp.Users.$Items.Name_1  dup key: {</w:t>
      </w:r>
      <w:r w:rsidRPr="00643C57">
        <w:rPr>
          <w:rFonts w:ascii="Arial" w:eastAsia="Times New Roman" w:hAnsi="Arial" w:cs="Arial"/>
          <w:color w:val="4A4A4A"/>
          <w:sz w:val="24"/>
          <w:szCs w:val="24"/>
        </w:rPr>
        <w:br/>
        <w:t>: null }</w:t>
      </w:r>
      <w:r w:rsidRPr="00643C57">
        <w:rPr>
          <w:rFonts w:ascii="Arial" w:eastAsia="Times New Roman" w:hAnsi="Arial" w:cs="Arial"/>
          <w:color w:val="4A4A4A"/>
          <w:sz w:val="24"/>
          <w:szCs w:val="24"/>
        </w:rPr>
        <w:br/>
        <w:t>Any suggestions? Thank you!</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Unique indexes exist only across collection. To enforce uniqueness and other constraints across document you must do it in client code. (Probably virtual collections would allow that, you could vote for it.)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What are you trying to do in your case is to create index on key Items.Name which doesn’t exist in any of the documents (it doesn’t refer to embedded documents inside array Items), thus it’s null and violates unique constraint across collection.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The index will be across all Users and since you asked it for ‘unique’, no user will be able to have two of the same named item AND no two users will be able to have the same named Item.</w:t>
      </w:r>
      <w:r w:rsidRPr="00643C57">
        <w:rPr>
          <w:rFonts w:ascii="Arial" w:eastAsia="Times New Roman" w:hAnsi="Arial" w:cs="Arial"/>
          <w:color w:val="4A4A4A"/>
          <w:sz w:val="24"/>
          <w:szCs w:val="24"/>
        </w:rPr>
        <w:br/>
        <w:t>Is that what you want?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Furthermore, it appears that it’s objecting to two Users having a ‘null’ value for Items.Name, clearly Jim does, is there another record like that?</w:t>
      </w:r>
      <w:r w:rsidRPr="00643C57">
        <w:rPr>
          <w:rFonts w:ascii="Arial" w:eastAsia="Times New Roman" w:hAnsi="Arial" w:cs="Arial"/>
          <w:color w:val="4A4A4A"/>
          <w:sz w:val="24"/>
          <w:szCs w:val="24"/>
        </w:rPr>
        <w:br/>
        <w:t>It would be unusual to require uniqueness on an indexed collection like this.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MongoDB does allow unique indexes where it indexes only the first of each value, see https://www.mongodb.org/display/DOCS/Indexes#Indexes-DuplicateValues, but I suspect the real solution is to not require uniqueness in this case.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you want to ensure uniqueness only within the Items for a single user you might want to try the $addToSet option. See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href="https://www.mongodb.org/display/DOCS/Updating#Updating-%24addToSet"&gt;https://www.mongodb.org/display/DOCS/Updating#Updating-%24addToSet&lt;/a&gt;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You can create a </w:t>
      </w:r>
      <w:r w:rsidRPr="00643C57">
        <w:rPr>
          <w:rFonts w:ascii="Arial" w:eastAsia="Times New Roman" w:hAnsi="Arial" w:cs="Arial"/>
          <w:b/>
          <w:bCs/>
          <w:color w:val="4A4A4A"/>
          <w:sz w:val="24"/>
          <w:szCs w:val="24"/>
        </w:rPr>
        <w:t>unique compound sparse index</w:t>
      </w:r>
      <w:r w:rsidRPr="00643C57">
        <w:rPr>
          <w:rFonts w:ascii="Arial" w:eastAsia="Times New Roman" w:hAnsi="Arial" w:cs="Arial"/>
          <w:color w:val="4A4A4A"/>
          <w:sz w:val="24"/>
          <w:szCs w:val="24"/>
        </w:rPr>
        <w:t> to accomplish something like what you are hoping for. It may not be the best option (client side still might be better), but it can do what you’re asking depending on specific requirements.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To do it, you’ll need to create another field on the same level as Name: Bob that is unique to each top-level record (could do FirstName + LastName + Address, we’ll call this key Identifier).</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Then create an index like this:</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ensureIndex({‘Identifier’:1, ‘Items.name’:1},{‘unique’:1, ‘sparse’:1})</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 sparse index will ignore items that don’t have the field, so that should get around your NULL key issue. Combining your unique Identifier and Items.name as a compound unique index should ensure that you can’t have the same item name twice per person.</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Although I should add that I’ve only been working with Mongo for a couple of months and my science could be off. This is not based on empirical evidence but rather observed behaviour.</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More on MongoDB Indexes</w:t>
      </w:r>
      <w:r w:rsidRPr="00643C57">
        <w:rPr>
          <w:rFonts w:ascii="Arial" w:eastAsia="Times New Roman" w:hAnsi="Arial" w:cs="Arial"/>
          <w:color w:val="4A4A4A"/>
          <w:sz w:val="24"/>
          <w:szCs w:val="24"/>
        </w:rPr>
        <w:br/>
        <w:t>1. Compound Keys Indexes</w:t>
      </w:r>
      <w:r w:rsidRPr="00643C57">
        <w:rPr>
          <w:rFonts w:ascii="Arial" w:eastAsia="Times New Roman" w:hAnsi="Arial" w:cs="Arial"/>
          <w:color w:val="4A4A4A"/>
          <w:sz w:val="24"/>
          <w:szCs w:val="24"/>
        </w:rPr>
        <w:br/>
        <w:t>2. Sparse Indexes</w:t>
      </w:r>
    </w:p>
    <w:p w:rsidR="00643C57" w:rsidRPr="00643C57" w:rsidRDefault="00643C57" w:rsidP="00643C57">
      <w:pPr>
        <w:shd w:val="clear" w:color="auto" w:fill="EEEEEE"/>
        <w:spacing w:after="0" w:line="240" w:lineRule="auto"/>
        <w:jc w:val="both"/>
        <w:rPr>
          <w:rFonts w:ascii="Arial" w:eastAsia="Times New Roman" w:hAnsi="Arial" w:cs="Arial"/>
          <w:color w:val="222222"/>
          <w:sz w:val="20"/>
          <w:szCs w:val="20"/>
        </w:rPr>
      </w:pPr>
      <w:r w:rsidRPr="00643C57">
        <w:rPr>
          <w:rFonts w:ascii="Arial" w:eastAsia="Times New Roman" w:hAnsi="Arial" w:cs="Arial"/>
          <w:b/>
          <w:bCs/>
          <w:color w:val="222222"/>
          <w:sz w:val="24"/>
          <w:szCs w:val="24"/>
        </w:rPr>
        <w:t>Related Page: </w:t>
      </w:r>
      <w:hyperlink r:id="rId181" w:tgtFrame="_blank" w:history="1">
        <w:r w:rsidRPr="00643C57">
          <w:rPr>
            <w:rFonts w:ascii="Arial" w:eastAsia="Times New Roman" w:hAnsi="Arial" w:cs="Arial"/>
            <w:b/>
            <w:bCs/>
            <w:color w:val="003BBB"/>
            <w:sz w:val="20"/>
            <w:szCs w:val="20"/>
            <w:u w:val="single"/>
          </w:rPr>
          <w:t>MongoDB Vs Elasticsearch Comparison</w:t>
        </w:r>
      </w:hyperlink>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lastRenderedPageBreak/>
        <w:t>Q37) Creating a database in Mongo: can’t connect, get “connect failed”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want to create a new database in Mongo. However, I’m having trouble connecting:</w:t>
      </w:r>
      <w:r w:rsidRPr="00643C57">
        <w:rPr>
          <w:rFonts w:ascii="Arial" w:eastAsia="Times New Roman" w:hAnsi="Arial" w:cs="Arial"/>
          <w:color w:val="4A4A4A"/>
          <w:sz w:val="24"/>
          <w:szCs w:val="24"/>
        </w:rPr>
        <w:br/>
        <w:t>:~$ mongo</w:t>
      </w:r>
      <w:r w:rsidRPr="00643C57">
        <w:rPr>
          <w:rFonts w:ascii="Arial" w:eastAsia="Times New Roman" w:hAnsi="Arial" w:cs="Arial"/>
          <w:color w:val="4A4A4A"/>
          <w:sz w:val="24"/>
          <w:szCs w:val="24"/>
        </w:rPr>
        <w:br/>
        <w:t>MongoDB shell version: 1.6.5</w:t>
      </w:r>
      <w:r w:rsidRPr="00643C57">
        <w:rPr>
          <w:rFonts w:ascii="Arial" w:eastAsia="Times New Roman" w:hAnsi="Arial" w:cs="Arial"/>
          <w:color w:val="4A4A4A"/>
          <w:sz w:val="24"/>
          <w:szCs w:val="24"/>
        </w:rPr>
        <w:br/>
        <w:t>connecting to: test</w:t>
      </w:r>
      <w:r w:rsidRPr="00643C57">
        <w:rPr>
          <w:rFonts w:ascii="Arial" w:eastAsia="Times New Roman" w:hAnsi="Arial" w:cs="Arial"/>
          <w:color w:val="4A4A4A"/>
          <w:sz w:val="24"/>
          <w:szCs w:val="24"/>
        </w:rPr>
        <w:br/>
        <w:t>Tue Dec 21 18:16:25 Error: couldn’t connect to server 127.0.0.1 (anon):1154</w:t>
      </w:r>
      <w:r w:rsidRPr="00643C57">
        <w:rPr>
          <w:rFonts w:ascii="Arial" w:eastAsia="Times New Roman" w:hAnsi="Arial" w:cs="Arial"/>
          <w:color w:val="4A4A4A"/>
          <w:sz w:val="24"/>
          <w:szCs w:val="24"/>
        </w:rPr>
        <w:br/>
        <w:t>exception: connect failed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How can I connect to mongo in order to create a new database? Alternatively, can I create a new database from the command line?</w:t>
      </w:r>
      <w:r w:rsidRPr="00643C57">
        <w:rPr>
          <w:rFonts w:ascii="Arial" w:eastAsia="Times New Roman" w:hAnsi="Arial" w:cs="Arial"/>
          <w:color w:val="4A4A4A"/>
          <w:sz w:val="24"/>
          <w:szCs w:val="24"/>
        </w:rPr>
        <w:br/>
        <w:t>Slightly surprisingly, the Mongo docs don’t seem to cover how to create a database.</w:t>
      </w:r>
      <w:r w:rsidRPr="00643C57">
        <w:rPr>
          <w:rFonts w:ascii="Arial" w:eastAsia="Times New Roman" w:hAnsi="Arial" w:cs="Arial"/>
          <w:color w:val="4A4A4A"/>
          <w:sz w:val="24"/>
          <w:szCs w:val="24"/>
        </w:rPr>
        <w:br/>
        <w:t>Thanks.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In order to open Mongo JavaScript shell, a Listener should be initialized first.</w:t>
      </w:r>
      <w:r w:rsidRPr="00643C57">
        <w:rPr>
          <w:rFonts w:ascii="Arial" w:eastAsia="Times New Roman" w:hAnsi="Arial" w:cs="Arial"/>
          <w:color w:val="4A4A4A"/>
          <w:sz w:val="24"/>
          <w:szCs w:val="24"/>
        </w:rPr>
        <w:br/>
        <w:t>So, first run mongod.exe before running mongo.exe. Both are in the same location(/bin).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There is no separate commands to create a db in mongodb. Just type “use dbname;” in console. Now you have created a db of the name ‘dbname’. Now, if you type ‘show databases’ you cannot see the db name you just created. Because, mongo will not create any db, util you create collection and insert a document into that collection.</w:t>
      </w:r>
      <w:r w:rsidRPr="00643C57">
        <w:rPr>
          <w:rFonts w:ascii="Arial" w:eastAsia="Times New Roman" w:hAnsi="Arial" w:cs="Arial"/>
          <w:color w:val="4A4A4A"/>
          <w:sz w:val="24"/>
          <w:szCs w:val="24"/>
        </w:rPr>
        <w:br/>
        <w:t>Hope this is useful to you!</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1. cd /var/lib/mongodb/</w:t>
      </w:r>
      <w:r w:rsidRPr="00643C57">
        <w:rPr>
          <w:rFonts w:ascii="Arial" w:eastAsia="Times New Roman" w:hAnsi="Arial" w:cs="Arial"/>
          <w:color w:val="4A4A4A"/>
          <w:sz w:val="24"/>
          <w:szCs w:val="24"/>
        </w:rPr>
        <w:br/>
        <w:t>2. Remove mongod.lock file from this folder</w:t>
      </w:r>
      <w:r w:rsidRPr="00643C57">
        <w:rPr>
          <w:rFonts w:ascii="Arial" w:eastAsia="Times New Roman" w:hAnsi="Arial" w:cs="Arial"/>
          <w:color w:val="4A4A4A"/>
          <w:sz w:val="24"/>
          <w:szCs w:val="24"/>
        </w:rPr>
        <w:br/>
        <w:t>3. Sudo start mongodb (in console)</w:t>
      </w:r>
      <w:r w:rsidRPr="00643C57">
        <w:rPr>
          <w:rFonts w:ascii="Arial" w:eastAsia="Times New Roman" w:hAnsi="Arial" w:cs="Arial"/>
          <w:color w:val="4A4A4A"/>
          <w:sz w:val="24"/>
          <w:szCs w:val="24"/>
        </w:rPr>
        <w:br/>
        <w:t>4. Mongo (in console)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And it runs fine. First you’ll need to run mongod on one terminal. Then fire up another terminal and type mongo. This shall open the mongo shell. You also need to create /data/db/ where mongo will store your databases.</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Q38) How can I use MongoDB to find all documents which have a field, regardless of the value of that field?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For example, I have collection with documents, where documents can have field “url” (but most of them doesn’t). How can I find all documents, which have field “url” (regardless of value of this field)? To find if a key/field exists in your document use the $exists operator.</w:t>
      </w:r>
      <w:r w:rsidRPr="00643C57">
        <w:rPr>
          <w:rFonts w:ascii="Arial" w:eastAsia="Times New Roman" w:hAnsi="Arial" w:cs="Arial"/>
          <w:color w:val="4A4A4A"/>
          <w:sz w:val="24"/>
          <w:szCs w:val="24"/>
        </w:rPr>
        <w:br/>
        <w:t>Via the MongoDB shell …</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&gt; db.things.find( { url : { $exists : true } } );</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lastRenderedPageBreak/>
        <w:t>Q39) Mongodb Query To select records having a given key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let the records in database are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{“_id”:”1?,”fn”:”sagar”,”ln”:”Varpe”}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{“_id”:”1?,”fn”:”sag”,”score”:”10?}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{“_id”:”1?,”ln”:”ln1?,” score”:”10?}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{“_id”:”1?,”ln”:”ln2?}</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need to design a MongoDB query to find all records who has a given key</w:t>
      </w:r>
      <w:r w:rsidRPr="00643C57">
        <w:rPr>
          <w:rFonts w:ascii="Arial" w:eastAsia="Times New Roman" w:hAnsi="Arial" w:cs="Arial"/>
          <w:color w:val="4A4A4A"/>
          <w:sz w:val="24"/>
          <w:szCs w:val="24"/>
        </w:rPr>
        <w:br/>
        <w:t>like if i pass “ln” as a parameter to query it shold return all records in which “ln”is a Key , the results fo are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{“_id”:”1?,”fn”:”sagar”,”ln”:”Varpe”}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{“_id”:”1?,”ln”:”ln1?,”score”:”10?}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{“_id”:”1?,”ln”:”ln2?}</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To find if a key/field exists in your document use the $exists operator.</w:t>
      </w:r>
      <w:r w:rsidRPr="00643C57">
        <w:rPr>
          <w:rFonts w:ascii="Arial" w:eastAsia="Times New Roman" w:hAnsi="Arial" w:cs="Arial"/>
          <w:color w:val="4A4A4A"/>
          <w:sz w:val="24"/>
          <w:szCs w:val="24"/>
        </w:rPr>
        <w:br/>
        <w:t>Via the MongoDB shell …</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db.things.find( { ln : { $exists : true } } );</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Possible duplicate of this question: MongoDB queries</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Q40) “Field name duplication not allowed with modifiers” on update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get a “Field name duplication not allowed with modifiers” error while trying to update a field(s) in Mongo. An example: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db.test.insert({test: “test1”, array: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testFetch = db.test.findOne({test: “test1”});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db.test.update(testFetch,</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{$push: {array: 1}, //push element to end of key “array”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$pop:  {array: -1} //pop element from the start of key “array”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Field name duplication not allowed with modifiers</w:t>
      </w:r>
      <w:r w:rsidRPr="00643C57">
        <w:rPr>
          <w:rFonts w:ascii="Arial" w:eastAsia="Times New Roman" w:hAnsi="Arial" w:cs="Arial"/>
          <w:color w:val="4A4A4A"/>
          <w:sz w:val="24"/>
          <w:szCs w:val="24"/>
        </w:rPr>
        <w:br/>
        <w:t>Is there no way to perform this atomic operation? I don’t want to be doing two separate updates for this.</w:t>
      </w:r>
      <w:r w:rsidRPr="00643C57">
        <w:rPr>
          <w:rFonts w:ascii="Arial" w:eastAsia="Times New Roman" w:hAnsi="Arial" w:cs="Arial"/>
          <w:color w:val="4A4A4A"/>
          <w:sz w:val="24"/>
          <w:szCs w:val="24"/>
        </w:rPr>
        <w:br/>
        <w:t>There’s an outstanding issue for this on Mongo’s ticket system: https://jira.mongodb.org/browse/SERVER-1050</w:t>
      </w:r>
      <w:r w:rsidRPr="00643C57">
        <w:rPr>
          <w:rFonts w:ascii="Arial" w:eastAsia="Times New Roman" w:hAnsi="Arial" w:cs="Arial"/>
          <w:color w:val="4A4A4A"/>
          <w:sz w:val="24"/>
          <w:szCs w:val="24"/>
        </w:rPr>
        <w:br/>
        <w:t>Looks like it’s scheduled for this year. Your scenario is definitely a sensible scenario, but it’s also tied to a bunch of edge cases. What if you $push and $pop on an empty array? What’s expected? What do you want if you $push and $pull?</w:t>
      </w:r>
      <w:r w:rsidRPr="00643C57">
        <w:rPr>
          <w:rFonts w:ascii="Arial" w:eastAsia="Times New Roman" w:hAnsi="Arial" w:cs="Arial"/>
          <w:color w:val="4A4A4A"/>
          <w:sz w:val="24"/>
          <w:szCs w:val="24"/>
        </w:rPr>
        <w:br/>
        <w:t>I don’t want to be doing two separate updates for this.</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I know that doing this really has “code smell”, but is it a complete blocker for using this solution? Is the “double-update” going to completely destroy server performance?</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Q41) In mongoDb, how do you remove an array element by its index</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ObjectId(“4d1cb5de451600000000497a”),</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 “dannie”,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“interests”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“guitar”,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“programming”,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“gadgets”,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“reading”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In the example above, assume the above document is in the </w:t>
      </w:r>
      <w:r w:rsidRPr="00643C57">
        <w:rPr>
          <w:rFonts w:ascii="Arial" w:eastAsia="Times New Roman" w:hAnsi="Arial" w:cs="Arial"/>
          <w:b/>
          <w:bCs/>
          <w:color w:val="4A4A4A"/>
          <w:sz w:val="24"/>
          <w:szCs w:val="24"/>
        </w:rPr>
        <w:t>db.people </w:t>
      </w:r>
      <w:r w:rsidRPr="00643C57">
        <w:rPr>
          <w:rFonts w:ascii="Arial" w:eastAsia="Times New Roman" w:hAnsi="Arial" w:cs="Arial"/>
          <w:color w:val="4A4A4A"/>
          <w:sz w:val="24"/>
          <w:szCs w:val="24"/>
        </w:rPr>
        <w:t>collection. How to remove the 3rd element of the </w:t>
      </w:r>
      <w:r w:rsidRPr="00643C57">
        <w:rPr>
          <w:rFonts w:ascii="Arial" w:eastAsia="Times New Roman" w:hAnsi="Arial" w:cs="Arial"/>
          <w:b/>
          <w:bCs/>
          <w:color w:val="4A4A4A"/>
          <w:sz w:val="24"/>
          <w:szCs w:val="24"/>
        </w:rPr>
        <w:t>interests </w:t>
      </w:r>
      <w:r w:rsidRPr="00643C57">
        <w:rPr>
          <w:rFonts w:ascii="Arial" w:eastAsia="Times New Roman" w:hAnsi="Arial" w:cs="Arial"/>
          <w:color w:val="4A4A4A"/>
          <w:sz w:val="24"/>
          <w:szCs w:val="24"/>
        </w:rPr>
        <w:t>array by it’s </w:t>
      </w:r>
      <w:r w:rsidRPr="00643C57">
        <w:rPr>
          <w:rFonts w:ascii="Arial" w:eastAsia="Times New Roman" w:hAnsi="Arial" w:cs="Arial"/>
          <w:b/>
          <w:bCs/>
          <w:color w:val="4A4A4A"/>
          <w:sz w:val="24"/>
          <w:szCs w:val="24"/>
        </w:rPr>
        <w:t>index</w:t>
      </w:r>
      <w:r w:rsidRPr="00643C57">
        <w:rPr>
          <w:rFonts w:ascii="Arial" w:eastAsia="Times New Roman" w:hAnsi="Arial" w:cs="Arial"/>
          <w:color w:val="4A4A4A"/>
          <w:sz w:val="24"/>
          <w:szCs w:val="24"/>
        </w:rPr>
        <w: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Edit:</w:t>
      </w:r>
      <w:r w:rsidRPr="00643C57">
        <w:rPr>
          <w:rFonts w:ascii="Arial" w:eastAsia="Times New Roman" w:hAnsi="Arial" w:cs="Arial"/>
          <w:color w:val="4A4A4A"/>
          <w:sz w:val="24"/>
          <w:szCs w:val="24"/>
        </w:rPr>
        <w:br/>
        <w:t>This is my current solution:</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interests = db.people.findOne({“name”:”dannie”}).interests;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interests.splice(2,1)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db.people.update({“name”:”dannie”}, {“$set” : {“interests” : interests}});</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Is there a more direct way?</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There is no straight way of pulling/removing by array index. In fact, this is an opened issue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href="https://jira.mongodb.org/browse/SERVER-1014,"&gt; https://jira.mongodb.org/browse/SERVER-1014,&lt;/a&gt;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you may vote for it.</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The workaround is using $unset and then $pull: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db.lists.update({}, {$unset : {“interests.3” : 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db.lists.update({}, {$pull : {“interests” : null}})</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Update: as mentioned in some of the comments this approach is not atomic and can cause some race conditions if other clients read and/or write between the two operations. If we need the operation to be atomic, we could: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1. Read the document from the database</w:t>
      </w:r>
      <w:r w:rsidRPr="00643C57">
        <w:rPr>
          <w:rFonts w:ascii="Arial" w:eastAsia="Times New Roman" w:hAnsi="Arial" w:cs="Arial"/>
          <w:color w:val="4A4A4A"/>
          <w:sz w:val="24"/>
          <w:szCs w:val="24"/>
        </w:rPr>
        <w:br/>
        <w:t>2. Update the document and remove the item in the array</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3. Replace the document in the database. To ensure the document has not changed since we read it, we can use the update if current pattern describedin the mongo docs.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You can use $pull modifier of update operation for removing a particular element in an array. In case you provided a query will look like this:</w:t>
      </w:r>
      <w:r w:rsidRPr="00643C57">
        <w:rPr>
          <w:rFonts w:ascii="Arial" w:eastAsia="Times New Roman" w:hAnsi="Arial" w:cs="Arial"/>
          <w:color w:val="4A4A4A"/>
          <w:sz w:val="24"/>
          <w:szCs w:val="24"/>
        </w:rPr>
        <w:br/>
        <w:t>db.people.update({“name”:”dannie”}, {‘$pull’: {“interests”: “guitar”}})</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Also, you may consider using $pullAll for removing all occurrences. More about this on the official documentation page –</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href="https://www.mongodb.org/display/DOCS/Updating#Updating-%24pull"&gt;https://www.mongodb.org/display/DOCS/Updating#Updating-%24pull&lt;/a&gt;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This doesn’t use index as a criteria for removing an element, but still might help in cases similar to yours. IMO, using indexes for addressing elements inside an array is not very reliable since mongodb isn’t consistent on an elements order as fas as I know.</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Q42) MongoDB custom and unique IDs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I’m using MongoDB, and I would like to generate unique and cryptical IDs for blog posts (that will be used in restful URLS) such as s52ruf6wst or xR2ru286zjI.</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What do you think is best and the more scalable way to generate these IDs ?</w:t>
      </w:r>
      <w:r w:rsidRPr="00643C57">
        <w:rPr>
          <w:rFonts w:ascii="Arial" w:eastAsia="Times New Roman" w:hAnsi="Arial" w:cs="Arial"/>
          <w:color w:val="4A4A4A"/>
          <w:sz w:val="24"/>
          <w:szCs w:val="24"/>
        </w:rPr>
        <w:br/>
        <w:t>I was thinking of following architecture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1. A periodic (daily?) batch running to generate a lot of random and uniques IDs and insert them in a dedicated MongoDB collection with InsertIfNotPresent</w:t>
      </w:r>
      <w:r w:rsidRPr="00643C57">
        <w:rPr>
          <w:rFonts w:ascii="Arial" w:eastAsia="Times New Roman" w:hAnsi="Arial" w:cs="Arial"/>
          <w:color w:val="4A4A4A"/>
          <w:sz w:val="24"/>
          <w:szCs w:val="24"/>
        </w:rPr>
        <w:br/>
        <w:t>2. And each time I want to generate a new blog post, I take an ID from this collection and mark it as “taken” with UpdateIfCurrent atomic operation</w:t>
      </w:r>
      <w:r w:rsidRPr="00643C57">
        <w:rPr>
          <w:rFonts w:ascii="Arial" w:eastAsia="Times New Roman" w:hAnsi="Arial" w:cs="Arial"/>
          <w:color w:val="4A4A4A"/>
          <w:sz w:val="24"/>
          <w:szCs w:val="24"/>
        </w:rPr>
        <w:br/>
        <w:t>WDYT? This is exactly why the developers of MongoDB constructed their ObjectID’s (the _id) the way they did … to scale across nodes, etc.</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 BSON ObjectID is a 12-byte value consisting of a 4-byte timestamp (seconds since epoch), a 3-byte machine id, a 2-byte process id, and a 3-byte counter. Note that the timestamp and counter fields must be stored big endian unlike the rest of BSON. This is because they are compared byte-by-byte and we want to ensure a mostly increasing order. Here’s the schema:</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0123   456      78    91011</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time   machine  pid   inc</w:t>
      </w:r>
      <w:r w:rsidRPr="00643C57">
        <w:rPr>
          <w:rFonts w:ascii="Arial" w:eastAsia="Times New Roman" w:hAnsi="Arial" w:cs="Arial"/>
          <w:color w:val="4A4A4A"/>
          <w:sz w:val="24"/>
          <w:szCs w:val="24"/>
        </w:rPr>
        <w:br/>
        <w:t xml:space="preserve">Traditional databases often use monotonically increasing sequence numbers for </w:t>
      </w:r>
      <w:r w:rsidRPr="00643C57">
        <w:rPr>
          <w:rFonts w:ascii="Arial" w:eastAsia="Times New Roman" w:hAnsi="Arial" w:cs="Arial"/>
          <w:color w:val="4A4A4A"/>
          <w:sz w:val="24"/>
          <w:szCs w:val="24"/>
        </w:rPr>
        <w:lastRenderedPageBreak/>
        <w:t>primary keys. In MongoDB, the preferred approach is to use Object IDs instead. Object IDs are more synergistic with sharding and distribution.</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href="https://www.mongodb.org/display/DOCS/Object+IDs"&gt;https://www.mongodb.org/display/DOCS/Object+IDs&lt;/a&gt;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So I’d say just use the ObjectID’s</w:t>
      </w:r>
      <w:r w:rsidRPr="00643C57">
        <w:rPr>
          <w:rFonts w:ascii="Arial" w:eastAsia="Times New Roman" w:hAnsi="Arial" w:cs="Arial"/>
          <w:color w:val="4A4A4A"/>
          <w:sz w:val="24"/>
          <w:szCs w:val="24"/>
        </w:rPr>
        <w:br/>
        <w:t>They are not that bad when converted to a string (these were inserted right after each other) …</w:t>
      </w:r>
      <w:r w:rsidRPr="00643C57">
        <w:rPr>
          <w:rFonts w:ascii="Arial" w:eastAsia="Times New Roman" w:hAnsi="Arial" w:cs="Arial"/>
          <w:color w:val="4A4A4A"/>
          <w:sz w:val="24"/>
          <w:szCs w:val="24"/>
        </w:rPr>
        <w:br/>
        <w:t>For example: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4d128b6ea794fc13a8000001</w:t>
      </w:r>
      <w:r w:rsidRPr="00643C57">
        <w:rPr>
          <w:rFonts w:ascii="Arial" w:eastAsia="Times New Roman" w:hAnsi="Arial" w:cs="Arial"/>
          <w:color w:val="4A4A4A"/>
          <w:sz w:val="24"/>
          <w:szCs w:val="24"/>
        </w:rPr>
        <w:br/>
        <w:t>4d128e88a794fc13a8000002</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They look at first glance to be “guessable” but they really aren’t that easy to guess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4d128 b6e a794fc13a8000001</w:t>
      </w:r>
      <w:r w:rsidRPr="00643C57">
        <w:rPr>
          <w:rFonts w:ascii="Arial" w:eastAsia="Times New Roman" w:hAnsi="Arial" w:cs="Arial"/>
          <w:color w:val="4A4A4A"/>
          <w:sz w:val="24"/>
          <w:szCs w:val="24"/>
        </w:rPr>
        <w:br/>
        <w:t>4d128 e88 a794fc13a8000002</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And for a blog, I don’t think it’s that big of a deal … we use it production all over the place.</w:t>
      </w:r>
      <w:r w:rsidRPr="00643C57">
        <w:rPr>
          <w:rFonts w:ascii="Arial" w:eastAsia="Times New Roman" w:hAnsi="Arial" w:cs="Arial"/>
          <w:color w:val="4A4A4A"/>
          <w:sz w:val="24"/>
          <w:szCs w:val="24"/>
        </w:rPr>
        <w:br/>
        <w:t>What about using UUIDs?</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https://www.famkruithof.net/uuid/uuidgen as an example.</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Q43) MongoDB shell run() function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run(“/test.js”)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in mongo shell. i always get error</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run(“/test.js”) shell: started program /test.js sh2516| Unable to start program /test.js errno:13 Permission denied 255</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for test i add 777 permission on this file i doesn’t have any passwords on DB</w:t>
      </w:r>
      <w:r w:rsidRPr="00643C57">
        <w:rPr>
          <w:rFonts w:ascii="Arial" w:eastAsia="Times New Roman" w:hAnsi="Arial" w:cs="Arial"/>
          <w:color w:val="4A4A4A"/>
          <w:sz w:val="24"/>
          <w:szCs w:val="24"/>
        </w:rPr>
        <w:br/>
        <w:t>test.js is empty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What am I doing wrong?</w:t>
      </w:r>
      <w:r w:rsidRPr="00643C57">
        <w:rPr>
          <w:rFonts w:ascii="Arial" w:eastAsia="Times New Roman" w:hAnsi="Arial" w:cs="Arial"/>
          <w:color w:val="4A4A4A"/>
          <w:sz w:val="24"/>
          <w:szCs w:val="24"/>
        </w:rPr>
        <w:br/>
        <w:t>try using load() rather than run(). load is for javascript while run is for system binaries.</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Q44) “system.” In a Collection Name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just discovered a bizarre behavior exhibited by MongoDB.</w:t>
      </w:r>
      <w:r w:rsidRPr="00643C57">
        <w:rPr>
          <w:rFonts w:ascii="Arial" w:eastAsia="Times New Roman" w:hAnsi="Arial" w:cs="Arial"/>
          <w:color w:val="4A4A4A"/>
          <w:sz w:val="24"/>
          <w:szCs w:val="24"/>
        </w:rPr>
        <w:br/>
        <w:t>Apparently, any collection name with the string “system.” anywhere in it will just not function correctly.</w:t>
      </w:r>
      <w:r w:rsidRPr="00643C57">
        <w:rPr>
          <w:rFonts w:ascii="Arial" w:eastAsia="Times New Roman" w:hAnsi="Arial" w:cs="Arial"/>
          <w:color w:val="4A4A4A"/>
          <w:sz w:val="24"/>
          <w:szCs w:val="24"/>
        </w:rPr>
        <w:br/>
        <w:t>To make matters worse, it won’t even tell you anything is wrong!</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It’s really more a matter of curiosity, but does anybody have any idea why this would happen? Is it documented somewhere?</w:t>
      </w:r>
      <w:r w:rsidRPr="00643C57">
        <w:rPr>
          <w:rFonts w:ascii="Arial" w:eastAsia="Times New Roman" w:hAnsi="Arial" w:cs="Arial"/>
          <w:color w:val="4A4A4A"/>
          <w:sz w:val="24"/>
          <w:szCs w:val="24"/>
        </w:rPr>
        <w:br/>
        <w:t>My assumption is that it uses “”system.*” collections to store things internally (like indexes) and doesn’t want you messing with them, but this doesn’t seem like the correct behavior to me.</w:t>
      </w:r>
      <w:r w:rsidRPr="00643C57">
        <w:rPr>
          <w:rFonts w:ascii="Arial" w:eastAsia="Times New Roman" w:hAnsi="Arial" w:cs="Arial"/>
          <w:color w:val="4A4A4A"/>
          <w:sz w:val="24"/>
          <w:szCs w:val="24"/>
        </w:rPr>
        <w:br/>
        <w:t>You are correct “system.*” is a reserved collection namespace used by MongoDB in each DB.</w:t>
      </w:r>
      <w:r w:rsidRPr="00643C57">
        <w:rPr>
          <w:rFonts w:ascii="Arial" w:eastAsia="Times New Roman" w:hAnsi="Arial" w:cs="Arial"/>
          <w:color w:val="4A4A4A"/>
          <w:sz w:val="24"/>
          <w:szCs w:val="24"/>
        </w:rPr>
        <w:br/>
        <w:t>It is used to store indexes and users, etc.</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SQL Server has many such tables too, and I don’t believe they warn you not to use them either :)</w:t>
      </w:r>
      <w:r w:rsidRPr="00643C57">
        <w:rPr>
          <w:rFonts w:ascii="Arial" w:eastAsia="Times New Roman" w:hAnsi="Arial" w:cs="Arial"/>
          <w:color w:val="4A4A4A"/>
          <w:sz w:val="24"/>
          <w:szCs w:val="24"/>
        </w:rPr>
        <w:br/>
        <w:t>But you could always put in a request for such functionality:</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href="https://jira.mongodb.org/"&gt;https://jira.mongodb.org/&lt;/a&gt;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You can see them by running …</w:t>
      </w:r>
      <w:r w:rsidRPr="00643C57">
        <w:rPr>
          <w:rFonts w:ascii="Arial" w:eastAsia="Times New Roman" w:hAnsi="Arial" w:cs="Arial"/>
          <w:color w:val="4A4A4A"/>
          <w:sz w:val="24"/>
          <w:szCs w:val="24"/>
        </w:rPr>
        <w:br/>
        <w:t>&gt; show collections</w:t>
      </w:r>
      <w:r w:rsidRPr="00643C57">
        <w:rPr>
          <w:rFonts w:ascii="Arial" w:eastAsia="Times New Roman" w:hAnsi="Arial" w:cs="Arial"/>
          <w:color w:val="4A4A4A"/>
          <w:sz w:val="24"/>
          <w:szCs w:val="24"/>
        </w:rPr>
        <w:br/>
        <w:t>and you’ll see something like …</w:t>
      </w:r>
      <w:r w:rsidRPr="00643C57">
        <w:rPr>
          <w:rFonts w:ascii="Arial" w:eastAsia="Times New Roman" w:hAnsi="Arial" w:cs="Arial"/>
          <w:color w:val="4A4A4A"/>
          <w:sz w:val="24"/>
          <w:szCs w:val="24"/>
        </w:rPr>
        <w:br/>
        <w:t>system.indexes</w:t>
      </w:r>
      <w:r w:rsidRPr="00643C57">
        <w:rPr>
          <w:rFonts w:ascii="Arial" w:eastAsia="Times New Roman" w:hAnsi="Arial" w:cs="Arial"/>
          <w:color w:val="4A4A4A"/>
          <w:sz w:val="24"/>
          <w:szCs w:val="24"/>
        </w:rPr>
        <w:br/>
        <w:t>system.users</w:t>
      </w:r>
      <w:r w:rsidRPr="00643C57">
        <w:rPr>
          <w:rFonts w:ascii="Arial" w:eastAsia="Times New Roman" w:hAnsi="Arial" w:cs="Arial"/>
          <w:color w:val="4A4A4A"/>
          <w:sz w:val="24"/>
          <w:szCs w:val="24"/>
        </w:rPr>
        <w:br/>
        <w:t>So, you can see your indexes for example:</w:t>
      </w:r>
      <w:r w:rsidRPr="00643C57">
        <w:rPr>
          <w:rFonts w:ascii="Arial" w:eastAsia="Times New Roman" w:hAnsi="Arial" w:cs="Arial"/>
          <w:color w:val="4A4A4A"/>
          <w:sz w:val="24"/>
          <w:szCs w:val="24"/>
        </w:rPr>
        <w:br/>
        <w:t>&gt; db.system.indexes.find()</w:t>
      </w:r>
      <w:r w:rsidRPr="00643C57">
        <w:rPr>
          <w:rFonts w:ascii="Arial" w:eastAsia="Times New Roman" w:hAnsi="Arial" w:cs="Arial"/>
          <w:color w:val="4A4A4A"/>
          <w:sz w:val="24"/>
          <w:szCs w:val="24"/>
        </w:rPr>
        <w:br/>
        <w:t>From the MongoDB docs: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 </w:t>
      </w:r>
      <w:r w:rsidRPr="00643C57">
        <w:rPr>
          <w:rFonts w:ascii="Arial" w:eastAsia="Times New Roman" w:hAnsi="Arial" w:cs="Arial"/>
          <w:b/>
          <w:bCs/>
          <w:color w:val="4A4A4A"/>
          <w:sz w:val="24"/>
          <w:szCs w:val="24"/>
        </w:rPr>
        <w:t>.system.</w:t>
      </w:r>
      <w:r w:rsidRPr="00643C57">
        <w:rPr>
          <w:rFonts w:ascii="Arial" w:eastAsia="Times New Roman" w:hAnsi="Arial" w:cs="Arial"/>
          <w:color w:val="4A4A4A"/>
          <w:sz w:val="24"/>
          <w:szCs w:val="24"/>
        </w:rPr>
        <w:t>* namespaces in MongoDB are special and contain database system information. System collections include:</w:t>
      </w:r>
      <w:r w:rsidRPr="00643C57">
        <w:rPr>
          <w:rFonts w:ascii="Arial" w:eastAsia="Times New Roman" w:hAnsi="Arial" w:cs="Arial"/>
          <w:color w:val="4A4A4A"/>
          <w:sz w:val="24"/>
          <w:szCs w:val="24"/>
        </w:rPr>
        <w:br/>
        <w:t>1. </w:t>
      </w:r>
      <w:r w:rsidRPr="00643C57">
        <w:rPr>
          <w:rFonts w:ascii="Arial" w:eastAsia="Times New Roman" w:hAnsi="Arial" w:cs="Arial"/>
          <w:b/>
          <w:bCs/>
          <w:color w:val="4A4A4A"/>
          <w:sz w:val="24"/>
          <w:szCs w:val="24"/>
        </w:rPr>
        <w:t>system.namespaces </w:t>
      </w:r>
      <w:r w:rsidRPr="00643C57">
        <w:rPr>
          <w:rFonts w:ascii="Arial" w:eastAsia="Times New Roman" w:hAnsi="Arial" w:cs="Arial"/>
          <w:color w:val="4A4A4A"/>
          <w:sz w:val="24"/>
          <w:szCs w:val="24"/>
        </w:rPr>
        <w:t>lists all namespaces.</w:t>
      </w:r>
      <w:r w:rsidRPr="00643C57">
        <w:rPr>
          <w:rFonts w:ascii="Arial" w:eastAsia="Times New Roman" w:hAnsi="Arial" w:cs="Arial"/>
          <w:color w:val="4A4A4A"/>
          <w:sz w:val="24"/>
          <w:szCs w:val="24"/>
        </w:rPr>
        <w:br/>
        <w:t>2. </w:t>
      </w:r>
      <w:r w:rsidRPr="00643C57">
        <w:rPr>
          <w:rFonts w:ascii="Arial" w:eastAsia="Times New Roman" w:hAnsi="Arial" w:cs="Arial"/>
          <w:b/>
          <w:bCs/>
          <w:color w:val="4A4A4A"/>
          <w:sz w:val="24"/>
          <w:szCs w:val="24"/>
        </w:rPr>
        <w:t>system.indexes</w:t>
      </w:r>
      <w:r w:rsidRPr="00643C57">
        <w:rPr>
          <w:rFonts w:ascii="Arial" w:eastAsia="Times New Roman" w:hAnsi="Arial" w:cs="Arial"/>
          <w:color w:val="4A4A4A"/>
          <w:sz w:val="24"/>
          <w:szCs w:val="24"/>
        </w:rPr>
        <w:t> lists all indexes.</w:t>
      </w:r>
      <w:r w:rsidRPr="00643C57">
        <w:rPr>
          <w:rFonts w:ascii="Arial" w:eastAsia="Times New Roman" w:hAnsi="Arial" w:cs="Arial"/>
          <w:color w:val="4A4A4A"/>
          <w:sz w:val="24"/>
          <w:szCs w:val="24"/>
        </w:rPr>
        <w:br/>
        <w:t>3. Additional namespace / index metadata exists in the database.ns files, and is opaque.</w:t>
      </w:r>
      <w:r w:rsidRPr="00643C57">
        <w:rPr>
          <w:rFonts w:ascii="Arial" w:eastAsia="Times New Roman" w:hAnsi="Arial" w:cs="Arial"/>
          <w:color w:val="4A4A4A"/>
          <w:sz w:val="24"/>
          <w:szCs w:val="24"/>
        </w:rPr>
        <w:br/>
        <w:t>4. </w:t>
      </w:r>
      <w:r w:rsidRPr="00643C57">
        <w:rPr>
          <w:rFonts w:ascii="Arial" w:eastAsia="Times New Roman" w:hAnsi="Arial" w:cs="Arial"/>
          <w:b/>
          <w:bCs/>
          <w:color w:val="4A4A4A"/>
          <w:sz w:val="24"/>
          <w:szCs w:val="24"/>
        </w:rPr>
        <w:t>system.profile </w:t>
      </w:r>
      <w:r w:rsidRPr="00643C57">
        <w:rPr>
          <w:rFonts w:ascii="Arial" w:eastAsia="Times New Roman" w:hAnsi="Arial" w:cs="Arial"/>
          <w:color w:val="4A4A4A"/>
          <w:sz w:val="24"/>
          <w:szCs w:val="24"/>
        </w:rPr>
        <w:t>stores database profiling information.</w:t>
      </w:r>
      <w:r w:rsidRPr="00643C57">
        <w:rPr>
          <w:rFonts w:ascii="Arial" w:eastAsia="Times New Roman" w:hAnsi="Arial" w:cs="Arial"/>
          <w:color w:val="4A4A4A"/>
          <w:sz w:val="24"/>
          <w:szCs w:val="24"/>
        </w:rPr>
        <w:br/>
        <w:t>5.</w:t>
      </w:r>
      <w:r w:rsidRPr="00643C57">
        <w:rPr>
          <w:rFonts w:ascii="Arial" w:eastAsia="Times New Roman" w:hAnsi="Arial" w:cs="Arial"/>
          <w:b/>
          <w:bCs/>
          <w:color w:val="4A4A4A"/>
          <w:sz w:val="24"/>
          <w:szCs w:val="24"/>
        </w:rPr>
        <w:t> system.users </w:t>
      </w:r>
      <w:r w:rsidRPr="00643C57">
        <w:rPr>
          <w:rFonts w:ascii="Arial" w:eastAsia="Times New Roman" w:hAnsi="Arial" w:cs="Arial"/>
          <w:color w:val="4A4A4A"/>
          <w:sz w:val="24"/>
          <w:szCs w:val="24"/>
        </w:rPr>
        <w:t>lists users who may access the database.</w:t>
      </w:r>
      <w:r w:rsidRPr="00643C57">
        <w:rPr>
          <w:rFonts w:ascii="Arial" w:eastAsia="Times New Roman" w:hAnsi="Arial" w:cs="Arial"/>
          <w:color w:val="4A4A4A"/>
          <w:sz w:val="24"/>
          <w:szCs w:val="24"/>
        </w:rPr>
        <w:br/>
        <w:t>6. </w:t>
      </w:r>
      <w:r w:rsidRPr="00643C57">
        <w:rPr>
          <w:rFonts w:ascii="Arial" w:eastAsia="Times New Roman" w:hAnsi="Arial" w:cs="Arial"/>
          <w:b/>
          <w:bCs/>
          <w:color w:val="4A4A4A"/>
          <w:sz w:val="24"/>
          <w:szCs w:val="24"/>
        </w:rPr>
        <w:t>local.sources </w:t>
      </w:r>
      <w:r w:rsidRPr="00643C57">
        <w:rPr>
          <w:rFonts w:ascii="Arial" w:eastAsia="Times New Roman" w:hAnsi="Arial" w:cs="Arial"/>
          <w:color w:val="4A4A4A"/>
          <w:sz w:val="24"/>
          <w:szCs w:val="24"/>
        </w:rPr>
        <w:t>stores replica slave configuration data and state.</w:t>
      </w:r>
      <w:r w:rsidRPr="00643C57">
        <w:rPr>
          <w:rFonts w:ascii="Arial" w:eastAsia="Times New Roman" w:hAnsi="Arial" w:cs="Arial"/>
          <w:color w:val="4A4A4A"/>
          <w:sz w:val="24"/>
          <w:szCs w:val="24"/>
        </w:rPr>
        <w:br/>
        <w:t>7. Information on the structure of a stored object is stored within the object itself. See BSON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 xml:space="preserve">There are several restrictions on manipulation of objects in the system collections. Inserting in system.indexes adds an index, but otherwise that table is immutable (the </w:t>
      </w:r>
      <w:r w:rsidRPr="00643C57">
        <w:rPr>
          <w:rFonts w:ascii="Arial" w:eastAsia="Times New Roman" w:hAnsi="Arial" w:cs="Arial"/>
          <w:color w:val="4A4A4A"/>
          <w:sz w:val="24"/>
          <w:szCs w:val="24"/>
        </w:rPr>
        <w:lastRenderedPageBreak/>
        <w:t>special drop index command updates it for you). </w:t>
      </w:r>
      <w:r w:rsidRPr="00643C57">
        <w:rPr>
          <w:rFonts w:ascii="Arial" w:eastAsia="Times New Roman" w:hAnsi="Arial" w:cs="Arial"/>
          <w:b/>
          <w:bCs/>
          <w:color w:val="4A4A4A"/>
          <w:sz w:val="24"/>
          <w:szCs w:val="24"/>
        </w:rPr>
        <w:t>system.users</w:t>
      </w:r>
      <w:r w:rsidRPr="00643C57">
        <w:rPr>
          <w:rFonts w:ascii="Arial" w:eastAsia="Times New Roman" w:hAnsi="Arial" w:cs="Arial"/>
          <w:color w:val="4A4A4A"/>
          <w:sz w:val="24"/>
          <w:szCs w:val="24"/>
        </w:rPr>
        <w:t> is modifiable. </w:t>
      </w:r>
      <w:r w:rsidRPr="00643C57">
        <w:rPr>
          <w:rFonts w:ascii="Arial" w:eastAsia="Times New Roman" w:hAnsi="Arial" w:cs="Arial"/>
          <w:b/>
          <w:bCs/>
          <w:color w:val="4A4A4A"/>
          <w:sz w:val="24"/>
          <w:szCs w:val="24"/>
        </w:rPr>
        <w:t>system.profile</w:t>
      </w:r>
      <w:r w:rsidRPr="00643C57">
        <w:rPr>
          <w:rFonts w:ascii="Arial" w:eastAsia="Times New Roman" w:hAnsi="Arial" w:cs="Arial"/>
          <w:color w:val="4A4A4A"/>
          <w:sz w:val="24"/>
          <w:szCs w:val="24"/>
        </w:rPr>
        <w:t> is droppable.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https://docs.mongodb.org/manual/reference/system-collections/</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Q45) MongoDB Shell – access collection with period in name?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have found a collection in one of our MongoDB databases with the name my.collection.</w:t>
      </w:r>
      <w:r w:rsidRPr="00643C57">
        <w:rPr>
          <w:rFonts w:ascii="Arial" w:eastAsia="Times New Roman" w:hAnsi="Arial" w:cs="Arial"/>
          <w:color w:val="4A4A4A"/>
          <w:sz w:val="24"/>
          <w:szCs w:val="24"/>
        </w:rPr>
        <w:br/>
        <w:t>Is there a way to access this collection from the MongoDB shell, despite it having a point in the name?</w:t>
      </w:r>
      <w:r w:rsidRPr="00643C57">
        <w:rPr>
          <w:rFonts w:ascii="Arial" w:eastAsia="Times New Roman" w:hAnsi="Arial" w:cs="Arial"/>
          <w:color w:val="4A4A4A"/>
          <w:sz w:val="24"/>
          <w:szCs w:val="24"/>
        </w:rPr>
        <w:br/>
        <w:t>&gt; db.my.collection.findOne();</w:t>
      </w:r>
      <w:r w:rsidRPr="00643C57">
        <w:rPr>
          <w:rFonts w:ascii="Arial" w:eastAsia="Times New Roman" w:hAnsi="Arial" w:cs="Arial"/>
          <w:color w:val="4A4A4A"/>
          <w:sz w:val="24"/>
          <w:szCs w:val="24"/>
        </w:rPr>
        <w:br/>
        <w:t>null</w:t>
      </w:r>
      <w:r w:rsidRPr="00643C57">
        <w:rPr>
          <w:rFonts w:ascii="Arial" w:eastAsia="Times New Roman" w:hAnsi="Arial" w:cs="Arial"/>
          <w:color w:val="4A4A4A"/>
          <w:sz w:val="24"/>
          <w:szCs w:val="24"/>
        </w:rPr>
        <w:br/>
        <w:t>I’m pretty sure that that is not correct.</w:t>
      </w:r>
      <w:r w:rsidRPr="00643C57">
        <w:rPr>
          <w:rFonts w:ascii="Arial" w:eastAsia="Times New Roman" w:hAnsi="Arial" w:cs="Arial"/>
          <w:color w:val="4A4A4A"/>
          <w:sz w:val="24"/>
          <w:szCs w:val="24"/>
        </w:rPr>
        <w:br/>
        <w:t>try this instead:</w:t>
      </w:r>
      <w:r w:rsidRPr="00643C57">
        <w:rPr>
          <w:rFonts w:ascii="Arial" w:eastAsia="Times New Roman" w:hAnsi="Arial" w:cs="Arial"/>
          <w:color w:val="4A4A4A"/>
          <w:sz w:val="24"/>
          <w:szCs w:val="24"/>
        </w:rPr>
        <w:br/>
        <w:t>db[“my.collection”].findOne();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you run into the same issue with hyphens or any other name that does not match on [a-zA-Z_$][0-9a-zA-Z_$]</w:t>
      </w:r>
      <w:r w:rsidRPr="00643C57">
        <w:rPr>
          <w:rFonts w:ascii="Arial" w:eastAsia="Times New Roman" w:hAnsi="Arial" w:cs="Arial"/>
          <w:color w:val="4A4A4A"/>
          <w:sz w:val="24"/>
          <w:szCs w:val="24"/>
        </w:rPr>
        <w:br/>
        <w:t>This limitation comes from valid named for javascript object properties.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collection name is “my.collection”</w:t>
      </w:r>
      <w:r w:rsidRPr="00643C57">
        <w:rPr>
          <w:rFonts w:ascii="Arial" w:eastAsia="Times New Roman" w:hAnsi="Arial" w:cs="Arial"/>
          <w:color w:val="4A4A4A"/>
          <w:sz w:val="24"/>
          <w:szCs w:val="24"/>
        </w:rPr>
        <w:br/>
        <w:t>db.my.collection.findOne(); // OK</w:t>
      </w:r>
      <w:r w:rsidRPr="00643C57">
        <w:rPr>
          <w:rFonts w:ascii="Arial" w:eastAsia="Times New Roman" w:hAnsi="Arial" w:cs="Arial"/>
          <w:color w:val="4A4A4A"/>
          <w:sz w:val="24"/>
          <w:szCs w:val="24"/>
        </w:rPr>
        <w:br/>
        <w:t>null</w:t>
      </w:r>
      <w:r w:rsidRPr="00643C57">
        <w:rPr>
          <w:rFonts w:ascii="Arial" w:eastAsia="Times New Roman" w:hAnsi="Arial" w:cs="Arial"/>
          <w:color w:val="4A4A4A"/>
          <w:sz w:val="24"/>
          <w:szCs w:val="24"/>
        </w:rPr>
        <w:br/>
        <w:t>if collection name is “my.1.collection”</w:t>
      </w:r>
      <w:r w:rsidRPr="00643C57">
        <w:rPr>
          <w:rFonts w:ascii="Arial" w:eastAsia="Times New Roman" w:hAnsi="Arial" w:cs="Arial"/>
          <w:color w:val="4A4A4A"/>
          <w:sz w:val="24"/>
          <w:szCs w:val="24"/>
        </w:rPr>
        <w:br/>
        <w:t>db.my.1.collection.findOne(); // Not OK</w:t>
      </w:r>
      <w:r w:rsidRPr="00643C57">
        <w:rPr>
          <w:rFonts w:ascii="Arial" w:eastAsia="Times New Roman" w:hAnsi="Arial" w:cs="Arial"/>
          <w:color w:val="4A4A4A"/>
          <w:sz w:val="24"/>
          <w:szCs w:val="24"/>
        </w:rPr>
        <w:br/>
        <w:t>SyntaxError: missing ; before statement</w:t>
      </w:r>
      <w:r w:rsidRPr="00643C57">
        <w:rPr>
          <w:rFonts w:ascii="Arial" w:eastAsia="Times New Roman" w:hAnsi="Arial" w:cs="Arial"/>
          <w:color w:val="4A4A4A"/>
          <w:sz w:val="24"/>
          <w:szCs w:val="24"/>
        </w:rPr>
        <w:br/>
        <w:t>Fix:</w:t>
      </w:r>
      <w:r w:rsidRPr="00643C57">
        <w:rPr>
          <w:rFonts w:ascii="Arial" w:eastAsia="Times New Roman" w:hAnsi="Arial" w:cs="Arial"/>
          <w:color w:val="4A4A4A"/>
          <w:sz w:val="24"/>
          <w:szCs w:val="24"/>
        </w:rPr>
        <w:br/>
        <w:t>db[“my.1.collection”].findOne(); // Now is OK</w:t>
      </w:r>
      <w:r w:rsidRPr="00643C57">
        <w:rPr>
          <w:rFonts w:ascii="Arial" w:eastAsia="Times New Roman" w:hAnsi="Arial" w:cs="Arial"/>
          <w:color w:val="4A4A4A"/>
          <w:sz w:val="24"/>
          <w:szCs w:val="24"/>
        </w:rPr>
        <w:br/>
        <w:t>null</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Q46) How do I insert a record from one mongo database into another?</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As far as I see all commands operate on the same database in mongodb. I want to do something like this:</w:t>
      </w:r>
      <w:r w:rsidRPr="00643C57">
        <w:rPr>
          <w:rFonts w:ascii="Arial" w:eastAsia="Times New Roman" w:hAnsi="Arial" w:cs="Arial"/>
          <w:color w:val="4A4A4A"/>
          <w:sz w:val="24"/>
          <w:szCs w:val="24"/>
        </w:rPr>
        <w:br/>
        <w:t>db.mySourceCollection.find().forEach( function(x){ db.theDestinationCollection.save(x)} );</w:t>
      </w:r>
      <w:r w:rsidRPr="00643C57">
        <w:rPr>
          <w:rFonts w:ascii="Arial" w:eastAsia="Times New Roman" w:hAnsi="Arial" w:cs="Arial"/>
          <w:color w:val="4A4A4A"/>
          <w:sz w:val="24"/>
          <w:szCs w:val="24"/>
        </w:rPr>
        <w:br/>
        <w:t xml:space="preserve">where mySourceCollection is on liveDatabase and theDestinationCollection is </w:t>
      </w:r>
      <w:r w:rsidRPr="00643C57">
        <w:rPr>
          <w:rFonts w:ascii="Arial" w:eastAsia="Times New Roman" w:hAnsi="Arial" w:cs="Arial"/>
          <w:color w:val="4A4A4A"/>
          <w:sz w:val="24"/>
          <w:szCs w:val="24"/>
        </w:rPr>
        <w:lastRenderedPageBreak/>
        <w:t>ontestDatabase.</w:t>
      </w:r>
      <w:r w:rsidRPr="00643C57">
        <w:rPr>
          <w:rFonts w:ascii="Arial" w:eastAsia="Times New Roman" w:hAnsi="Arial" w:cs="Arial"/>
          <w:color w:val="4A4A4A"/>
          <w:sz w:val="24"/>
          <w:szCs w:val="24"/>
        </w:rPr>
        <w:br/>
        <w:t>Use use :-)</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&gt; var documents = db.mySourceCollection.find()&lt;br&gt;&gt; use testDatabase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switched to db testDatabase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&gt; documents.forEach(function(x){ db.theDestinationCollection.insert(x)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db is used to refer to the currently connected database, however you can switch databases on the fly using the use command, as I’ve shown above.</w:t>
      </w:r>
      <w:r w:rsidRPr="00643C57">
        <w:rPr>
          <w:rFonts w:ascii="Arial" w:eastAsia="Times New Roman" w:hAnsi="Arial" w:cs="Arial"/>
          <w:color w:val="4A4A4A"/>
          <w:sz w:val="24"/>
          <w:szCs w:val="24"/>
        </w:rPr>
        <w:br/>
        <w:t>Check out the help command in the shell — it mentions this command and much more!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use dbname doesn’t work in scripted mode (i.e. when scripting the shell with javascript), so you should use the db.getSiblingDB() method instead to reassign the ‘db’ variable, e.g.:</w:t>
      </w:r>
      <w:r w:rsidRPr="00643C57">
        <w:rPr>
          <w:rFonts w:ascii="Arial" w:eastAsia="Times New Roman" w:hAnsi="Arial" w:cs="Arial"/>
          <w:color w:val="4A4A4A"/>
          <w:sz w:val="24"/>
          <w:szCs w:val="24"/>
        </w:rPr>
        <w:br/>
        <w:t>db = db.getSiblingDB(“otherdb”)</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More info here: https://www.mongodb.org/display/DOCS/Scripting+the+shell</w:t>
      </w:r>
    </w:p>
    <w:p w:rsidR="00643C57" w:rsidRPr="00643C57" w:rsidRDefault="00643C57" w:rsidP="00643C57">
      <w:pPr>
        <w:shd w:val="clear" w:color="auto" w:fill="EEEEEE"/>
        <w:spacing w:after="0" w:line="240" w:lineRule="auto"/>
        <w:jc w:val="both"/>
        <w:rPr>
          <w:rFonts w:ascii="Arial" w:eastAsia="Times New Roman" w:hAnsi="Arial" w:cs="Arial"/>
          <w:color w:val="222222"/>
          <w:sz w:val="20"/>
          <w:szCs w:val="20"/>
        </w:rPr>
      </w:pPr>
      <w:r w:rsidRPr="00643C57">
        <w:rPr>
          <w:rFonts w:ascii="Arial" w:eastAsia="Times New Roman" w:hAnsi="Arial" w:cs="Arial"/>
          <w:b/>
          <w:bCs/>
          <w:color w:val="222222"/>
          <w:sz w:val="24"/>
          <w:szCs w:val="24"/>
        </w:rPr>
        <w:t>Related Page: </w:t>
      </w:r>
      <w:hyperlink r:id="rId182" w:tgtFrame="_blank" w:history="1">
        <w:r w:rsidRPr="00643C57">
          <w:rPr>
            <w:rFonts w:ascii="Arial" w:eastAsia="Times New Roman" w:hAnsi="Arial" w:cs="Arial"/>
            <w:b/>
            <w:bCs/>
            <w:color w:val="003BBB"/>
            <w:sz w:val="20"/>
            <w:szCs w:val="20"/>
            <w:u w:val="single"/>
          </w:rPr>
          <w:t>MongoDB Vs. CouchDB</w:t>
        </w:r>
      </w:hyperlink>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Q47) find inside a hash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have this struct in my collection:</w:t>
      </w:r>
      <w:r w:rsidRPr="00643C57">
        <w:rPr>
          <w:rFonts w:ascii="Arial" w:eastAsia="Times New Roman" w:hAnsi="Arial" w:cs="Arial"/>
          <w:color w:val="4A4A4A"/>
          <w:sz w:val="24"/>
          <w:szCs w:val="24"/>
        </w:rPr>
        <w:br/>
        <w:t>{foo : 1, bar : 4, baz : {a : 1, b : 2 ,c : “fafofu”}}</w:t>
      </w:r>
      <w:r w:rsidRPr="00643C57">
        <w:rPr>
          <w:rFonts w:ascii="Arial" w:eastAsia="Times New Roman" w:hAnsi="Arial" w:cs="Arial"/>
          <w:color w:val="4A4A4A"/>
          <w:sz w:val="24"/>
          <w:szCs w:val="24"/>
        </w:rPr>
        <w:br/>
        <w:t>How do I find “a” and “b” inside baz ? It does not works db.my_collection.find({baz : {a : 1, b : 2});</w:t>
      </w:r>
      <w:r w:rsidRPr="00643C57">
        <w:rPr>
          <w:rFonts w:ascii="Arial" w:eastAsia="Times New Roman" w:hAnsi="Arial" w:cs="Arial"/>
          <w:color w:val="4A4A4A"/>
          <w:sz w:val="24"/>
          <w:szCs w:val="24"/>
        </w:rPr>
        <w:br/>
        <w:t>I don’t care about if “c” is “fafofu” or “cacocu” does not matters.</w:t>
      </w:r>
      <w:r w:rsidRPr="00643C57">
        <w:rPr>
          <w:rFonts w:ascii="Arial" w:eastAsia="Times New Roman" w:hAnsi="Arial" w:cs="Arial"/>
          <w:color w:val="4A4A4A"/>
          <w:sz w:val="24"/>
          <w:szCs w:val="24"/>
        </w:rPr>
        <w:br/>
        <w:t>You can use . to reach into the baz object.</w:t>
      </w:r>
      <w:r w:rsidRPr="00643C57">
        <w:rPr>
          <w:rFonts w:ascii="Arial" w:eastAsia="Times New Roman" w:hAnsi="Arial" w:cs="Arial"/>
          <w:color w:val="4A4A4A"/>
          <w:sz w:val="24"/>
          <w:szCs w:val="24"/>
        </w:rPr>
        <w:br/>
        <w:t>db.my_collection.find({“baz.a” : 1, “baz.b” : 2});</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Q48) Query IDE for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I’m wondering if there is an IDE for MongoDB that allows you to run queries and see the results? This would behave like query analyzer in SQL Server Management Studio. The issue I’m having right now is that I have to do queries, such as “db.MyTable.find()” from command prompt, which isn’t a good solution.</w:t>
      </w:r>
      <w:r w:rsidRPr="00643C57">
        <w:rPr>
          <w:rFonts w:ascii="Arial" w:eastAsia="Times New Roman" w:hAnsi="Arial" w:cs="Arial"/>
          <w:color w:val="4A4A4A"/>
          <w:sz w:val="24"/>
          <w:szCs w:val="24"/>
        </w:rPr>
        <w:br/>
        <w:t>If the answer is no, is there a more mature “no sql” solution like MongoDB that does have an IDE?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Web Based</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For PHP, I’d recommend Rock Mongo. Solid, lots of great features, easy setup.</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href="https://code.google.com/p/rock-php/wiki/rock_mongo"&gt;https://code.google.com/p/rock-php/wiki/rock_mongo&lt;/a&gt;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If you don’t want to install anything … you can use MongoHQ’s web interface (even if you your MongoDB isn’t on MongoHQ.)</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href="https://mongohq.com/home"&gt;https://mongohq.com/home&lt;/a&gt;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Windows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By far, the best UI (for Windows) currently out there is MongoVUE.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href="https://blog.mongovue.com/"&gt;https://blog.mongovue.com/&lt;/a&gt;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Looks great, lots of features, and if you are new it will really help you get going</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href="https://blog.mongovue.com/features/"&gt;https://blog.mongovue.com/features/&lt;/a&gt;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Here’s a Q&amp;A with the author too if you are interested</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href="https://learnmongo.com/posts/qa-ishann-kumar-creator-of-mongovue/"&gt;https://learnmongo.com/posts/qa-ishann-kumar-creator-of-mongovue/&lt;/a&gt;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There is an official list of admin tools here: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href="https://www.mongodb.org/display/DOCS/Admin+UIs"&gt;https://www.mongodb.org/display/DOCS/Admin+UIs&lt;/a&gt;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Another contender : https://www.robomongo.org/ Robomongo give you a shell like interface but outputs your results in the gui. Its available for windows, mac(dmg, zip) and linux (deb, rpm, tar.gz) as a desktop application. Currently its free!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Robomongo prints the results in a treeView or Json text representation and supports the generation of UUID (.NET-,Python-,Java-Encoding). It has autocomplete, shows multiple results at once and has a query history.</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Q49) MongoDB: Geting “Client Cursor::yield can’t unlock b/c of recursive lock” warning when use findAndModify in two process instances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I’m using: MongoDB 1.6.4, Python 2.6.6, PyMongo 1.9, Ubuntu 10.10</w:t>
      </w:r>
      <w:r w:rsidRPr="00643C57">
        <w:rPr>
          <w:rFonts w:ascii="Arial" w:eastAsia="Times New Roman" w:hAnsi="Arial" w:cs="Arial"/>
          <w:color w:val="4A4A4A"/>
          <w:sz w:val="24"/>
          <w:szCs w:val="24"/>
        </w:rPr>
        <w:br/>
        <w:t>I’m getting “Client Cursor::yield can’t unlock b/c of recursive lock” warning in my logs very often when use findAndModify in two process instances. When i use only one process warning doesn’t appear.</w:t>
      </w:r>
      <w:r w:rsidRPr="00643C57">
        <w:rPr>
          <w:rFonts w:ascii="Arial" w:eastAsia="Times New Roman" w:hAnsi="Arial" w:cs="Arial"/>
          <w:color w:val="4A4A4A"/>
          <w:sz w:val="24"/>
          <w:szCs w:val="24"/>
        </w:rPr>
        <w:br/>
        <w:t>How can i fix this?</w:t>
      </w:r>
      <w:r w:rsidRPr="00643C57">
        <w:rPr>
          <w:rFonts w:ascii="Arial" w:eastAsia="Times New Roman" w:hAnsi="Arial" w:cs="Arial"/>
          <w:color w:val="4A4A4A"/>
          <w:sz w:val="24"/>
          <w:szCs w:val="24"/>
        </w:rPr>
        <w:br/>
        <w:t>*Update 8 March 2013 *</w:t>
      </w:r>
      <w:r w:rsidRPr="00643C57">
        <w:rPr>
          <w:rFonts w:ascii="Arial" w:eastAsia="Times New Roman" w:hAnsi="Arial" w:cs="Arial"/>
          <w:color w:val="4A4A4A"/>
          <w:sz w:val="24"/>
          <w:szCs w:val="24"/>
        </w:rPr>
        <w:br/>
        <w:t>Is there a fix to this problem as of now?</w:t>
      </w:r>
      <w:r w:rsidRPr="00643C57">
        <w:rPr>
          <w:rFonts w:ascii="Arial" w:eastAsia="Times New Roman" w:hAnsi="Arial" w:cs="Arial"/>
          <w:color w:val="4A4A4A"/>
          <w:sz w:val="24"/>
          <w:szCs w:val="24"/>
        </w:rPr>
        <w:br/>
        <w:t>this is usually means you are missing indexes on fields used in query.</w:t>
      </w:r>
      <w:r w:rsidRPr="00643C57">
        <w:rPr>
          <w:rFonts w:ascii="Arial" w:eastAsia="Times New Roman" w:hAnsi="Arial" w:cs="Arial"/>
          <w:color w:val="4A4A4A"/>
          <w:sz w:val="24"/>
          <w:szCs w:val="24"/>
        </w:rPr>
        <w:br/>
        <w:t xml:space="preserve">I don’t know tech details of this warning but from my experience adding index on the </w:t>
      </w:r>
      <w:r w:rsidRPr="00643C57">
        <w:rPr>
          <w:rFonts w:ascii="Arial" w:eastAsia="Times New Roman" w:hAnsi="Arial" w:cs="Arial"/>
          <w:color w:val="4A4A4A"/>
          <w:sz w:val="24"/>
          <w:szCs w:val="24"/>
        </w:rPr>
        <w:lastRenderedPageBreak/>
        <w:t>query field helps. check you have index on fields that used in query part of findAndModify. also run db.collection.find().explain() to check if it uses the index.</w:t>
      </w:r>
      <w:r w:rsidRPr="00643C57">
        <w:rPr>
          <w:rFonts w:ascii="Arial" w:eastAsia="Times New Roman" w:hAnsi="Arial" w:cs="Arial"/>
          <w:color w:val="4A4A4A"/>
          <w:sz w:val="24"/>
          <w:szCs w:val="24"/>
        </w:rPr>
        <w:br/>
        <w:t>Thanks to the pingw33n who help solve this question.</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Q50) how to query child objects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I’m new to mongodb and am trying to query child objects. I have a collection of States, and each State has child Cities. One of the Cities has a Name property that is null, which is causing errors in my app. How would I query the State collections to find child Cities that have a name == null?</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it is exactly null (as opposed to not set):</w:t>
      </w:r>
      <w:r w:rsidRPr="00643C57">
        <w:rPr>
          <w:rFonts w:ascii="Arial" w:eastAsia="Times New Roman" w:hAnsi="Arial" w:cs="Arial"/>
          <w:color w:val="4A4A4A"/>
          <w:sz w:val="24"/>
          <w:szCs w:val="24"/>
        </w:rPr>
        <w:br/>
        <w:t>db.states.find({“cities.name”: null})</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(but as javierfp points out, it also matches documents that have no cities array at all, I’m assuming that they do).</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it’s the case that the property is not set:</w:t>
      </w:r>
      <w:r w:rsidRPr="00643C57">
        <w:rPr>
          <w:rFonts w:ascii="Arial" w:eastAsia="Times New Roman" w:hAnsi="Arial" w:cs="Arial"/>
          <w:color w:val="4A4A4A"/>
          <w:sz w:val="24"/>
          <w:szCs w:val="24"/>
        </w:rPr>
        <w:br/>
        <w:t>db.states.find({“cities.name”: {“$exists”: false}})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I’ve tested the above with a collection created with these two inserts: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]db.states.insert({“cities”: [{name: “New York”}, {name: null}]})</w:t>
      </w:r>
      <w:r w:rsidRPr="00643C57">
        <w:rPr>
          <w:rFonts w:ascii="Arial" w:eastAsia="Times New Roman" w:hAnsi="Arial" w:cs="Arial"/>
          <w:color w:val="4A4A4A"/>
          <w:sz w:val="24"/>
          <w:szCs w:val="24"/>
        </w:rPr>
        <w:br/>
        <w:t>db.states.insert({“cities”: [{name: “Austin”}, {color: “blue”}]})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 first query finds the first state, the second query findsthe second. If you want to find them both with one query you can make an $or query:</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db.states.find({“$or”: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{“cities.name”: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{“cities.name”: {“$exists”: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Assuming your “states” collection is like: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 “Spain”, “cities” : [ { “name” : “Madrid” }, { “name” : null</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 “France”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The query to find states with</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null</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cities would be: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db.states.find({“cities.name” : {“$in” : [null], “$exists” : true}});</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It is a common </w:t>
      </w:r>
      <w:r w:rsidRPr="00643C57">
        <w:rPr>
          <w:rFonts w:ascii="Arial" w:eastAsia="Times New Roman" w:hAnsi="Arial" w:cs="Arial"/>
          <w:b/>
          <w:bCs/>
          <w:color w:val="4A4A4A"/>
          <w:sz w:val="24"/>
          <w:szCs w:val="24"/>
        </w:rPr>
        <w:t>mistake </w:t>
      </w:r>
      <w:r w:rsidRPr="00643C57">
        <w:rPr>
          <w:rFonts w:ascii="Arial" w:eastAsia="Times New Roman" w:hAnsi="Arial" w:cs="Arial"/>
          <w:color w:val="4A4A4A"/>
          <w:sz w:val="24"/>
          <w:szCs w:val="24"/>
        </w:rPr>
        <w:t>to query for nulls as:</w:t>
      </w:r>
      <w:r w:rsidRPr="00643C57">
        <w:rPr>
          <w:rFonts w:ascii="Arial" w:eastAsia="Times New Roman" w:hAnsi="Arial" w:cs="Arial"/>
          <w:color w:val="4A4A4A"/>
          <w:sz w:val="24"/>
          <w:szCs w:val="24"/>
        </w:rPr>
        <w:br/>
        <w:t>db.states.find({“cities.name” : null});</w:t>
      </w:r>
      <w:r w:rsidRPr="00643C57">
        <w:rPr>
          <w:rFonts w:ascii="Arial" w:eastAsia="Times New Roman" w:hAnsi="Arial" w:cs="Arial"/>
          <w:color w:val="4A4A4A"/>
          <w:sz w:val="24"/>
          <w:szCs w:val="24"/>
        </w:rPr>
        <w:br/>
        <w:t xml:space="preserve">because this query will return all documents lacking the key (in our example it will return </w:t>
      </w:r>
      <w:r w:rsidRPr="00643C57">
        <w:rPr>
          <w:rFonts w:ascii="Arial" w:eastAsia="Times New Roman" w:hAnsi="Arial" w:cs="Arial"/>
          <w:color w:val="4A4A4A"/>
          <w:sz w:val="24"/>
          <w:szCs w:val="24"/>
        </w:rPr>
        <w:lastRenderedPageBreak/>
        <w:t>Spain and France). So, unless you are sure the key is always present you must check that the key exists as in the first qeury.</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Q51) MongoDB 1.6.5: how to rename field in collection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$rename function is available only in development version 1.7.2. How to rename field in 1.6.5?</w:t>
      </w:r>
      <w:r w:rsidRPr="00643C57">
        <w:rPr>
          <w:rFonts w:ascii="Arial" w:eastAsia="Times New Roman" w:hAnsi="Arial" w:cs="Arial"/>
          <w:color w:val="4A4A4A"/>
          <w:sz w:val="24"/>
          <w:szCs w:val="24"/>
        </w:rPr>
        <w:br/>
        <w:t>The simplest way to perform such an operation is to loop through the data set re-mapping the name of the field. The easiest way to do this is to write a function that performs the re-write and then use the .find().forEach() syntax in the shell.</w:t>
      </w:r>
      <w:r w:rsidRPr="00643C57">
        <w:rPr>
          <w:rFonts w:ascii="Arial" w:eastAsia="Times New Roman" w:hAnsi="Arial" w:cs="Arial"/>
          <w:color w:val="4A4A4A"/>
          <w:sz w:val="24"/>
          <w:szCs w:val="24"/>
        </w:rPr>
        <w:br/>
        <w:t>Here’s a sample from the shell:</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db.foo.save({ a : 1, b : 2, c : 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db.foo.save({ a : 4, b : 5, c : 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db.foo.save({ a : 7, b : 8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remap = function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(x)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if</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(x.c){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db.foo.update({_id:x._id}, {$set:{d:x.c}, $unset:{c:1}});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db.foo.find().forEach(remap);</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db.foo.find();</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In the case above I’m doing an $unset and a $set in the same action. MongoDB does not support transactions across collections, but the above is a single document. So you’re guaranteed that the set and unset will be atomic (i.e. they both succeed or they both fail).</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 only limitation here is that you’ll need to manage outside writers to keep the data consistent. My normal preference for this is simply to turn off writes while this updates. If this option is not available, then you’ll have to figure out what level of consistency you want for the data. (I can provide some ideas here, but it’s really going to be specific to your data and system)</w:t>
      </w:r>
      <w:r w:rsidRPr="00643C57">
        <w:rPr>
          <w:rFonts w:ascii="Arial" w:eastAsia="Times New Roman" w:hAnsi="Arial" w:cs="Arial"/>
          <w:color w:val="4A4A4A"/>
          <w:sz w:val="24"/>
          <w:szCs w:val="24"/>
        </w:rPr>
        <w:br/>
        <w:t>db.collection_name.update({}, {$rename: {“oldname”: “newname”}}, false, true);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This will rename the column for each row in the collection.</w:t>
      </w:r>
      <w:r w:rsidRPr="00643C57">
        <w:rPr>
          <w:rFonts w:ascii="Arial" w:eastAsia="Times New Roman" w:hAnsi="Arial" w:cs="Arial"/>
          <w:color w:val="4A4A4A"/>
          <w:sz w:val="24"/>
          <w:szCs w:val="24"/>
        </w:rPr>
        <w:br/>
        <w:t>Also, I discovered that if your column (the one you’re renaming) appears within the index catalog (db.collection_name.getIndexes()), then you’re going to have to drop and recreate the index (using the new column name) also.</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lastRenderedPageBreak/>
        <w:t>Q52) Is it normal size for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just import my </w:t>
      </w:r>
      <w:r w:rsidRPr="00643C57">
        <w:rPr>
          <w:rFonts w:ascii="Arial" w:eastAsia="Times New Roman" w:hAnsi="Arial" w:cs="Arial"/>
          <w:b/>
          <w:bCs/>
          <w:color w:val="4A4A4A"/>
          <w:sz w:val="24"/>
          <w:szCs w:val="24"/>
        </w:rPr>
        <w:t>Mysql </w:t>
      </w:r>
      <w:r w:rsidRPr="00643C57">
        <w:rPr>
          <w:rFonts w:ascii="Arial" w:eastAsia="Times New Roman" w:hAnsi="Arial" w:cs="Arial"/>
          <w:color w:val="4A4A4A"/>
          <w:sz w:val="24"/>
          <w:szCs w:val="24"/>
        </w:rPr>
        <w:t>database (size 2,8 Mio) in my new </w:t>
      </w:r>
      <w:r w:rsidRPr="00643C57">
        <w:rPr>
          <w:rFonts w:ascii="Arial" w:eastAsia="Times New Roman" w:hAnsi="Arial" w:cs="Arial"/>
          <w:b/>
          <w:bCs/>
          <w:color w:val="4A4A4A"/>
          <w:sz w:val="24"/>
          <w:szCs w:val="24"/>
        </w:rPr>
        <w:t>Mongo </w:t>
      </w:r>
      <w:r w:rsidRPr="00643C57">
        <w:rPr>
          <w:rFonts w:ascii="Arial" w:eastAsia="Times New Roman" w:hAnsi="Arial" w:cs="Arial"/>
          <w:color w:val="4A4A4A"/>
          <w:sz w:val="24"/>
          <w:szCs w:val="24"/>
        </w:rPr>
        <w:t>database with very simple php script i build, import was ok without error but when i look my </w:t>
      </w:r>
      <w:r w:rsidRPr="00643C57">
        <w:rPr>
          <w:rFonts w:ascii="Arial" w:eastAsia="Times New Roman" w:hAnsi="Arial" w:cs="Arial"/>
          <w:b/>
          <w:bCs/>
          <w:color w:val="4A4A4A"/>
          <w:sz w:val="24"/>
          <w:szCs w:val="24"/>
        </w:rPr>
        <w:t>Mongo </w:t>
      </w:r>
      <w:r w:rsidRPr="00643C57">
        <w:rPr>
          <w:rFonts w:ascii="Arial" w:eastAsia="Times New Roman" w:hAnsi="Arial" w:cs="Arial"/>
          <w:color w:val="4A4A4A"/>
          <w:sz w:val="24"/>
          <w:szCs w:val="24"/>
        </w:rPr>
        <w:t>database (with RockMongo) i can see this : Data Size 8.01m, Storage Size 13.7m.</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MongoDB </w:t>
      </w:r>
      <w:r w:rsidRPr="00643C57">
        <w:rPr>
          <w:rFonts w:ascii="Arial" w:eastAsia="Times New Roman" w:hAnsi="Arial" w:cs="Arial"/>
          <w:color w:val="4A4A4A"/>
          <w:sz w:val="24"/>
          <w:szCs w:val="24"/>
        </w:rPr>
        <w:t>is bigger than </w:t>
      </w:r>
      <w:r w:rsidRPr="00643C57">
        <w:rPr>
          <w:rFonts w:ascii="Arial" w:eastAsia="Times New Roman" w:hAnsi="Arial" w:cs="Arial"/>
          <w:b/>
          <w:bCs/>
          <w:color w:val="4A4A4A"/>
          <w:sz w:val="24"/>
          <w:szCs w:val="24"/>
        </w:rPr>
        <w:t>Mysql </w:t>
      </w:r>
      <w:r w:rsidRPr="00643C57">
        <w:rPr>
          <w:rFonts w:ascii="Arial" w:eastAsia="Times New Roman" w:hAnsi="Arial" w:cs="Arial"/>
          <w:color w:val="4A4A4A"/>
          <w:sz w:val="24"/>
          <w:szCs w:val="24"/>
        </w:rPr>
        <w:t>for the same amount of data, is this normal?</w:t>
      </w:r>
      <w:r w:rsidRPr="00643C57">
        <w:rPr>
          <w:rFonts w:ascii="Arial" w:eastAsia="Times New Roman" w:hAnsi="Arial" w:cs="Arial"/>
          <w:color w:val="4A4A4A"/>
          <w:sz w:val="24"/>
          <w:szCs w:val="24"/>
        </w:rPr>
        <w:br/>
        <w:t>Thanks for your help and sorry for my english.</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Yes, it’s normal that the “same” data will take up more space in mongodb. There’s a few things you need to take into account:</w:t>
      </w:r>
      <w:r w:rsidRPr="00643C57">
        <w:rPr>
          <w:rFonts w:ascii="Arial" w:eastAsia="Times New Roman" w:hAnsi="Arial" w:cs="Arial"/>
          <w:color w:val="4A4A4A"/>
          <w:sz w:val="24"/>
          <w:szCs w:val="24"/>
        </w:rPr>
        <w:br/>
        <w:t>1) the document _id that’s stored for each document (unless you are specifying your own value for that) is 12 bytes per doc</w:t>
      </w:r>
      <w:r w:rsidRPr="00643C57">
        <w:rPr>
          <w:rFonts w:ascii="Arial" w:eastAsia="Times New Roman" w:hAnsi="Arial" w:cs="Arial"/>
          <w:color w:val="4A4A4A"/>
          <w:sz w:val="24"/>
          <w:szCs w:val="24"/>
        </w:rPr>
        <w:br/>
        <w:t>2) you’re storing the key for each key-value pair in each document, whereas in MySql the column name is not stored for every single row so you have that extra overhead in your mongodb documents too. One way to reduce this is to use shortened key names (“column names”) in your docs</w:t>
      </w:r>
      <w:r w:rsidRPr="00643C57">
        <w:rPr>
          <w:rFonts w:ascii="Arial" w:eastAsia="Times New Roman" w:hAnsi="Arial" w:cs="Arial"/>
          <w:color w:val="4A4A4A"/>
          <w:sz w:val="24"/>
          <w:szCs w:val="24"/>
        </w:rPr>
        <w:br/>
        <w:t>3) mongodb automatically adds padding to allow documents to grow</w:t>
      </w:r>
      <w:r w:rsidRPr="00643C57">
        <w:rPr>
          <w:rFonts w:ascii="Arial" w:eastAsia="Times New Roman" w:hAnsi="Arial" w:cs="Arial"/>
          <w:color w:val="4A4A4A"/>
          <w:sz w:val="24"/>
          <w:szCs w:val="24"/>
        </w:rPr>
        <w:br/>
        <w:t>In similar tests, loading data from SQL Server to MongoDB, with shortened 2 character document key names instead of the full names as per SQL Server, I see about 25-30% extra space being used in MongoDB.</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Q53) Maximum number of databases supported by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would like to create a database for each customer. But before, I would like to know how many databases can be created in a single instance of MongoDB ?</w:t>
      </w:r>
      <w:r w:rsidRPr="00643C57">
        <w:rPr>
          <w:rFonts w:ascii="Arial" w:eastAsia="Times New Roman" w:hAnsi="Arial" w:cs="Arial"/>
          <w:color w:val="4A4A4A"/>
          <w:sz w:val="24"/>
          <w:szCs w:val="24"/>
        </w:rPr>
        <w:br/>
        <w:t>There’s no explicit limit, but there are probably some implicit limits due to max number of open file handles / files in a directory on the host OS/filesystem.</w:t>
      </w:r>
      <w:r w:rsidRPr="00643C57">
        <w:rPr>
          <w:rFonts w:ascii="Arial" w:eastAsia="Times New Roman" w:hAnsi="Arial" w:cs="Arial"/>
          <w:color w:val="4A4A4A"/>
          <w:sz w:val="24"/>
          <w:szCs w:val="24"/>
        </w:rPr>
        <w:br/>
        <w:t>see: https://groups.google.com/group/mongodb-user/browse_thread/thread/01727e1af681985a?fwc=2</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Q54) Mongo $in operator performance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Is it slow / poor form to use the $in operator in MongoDB with a large array of possibilities?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posts.find({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author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[‘friend1',’friend2',’friend3’….’friend40’]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App Engine, for example, won’t let you use more than 30 because they translate directly to one query per item in the IN array, and so instead force you into using their method for handling fan out. While thats probably the most efficient method in Mongo too, the code for it is significantly more complex so I’d prefer to just use this generic method.</w:t>
      </w:r>
      <w:r w:rsidRPr="00643C57">
        <w:rPr>
          <w:rFonts w:ascii="Arial" w:eastAsia="Times New Roman" w:hAnsi="Arial" w:cs="Arial"/>
          <w:color w:val="4A4A4A"/>
          <w:sz w:val="24"/>
          <w:szCs w:val="24"/>
        </w:rPr>
        <w:br/>
        <w:t>Will Mongo execute these $in queries efficiently for reasonable-sized datasets?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It can be fairly efficient with small lists (hard to say what small is, but at least into the tens/hundreds) for $in. It does not work like app-engine since mongodb has actual btree indexes and isn’t a column store like bigtable.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With $in it will skip around in the index to find the matching documents, or walk through the whole collection if there isn’t an index to use.</w:t>
      </w:r>
      <w:r w:rsidRPr="00643C57">
        <w:rPr>
          <w:rFonts w:ascii="Arial" w:eastAsia="Times New Roman" w:hAnsi="Arial" w:cs="Arial"/>
          <w:color w:val="4A4A4A"/>
          <w:sz w:val="24"/>
          <w:szCs w:val="24"/>
        </w:rPr>
        <w:br/>
        <w:t>If you build an index (ensureIndex) on the list element, it should be pretty quick.</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Have you tried using explain()? Its a good, built-in way to profile your queries: https://www.mongodb.org/display/DOCS/Indexing+Advice+and+FAQ#IndexingAdviceandFAQ-Use%7B%7Bexplain%7D%7D.</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Q55) Mongo Query question $gt,$lt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have a query below. I want get items between 4 and 6 so only a:1 should match because it has the value 5 in b.</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db.test.find({ b : { $gt :  4  }, b: {$lt : 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ObjectId(“4d54cff54364000000004331”), “a” : 1, “b” : [ 2, 3, 4, 5 ]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ObjectId(“4d54d0074364000000004332”), “a” : 2, “b” : [ 2, 4, 6, 8 ]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Can someone tell be why a:2 is matching this query? I can’t really see why it is being returned.</w:t>
      </w:r>
      <w:r w:rsidRPr="00643C57">
        <w:rPr>
          <w:rFonts w:ascii="Arial" w:eastAsia="Times New Roman" w:hAnsi="Arial" w:cs="Arial"/>
          <w:color w:val="4A4A4A"/>
          <w:sz w:val="24"/>
          <w:szCs w:val="24"/>
        </w:rPr>
        <w:br/>
        <w:t>I also tried what was specified in the tutorial but id did not seem to work:</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db.test.find({ b : { $gt :  4, $lt : 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ObjectId(“4d54cff54364000000004331”), “a” : 1, “b” : [ 2, 3, 4, 5 ]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ObjectId(“4d54d0074364000000004332”), “a” : 2, “b” : [ 2, 4, 6, 8 ]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And this one to avoid any confusion regarding GT/GTE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db.test.find({b: {$gt: 4.5, $lt: 5.5}});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ObjectId(“4d54cff54364000000004331”), “a” : 1, “b” : [ 2, 3, 4, 5 ]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ObjectId(“4d54d0074364000000004332”), “a” : 2, “b” : [ 2, 4, 6, 8 ]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only a:1 should be returned.</w:t>
      </w:r>
      <w:r w:rsidRPr="00643C57">
        <w:rPr>
          <w:rFonts w:ascii="Arial" w:eastAsia="Times New Roman" w:hAnsi="Arial" w:cs="Arial"/>
          <w:color w:val="4A4A4A"/>
          <w:sz w:val="24"/>
          <w:szCs w:val="24"/>
        </w:rPr>
        <w:br/>
        <w:t>As suggested, I gave $elemMatch a try but it did not appear to work either (objectIds are different because I am on a different machine)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ObjectId(“4d5a24a5e82e00000000433f”), “a” : 1, “b” : [ 2, 3, 4, 5 ]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ObjectId(“4d5a24bbe82e000000004340”), “a” : 2, “b” : [ 2, 4, 6, 8 ]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db.test.find({b: {$elemMatch: {$gt : 4, $lt: 6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No documents were returned.</w:t>
      </w:r>
      <w:r w:rsidRPr="00643C57">
        <w:rPr>
          <w:rFonts w:ascii="Arial" w:eastAsia="Times New Roman" w:hAnsi="Arial" w:cs="Arial"/>
          <w:color w:val="4A4A4A"/>
          <w:sz w:val="24"/>
          <w:szCs w:val="24"/>
        </w:rPr>
        <w:br/>
        <w:t>This is a really confusing topic. I work at 10gen and I had to spend a while wrapping my head around it</w:t>
      </w:r>
      <w:r w:rsidRPr="00643C57">
        <w:rPr>
          <w:rFonts w:ascii="Arial" w:eastAsia="Times New Roman" w:hAnsi="Arial" w:cs="Arial"/>
          <w:color w:val="4A4A4A"/>
          <w:sz w:val="24"/>
          <w:szCs w:val="24"/>
        </w:rPr>
        <w:br/>
        <w:t>Let’s walk through how the query engine processes this query.</w:t>
      </w:r>
      <w:r w:rsidRPr="00643C57">
        <w:rPr>
          <w:rFonts w:ascii="Arial" w:eastAsia="Times New Roman" w:hAnsi="Arial" w:cs="Arial"/>
          <w:color w:val="4A4A4A"/>
          <w:sz w:val="24"/>
          <w:szCs w:val="24"/>
        </w:rPr>
        <w:br/>
        <w:t>Here’s the query again:</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&gt; db.test.find({ b : { $gt :  4, $lt : 6}});</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When it gets to the record that seems like it shouldn’t match…</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 “_id” : ObjectId(“4d54cff54364000000004331”), “a” : 1, “b” : [ 2, 4, 6, 8 ]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 match is not performed against each element of the array, but rather against the array as a whole.</w:t>
      </w:r>
      <w:r w:rsidRPr="00643C57">
        <w:rPr>
          <w:rFonts w:ascii="Arial" w:eastAsia="Times New Roman" w:hAnsi="Arial" w:cs="Arial"/>
          <w:color w:val="4A4A4A"/>
          <w:sz w:val="24"/>
          <w:szCs w:val="24"/>
        </w:rPr>
        <w:br/>
        <w:t>The comparison is performed in three steps: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Step 1:</w:t>
      </w:r>
      <w:r w:rsidRPr="00643C57">
        <w:rPr>
          <w:rFonts w:ascii="Arial" w:eastAsia="Times New Roman" w:hAnsi="Arial" w:cs="Arial"/>
          <w:color w:val="4A4A4A"/>
          <w:sz w:val="24"/>
          <w:szCs w:val="24"/>
        </w:rPr>
        <w:t> Find all documents where b has a value greater than 4</w:t>
      </w:r>
      <w:r w:rsidRPr="00643C57">
        <w:rPr>
          <w:rFonts w:ascii="Arial" w:eastAsia="Times New Roman" w:hAnsi="Arial" w:cs="Arial"/>
          <w:color w:val="4A4A4A"/>
          <w:sz w:val="24"/>
          <w:szCs w:val="24"/>
        </w:rPr>
        <w:br/>
        <w:t>b: [2,4,6,8] matches because 6 &amp; 8 are greater than 4</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Step 2</w:t>
      </w:r>
      <w:r w:rsidRPr="00643C57">
        <w:rPr>
          <w:rFonts w:ascii="Arial" w:eastAsia="Times New Roman" w:hAnsi="Arial" w:cs="Arial"/>
          <w:color w:val="4A4A4A"/>
          <w:sz w:val="24"/>
          <w:szCs w:val="24"/>
        </w:rPr>
        <w:t>: Find all documents where b has a value less than 6</w:t>
      </w:r>
      <w:r w:rsidRPr="00643C57">
        <w:rPr>
          <w:rFonts w:ascii="Arial" w:eastAsia="Times New Roman" w:hAnsi="Arial" w:cs="Arial"/>
          <w:color w:val="4A4A4A"/>
          <w:sz w:val="24"/>
          <w:szCs w:val="24"/>
        </w:rPr>
        <w:br/>
        <w:t>b: [2,4,6,8] matches because 2 &amp; 4 are less than 6</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Step 3:</w:t>
      </w:r>
      <w:r w:rsidRPr="00643C57">
        <w:rPr>
          <w:rFonts w:ascii="Arial" w:eastAsia="Times New Roman" w:hAnsi="Arial" w:cs="Arial"/>
          <w:color w:val="4A4A4A"/>
          <w:sz w:val="24"/>
          <w:szCs w:val="24"/>
        </w:rPr>
        <w:t> Find the set of documents that matched in both step 1 &amp; 2.</w:t>
      </w:r>
      <w:r w:rsidRPr="00643C57">
        <w:rPr>
          <w:rFonts w:ascii="Arial" w:eastAsia="Times New Roman" w:hAnsi="Arial" w:cs="Arial"/>
          <w:color w:val="4A4A4A"/>
          <w:sz w:val="24"/>
          <w:szCs w:val="24"/>
        </w:rPr>
        <w:br/>
        <w:t>The document with b: [2,4,6,8] matched both steps 1 &amp; 2 so it is returned as a match. Note that results are also de-duplicated in this step, so the same document won’t be returned twice.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you want your query to apply to the individual elements of the array, rather than the array as a whole, you can use the $elemMatch operator. For example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db.temp.find({b: {$elemMatch: {$gt: 4, $lt: 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db.temp.find({b: {$elemMatch: {$gte: 4, $lt: 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ObjectId(“4d558b6f4f0b1e2141b66660”), “b” : [ 2, 3, 4, 5, 6 ] }</w:t>
            </w:r>
          </w:p>
        </w:tc>
      </w:tr>
    </w:tbl>
    <w:p w:rsidR="00643C57" w:rsidRPr="00643C57" w:rsidRDefault="00643C57" w:rsidP="00643C57">
      <w:pPr>
        <w:shd w:val="clear" w:color="auto" w:fill="EEEEEE"/>
        <w:spacing w:after="0" w:line="240" w:lineRule="auto"/>
        <w:jc w:val="both"/>
        <w:rPr>
          <w:rFonts w:ascii="Arial" w:eastAsia="Times New Roman" w:hAnsi="Arial" w:cs="Arial"/>
          <w:color w:val="222222"/>
          <w:sz w:val="20"/>
          <w:szCs w:val="20"/>
        </w:rPr>
      </w:pPr>
      <w:r w:rsidRPr="00643C57">
        <w:rPr>
          <w:rFonts w:ascii="Arial" w:eastAsia="Times New Roman" w:hAnsi="Arial" w:cs="Arial"/>
          <w:b/>
          <w:bCs/>
          <w:color w:val="222222"/>
          <w:sz w:val="24"/>
          <w:szCs w:val="24"/>
        </w:rPr>
        <w:t>Related Page: </w:t>
      </w:r>
      <w:hyperlink r:id="rId183" w:tgtFrame="_blank" w:history="1">
        <w:r w:rsidRPr="00643C57">
          <w:rPr>
            <w:rFonts w:ascii="Arial" w:eastAsia="Times New Roman" w:hAnsi="Arial" w:cs="Arial"/>
            <w:b/>
            <w:bCs/>
            <w:color w:val="003BBB"/>
            <w:sz w:val="20"/>
            <w:szCs w:val="20"/>
            <w:u w:val="single"/>
          </w:rPr>
          <w:t>MongoDB Show Collections</w:t>
        </w:r>
      </w:hyperlink>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Q56) MongoDB: How to change the type of a field?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lastRenderedPageBreak/>
        <w:t>Ans: </w:t>
      </w:r>
      <w:r w:rsidRPr="00643C57">
        <w:rPr>
          <w:rFonts w:ascii="Arial" w:eastAsia="Times New Roman" w:hAnsi="Arial" w:cs="Arial"/>
          <w:color w:val="4A4A4A"/>
          <w:sz w:val="24"/>
          <w:szCs w:val="24"/>
        </w:rPr>
        <w:t>There is a question already in Stackoverflow, very similar with my question. The thing is that the answer for that questions was for a Java Driver, I am trying to do it in the shell.</w:t>
      </w:r>
      <w:r w:rsidRPr="00643C57">
        <w:rPr>
          <w:rFonts w:ascii="Arial" w:eastAsia="Times New Roman" w:hAnsi="Arial" w:cs="Arial"/>
          <w:color w:val="4A4A4A"/>
          <w:sz w:val="24"/>
          <w:szCs w:val="24"/>
        </w:rPr>
        <w:br/>
        <w:t>I am doing this…</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db.meta.update({‘fields.properties.default’: { $type : 1 }}, {‘fields.properties.default’: { $type : 2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This is not working</w:t>
      </w:r>
      <w:r w:rsidRPr="00643C57">
        <w:rPr>
          <w:rFonts w:ascii="Arial" w:eastAsia="Times New Roman" w:hAnsi="Arial" w:cs="Arial"/>
          <w:color w:val="4A4A4A"/>
          <w:sz w:val="24"/>
          <w:szCs w:val="24"/>
        </w:rPr>
        <w:br/>
        <w:t>The only way to change the $type of the data is to perform an update on the data where the data has the correct type.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In this case, it looks like you’re trying to change the $type from 1 (double) to 2 (string).</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https://www.mongodb.org/display/DOCS/Advanced+Queries#AdvancedQueries-%24type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So simply load the document from the DB, perform the cast (new String(x)) and then save the document again.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you need to do this programmatically and entirely from the shell, you can use thefind(…).forEach(function(x) {}) syntax.</w:t>
      </w:r>
      <w:r w:rsidRPr="00643C57">
        <w:rPr>
          <w:rFonts w:ascii="Arial" w:eastAsia="Times New Roman" w:hAnsi="Arial" w:cs="Arial"/>
          <w:color w:val="4A4A4A"/>
          <w:sz w:val="24"/>
          <w:szCs w:val="24"/>
        </w:rPr>
        <w:br/>
        <w:t>In response to the second comment below. Change the field bad from a number to a string in collection foo.</w:t>
      </w:r>
    </w:p>
    <w:tbl>
      <w:tblPr>
        <w:tblW w:w="17040" w:type="dxa"/>
        <w:tblCellMar>
          <w:left w:w="0" w:type="dxa"/>
          <w:right w:w="0" w:type="dxa"/>
        </w:tblCellMar>
        <w:tblLook w:val="04A0" w:firstRow="1" w:lastRow="0" w:firstColumn="1" w:lastColumn="0" w:noHBand="0" w:noVBand="1"/>
      </w:tblPr>
      <w:tblGrid>
        <w:gridCol w:w="555"/>
        <w:gridCol w:w="1648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tc>
        <w:tc>
          <w:tcPr>
            <w:tcW w:w="1648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db.foo.find( { ‘bad’ : { $type : 1 } } ).forEach( function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(x)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x.bad =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String(x.bad); // convert field to string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db.foo.save(x);</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String to Integer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db.db-name.find({field-name : {$exists : true}}).forEach( function(obj) { obj.field-name =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NumberInt( obj.field-name ); db.db-name.save(obj);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Integer to String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db.db-name.find({field-name : {$exists : true}}).forEach( function(obj) { obj.field-name = “”+obj.field-name; db.db-name.save(obj);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This is what I used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string to int conversion.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db.my_collection.find().forEach( function(obj)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obj.my_value= parseInt(obj.my_value);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db.my_collection.save(obj);</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db.coll.find().forEach(function(data)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db.coll.update({_id:data._id},{$set:{myfield:parseInt(data.myfield)}});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Q57) Many to many update in MongoDB without transactions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have two collections with a many-to-many relationship. I want to store an array of linked ObjectIds in both documents so that I can take Document A and retrieve all linked Document B’s quickly, and vice versa.</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Creating this link is a two step process</w:t>
      </w:r>
      <w:r w:rsidRPr="00643C57">
        <w:rPr>
          <w:rFonts w:ascii="Arial" w:eastAsia="Times New Roman" w:hAnsi="Arial" w:cs="Arial"/>
          <w:color w:val="4A4A4A"/>
          <w:sz w:val="24"/>
          <w:szCs w:val="24"/>
        </w:rPr>
        <w:br/>
        <w:t>1. Add Document A’s ObjectId to Document B</w:t>
      </w:r>
      <w:r w:rsidRPr="00643C57">
        <w:rPr>
          <w:rFonts w:ascii="Arial" w:eastAsia="Times New Roman" w:hAnsi="Arial" w:cs="Arial"/>
          <w:color w:val="4A4A4A"/>
          <w:sz w:val="24"/>
          <w:szCs w:val="24"/>
        </w:rPr>
        <w:br/>
        <w:t>2. Add Document B’s ObjectId to Document A</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After watching a MongoDB video I found this to be the recommended way of storing a many-to-many relationship between two collections</w:t>
      </w:r>
      <w:r w:rsidRPr="00643C57">
        <w:rPr>
          <w:rFonts w:ascii="Arial" w:eastAsia="Times New Roman" w:hAnsi="Arial" w:cs="Arial"/>
          <w:color w:val="4A4A4A"/>
          <w:sz w:val="24"/>
          <w:szCs w:val="24"/>
        </w:rPr>
        <w:br/>
        <w:t>I need to be sure that both updates are made. What is the recommended way of robustly dealing with this crucial two step process without a transaction?</w:t>
      </w:r>
      <w:r w:rsidRPr="00643C57">
        <w:rPr>
          <w:rFonts w:ascii="Arial" w:eastAsia="Times New Roman" w:hAnsi="Arial" w:cs="Arial"/>
          <w:color w:val="4A4A4A"/>
          <w:sz w:val="24"/>
          <w:szCs w:val="24"/>
        </w:rPr>
        <w:br/>
        <w:t>I could condense this relationship into a single link collection, the advantage being a single update with no chance of Document B missing the link to Document A. The disadvantage being that I’m not really using MongoDB as intended. But, because there is only a single update, it seems more robust to have a link collection that defines the many-to-many relationship.</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Should I use safe mode and manually check the data went in afterwards and try again on failure? Or should I represent the many-to-many relationship in just one of the collections and rely on an index to make sure I can still quickly get the linked documents?</w:t>
      </w:r>
      <w:r w:rsidRPr="00643C57">
        <w:rPr>
          <w:rFonts w:ascii="Arial" w:eastAsia="Times New Roman" w:hAnsi="Arial" w:cs="Arial"/>
          <w:color w:val="4A4A4A"/>
          <w:sz w:val="24"/>
          <w:szCs w:val="24"/>
        </w:rPr>
        <w:br/>
        <w:t>Any recommendations? Thanks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@Gareth</w:t>
      </w:r>
      <w:r w:rsidRPr="00643C57">
        <w:rPr>
          <w:rFonts w:ascii="Arial" w:eastAsia="Times New Roman" w:hAnsi="Arial" w:cs="Arial"/>
          <w:color w:val="4A4A4A"/>
          <w:sz w:val="24"/>
          <w:szCs w:val="24"/>
        </w:rPr>
        <w:t>, you have multiple legitimate ways to do this. So they key concern is how you plan to query for the data, (i.e.: what queries need to be fast)</w:t>
      </w:r>
      <w:r w:rsidRPr="00643C57">
        <w:rPr>
          <w:rFonts w:ascii="Arial" w:eastAsia="Times New Roman" w:hAnsi="Arial" w:cs="Arial"/>
          <w:color w:val="4A4A4A"/>
          <w:sz w:val="24"/>
          <w:szCs w:val="24"/>
        </w:rPr>
        <w:br/>
        <w:t>Here are a couple of methods.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Method #1: the “links” collection</w:t>
      </w:r>
      <w:r w:rsidRPr="00643C57">
        <w:rPr>
          <w:rFonts w:ascii="Arial" w:eastAsia="Times New Roman" w:hAnsi="Arial" w:cs="Arial"/>
          <w:color w:val="4A4A4A"/>
          <w:sz w:val="24"/>
          <w:szCs w:val="24"/>
        </w:rPr>
        <w:br/>
        <w:t>You could build a collection that simply contains mappings between the collections.</w:t>
      </w:r>
      <w:r w:rsidRPr="00643C57">
        <w:rPr>
          <w:rFonts w:ascii="Arial" w:eastAsia="Times New Roman" w:hAnsi="Arial" w:cs="Arial"/>
          <w:color w:val="4A4A4A"/>
          <w:sz w:val="24"/>
          <w:szCs w:val="24"/>
        </w:rPr>
        <w:br/>
        <w:t>Pros:</w:t>
      </w:r>
      <w:r w:rsidRPr="00643C57">
        <w:rPr>
          <w:rFonts w:ascii="Arial" w:eastAsia="Times New Roman" w:hAnsi="Arial" w:cs="Arial"/>
          <w:color w:val="4A4A4A"/>
          <w:sz w:val="24"/>
          <w:szCs w:val="24"/>
        </w:rPr>
        <w:br/>
        <w:t>1. Supports atomic updates so that data is not lost</w:t>
      </w:r>
      <w:r w:rsidRPr="00643C57">
        <w:rPr>
          <w:rFonts w:ascii="Arial" w:eastAsia="Times New Roman" w:hAnsi="Arial" w:cs="Arial"/>
          <w:color w:val="4A4A4A"/>
          <w:sz w:val="24"/>
          <w:szCs w:val="24"/>
        </w:rPr>
        <w:br/>
        <w:t>Cons:</w:t>
      </w:r>
      <w:r w:rsidRPr="00643C57">
        <w:rPr>
          <w:rFonts w:ascii="Arial" w:eastAsia="Times New Roman" w:hAnsi="Arial" w:cs="Arial"/>
          <w:color w:val="4A4A4A"/>
          <w:sz w:val="24"/>
          <w:szCs w:val="24"/>
        </w:rPr>
        <w:br/>
        <w:t>2. Extra query when trying to move between collections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Method #2: store copies of smaller mappings in larger collection</w:t>
      </w:r>
      <w:r w:rsidRPr="00643C57">
        <w:rPr>
          <w:rFonts w:ascii="Arial" w:eastAsia="Times New Roman" w:hAnsi="Arial" w:cs="Arial"/>
          <w:color w:val="4A4A4A"/>
          <w:sz w:val="24"/>
          <w:szCs w:val="24"/>
        </w:rPr>
        <w:br/>
        <w:t>For example: you have millions of Products, but only a hundred Categories. Then you would store the Categories as an array inside each Product.</w:t>
      </w:r>
      <w:r w:rsidRPr="00643C57">
        <w:rPr>
          <w:rFonts w:ascii="Arial" w:eastAsia="Times New Roman" w:hAnsi="Arial" w:cs="Arial"/>
          <w:color w:val="4A4A4A"/>
          <w:sz w:val="24"/>
          <w:szCs w:val="24"/>
        </w:rPr>
        <w:br/>
        <w:t>Pros:</w:t>
      </w:r>
      <w:r w:rsidRPr="00643C57">
        <w:rPr>
          <w:rFonts w:ascii="Arial" w:eastAsia="Times New Roman" w:hAnsi="Arial" w:cs="Arial"/>
          <w:color w:val="4A4A4A"/>
          <w:sz w:val="24"/>
          <w:szCs w:val="24"/>
        </w:rPr>
        <w:br/>
        <w:t>1. Smallest footprint</w:t>
      </w:r>
      <w:r w:rsidRPr="00643C57">
        <w:rPr>
          <w:rFonts w:ascii="Arial" w:eastAsia="Times New Roman" w:hAnsi="Arial" w:cs="Arial"/>
          <w:color w:val="4A4A4A"/>
          <w:sz w:val="24"/>
          <w:szCs w:val="24"/>
        </w:rPr>
        <w:br/>
        <w:t>2. Only need one update</w:t>
      </w:r>
      <w:r w:rsidRPr="00643C57">
        <w:rPr>
          <w:rFonts w:ascii="Arial" w:eastAsia="Times New Roman" w:hAnsi="Arial" w:cs="Arial"/>
          <w:color w:val="4A4A4A"/>
          <w:sz w:val="24"/>
          <w:szCs w:val="24"/>
        </w:rPr>
        <w:br/>
        <w:t>Cons:</w:t>
      </w:r>
      <w:r w:rsidRPr="00643C57">
        <w:rPr>
          <w:rFonts w:ascii="Arial" w:eastAsia="Times New Roman" w:hAnsi="Arial" w:cs="Arial"/>
          <w:color w:val="4A4A4A"/>
          <w:sz w:val="24"/>
          <w:szCs w:val="24"/>
        </w:rPr>
        <w:br/>
        <w:t>1. Extra query if you go the “wrong way”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lastRenderedPageBreak/>
        <w:t>Method #3: store copies of all mappings in both collections</w:t>
      </w:r>
      <w:r w:rsidRPr="00643C57">
        <w:rPr>
          <w:rFonts w:ascii="Arial" w:eastAsia="Times New Roman" w:hAnsi="Arial" w:cs="Arial"/>
          <w:color w:val="4A4A4A"/>
          <w:sz w:val="24"/>
          <w:szCs w:val="24"/>
        </w:rPr>
        <w:br/>
        <w:t>(what you’re suggesting)</w:t>
      </w:r>
      <w:r w:rsidRPr="00643C57">
        <w:rPr>
          <w:rFonts w:ascii="Arial" w:eastAsia="Times New Roman" w:hAnsi="Arial" w:cs="Arial"/>
          <w:color w:val="4A4A4A"/>
          <w:sz w:val="24"/>
          <w:szCs w:val="24"/>
        </w:rPr>
        <w:br/>
        <w:t>Pros:</w:t>
      </w:r>
      <w:r w:rsidRPr="00643C57">
        <w:rPr>
          <w:rFonts w:ascii="Arial" w:eastAsia="Times New Roman" w:hAnsi="Arial" w:cs="Arial"/>
          <w:color w:val="4A4A4A"/>
          <w:sz w:val="24"/>
          <w:szCs w:val="24"/>
        </w:rPr>
        <w:br/>
        <w:t>1. Single query access to move between either collection</w:t>
      </w:r>
      <w:r w:rsidRPr="00643C57">
        <w:rPr>
          <w:rFonts w:ascii="Arial" w:eastAsia="Times New Roman" w:hAnsi="Arial" w:cs="Arial"/>
          <w:color w:val="4A4A4A"/>
          <w:sz w:val="24"/>
          <w:szCs w:val="24"/>
        </w:rPr>
        <w:br/>
        <w:t>Cons:</w:t>
      </w:r>
      <w:r w:rsidRPr="00643C57">
        <w:rPr>
          <w:rFonts w:ascii="Arial" w:eastAsia="Times New Roman" w:hAnsi="Arial" w:cs="Arial"/>
          <w:color w:val="4A4A4A"/>
          <w:sz w:val="24"/>
          <w:szCs w:val="24"/>
        </w:rPr>
        <w:br/>
        <w:t>1. Potentially large indexes</w:t>
      </w:r>
      <w:r w:rsidRPr="00643C57">
        <w:rPr>
          <w:rFonts w:ascii="Arial" w:eastAsia="Times New Roman" w:hAnsi="Arial" w:cs="Arial"/>
          <w:color w:val="4A4A4A"/>
          <w:sz w:val="24"/>
          <w:szCs w:val="24"/>
        </w:rPr>
        <w:br/>
        <w:t>2. Needs transactions (?)</w:t>
      </w:r>
      <w:r w:rsidRPr="00643C57">
        <w:rPr>
          <w:rFonts w:ascii="Arial" w:eastAsia="Times New Roman" w:hAnsi="Arial" w:cs="Arial"/>
          <w:color w:val="4A4A4A"/>
          <w:sz w:val="24"/>
          <w:szCs w:val="24"/>
        </w:rPr>
        <w:br/>
        <w:t>Let’s talk about “needs transactions”. There are several ways to do transactions and it really depends on what type of safety you require.</w:t>
      </w:r>
      <w:r w:rsidRPr="00643C57">
        <w:rPr>
          <w:rFonts w:ascii="Arial" w:eastAsia="Times New Roman" w:hAnsi="Arial" w:cs="Arial"/>
          <w:color w:val="4A4A4A"/>
          <w:sz w:val="24"/>
          <w:szCs w:val="24"/>
        </w:rPr>
        <w:br/>
        <w:t>Should I use safe mode and manually check the data went in afterwards and try again on failure?</w:t>
      </w:r>
      <w:r w:rsidRPr="00643C57">
        <w:rPr>
          <w:rFonts w:ascii="Arial" w:eastAsia="Times New Roman" w:hAnsi="Arial" w:cs="Arial"/>
          <w:color w:val="4A4A4A"/>
          <w:sz w:val="24"/>
          <w:szCs w:val="24"/>
        </w:rPr>
        <w:br/>
        <w:t>You can definitely do this. You’ll have to ask yourself, what’s the worst that happens if only one of the saves fails?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Method #4: queue the change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don’t know if you’ve ever worked with queues, but if you have some leeway you can build a simple queue and have different jobs that update their respective collections.</w:t>
      </w:r>
      <w:r w:rsidRPr="00643C57">
        <w:rPr>
          <w:rFonts w:ascii="Arial" w:eastAsia="Times New Roman" w:hAnsi="Arial" w:cs="Arial"/>
          <w:color w:val="4A4A4A"/>
          <w:sz w:val="24"/>
          <w:szCs w:val="24"/>
        </w:rPr>
        <w:br/>
        <w:t>This is a much more advanced solution. I would tend to go with #2 or #3.</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Q58) MongoDB log file growth</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Currently my log file sits at 32 meg. Did I miss an option that would split the log file as it grows?</w:t>
      </w:r>
      <w:r w:rsidRPr="00643C57">
        <w:rPr>
          <w:rFonts w:ascii="Arial" w:eastAsia="Times New Roman" w:hAnsi="Arial" w:cs="Arial"/>
          <w:color w:val="4A4A4A"/>
          <w:sz w:val="24"/>
          <w:szCs w:val="24"/>
        </w:rPr>
        <w:br/>
        <w:t>Rotate the logs yourself</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href="https://www.mongodb.org/display/DOCS/Logging"&gt;https://www.mongodb.org/display/DOCS/Logging&lt;/a&gt;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or use ‘logrotate’ with an appropriate configuration.</w:t>
      </w:r>
      <w:r w:rsidRPr="00643C57">
        <w:rPr>
          <w:rFonts w:ascii="Arial" w:eastAsia="Times New Roman" w:hAnsi="Arial" w:cs="Arial"/>
          <w:color w:val="4A4A4A"/>
          <w:sz w:val="24"/>
          <w:szCs w:val="24"/>
        </w:rPr>
        <w:br/>
        <w:t>You can use logrotate to do this job for you.</w:t>
      </w:r>
      <w:r w:rsidRPr="00643C57">
        <w:rPr>
          <w:rFonts w:ascii="Arial" w:eastAsia="Times New Roman" w:hAnsi="Arial" w:cs="Arial"/>
          <w:color w:val="4A4A4A"/>
          <w:sz w:val="24"/>
          <w:szCs w:val="24"/>
        </w:rPr>
        <w:br/>
        <w:t>Put this in /etc/logrotate.d/mongod (assuming you use Linux and have logrotated installed):</w:t>
      </w:r>
      <w:r w:rsidRPr="00643C57">
        <w:rPr>
          <w:rFonts w:ascii="Arial" w:eastAsia="Times New Roman" w:hAnsi="Arial" w:cs="Arial"/>
          <w:color w:val="4A4A4A"/>
          <w:sz w:val="24"/>
          <w:szCs w:val="24"/>
        </w:rPr>
        <w:br/>
        <w:t>Skip code block</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/var/log/mongo/*.log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daily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rotate 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compress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dateext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missingok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notifempty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sharedscripts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copytruncate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postrotate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/bin/kill -SIGUSR1 `cat /var/lib/mongo/mongod.lock 2&gt; /dev/null` 2&gt; /dev/null</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endscript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you think that 32 megs is too large for a log file, you may also want to look inside to what it contains.</w:t>
      </w:r>
      <w:r w:rsidRPr="00643C57">
        <w:rPr>
          <w:rFonts w:ascii="Arial" w:eastAsia="Times New Roman" w:hAnsi="Arial" w:cs="Arial"/>
          <w:color w:val="4A4A4A"/>
          <w:sz w:val="24"/>
          <w:szCs w:val="24"/>
        </w:rPr>
        <w:br/>
        <w:t>If the logs seem mostly harmless (“open connection”, “close connection”), then you may want to start mongod with the –quiet switch. This will reduce some of the more verbose logging.</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Q59) MongoDB field order and document position change after update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am learning MongoDB and I noticed that whenever I do an update on a document the field being updated is pushed to the end of the order, so if I had something like: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db.collection.save({field1: value1, field2: value2, …, field 10: value10});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db.collection.update({field1: value1}, {$set: {field2: new_value}});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then if</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you do:</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it will display: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“field1?:”value1”, …, “field10?:”value10”, “field2?:”new_value”}</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You can see how the field order changes where the updated field is being pushed to the end of the document. In addition, the document itself is being pushed to the end of the collectoin. I know that it’s a “schema-less” DB and it may not be a huge problem, but it just doesn’t look “pretty” :). Is there a way to do an in-place update without changing the order?</w:t>
      </w:r>
      <w:r w:rsidRPr="00643C57">
        <w:rPr>
          <w:rFonts w:ascii="Arial" w:eastAsia="Times New Roman" w:hAnsi="Arial" w:cs="Arial"/>
          <w:color w:val="4A4A4A"/>
          <w:sz w:val="24"/>
          <w:szCs w:val="24"/>
        </w:rPr>
        <w:br/>
        <w:t>MongoDB allocates space for a new document based on a certain padding factor. If your update increases the size of the document beyond the size originally allocated the document will be moved to the end of the collection. The same concept applies to fields in a document.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Both document structure and collection structure in MongoDB based on JSON principles. JSON is a </w:t>
      </w:r>
      <w:r w:rsidRPr="00643C57">
        <w:rPr>
          <w:rFonts w:ascii="Arial" w:eastAsia="Times New Roman" w:hAnsi="Arial" w:cs="Arial"/>
          <w:b/>
          <w:bCs/>
          <w:color w:val="4A4A4A"/>
          <w:sz w:val="24"/>
          <w:szCs w:val="24"/>
        </w:rPr>
        <w:t>set </w:t>
      </w:r>
      <w:r w:rsidRPr="00643C57">
        <w:rPr>
          <w:rFonts w:ascii="Arial" w:eastAsia="Times New Roman" w:hAnsi="Arial" w:cs="Arial"/>
          <w:color w:val="4A4A4A"/>
          <w:sz w:val="24"/>
          <w:szCs w:val="24"/>
        </w:rPr>
        <w:t>of key/value pairs (in particular fieldName/fieldValue for document and index/document for collection). From this point of view it doesn’t seem that you can relay on order at all.</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In the case of the documents if the field size changes, it writes out a new document with the fields sorted by field name. This behavior can be seen with the following statements</w:t>
      </w:r>
      <w:r w:rsidRPr="00643C57">
        <w:rPr>
          <w:rFonts w:ascii="Arial" w:eastAsia="Times New Roman" w:hAnsi="Arial" w:cs="Arial"/>
          <w:color w:val="4A4A4A"/>
          <w:sz w:val="24"/>
          <w:szCs w:val="24"/>
        </w:rPr>
        <w:br/>
        <w:t>Case 1: No change in size of field, so no change in field order</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db.testcol.find() db.testcol.save({a:1,c:3,b:2}) db.testcol.find() { “_id” : ObjectId(“4d5efc3bec5855af36834f5a”), “a” : 1, “c” : 3, “b” : 2 } db.testcol.update({a:1},{$set:{c:22}}) db.testcol.find() { “_id” : ObjectId(“4d5efc3bec5855af36834f5a”), “a” : 1, “c” : 22, “b” : 2 }</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Case 2: Field size changes and the fields are reodered</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db.testcol.find() db.testcol.save({a:1,c:”foo”,b:2,d:4}) db.testcol.find() { “_id” : ObjectId(“4d5efdceec5855af36834f5e”), “a” : 1, “c” : “foo”, “b” : 2, “d” : 4 } db.testcol.update({a:1},{$set:{c:”foobar”}}) db.testcol.find() { “_id” : ObjectId(“4d5efdceec5855af36834f5e”), “a” : 1, “b” : 2, “c” : “foobar”, “d” : 4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Is there a particular reason why you do not want the fields reordered? The above was using 1.8.0_rc0 on OS X</w:t>
      </w:r>
      <w:r w:rsidRPr="00643C57">
        <w:rPr>
          <w:rFonts w:ascii="Arial" w:eastAsia="Times New Roman" w:hAnsi="Arial" w:cs="Arial"/>
          <w:color w:val="4A4A4A"/>
          <w:sz w:val="24"/>
          <w:szCs w:val="24"/>
        </w:rPr>
        <w:br/>
        <w:t>FYI, in MongoDB 2.6 updates will preserve field order, with the following exceptions:</w:t>
      </w:r>
      <w:r w:rsidRPr="00643C57">
        <w:rPr>
          <w:rFonts w:ascii="Arial" w:eastAsia="Times New Roman" w:hAnsi="Arial" w:cs="Arial"/>
          <w:color w:val="4A4A4A"/>
          <w:sz w:val="24"/>
          <w:szCs w:val="24"/>
        </w:rPr>
        <w:br/>
        <w:t>1. The _id field is always the first field in the document.</w:t>
      </w:r>
      <w:r w:rsidRPr="00643C57">
        <w:rPr>
          <w:rFonts w:ascii="Arial" w:eastAsia="Times New Roman" w:hAnsi="Arial" w:cs="Arial"/>
          <w:color w:val="4A4A4A"/>
          <w:sz w:val="24"/>
          <w:szCs w:val="24"/>
        </w:rPr>
        <w:br/>
        <w:t>2. Updates that include renaming of field names may result in the reordering of fields in the document.</w:t>
      </w:r>
    </w:p>
    <w:p w:rsidR="00643C57" w:rsidRPr="00643C57" w:rsidRDefault="00643C57" w:rsidP="00643C57">
      <w:pPr>
        <w:shd w:val="clear" w:color="auto" w:fill="EEEEEE"/>
        <w:spacing w:after="0" w:line="240" w:lineRule="auto"/>
        <w:jc w:val="both"/>
        <w:rPr>
          <w:rFonts w:ascii="Arial" w:eastAsia="Times New Roman" w:hAnsi="Arial" w:cs="Arial"/>
          <w:color w:val="222222"/>
          <w:sz w:val="20"/>
          <w:szCs w:val="20"/>
        </w:rPr>
      </w:pPr>
      <w:r w:rsidRPr="00643C57">
        <w:rPr>
          <w:rFonts w:ascii="Arial" w:eastAsia="Times New Roman" w:hAnsi="Arial" w:cs="Arial"/>
          <w:b/>
          <w:bCs/>
          <w:color w:val="222222"/>
          <w:sz w:val="24"/>
          <w:szCs w:val="24"/>
        </w:rPr>
        <w:t>Related Page: </w:t>
      </w:r>
      <w:hyperlink r:id="rId184" w:tgtFrame="_blank" w:history="1">
        <w:r w:rsidRPr="00643C57">
          <w:rPr>
            <w:rFonts w:ascii="Arial" w:eastAsia="Times New Roman" w:hAnsi="Arial" w:cs="Arial"/>
            <w:b/>
            <w:bCs/>
            <w:color w:val="003BBB"/>
            <w:sz w:val="20"/>
            <w:szCs w:val="20"/>
            <w:u w:val="single"/>
          </w:rPr>
          <w:t>MongoDB Find Queries</w:t>
        </w:r>
      </w:hyperlink>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Q60) Limit MongoDB database size?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We’re interested in deploying MongoDB, but we need to know if we can limit database/table sizes?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For example:</w:t>
      </w:r>
      <w:r w:rsidRPr="00643C57">
        <w:rPr>
          <w:rFonts w:ascii="Arial" w:eastAsia="Times New Roman" w:hAnsi="Arial" w:cs="Arial"/>
          <w:color w:val="4A4A4A"/>
          <w:sz w:val="24"/>
          <w:szCs w:val="24"/>
        </w:rPr>
        <w:br/>
        <w:t>db.user1.find() db.user2.find()</w:t>
      </w:r>
      <w:r w:rsidRPr="00643C57">
        <w:rPr>
          <w:rFonts w:ascii="Arial" w:eastAsia="Times New Roman" w:hAnsi="Arial" w:cs="Arial"/>
          <w:color w:val="4A4A4A"/>
          <w:sz w:val="24"/>
          <w:szCs w:val="24"/>
        </w:rPr>
        <w:br/>
        <w:t>As you can see from the above, each user will have their own database. We want to limit each user’s database so we don’t have any one user eating up all our hard drive space.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Is this possible with MongoDB?</w:t>
      </w:r>
      <w:r w:rsidRPr="00643C57">
        <w:rPr>
          <w:rFonts w:ascii="Arial" w:eastAsia="Times New Roman" w:hAnsi="Arial" w:cs="Arial"/>
          <w:color w:val="4A4A4A"/>
          <w:sz w:val="24"/>
          <w:szCs w:val="24"/>
        </w:rPr>
        <w:br/>
        <w:t>Thanks.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You can create a database per user and enable the –quota option. This will allow you keep any user from using too much space.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https://www.mongodb.org/display/DOCS/Command+Line+Parameters&lt;br&gt;https://www.mongodb.org/display/DOCS/Excessive+Disk+Space</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Q61) While Creating New User in MongoDB, it has to be created under admin?</w:t>
      </w:r>
    </w:p>
    <w:p w:rsidR="00643C57" w:rsidRPr="00643C57" w:rsidRDefault="00643C57" w:rsidP="00643C57">
      <w:pPr>
        <w:shd w:val="clear" w:color="auto" w:fill="FAFAFA"/>
        <w:spacing w:line="420" w:lineRule="atLeast"/>
        <w:jc w:val="center"/>
        <w:outlineLvl w:val="3"/>
        <w:rPr>
          <w:rFonts w:ascii="Arial" w:eastAsia="Times New Roman" w:hAnsi="Arial" w:cs="Arial"/>
          <w:b/>
          <w:bCs/>
          <w:color w:val="222222"/>
          <w:sz w:val="27"/>
          <w:szCs w:val="27"/>
        </w:rPr>
      </w:pPr>
      <w:r w:rsidRPr="00643C57">
        <w:rPr>
          <w:rFonts w:ascii="Arial" w:eastAsia="Times New Roman" w:hAnsi="Arial" w:cs="Arial"/>
          <w:b/>
          <w:bCs/>
          <w:color w:val="222222"/>
          <w:sz w:val="27"/>
          <w:szCs w:val="27"/>
        </w:rPr>
        <w:lastRenderedPageBreak/>
        <w:t>Subscribe to our youtube channel to get new updates..!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want to create a new user in MongoDB, So i have to do that by login to admin by(use admin) and then i have to use the command add user to create new user is it?</w:t>
      </w:r>
      <w:r w:rsidRPr="00643C57">
        <w:rPr>
          <w:rFonts w:ascii="Arial" w:eastAsia="Times New Roman" w:hAnsi="Arial" w:cs="Arial"/>
          <w:color w:val="4A4A4A"/>
          <w:sz w:val="24"/>
          <w:szCs w:val="24"/>
        </w:rPr>
        <w:br/>
        <w:t>Thanks,</w:t>
      </w:r>
      <w:r w:rsidRPr="00643C57">
        <w:rPr>
          <w:rFonts w:ascii="Arial" w:eastAsia="Times New Roman" w:hAnsi="Arial" w:cs="Arial"/>
          <w:color w:val="4A4A4A"/>
          <w:sz w:val="24"/>
          <w:szCs w:val="24"/>
        </w:rPr>
        <w:br/>
        <w:t>If no users created you can create new user without any authentification, but if you have created admin user for specific database you should authentifcate, and then perform any operation.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Documentation:</w:t>
      </w:r>
      <w:r w:rsidRPr="00643C57">
        <w:rPr>
          <w:rFonts w:ascii="Arial" w:eastAsia="Times New Roman" w:hAnsi="Arial" w:cs="Arial"/>
          <w:color w:val="4A4A4A"/>
          <w:sz w:val="24"/>
          <w:szCs w:val="24"/>
        </w:rPr>
        <w:br/>
        <w:t>If no users are configured in admin.system.users, one may access the database from the localhost interface without authenticating. Thus, from the server running the database (and thus on localhost), run the database shell and configure an administrative user:</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./mongo</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use admin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db.addUser(“theadmin”, “anadminpassword”)</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We now have a user created for database admin. Note that if we have not previously authenticated, we now must if we wish to perform further operations, as there is a user in admin.system.users.</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&gt; db.auth(“theadmin”, “anadminpassword”)</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We can view existing users for the database with the command:</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&gt; db.system.users.find()</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Now, let’s configure a “regular” user for another database.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&gt; use projectx&lt;br&gt;&gt; db.addUser(“joe”, “passwordForJoe”)</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Q62) When to embed documents in Mongo 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I’m trying to figure out how to best design Mongo DB schemas. The Mongo DB documentation recommends relying heavily on embedded documents for improved querying, but I’m wondering if my use case actually justifies referenced documents.</w:t>
      </w:r>
      <w:r w:rsidRPr="00643C57">
        <w:rPr>
          <w:rFonts w:ascii="Arial" w:eastAsia="Times New Roman" w:hAnsi="Arial" w:cs="Arial"/>
          <w:color w:val="4A4A4A"/>
          <w:sz w:val="24"/>
          <w:szCs w:val="24"/>
        </w:rPr>
        <w:br/>
        <w:t>A very basic version of my current schema is basically: (Apologies for the psuedo-format, I’m not sure how to express Mongo schemas)</w:t>
      </w:r>
      <w:r w:rsidRPr="00643C57">
        <w:rPr>
          <w:rFonts w:ascii="Arial" w:eastAsia="Times New Roman" w:hAnsi="Arial" w:cs="Arial"/>
          <w:color w:val="4A4A4A"/>
          <w:sz w:val="24"/>
          <w:szCs w:val="24"/>
        </w:rPr>
        <w:br/>
        <w:t>Skip code block</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users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email (string)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games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user (reference user document)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date_started (timestamp)</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date_finished (timestamp)</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mode (string)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score: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total_points (integer)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time_elapsed (integer)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Games are short (about 60 seconds long) and I expect a lot of concurrent writes to be taking place.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At some point, I’m going to want to calculate a high score list, and possibly in a segregated fashion (e.g., high score list for a particular game.mode or date)</w:t>
      </w:r>
      <w:r w:rsidRPr="00643C57">
        <w:rPr>
          <w:rFonts w:ascii="Arial" w:eastAsia="Times New Roman" w:hAnsi="Arial" w:cs="Arial"/>
          <w:color w:val="4A4A4A"/>
          <w:sz w:val="24"/>
          <w:szCs w:val="24"/>
        </w:rPr>
        <w:br/>
        <w:t>Is embedded documents the best approach here? Or is this truly a problem that relations solves better? How would these use cases best be solved in Mongo DB?</w:t>
      </w:r>
      <w:r w:rsidRPr="00643C57">
        <w:rPr>
          <w:rFonts w:ascii="Arial" w:eastAsia="Times New Roman" w:hAnsi="Arial" w:cs="Arial"/>
          <w:color w:val="4A4A4A"/>
          <w:sz w:val="24"/>
          <w:szCs w:val="24"/>
        </w:rPr>
        <w:br/>
        <w:t>… is this truly a problem that relations solves better?</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 key here is less about “is this a relation?” and more about “how am I going to access this?”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MongoDB is not “anti-reference”. MongoDB does </w:t>
      </w:r>
      <w:r w:rsidRPr="00643C57">
        <w:rPr>
          <w:rFonts w:ascii="Arial" w:eastAsia="Times New Roman" w:hAnsi="Arial" w:cs="Arial"/>
          <w:b/>
          <w:bCs/>
          <w:color w:val="4A4A4A"/>
          <w:sz w:val="24"/>
          <w:szCs w:val="24"/>
        </w:rPr>
        <w:t>not </w:t>
      </w:r>
      <w:r w:rsidRPr="00643C57">
        <w:rPr>
          <w:rFonts w:ascii="Arial" w:eastAsia="Times New Roman" w:hAnsi="Arial" w:cs="Arial"/>
          <w:color w:val="4A4A4A"/>
          <w:sz w:val="24"/>
          <w:szCs w:val="24"/>
        </w:rPr>
        <w:t>have the benefits of joins, but it </w:t>
      </w:r>
      <w:r w:rsidRPr="00643C57">
        <w:rPr>
          <w:rFonts w:ascii="Arial" w:eastAsia="Times New Roman" w:hAnsi="Arial" w:cs="Arial"/>
          <w:b/>
          <w:bCs/>
          <w:color w:val="4A4A4A"/>
          <w:sz w:val="24"/>
          <w:szCs w:val="24"/>
        </w:rPr>
        <w:t>does </w:t>
      </w:r>
      <w:r w:rsidRPr="00643C57">
        <w:rPr>
          <w:rFonts w:ascii="Arial" w:eastAsia="Times New Roman" w:hAnsi="Arial" w:cs="Arial"/>
          <w:color w:val="4A4A4A"/>
          <w:sz w:val="24"/>
          <w:szCs w:val="24"/>
        </w:rPr>
        <w:t>have the benefit of embedded documents.</w:t>
      </w:r>
      <w:r w:rsidRPr="00643C57">
        <w:rPr>
          <w:rFonts w:ascii="Arial" w:eastAsia="Times New Roman" w:hAnsi="Arial" w:cs="Arial"/>
          <w:color w:val="4A4A4A"/>
          <w:sz w:val="24"/>
          <w:szCs w:val="24"/>
        </w:rPr>
        <w:br/>
        <w:t>As long as you understand these trade-offs then it’s perfectly fair to use references in MongoDB. It’s really about how you plan to query these objects.</w:t>
      </w:r>
      <w:r w:rsidRPr="00643C57">
        <w:rPr>
          <w:rFonts w:ascii="Arial" w:eastAsia="Times New Roman" w:hAnsi="Arial" w:cs="Arial"/>
          <w:color w:val="4A4A4A"/>
          <w:sz w:val="24"/>
          <w:szCs w:val="24"/>
        </w:rPr>
        <w:br/>
        <w:t>Is embedded documents the best approach here?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Maybe. Some things to consider.</w:t>
      </w:r>
      <w:r w:rsidRPr="00643C57">
        <w:rPr>
          <w:rFonts w:ascii="Arial" w:eastAsia="Times New Roman" w:hAnsi="Arial" w:cs="Arial"/>
          <w:color w:val="4A4A4A"/>
          <w:sz w:val="24"/>
          <w:szCs w:val="24"/>
        </w:rPr>
        <w:br/>
        <w:t>1. Dogames have value outside of the context of the user?</w:t>
      </w:r>
      <w:r w:rsidRPr="00643C57">
        <w:rPr>
          <w:rFonts w:ascii="Arial" w:eastAsia="Times New Roman" w:hAnsi="Arial" w:cs="Arial"/>
          <w:color w:val="4A4A4A"/>
          <w:sz w:val="24"/>
          <w:szCs w:val="24"/>
        </w:rPr>
        <w:br/>
        <w:t>2. How manygames will a single user have?</w:t>
      </w:r>
      <w:r w:rsidRPr="00643C57">
        <w:rPr>
          <w:rFonts w:ascii="Arial" w:eastAsia="Times New Roman" w:hAnsi="Arial" w:cs="Arial"/>
          <w:color w:val="4A4A4A"/>
          <w:sz w:val="24"/>
          <w:szCs w:val="24"/>
        </w:rPr>
        <w:br/>
        <w:t>3. Isgames transactional in nature?</w:t>
      </w:r>
      <w:r w:rsidRPr="00643C57">
        <w:rPr>
          <w:rFonts w:ascii="Arial" w:eastAsia="Times New Roman" w:hAnsi="Arial" w:cs="Arial"/>
          <w:color w:val="4A4A4A"/>
          <w:sz w:val="24"/>
          <w:szCs w:val="24"/>
        </w:rPr>
        <w:br/>
        <w:t>4. How are you going to accessgames? Do you always need all of a user’s games?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you’re planning to build leaderboards and a user can generate hundreds of game documents, then it’s probably fair to have games in their own collection. Storing ten thousand instances of “game” inside of each users isn’t particularly useful.</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But depending on your answers to the above, you could really go either way. As the litmus test, I would try running some Map / Reduce jobs (i.e. build a simple leaderboard) to see how you feel about the structure of your data.</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lastRenderedPageBreak/>
        <w:t>Q63) Why Is MongoDB So Fast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was showing my co-worker performance benchmarks of MongoDB vs SQL 2008 and while he believes MongoDB is faster, he doesn’t understand how its possible. His logic, was that SQL has been around for decades, and has some of the smartest people working on it, and how can MongoDB; a relatively new kid on the block be so superior in performance? I wasn’t able to really provide a solid and technical answer, and I was hoping you guys could assist.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MongoDB isn’t like a traditional relational database. It’s noSQL or document based, it provides weak consistency guarantees, and it doesn’t have to guarantee consistency like SQL.</w:t>
      </w:r>
      <w:r w:rsidRPr="00643C57">
        <w:rPr>
          <w:rFonts w:ascii="Arial" w:eastAsia="Times New Roman" w:hAnsi="Arial" w:cs="Arial"/>
          <w:color w:val="4A4A4A"/>
          <w:sz w:val="24"/>
          <w:szCs w:val="24"/>
        </w:rPr>
        <w:br/>
        <w:t>MongoDB is fast because its web scale!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Its a fun video and well worth everyone watching, but it does answer your question – that most of the noSQL engines like MongoDB are not robust and not resilient to crashes and other outages. This security is what they sacrifice to gain speed.</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SQL has to do quite a lot, Mongo just has to drop bits onto disk (almost)</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Q64) How to remove an element from a doubly-nested array in a MongoDB document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have a document structure something along the lines of the following:</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“777”,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“someKey” : “someValue”,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“someArray”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 “name1”,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“someNestedArray”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 “value”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 “delete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want to delete the nested array element with the value “delete me”.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I know I can find documents which match this description using nested $elemMatch expressions. What is the query syntax for removing the element in question?</w:t>
      </w:r>
      <w:r w:rsidRPr="00643C57">
        <w:rPr>
          <w:rFonts w:ascii="Arial" w:eastAsia="Times New Roman" w:hAnsi="Arial" w:cs="Arial"/>
          <w:color w:val="4A4A4A"/>
          <w:sz w:val="24"/>
          <w:szCs w:val="24"/>
        </w:rPr>
        <w:br/>
        <w:t>To delete the item in question you’re actually going to use an update. More specifically you’re going to do an update with the $pull command which will remove the item from the array.</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db.temp.update({ _id : “777” }, {$pull : { “someArray.0.someNestedArray” : {“name”:”delete me”} } } )</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There’s a little bit of “magic” happening here. Using .0 indicates that we know that we are modifying the 0th item of someArray. Using {“name”:”delete me”} indicates that we know the exact data that we plan to remove.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This process works just fine if you load the data into a client and then perform the update. This process works less well if you want to do “generic” queries that perform these operations.</w:t>
      </w:r>
      <w:r w:rsidRPr="00643C57">
        <w:rPr>
          <w:rFonts w:ascii="Arial" w:eastAsia="Times New Roman" w:hAnsi="Arial" w:cs="Arial"/>
          <w:color w:val="4A4A4A"/>
          <w:sz w:val="24"/>
          <w:szCs w:val="24"/>
        </w:rPr>
        <w:br/>
        <w:t>I think it’s easiest to simply recognize that updating arrays of sub-documents generally requires that you have the original in memory at some point.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In response to the first comment below, you can probably help your situation by changing the data structure a little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Skip code block</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“someObjects”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“someNestedArray”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 “value”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 “delete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Now you can do {$pull : { “someObjects.name1.someNestedArray” : …</w:t>
      </w:r>
      <w:r w:rsidRPr="00643C57">
        <w:rPr>
          <w:rFonts w:ascii="Arial" w:eastAsia="Times New Roman" w:hAnsi="Arial" w:cs="Arial"/>
          <w:color w:val="4A4A4A"/>
          <w:sz w:val="24"/>
          <w:szCs w:val="24"/>
        </w:rPr>
        <w:br/>
        <w:t>Here’s the problem with your structure. MongoDB does not have very good support for manipulating “sub-arrays”. Your structure has an array of objects and those objects contain arrays of more objects.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you have the following structure, you are going to have a difficult time using things like $pull:</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array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 subarray : array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subarray : array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If your structure looks like that and you want to update subarray you have two options: 1. Change your structure so that you can leverage $pull. 2. Don’t use $pull. Load the entire object into a client and use findAndModify.</w:t>
      </w:r>
    </w:p>
    <w:p w:rsidR="00643C57" w:rsidRPr="00643C57" w:rsidRDefault="00643C57" w:rsidP="00643C57">
      <w:pPr>
        <w:shd w:val="clear" w:color="auto" w:fill="EEEEEE"/>
        <w:spacing w:after="0" w:line="240" w:lineRule="auto"/>
        <w:jc w:val="both"/>
        <w:rPr>
          <w:rFonts w:ascii="Arial" w:eastAsia="Times New Roman" w:hAnsi="Arial" w:cs="Arial"/>
          <w:color w:val="222222"/>
          <w:sz w:val="20"/>
          <w:szCs w:val="20"/>
        </w:rPr>
      </w:pPr>
      <w:r w:rsidRPr="00643C57">
        <w:rPr>
          <w:rFonts w:ascii="Arial" w:eastAsia="Times New Roman" w:hAnsi="Arial" w:cs="Arial"/>
          <w:b/>
          <w:bCs/>
          <w:color w:val="222222"/>
          <w:sz w:val="24"/>
          <w:szCs w:val="24"/>
        </w:rPr>
        <w:t>Related Page: </w:t>
      </w:r>
      <w:hyperlink r:id="rId185" w:tgtFrame="_blank" w:history="1">
        <w:r w:rsidRPr="00643C57">
          <w:rPr>
            <w:rFonts w:ascii="Arial" w:eastAsia="Times New Roman" w:hAnsi="Arial" w:cs="Arial"/>
            <w:b/>
            <w:bCs/>
            <w:color w:val="003BBB"/>
            <w:sz w:val="20"/>
            <w:szCs w:val="20"/>
            <w:u w:val="single"/>
          </w:rPr>
          <w:t>MongoDB Port</w:t>
        </w:r>
      </w:hyperlink>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Q65) Can MongoDB work when size of database larger then RAM? or when index larger then RAM?</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Yes it can work. To what level it will perform is more of an “It Depends”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 key thing is to ensure your </w:t>
      </w:r>
      <w:r w:rsidRPr="00643C57">
        <w:rPr>
          <w:rFonts w:ascii="Arial" w:eastAsia="Times New Roman" w:hAnsi="Arial" w:cs="Arial"/>
          <w:b/>
          <w:bCs/>
          <w:color w:val="4A4A4A"/>
          <w:sz w:val="24"/>
          <w:szCs w:val="24"/>
        </w:rPr>
        <w:t>working set </w:t>
      </w:r>
      <w:r w:rsidRPr="00643C57">
        <w:rPr>
          <w:rFonts w:ascii="Arial" w:eastAsia="Times New Roman" w:hAnsi="Arial" w:cs="Arial"/>
          <w:color w:val="4A4A4A"/>
          <w:sz w:val="24"/>
          <w:szCs w:val="24"/>
        </w:rPr>
        <w:t>can fit in RAM. So if you have 16GB of RAM and 20GB database (inc. indexes) for example, if you need to only access half of all the data as the other half is older/never actually queried then you’ll be fine as only half of your database needs to be in RAM (10GB).</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Working set is key here. For example, if you have a logging application outputting to MongoDB, it may be that your working set is the amount of data (and indexes) from the past 3 months and that all data before that you don’t access.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When your working set exceeds the amount of RAM, then it will carry on working but with noticeably degraded performance as things will then be constantly having to go to disk which is far less performant. If you’re in this situation of exceeding RAM constraints on a machine, then this is where sharding comes into play – so you can balance the data out over a number of machines therefore increasing the amount of data that can be kept in RAM.</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Q66) Multiple $inc updates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b/>
          <w:bCs/>
          <w:color w:val="4A4A4A"/>
          <w:sz w:val="24"/>
          <w:szCs w:val="24"/>
        </w:rPr>
        <w:t>Is it possible to update a single document by passing two $inc operators in a single update document?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For example, I am trying to increment two different fields in a given document using the following update document:</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“$inc” : { “ViewAggregates.4d75b891842f2d3930cf7674” : 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“$inc” : { “ViewAggregates.Total” : 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No errors are thrown and the document is updated but only one of the fields has been incremented. It is as if the server disregarded the first $inc operator and only the second was actually applied.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Is this the intendedcorrect behavior or is there something I am missing?</w:t>
      </w:r>
      <w:r w:rsidRPr="00643C57">
        <w:rPr>
          <w:rFonts w:ascii="Arial" w:eastAsia="Times New Roman" w:hAnsi="Arial" w:cs="Arial"/>
          <w:color w:val="4A4A4A"/>
          <w:sz w:val="24"/>
          <w:szCs w:val="24"/>
        </w:rPr>
        <w:br/>
        <w:t>This is an interesting side-effect of dictionary keys being unique — the second $inc overwrites the first.</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However, it’s still possible to increment more than one field: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“$inc”: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“ViewAggregates.4d75b891842f2d3930cf7674”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“ViewAggregates.Total”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This works for many other operators too :-)</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Q67) MongoDB : Indexes order and query order must match?</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This question concern the internal method to manage indexes and serching Bson Documents.</w:t>
      </w:r>
      <w:r w:rsidRPr="00643C57">
        <w:rPr>
          <w:rFonts w:ascii="Arial" w:eastAsia="Times New Roman" w:hAnsi="Arial" w:cs="Arial"/>
          <w:color w:val="4A4A4A"/>
          <w:sz w:val="24"/>
          <w:szCs w:val="24"/>
        </w:rPr>
        <w:br/>
        <w:t>When you create a multiple indexes like “index1”, “index2”, “index3?…the index are stored to be used during queries, but what about the order of queries and the performance resulting.</w:t>
      </w:r>
      <w:r w:rsidRPr="00643C57">
        <w:rPr>
          <w:rFonts w:ascii="Arial" w:eastAsia="Times New Roman" w:hAnsi="Arial" w:cs="Arial"/>
          <w:color w:val="4A4A4A"/>
          <w:sz w:val="24"/>
          <w:szCs w:val="24"/>
        </w:rPr>
        <w:br/>
        <w:t>sample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index1,index2,index3—-&gt; query in the same order index1,index2,index3 (best case) index1,index2,index3—-&gt; query in another order index2,index1,index3 (the order altered)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Many times you use nested queries including these 3 index and others items or more indexes. The order of the queries would implicate some time lost?. Must passing the queries respecting the indexes order defined or the internal architecture take care about this order search? I searching to know if i do take care about this or can make my queries in freedom manier.</w:t>
      </w:r>
      <w:r w:rsidRPr="00643C57">
        <w:rPr>
          <w:rFonts w:ascii="Arial" w:eastAsia="Times New Roman" w:hAnsi="Arial" w:cs="Arial"/>
          <w:color w:val="4A4A4A"/>
          <w:sz w:val="24"/>
          <w:szCs w:val="24"/>
        </w:rPr>
        <w:br/>
        <w:t>Thanks.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 order of the conditions in your query does not affect whether it can use an index or no.</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5</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e.g. typical document structure: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“FieldA” : “A”,</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“FieldB” : “B”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If you have an compound index on A and B :</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db.MyCollection.ensureIndex({FieldA : 1, FieldB : 1})</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Then both of the following queries will be able to use that index:</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db.MyCollection.find({FieldA : “A”, FieldB : “B”})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db.MyCollection.find({FieldB : “B”, FieldA : “A”})</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So the ordering of the conditions in the query do not prevent the index being used – which I think is the question you are asking.</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You can easily test this out by trying the 2 queries in the shell and adding .explain() after the find. I just did this to confirm, and they both showed that the compound index was used.</w:t>
      </w:r>
      <w:r w:rsidRPr="00643C57">
        <w:rPr>
          <w:rFonts w:ascii="Arial" w:eastAsia="Times New Roman" w:hAnsi="Arial" w:cs="Arial"/>
          <w:color w:val="4A4A4A"/>
          <w:sz w:val="24"/>
          <w:szCs w:val="24"/>
        </w:rPr>
        <w:br/>
        <w:t>however, if you run the following query, this will NOT use the index as FieldA is not being queried on:</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db.MyCollection.find({FieldB : “B”})</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So it’s the ordering of the fields in the index that defines whether it can be used by a query and not the ordering of the fields in the query itself (this was what Lucas was referring to).</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From &lt;a href="https://www.mongodb.org/display/DOCS/Indexes:"&gt;https://www.mongodb.org/display/DOCS/Indexes:&lt;/a&gt;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you have a compound index on multiple fields, you can use it to query on the beginning subset of fields. So if you have an index on</w:t>
      </w:r>
      <w:r w:rsidRPr="00643C57">
        <w:rPr>
          <w:rFonts w:ascii="Arial" w:eastAsia="Times New Roman" w:hAnsi="Arial" w:cs="Arial"/>
          <w:color w:val="4A4A4A"/>
          <w:sz w:val="24"/>
          <w:szCs w:val="24"/>
        </w:rPr>
        <w:br/>
        <w:t>a,b,c</w:t>
      </w:r>
      <w:r w:rsidRPr="00643C57">
        <w:rPr>
          <w:rFonts w:ascii="Arial" w:eastAsia="Times New Roman" w:hAnsi="Arial" w:cs="Arial"/>
          <w:color w:val="4A4A4A"/>
          <w:sz w:val="24"/>
          <w:szCs w:val="24"/>
        </w:rPr>
        <w:br/>
        <w:t>you can use it query on</w:t>
      </w:r>
      <w:r w:rsidRPr="00643C57">
        <w:rPr>
          <w:rFonts w:ascii="Arial" w:eastAsia="Times New Roman" w:hAnsi="Arial" w:cs="Arial"/>
          <w:color w:val="4A4A4A"/>
          <w:sz w:val="24"/>
          <w:szCs w:val="24"/>
        </w:rPr>
        <w:br/>
        <w:t>a</w:t>
      </w:r>
      <w:r w:rsidRPr="00643C57">
        <w:rPr>
          <w:rFonts w:ascii="Arial" w:eastAsia="Times New Roman" w:hAnsi="Arial" w:cs="Arial"/>
          <w:color w:val="4A4A4A"/>
          <w:sz w:val="24"/>
          <w:szCs w:val="24"/>
        </w:rPr>
        <w:br/>
        <w:t>a,b</w:t>
      </w:r>
      <w:r w:rsidRPr="00643C57">
        <w:rPr>
          <w:rFonts w:ascii="Arial" w:eastAsia="Times New Roman" w:hAnsi="Arial" w:cs="Arial"/>
          <w:color w:val="4A4A4A"/>
          <w:sz w:val="24"/>
          <w:szCs w:val="24"/>
        </w:rPr>
        <w:br/>
        <w:t>a,b,c</w:t>
      </w:r>
      <w:r w:rsidRPr="00643C57">
        <w:rPr>
          <w:rFonts w:ascii="Arial" w:eastAsia="Times New Roman" w:hAnsi="Arial" w:cs="Arial"/>
          <w:color w:val="4A4A4A"/>
          <w:sz w:val="24"/>
          <w:szCs w:val="24"/>
        </w:rPr>
        <w:br/>
        <w:t>So yes, order matters. You should clarify your question a bit if you need a more precise answer.</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Q68) MongoDB :: are MongoIds unique across collections?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was wondering: can Mongo IDs have the same value in different collections in the same database?</w:t>
      </w:r>
      <w:r w:rsidRPr="00643C57">
        <w:rPr>
          <w:rFonts w:ascii="Arial" w:eastAsia="Times New Roman" w:hAnsi="Arial" w:cs="Arial"/>
          <w:color w:val="4A4A4A"/>
          <w:sz w:val="24"/>
          <w:szCs w:val="24"/>
        </w:rPr>
        <w:br/>
        <w:t>Thank you,</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The uniqueness constraint for _id is per collection, so yes – one and the same ID can occur once per Collection.</w:t>
      </w:r>
      <w:r w:rsidRPr="00643C57">
        <w:rPr>
          <w:rFonts w:ascii="Arial" w:eastAsia="Times New Roman" w:hAnsi="Arial" w:cs="Arial"/>
          <w:color w:val="4A4A4A"/>
          <w:sz w:val="24"/>
          <w:szCs w:val="24"/>
        </w:rPr>
        <w:br/>
        <w:t>It’s however very unlikely, if not impossible, for the same ID to be generated twice. So in order for this to happen you would have to manually insert duplicate IDs.</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Q69) like query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am working on mongodb . In which i Want to use like query. my collection structure is as follows.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“name” : “xy” , “age” : 34 , “location” : “sss”}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“name” : “xyx” , “age” : 45 , “location” : “sshs”}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“name” : “x” , “age” : 33 , “location” : “shhss”}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“name” : “pq” , “age” : 23 , “location” : “hhh”}</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“name” : “pqr” , “age” : 12 , “location” : “sss”}</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want to find records matching to “name” : “x”.</w:t>
      </w:r>
      <w:r w:rsidRPr="00643C57">
        <w:rPr>
          <w:rFonts w:ascii="Arial" w:eastAsia="Times New Roman" w:hAnsi="Arial" w:cs="Arial"/>
          <w:color w:val="4A4A4A"/>
          <w:sz w:val="24"/>
          <w:szCs w:val="24"/>
        </w:rPr>
        <w:br/>
        <w:t>so query will return all three records matching xy ,xyz,x.</w:t>
      </w:r>
      <w:r w:rsidRPr="00643C57">
        <w:rPr>
          <w:rFonts w:ascii="Arial" w:eastAsia="Times New Roman" w:hAnsi="Arial" w:cs="Arial"/>
          <w:color w:val="4A4A4A"/>
          <w:sz w:val="24"/>
          <w:szCs w:val="24"/>
        </w:rPr>
        <w:br/>
        <w:t>Is it possible in mongo.</w:t>
      </w:r>
      <w:r w:rsidRPr="00643C57">
        <w:rPr>
          <w:rFonts w:ascii="Arial" w:eastAsia="Times New Roman" w:hAnsi="Arial" w:cs="Arial"/>
          <w:color w:val="4A4A4A"/>
          <w:sz w:val="24"/>
          <w:szCs w:val="24"/>
        </w:rPr>
        <w:br/>
        <w:t>if any one knows plz reply.</w:t>
      </w:r>
      <w:r w:rsidRPr="00643C57">
        <w:rPr>
          <w:rFonts w:ascii="Arial" w:eastAsia="Times New Roman" w:hAnsi="Arial" w:cs="Arial"/>
          <w:color w:val="4A4A4A"/>
          <w:sz w:val="24"/>
          <w:szCs w:val="24"/>
        </w:rPr>
        <w:br/>
        <w:t>Thanks</w:t>
      </w:r>
      <w:r w:rsidRPr="00643C57">
        <w:rPr>
          <w:rFonts w:ascii="Arial" w:eastAsia="Times New Roman" w:hAnsi="Arial" w:cs="Arial"/>
          <w:color w:val="4A4A4A"/>
          <w:sz w:val="24"/>
          <w:szCs w:val="24"/>
        </w:rPr>
        <w:br/>
        <w:t>You can use regular expressions to do this:</w:t>
      </w:r>
      <w:r w:rsidRPr="00643C57">
        <w:rPr>
          <w:rFonts w:ascii="Arial" w:eastAsia="Times New Roman" w:hAnsi="Arial" w:cs="Arial"/>
          <w:color w:val="4A4A4A"/>
          <w:sz w:val="24"/>
          <w:szCs w:val="24"/>
        </w:rPr>
        <w:br/>
        <w:t>db.customers.find( { name : /^x/i } );</w:t>
      </w:r>
      <w:r w:rsidRPr="00643C57">
        <w:rPr>
          <w:rFonts w:ascii="Arial" w:eastAsia="Times New Roman" w:hAnsi="Arial" w:cs="Arial"/>
          <w:color w:val="4A4A4A"/>
          <w:sz w:val="24"/>
          <w:szCs w:val="24"/>
        </w:rPr>
        <w:br/>
        <w:t>You will probably want to have some indexes on the name field.</w:t>
      </w:r>
      <w:r w:rsidRPr="00643C57">
        <w:rPr>
          <w:rFonts w:ascii="Arial" w:eastAsia="Times New Roman" w:hAnsi="Arial" w:cs="Arial"/>
          <w:color w:val="4A4A4A"/>
          <w:sz w:val="24"/>
          <w:szCs w:val="24"/>
        </w:rPr>
        <w:br/>
        <w:t>Read more at the MongoDB Documetation site.</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Q70) How to check if an array field contains a unique value or another array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am using mongodb now.</w:t>
      </w:r>
      <w:r w:rsidRPr="00643C57">
        <w:rPr>
          <w:rFonts w:ascii="Arial" w:eastAsia="Times New Roman" w:hAnsi="Arial" w:cs="Arial"/>
          <w:color w:val="4A4A4A"/>
          <w:sz w:val="24"/>
          <w:szCs w:val="24"/>
        </w:rPr>
        <w:br/>
        <w:t>I have blogpost collection, and blogpost has a tags filed which is an array, e.g.</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blogpost1.tags = [‘tag1’, ‘tag2’, ‘tag3’, ‘tag4’, ‘tag5’]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blogpost2.tags = [‘tag2’, ‘tag3’]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blogpost3.tags = [‘tag2’, ‘tag3’, ‘tag4’, ‘tag5’]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blogpost4.tags = [‘tag1’, ‘tag4’, ‘tag5’]</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How can I do these searchs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contains ‘tag1’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contains [‘tag1',’tag2’],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contains any of [‘tag3’, ‘tag4’]</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Try this out:</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db.blogpost.find({ ‘tags’ : ‘tag1’});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db.blogpost.find({ ‘tags’ : { $all : [ ‘tag1’, ‘tag2’ ]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db.blogpost.find({ ‘tags’ : {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 ‘tag3’, ‘tag4’ ] }}); //3</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My experience is that for (2) the following solution is much faster than the one with “$all”:</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db.blogpost.find({ $and: [ {tags: ‘tag1’} ,{tags: ‘tag2’} ] });</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but to be honest, I do not not why. I would be interested in, if anyone knows.</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Q71) create secure database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want to create the database in mongodb and thats secure.</w:t>
      </w:r>
      <w:r w:rsidRPr="00643C57">
        <w:rPr>
          <w:rFonts w:ascii="Arial" w:eastAsia="Times New Roman" w:hAnsi="Arial" w:cs="Arial"/>
          <w:color w:val="4A4A4A"/>
          <w:sz w:val="24"/>
          <w:szCs w:val="24"/>
        </w:rPr>
        <w:br/>
        <w:t>here ..secure mean .application has to pass username/password to connect my database in mongodb.</w:t>
      </w:r>
      <w:r w:rsidRPr="00643C57">
        <w:rPr>
          <w:rFonts w:ascii="Arial" w:eastAsia="Times New Roman" w:hAnsi="Arial" w:cs="Arial"/>
          <w:color w:val="4A4A4A"/>
          <w:sz w:val="24"/>
          <w:szCs w:val="24"/>
        </w:rPr>
        <w:br/>
        <w:t>javaamtho</w:t>
      </w:r>
      <w:r w:rsidRPr="00643C57">
        <w:rPr>
          <w:rFonts w:ascii="Arial" w:eastAsia="Times New Roman" w:hAnsi="Arial" w:cs="Arial"/>
          <w:color w:val="4A4A4A"/>
          <w:sz w:val="24"/>
          <w:szCs w:val="24"/>
        </w:rPr>
        <w:br/>
        <w:t>From Mongo Java Tutorial</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MongoDB can be run in a secure mode where access to databases is controlled through name and password authentication. When run in this mode, any client application must provide a name and password before doing any operations. In the Java driver, you simply do the following with the connected mongo object :</w:t>
      </w:r>
      <w:r w:rsidRPr="00643C57">
        <w:rPr>
          <w:rFonts w:ascii="Arial" w:eastAsia="Times New Roman" w:hAnsi="Arial" w:cs="Arial"/>
          <w:color w:val="4A4A4A"/>
          <w:sz w:val="24"/>
          <w:szCs w:val="24"/>
        </w:rPr>
        <w:br/>
        <w:t>boolean auth = db.authenticate(myUserName, myPassword);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the name and password are valid for the database, auth will be true. Otherwise, it will be false. You should look at the MongoDB log for further information if available.</w:t>
      </w:r>
      <w:r w:rsidRPr="00643C57">
        <w:rPr>
          <w:rFonts w:ascii="Arial" w:eastAsia="Times New Roman" w:hAnsi="Arial" w:cs="Arial"/>
          <w:color w:val="4A4A4A"/>
          <w:sz w:val="24"/>
          <w:szCs w:val="24"/>
        </w:rPr>
        <w:br/>
        <w:t>Most users run MongoDB without authentication in a trusted environment.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Configuring Authentication and Security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Authentication is stored in each database’s system.users collection. For example, on a database projectx, projectx.system.users will contain user information.</w:t>
      </w:r>
      <w:r w:rsidRPr="00643C57">
        <w:rPr>
          <w:rFonts w:ascii="Arial" w:eastAsia="Times New Roman" w:hAnsi="Arial" w:cs="Arial"/>
          <w:color w:val="4A4A4A"/>
          <w:sz w:val="24"/>
          <w:szCs w:val="24"/>
        </w:rPr>
        <w:br/>
        <w:t>We should first configure an administrator user for the entire db server process. This user is stored under the special admin database.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no users are configured in admin.system.users, one may access the database from the localhost interface without authenticating. Thus, from the server running the database (and thus on localhost), run the database shell and configure an administrative user:</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./mongo</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use admin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db.addUser(“theadmin”, “anadminpassword”)</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We now have a user created for database admin. Note that if we have not previously authenticated, we now must if we wish to perform further operations, as there is a user in admin.system.users.</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&gt; db.auth(“theadmin”, “anadminpassword”)</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We can view existing users for the database with the command:</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&gt; db.system.users.find()</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Now, let’s configure a “regular” user for another database.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&gt; use projectx</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&gt; db.addUser(“joe”, “passwordForJoe”)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Finally, let’s add a readonly user. (only supported in 1.3.2+)</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&gt; use projectx&lt;br&gt;&gt; db.addUser(“guest”, “passwordForGuest”, true)</w:t>
      </w:r>
    </w:p>
    <w:p w:rsidR="00643C57" w:rsidRPr="00643C57" w:rsidRDefault="00643C57" w:rsidP="00643C57">
      <w:pPr>
        <w:shd w:val="clear" w:color="auto" w:fill="EEEEEE"/>
        <w:spacing w:after="0" w:line="240" w:lineRule="auto"/>
        <w:jc w:val="both"/>
        <w:rPr>
          <w:rFonts w:ascii="Arial" w:eastAsia="Times New Roman" w:hAnsi="Arial" w:cs="Arial"/>
          <w:color w:val="222222"/>
          <w:sz w:val="20"/>
          <w:szCs w:val="20"/>
        </w:rPr>
      </w:pPr>
      <w:r w:rsidRPr="00643C57">
        <w:rPr>
          <w:rFonts w:ascii="Arial" w:eastAsia="Times New Roman" w:hAnsi="Arial" w:cs="Arial"/>
          <w:b/>
          <w:bCs/>
          <w:color w:val="222222"/>
          <w:sz w:val="24"/>
          <w:szCs w:val="24"/>
        </w:rPr>
        <w:t>Related Page: </w:t>
      </w:r>
      <w:hyperlink r:id="rId186" w:tgtFrame="_blank" w:history="1">
        <w:r w:rsidRPr="00643C57">
          <w:rPr>
            <w:rFonts w:ascii="Arial" w:eastAsia="Times New Roman" w:hAnsi="Arial" w:cs="Arial"/>
            <w:b/>
            <w:bCs/>
            <w:color w:val="003BBB"/>
            <w:sz w:val="20"/>
            <w:szCs w:val="20"/>
            <w:u w:val="single"/>
          </w:rPr>
          <w:t>MongoDB Create Collection</w:t>
        </w:r>
      </w:hyperlink>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Q72) How do I copy a database from one MongoDB server to another?</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have two mongodbs in different server, both start with –auth. Now I want to copy a db from one server to another.</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mongo</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use admin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db.copyDatabase(“mydb”,”mydb”,”another_server”)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It shows: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“errmsg” : “”, “ok” : 0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db.getLastError()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null</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Seems no error, but the copy is not successful. What’s the correct command to use?</w:t>
      </w:r>
      <w:r w:rsidRPr="00643C57">
        <w:rPr>
          <w:rFonts w:ascii="Arial" w:eastAsia="Times New Roman" w:hAnsi="Arial" w:cs="Arial"/>
          <w:color w:val="4A4A4A"/>
          <w:sz w:val="24"/>
          <w:szCs w:val="24"/>
        </w:rPr>
        <w:br/>
        <w:t>If you are using </w:t>
      </w:r>
      <w:r w:rsidRPr="00643C57">
        <w:rPr>
          <w:rFonts w:ascii="Arial" w:eastAsia="Times New Roman" w:hAnsi="Arial" w:cs="Arial"/>
          <w:b/>
          <w:bCs/>
          <w:color w:val="4A4A4A"/>
          <w:sz w:val="24"/>
          <w:szCs w:val="24"/>
        </w:rPr>
        <w:t>–auth</w:t>
      </w:r>
      <w:r w:rsidRPr="00643C57">
        <w:rPr>
          <w:rFonts w:ascii="Arial" w:eastAsia="Times New Roman" w:hAnsi="Arial" w:cs="Arial"/>
          <w:color w:val="4A4A4A"/>
          <w:sz w:val="24"/>
          <w:szCs w:val="24"/>
        </w:rPr>
        <w:t>, you’ll need to include your username/password in there…</w:t>
      </w:r>
      <w:r w:rsidRPr="00643C57">
        <w:rPr>
          <w:rFonts w:ascii="Arial" w:eastAsia="Times New Roman" w:hAnsi="Arial" w:cs="Arial"/>
          <w:color w:val="4A4A4A"/>
          <w:sz w:val="24"/>
          <w:szCs w:val="24"/>
        </w:rPr>
        <w:br/>
        <w:t>Also you must be on the “destination” server when you run the command.</w:t>
      </w:r>
      <w:r w:rsidRPr="00643C57">
        <w:rPr>
          <w:rFonts w:ascii="Arial" w:eastAsia="Times New Roman" w:hAnsi="Arial" w:cs="Arial"/>
          <w:color w:val="4A4A4A"/>
          <w:sz w:val="24"/>
          <w:szCs w:val="24"/>
        </w:rPr>
        <w:br/>
        <w:t>db.copyDatabase(, , , , );</w:t>
      </w:r>
      <w:r w:rsidRPr="00643C57">
        <w:rPr>
          <w:rFonts w:ascii="Arial" w:eastAsia="Times New Roman" w:hAnsi="Arial" w:cs="Arial"/>
          <w:color w:val="4A4A4A"/>
          <w:sz w:val="24"/>
          <w:szCs w:val="24"/>
        </w:rPr>
        <w:br/>
        <w:t>If all that doesn’t work, you might want to try something like creating a slave of the database you want to copy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Q73) Case-insensitive query on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Is there a way to query for a case-insensitive value on mongo without using map/reduce?</w:t>
      </w:r>
      <w:r w:rsidRPr="00643C57">
        <w:rPr>
          <w:rFonts w:ascii="Arial" w:eastAsia="Times New Roman" w:hAnsi="Arial" w:cs="Arial"/>
          <w:color w:val="4A4A4A"/>
          <w:sz w:val="24"/>
          <w:szCs w:val="24"/>
        </w:rPr>
        <w:br/>
        <w:t>Suppose you have document that contains tag field and you want search on it</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Tags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tag,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First option is use regex(but it work slow as @RestRisiko said):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db.tags.find( { “tag” : { “$regex” : “C#”, “$options” : “-i”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Second option is create another, lower case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field( and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mongodb it best way):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Tags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tag,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tagLower,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And use find as usual: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db.tags.find( { “tagLower” : “c#”})</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It will work faster, because above code can use index for search.</w:t>
      </w:r>
      <w:r w:rsidRPr="00643C57">
        <w:rPr>
          <w:rFonts w:ascii="Arial" w:eastAsia="Times New Roman" w:hAnsi="Arial" w:cs="Arial"/>
          <w:color w:val="4A4A4A"/>
          <w:sz w:val="24"/>
          <w:szCs w:val="24"/>
        </w:rPr>
        <w:br/>
        <w:t>You have to normalize the data to be queried. Using a regular expression for case-insensitive search might work as well it won’t use indexes. So your only option is to normalize. If you need to preserve the original state then you need to denormalize the data and store the normalized values in a dedicated column of the document.</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Q74) MongoDB load balancing</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was looking at best load balancing option for concurrent users with Mongo DB. I have looked at Master Slave replication but don’t think this will load balance. Are there any open source DB load balancers for Mongo DB? I have looked at Sequoia but looks like that project is no longer actively supported.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Please note: The data is not very huge &amp; also not use case for sharding. both Master Slave and Replica Sets will load balance in MongoDB, if you set slaveOK in your driver.</w:t>
      </w:r>
      <w:r w:rsidRPr="00643C57">
        <w:rPr>
          <w:rFonts w:ascii="Arial" w:eastAsia="Times New Roman" w:hAnsi="Arial" w:cs="Arial"/>
          <w:color w:val="4A4A4A"/>
          <w:sz w:val="24"/>
          <w:szCs w:val="24"/>
        </w:rPr>
        <w:br/>
        <w:t>When slaveOK is enabled MongoDB drivers direct all reads to secondaries/slaves. This provides relatively effective read balancing; for write balancing your only option.would be sharding.</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Q75) MongoDB: unconditional updates?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This seems like a silly question but I haven’t yet found the answer. If I simply wanted to add the same field-&gt;value to EVERY record in a MongoDB collection, what would be the appropriate shell command to do so? I tried doing a multi update with a blank query ({}) but that resulted in this error:</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multi update only works with $ operators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I’m a bit puzzled about how to get around this. Any suggestions?</w:t>
      </w:r>
      <w:r w:rsidRPr="00643C57">
        <w:rPr>
          <w:rFonts w:ascii="Arial" w:eastAsia="Times New Roman" w:hAnsi="Arial" w:cs="Arial"/>
          <w:color w:val="4A4A4A"/>
          <w:sz w:val="24"/>
          <w:szCs w:val="24"/>
        </w:rPr>
        <w:br/>
        <w:t>The error says it all: You can only modify multiple documents using the $ modifier operators. You probably had something like this:</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&gt; db.coll.update({ }, { a: ‘b’ }, false, true);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Which would normally replace the first object in the collection with { a: ‘b’ } if multi was false. You wouldn’t want to replace all the objects in your collection with the same document!</w:t>
      </w:r>
      <w:r w:rsidRPr="00643C57">
        <w:rPr>
          <w:rFonts w:ascii="Arial" w:eastAsia="Times New Roman" w:hAnsi="Arial" w:cs="Arial"/>
          <w:color w:val="4A4A4A"/>
          <w:sz w:val="24"/>
          <w:szCs w:val="24"/>
        </w:rPr>
        <w:br/>
        <w:t>Use the $set operator instead:</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&gt; db.coll.update({ }, { ‘$set’: { a: ‘b’ } }, false, true);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This will set the a property of every document (creating it as necessary) to ‘b’.</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Q76) Mongo: find items that don’t have a certain field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Is it possible in Mongo to search for documents in a collection that are missing a certain field?</w:t>
      </w:r>
      <w:r w:rsidRPr="00643C57">
        <w:rPr>
          <w:rFonts w:ascii="Arial" w:eastAsia="Times New Roman" w:hAnsi="Arial" w:cs="Arial"/>
          <w:color w:val="4A4A4A"/>
          <w:sz w:val="24"/>
          <w:szCs w:val="24"/>
        </w:rPr>
        <w:br/>
        <w:t>Yeah, it’s possible using $exists: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db.things.find( { a : { $exists : false } } ); // return if a is missing</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you don’t care if the field is missing or null (or if it’s never null) then you can use the slightly shorter and safer:</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db.things.find( { a : null } ); // return if a is missing or null</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It’s safer because $exists will return true even if the field is null, which often is not the desired result and can lead to an NPE.</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Q77) Is there a sample MongoDB Database along the lines of world for MySql?</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As someone new to Mongo, I am looking for a sample MongoDB database that I can import and play with. Something along the lines of world for mysql or Northwind for MSSQL.</w:t>
      </w:r>
      <w:r w:rsidRPr="00643C57">
        <w:rPr>
          <w:rFonts w:ascii="Arial" w:eastAsia="Times New Roman" w:hAnsi="Arial" w:cs="Arial"/>
          <w:color w:val="4A4A4A"/>
          <w:sz w:val="24"/>
          <w:szCs w:val="24"/>
        </w:rPr>
        <w:br/>
        <w:t>Is there one? (I couldn’t find any reference to one at https://www.mongodb.org nor did my googling help)</w:t>
      </w:r>
      <w:r w:rsidRPr="00643C57">
        <w:rPr>
          <w:rFonts w:ascii="Arial" w:eastAsia="Times New Roman" w:hAnsi="Arial" w:cs="Arial"/>
          <w:color w:val="4A4A4A"/>
          <w:sz w:val="24"/>
          <w:szCs w:val="24"/>
        </w:rPr>
        <w:br/>
        <w:t>For Windows users: Please follow the following steps to import from the json file if you are using windows 7:</w:t>
      </w:r>
    </w:p>
    <w:p w:rsidR="00643C57" w:rsidRPr="00643C57" w:rsidRDefault="00643C57" w:rsidP="00643C57">
      <w:pPr>
        <w:numPr>
          <w:ilvl w:val="0"/>
          <w:numId w:val="166"/>
        </w:numPr>
        <w:shd w:val="clear" w:color="auto" w:fill="FFFFFF"/>
        <w:spacing w:before="75" w:after="75"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Download the above mentionedJSON file and place it inside a folder (say d:sample)</w:t>
      </w:r>
    </w:p>
    <w:p w:rsidR="00643C57" w:rsidRPr="00643C57" w:rsidRDefault="00643C57" w:rsidP="00643C57">
      <w:pPr>
        <w:numPr>
          <w:ilvl w:val="0"/>
          <w:numId w:val="166"/>
        </w:numPr>
        <w:shd w:val="clear" w:color="auto" w:fill="FFFFFF"/>
        <w:spacing w:before="75" w:after="75"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Open a command prompt, start the mongo server by going in to the bin directory and typing in mongoD</w:t>
      </w:r>
    </w:p>
    <w:p w:rsidR="00643C57" w:rsidRPr="00643C57" w:rsidRDefault="00643C57" w:rsidP="00643C57">
      <w:pPr>
        <w:numPr>
          <w:ilvl w:val="0"/>
          <w:numId w:val="16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5" w:lineRule="atLeast"/>
        <w:ind w:left="375"/>
        <w:jc w:val="both"/>
        <w:rPr>
          <w:rFonts w:ascii="Courier New" w:eastAsia="Times New Roman" w:hAnsi="Courier New" w:cs="Courier New"/>
          <w:color w:val="4A4A4A"/>
          <w:sz w:val="20"/>
          <w:szCs w:val="20"/>
        </w:rPr>
      </w:pPr>
      <w:r w:rsidRPr="00643C57">
        <w:rPr>
          <w:rFonts w:ascii="Courier New" w:eastAsia="Times New Roman" w:hAnsi="Courier New" w:cs="Courier New"/>
          <w:color w:val="4A4A4A"/>
          <w:sz w:val="20"/>
          <w:szCs w:val="20"/>
        </w:rPr>
        <w:lastRenderedPageBreak/>
        <w:t>Now take another command prompt and go to the bin directory again and write following command C:mongodbbin&gt;mongoimport –db test –collection zips –file d:samplezips.json</w:t>
      </w:r>
    </w:p>
    <w:p w:rsidR="00643C57" w:rsidRPr="00643C57" w:rsidRDefault="00643C57" w:rsidP="00643C57">
      <w:pPr>
        <w:numPr>
          <w:ilvl w:val="0"/>
          <w:numId w:val="166"/>
        </w:numPr>
        <w:shd w:val="clear" w:color="auto" w:fill="FFFFFF"/>
        <w:spacing w:before="75" w:after="75"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The import would start working immediatly and at the end it would show some thing like this Thu Dec 19 17:11:22 imported 29470 objects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That’s it!</w:t>
      </w:r>
      <w:r w:rsidRPr="00643C57">
        <w:rPr>
          <w:rFonts w:ascii="Arial" w:eastAsia="Times New Roman" w:hAnsi="Arial" w:cs="Arial"/>
          <w:color w:val="4A4A4A"/>
          <w:sz w:val="24"/>
          <w:szCs w:val="24"/>
        </w:rPr>
        <w:br/>
        <w:t>I found this you can import the json data with:</w:t>
      </w:r>
      <w:r w:rsidRPr="00643C57">
        <w:rPr>
          <w:rFonts w:ascii="Arial" w:eastAsia="Times New Roman" w:hAnsi="Arial" w:cs="Arial"/>
          <w:color w:val="4A4A4A"/>
          <w:sz w:val="24"/>
          <w:szCs w:val="24"/>
        </w:rPr>
        <w:br/>
        <w:t>mongoimport –db scratch –collection zips –file zips.json</w:t>
      </w:r>
      <w:r w:rsidRPr="00643C57">
        <w:rPr>
          <w:rFonts w:ascii="Arial" w:eastAsia="Times New Roman" w:hAnsi="Arial" w:cs="Arial"/>
          <w:color w:val="4A4A4A"/>
          <w:sz w:val="24"/>
          <w:szCs w:val="24"/>
        </w:rPr>
        <w:br/>
        <w:t>I guess that you can import any json data that you find, it also supports csv and tsv. Hope this helps.</w:t>
      </w:r>
      <w:r w:rsidRPr="00643C57">
        <w:rPr>
          <w:rFonts w:ascii="Arial" w:eastAsia="Times New Roman" w:hAnsi="Arial" w:cs="Arial"/>
          <w:color w:val="4A4A4A"/>
          <w:sz w:val="24"/>
          <w:szCs w:val="24"/>
        </w:rPr>
        <w:br/>
        <w:t>This doesn’t have everything, but it is a nice step towards getting Northwind on MongoDB:</w:t>
      </w:r>
      <w:r w:rsidRPr="00643C57">
        <w:rPr>
          <w:rFonts w:ascii="Arial" w:eastAsia="Times New Roman" w:hAnsi="Arial" w:cs="Arial"/>
          <w:color w:val="4A4A4A"/>
          <w:sz w:val="24"/>
          <w:szCs w:val="24"/>
        </w:rPr>
        <w:br/>
        <w:t>https://github.com/tmcnab/northwind-mongo</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Q78) MongoDB query help: $elemMatch in nested objects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p>
    <w:tbl>
      <w:tblPr>
        <w:tblW w:w="17790" w:type="dxa"/>
        <w:tblCellMar>
          <w:left w:w="0" w:type="dxa"/>
          <w:right w:w="0" w:type="dxa"/>
        </w:tblCellMar>
        <w:tblLook w:val="04A0" w:firstRow="1" w:lastRow="0" w:firstColumn="1" w:lastColumn="0" w:noHBand="0" w:noVBand="1"/>
      </w:tblPr>
      <w:tblGrid>
        <w:gridCol w:w="450"/>
        <w:gridCol w:w="1734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tc>
        <w:tc>
          <w:tcPr>
            <w:tcW w:w="1734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db.test.insert({“a” : { “b” : { “c” : { “d1” : [ “e1”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“d2” : [ “e2”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“d3” : [ “e3”, “e4”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“d4” : [ “e5”, “e6” ] } }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db.test.find({‘a.b.c’ : {$exists :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ObjectId(“4daf2ccd697ebaacb10976ec”), “a” : { “b” : { “c” : { “d1” : [ “e1” ], “d2” : [ “e2” ], “d3” : [ “e3”, “e4” ], “d4” : [ “e5”, “e6” ] } } } }</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But none of these work:</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db.test.find({‘a.b’: “c”})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db.test.find({‘a.b’: {$elemMatch : {“c” : {$exists: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db.test.find({‘a.b’: {$elemMatch : {$elemMatch : {$all : [“e1”]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Suppose I don’t know what the values of c and d1…d4 are. Is there a generic way to search the nested-objects’ structure for particular values?</w:t>
      </w:r>
      <w:r w:rsidRPr="00643C57">
        <w:rPr>
          <w:rFonts w:ascii="Arial" w:eastAsia="Times New Roman" w:hAnsi="Arial" w:cs="Arial"/>
          <w:color w:val="4A4A4A"/>
          <w:sz w:val="24"/>
          <w:szCs w:val="24"/>
        </w:rPr>
        <w:br/>
        <w:t>I thought that was what $elemMatch was for.</w:t>
      </w:r>
      <w:r w:rsidRPr="00643C57">
        <w:rPr>
          <w:rFonts w:ascii="Arial" w:eastAsia="Times New Roman" w:hAnsi="Arial" w:cs="Arial"/>
          <w:color w:val="4A4A4A"/>
          <w:sz w:val="24"/>
          <w:szCs w:val="24"/>
        </w:rPr>
        <w:br/>
        <w:t>Thank you.</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thought that was what $elemMatch was for…</w:t>
      </w:r>
      <w:r w:rsidRPr="00643C57">
        <w:rPr>
          <w:rFonts w:ascii="Arial" w:eastAsia="Times New Roman" w:hAnsi="Arial" w:cs="Arial"/>
          <w:color w:val="4A4A4A"/>
          <w:sz w:val="24"/>
          <w:szCs w:val="24"/>
        </w:rPr>
        <w:br/>
        <w:t>From the docs: Using the $elemMatch query operator, you can match an entire document within an array.</w:t>
      </w:r>
      <w:r w:rsidRPr="00643C57">
        <w:rPr>
          <w:rFonts w:ascii="Arial" w:eastAsia="Times New Roman" w:hAnsi="Arial" w:cs="Arial"/>
          <w:color w:val="4A4A4A"/>
          <w:sz w:val="24"/>
          <w:szCs w:val="24"/>
        </w:rPr>
        <w:br/>
        <w:t>This does not sounds like what you’re looking for.</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Is there a generic way to search the nested-objects’ structure for particular values?</w:t>
      </w:r>
      <w:r w:rsidRPr="00643C57">
        <w:rPr>
          <w:rFonts w:ascii="Arial" w:eastAsia="Times New Roman" w:hAnsi="Arial" w:cs="Arial"/>
          <w:color w:val="4A4A4A"/>
          <w:sz w:val="24"/>
          <w:szCs w:val="24"/>
        </w:rPr>
        <w:br/>
        <w:t>It sounds like you want to search “everything in object ‘c’ for an instance of ‘e1'”.</w:t>
      </w:r>
      <w:r w:rsidRPr="00643C57">
        <w:rPr>
          <w:rFonts w:ascii="Arial" w:eastAsia="Times New Roman" w:hAnsi="Arial" w:cs="Arial"/>
          <w:color w:val="4A4A4A"/>
          <w:sz w:val="24"/>
          <w:szCs w:val="24"/>
        </w:rPr>
        <w:br/>
        <w:t xml:space="preserve">MongoDB supports two related features, but the features not quite what you’re looking </w:t>
      </w:r>
      <w:r w:rsidRPr="00643C57">
        <w:rPr>
          <w:rFonts w:ascii="Arial" w:eastAsia="Times New Roman" w:hAnsi="Arial" w:cs="Arial"/>
          <w:color w:val="4A4A4A"/>
          <w:sz w:val="24"/>
          <w:szCs w:val="24"/>
        </w:rPr>
        <w:lastRenderedPageBreak/>
        <w:t>for.</w:t>
      </w:r>
      <w:r w:rsidRPr="00643C57">
        <w:rPr>
          <w:rFonts w:ascii="Arial" w:eastAsia="Times New Roman" w:hAnsi="Arial" w:cs="Arial"/>
          <w:color w:val="4A4A4A"/>
          <w:sz w:val="24"/>
          <w:szCs w:val="24"/>
        </w:rPr>
        <w:br/>
        <w:t>1. Reach into objects, dot notation:db.test.find({‘a.b.c.d1’ : ‘e1’})</w:t>
      </w:r>
      <w:r w:rsidRPr="00643C57">
        <w:rPr>
          <w:rFonts w:ascii="Arial" w:eastAsia="Times New Roman" w:hAnsi="Arial" w:cs="Arial"/>
          <w:color w:val="4A4A4A"/>
          <w:sz w:val="24"/>
          <w:szCs w:val="24"/>
        </w:rPr>
        <w:br/>
        <w:t>2. Read through arrays: `db.test.find({‘a.b.c.d4’ : ‘e5’})</w:t>
      </w:r>
      <w:r w:rsidRPr="00643C57">
        <w:rPr>
          <w:rFonts w:ascii="Arial" w:eastAsia="Times New Roman" w:hAnsi="Arial" w:cs="Arial"/>
          <w:color w:val="4A4A4A"/>
          <w:sz w:val="24"/>
          <w:szCs w:val="24"/>
        </w:rPr>
        <w:br/>
        <w:t>It sounds like you’re looking for the ability to do both at the same time. You want to “reach into objects” and “read through arrays” in the same query.</w:t>
      </w:r>
      <w:r w:rsidRPr="00643C57">
        <w:rPr>
          <w:rFonts w:ascii="Arial" w:eastAsia="Times New Roman" w:hAnsi="Arial" w:cs="Arial"/>
          <w:color w:val="4A4A4A"/>
          <w:sz w:val="24"/>
          <w:szCs w:val="24"/>
        </w:rPr>
        <w:br/>
        <w:t>Unfortunately, I do not know of such a feature. You may want to file a feature request for this.</w:t>
      </w:r>
    </w:p>
    <w:p w:rsidR="00643C57" w:rsidRPr="00643C57" w:rsidRDefault="00643C57" w:rsidP="00643C57">
      <w:pPr>
        <w:shd w:val="clear" w:color="auto" w:fill="EEEEEE"/>
        <w:spacing w:after="0" w:line="240" w:lineRule="auto"/>
        <w:jc w:val="both"/>
        <w:rPr>
          <w:rFonts w:ascii="Arial" w:eastAsia="Times New Roman" w:hAnsi="Arial" w:cs="Arial"/>
          <w:color w:val="222222"/>
          <w:sz w:val="20"/>
          <w:szCs w:val="20"/>
        </w:rPr>
      </w:pPr>
      <w:r w:rsidRPr="00643C57">
        <w:rPr>
          <w:rFonts w:ascii="Arial" w:eastAsia="Times New Roman" w:hAnsi="Arial" w:cs="Arial"/>
          <w:b/>
          <w:bCs/>
          <w:color w:val="222222"/>
          <w:sz w:val="24"/>
          <w:szCs w:val="24"/>
        </w:rPr>
        <w:t>Related Page: </w:t>
      </w:r>
      <w:hyperlink r:id="rId187" w:tgtFrame="_blank" w:history="1">
        <w:r w:rsidRPr="00643C57">
          <w:rPr>
            <w:rFonts w:ascii="Arial" w:eastAsia="Times New Roman" w:hAnsi="Arial" w:cs="Arial"/>
            <w:b/>
            <w:bCs/>
            <w:color w:val="003BBB"/>
            <w:sz w:val="20"/>
            <w:szCs w:val="20"/>
            <w:u w:val="single"/>
          </w:rPr>
          <w:t>MongoDB Create Index</w:t>
        </w:r>
      </w:hyperlink>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Q79) MongoDB Cursor Timeouts while doing a lot of writes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We have a cluster of 2 replica Sets, with 3 servers per set. With a single collection being sharded. We also have a quite a few more(8+) collections that we use on a daily basis. With the majority of the data being in the sharded collection with close to 100 Million records in it.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Recently we have added the requirement to obtain 100x the data that we had been getting previously, and we need to write this to mongodb. A daemon has been set in place to perform the writes necessary to keep the database up to date. The script performs at over 200 writes a second, with the majority going to the all separate collections.</w:t>
      </w:r>
      <w:r w:rsidRPr="00643C57">
        <w:rPr>
          <w:rFonts w:ascii="Arial" w:eastAsia="Times New Roman" w:hAnsi="Arial" w:cs="Arial"/>
          <w:color w:val="4A4A4A"/>
          <w:sz w:val="24"/>
          <w:szCs w:val="24"/>
        </w:rPr>
        <w:br/>
        <w:t>With this quantity of writes, we have been unable to perform large reads for analytical purposes. Receiving a combination of Cursor Timeouts client-side and server-side(“Cursor Not Found”).</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We have attempted to do limit/skip schemes on the reads, but the problem persists. What is the best course of action to remedy this as we require both a large amount of writes, with few, but large reads?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Typically, in a case like this you want to start looking at the queries causing the time. Then you want to look at the hardware to see what’s being stressed.</w:t>
      </w:r>
    </w:p>
    <w:p w:rsidR="00643C57" w:rsidRPr="00643C57" w:rsidRDefault="00643C57" w:rsidP="00643C57">
      <w:pPr>
        <w:numPr>
          <w:ilvl w:val="0"/>
          <w:numId w:val="167"/>
        </w:numPr>
        <w:shd w:val="clear" w:color="auto" w:fill="FFFFFF"/>
        <w:spacing w:before="75" w:after="75"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Are these queries correctly indexed?</w:t>
      </w:r>
    </w:p>
    <w:p w:rsidR="00643C57" w:rsidRPr="00643C57" w:rsidRDefault="00643C57" w:rsidP="00643C57">
      <w:pPr>
        <w:numPr>
          <w:ilvl w:val="0"/>
          <w:numId w:val="167"/>
        </w:numPr>
        <w:shd w:val="clear" w:color="auto" w:fill="FFFFFF"/>
        <w:spacing w:before="75" w:after="75"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How big are the indexes? Do they fit in RAM?</w:t>
      </w:r>
    </w:p>
    <w:p w:rsidR="00643C57" w:rsidRPr="00643C57" w:rsidRDefault="00643C57" w:rsidP="00643C57">
      <w:pPr>
        <w:numPr>
          <w:ilvl w:val="0"/>
          <w:numId w:val="167"/>
        </w:numPr>
        <w:shd w:val="clear" w:color="auto" w:fill="FFFFFF"/>
        <w:spacing w:before="75" w:after="75"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Can you provide some details on where the bottlenecks are?</w:t>
      </w:r>
    </w:p>
    <w:p w:rsidR="00643C57" w:rsidRPr="00643C57" w:rsidRDefault="00643C57" w:rsidP="00643C57">
      <w:pPr>
        <w:numPr>
          <w:ilvl w:val="0"/>
          <w:numId w:val="167"/>
        </w:numPr>
        <w:shd w:val="clear" w:color="auto" w:fill="FFFFFF"/>
        <w:spacing w:before="75" w:after="75"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Are you locked on on IO?</w:t>
      </w:r>
    </w:p>
    <w:p w:rsidR="00643C57" w:rsidRPr="00643C57" w:rsidRDefault="00643C57" w:rsidP="00643C57">
      <w:pPr>
        <w:numPr>
          <w:ilvl w:val="0"/>
          <w:numId w:val="167"/>
        </w:numPr>
        <w:shd w:val="clear" w:color="auto" w:fill="FFFFFF"/>
        <w:spacing w:before="75" w:after="75"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Are your processors running at full speed?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Also, is there anything unusual in the logs?</w:t>
      </w:r>
      <w:r w:rsidRPr="00643C57">
        <w:rPr>
          <w:rFonts w:ascii="Arial" w:eastAsia="Times New Roman" w:hAnsi="Arial" w:cs="Arial"/>
          <w:color w:val="4A4A4A"/>
          <w:sz w:val="24"/>
          <w:szCs w:val="24"/>
        </w:rPr>
        <w:br/>
        <w:t>Basically we need to ensure that you have: 1. Correctly built the system to handle the query 2. Correctly provisioned the system to handle the data volumes</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Q80) Is moving documents between collections a good way to represent state changes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have two collections, one (</w:t>
      </w:r>
      <w:r w:rsidRPr="00643C57">
        <w:rPr>
          <w:rFonts w:ascii="Arial" w:eastAsia="Times New Roman" w:hAnsi="Arial" w:cs="Arial"/>
          <w:b/>
          <w:bCs/>
          <w:color w:val="4A4A4A"/>
          <w:sz w:val="24"/>
          <w:szCs w:val="24"/>
        </w:rPr>
        <w:t>A)</w:t>
      </w:r>
      <w:r w:rsidRPr="00643C57">
        <w:rPr>
          <w:rFonts w:ascii="Arial" w:eastAsia="Times New Roman" w:hAnsi="Arial" w:cs="Arial"/>
          <w:color w:val="4A4A4A"/>
          <w:sz w:val="24"/>
          <w:szCs w:val="24"/>
        </w:rPr>
        <w:t> containing items to be processed (relatively small) and one (</w:t>
      </w:r>
      <w:r w:rsidRPr="00643C57">
        <w:rPr>
          <w:rFonts w:ascii="Arial" w:eastAsia="Times New Roman" w:hAnsi="Arial" w:cs="Arial"/>
          <w:b/>
          <w:bCs/>
          <w:color w:val="4A4A4A"/>
          <w:sz w:val="24"/>
          <w:szCs w:val="24"/>
        </w:rPr>
        <w:t>B</w:t>
      </w:r>
      <w:r w:rsidRPr="00643C57">
        <w:rPr>
          <w:rFonts w:ascii="Arial" w:eastAsia="Times New Roman" w:hAnsi="Arial" w:cs="Arial"/>
          <w:color w:val="4A4A4A"/>
          <w:sz w:val="24"/>
          <w:szCs w:val="24"/>
        </w:rPr>
        <w:t>) with those already processed (fairly large, with extra result fields).</w:t>
      </w:r>
      <w:r w:rsidRPr="00643C57">
        <w:rPr>
          <w:rFonts w:ascii="Arial" w:eastAsia="Times New Roman" w:hAnsi="Arial" w:cs="Arial"/>
          <w:color w:val="4A4A4A"/>
          <w:sz w:val="24"/>
          <w:szCs w:val="24"/>
        </w:rPr>
        <w:br/>
        <w:t>Items are read from </w:t>
      </w:r>
      <w:r w:rsidRPr="00643C57">
        <w:rPr>
          <w:rFonts w:ascii="Arial" w:eastAsia="Times New Roman" w:hAnsi="Arial" w:cs="Arial"/>
          <w:b/>
          <w:bCs/>
          <w:color w:val="4A4A4A"/>
          <w:sz w:val="24"/>
          <w:szCs w:val="24"/>
        </w:rPr>
        <w:t>A</w:t>
      </w:r>
      <w:r w:rsidRPr="00643C57">
        <w:rPr>
          <w:rFonts w:ascii="Arial" w:eastAsia="Times New Roman" w:hAnsi="Arial" w:cs="Arial"/>
          <w:color w:val="4A4A4A"/>
          <w:sz w:val="24"/>
          <w:szCs w:val="24"/>
        </w:rPr>
        <w:t>, get processed and save()’d to </w:t>
      </w:r>
      <w:r w:rsidRPr="00643C57">
        <w:rPr>
          <w:rFonts w:ascii="Arial" w:eastAsia="Times New Roman" w:hAnsi="Arial" w:cs="Arial"/>
          <w:b/>
          <w:bCs/>
          <w:color w:val="4A4A4A"/>
          <w:sz w:val="24"/>
          <w:szCs w:val="24"/>
        </w:rPr>
        <w:t>B</w:t>
      </w:r>
      <w:r w:rsidRPr="00643C57">
        <w:rPr>
          <w:rFonts w:ascii="Arial" w:eastAsia="Times New Roman" w:hAnsi="Arial" w:cs="Arial"/>
          <w:color w:val="4A4A4A"/>
          <w:sz w:val="24"/>
          <w:szCs w:val="24"/>
        </w:rPr>
        <w:t>, then remove()’d from </w:t>
      </w:r>
      <w:r w:rsidRPr="00643C57">
        <w:rPr>
          <w:rFonts w:ascii="Arial" w:eastAsia="Times New Roman" w:hAnsi="Arial" w:cs="Arial"/>
          <w:b/>
          <w:bCs/>
          <w:color w:val="4A4A4A"/>
          <w:sz w:val="24"/>
          <w:szCs w:val="24"/>
        </w:rPr>
        <w:t>A</w:t>
      </w:r>
      <w:r w:rsidRPr="00643C57">
        <w:rPr>
          <w:rFonts w:ascii="Arial" w:eastAsia="Times New Roman" w:hAnsi="Arial" w:cs="Arial"/>
          <w:color w:val="4A4A4A"/>
          <w:sz w:val="24"/>
          <w:szCs w:val="24"/>
        </w:rPr>
        <w: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 rationale is that indices can be different across these, and that the “incoming” collection can be kept very small and fast this way.</w:t>
      </w:r>
      <w:r w:rsidRPr="00643C57">
        <w:rPr>
          <w:rFonts w:ascii="Arial" w:eastAsia="Times New Roman" w:hAnsi="Arial" w:cs="Arial"/>
          <w:color w:val="4A4A4A"/>
          <w:sz w:val="24"/>
          <w:szCs w:val="24"/>
        </w:rPr>
        <w:br/>
        <w:t>I’ve run into two issues with this:</w:t>
      </w:r>
    </w:p>
    <w:p w:rsidR="00643C57" w:rsidRPr="00643C57" w:rsidRDefault="00643C57" w:rsidP="00643C57">
      <w:pPr>
        <w:numPr>
          <w:ilvl w:val="0"/>
          <w:numId w:val="168"/>
        </w:numPr>
        <w:shd w:val="clear" w:color="auto" w:fill="FFFFFF"/>
        <w:spacing w:before="75" w:after="75"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if either remove() or save() time out or otherwise fail under load, I lose the item completely, or process it twice</w:t>
      </w:r>
    </w:p>
    <w:p w:rsidR="00643C57" w:rsidRPr="00643C57" w:rsidRDefault="00643C57" w:rsidP="00643C57">
      <w:pPr>
        <w:numPr>
          <w:ilvl w:val="0"/>
          <w:numId w:val="168"/>
        </w:numPr>
        <w:shd w:val="clear" w:color="auto" w:fill="FFFFFF"/>
        <w:spacing w:after="0"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if both fail, the side effects happen but there is no record of that I can sidestep the double-failure case with findAndModify locks (not needed otherwise, we have a process-level lock) but then we have stale lock issues and partial failures can still happen. There’s no way to atomically remove+save to different collections, as far as I can tell (maybe by design?)</w:t>
      </w:r>
      <w:r w:rsidRPr="00643C57">
        <w:rPr>
          <w:rFonts w:ascii="Arial" w:eastAsia="Times New Roman" w:hAnsi="Arial" w:cs="Arial"/>
          <w:color w:val="4A4A4A"/>
          <w:sz w:val="20"/>
          <w:szCs w:val="20"/>
        </w:rPr>
        <w:br/>
        <w:t>Is there a Best Practice for this situation?</w:t>
      </w:r>
    </w:p>
    <w:p w:rsidR="00643C57" w:rsidRPr="00643C57" w:rsidRDefault="00643C57" w:rsidP="00643C57">
      <w:pPr>
        <w:numPr>
          <w:ilvl w:val="0"/>
          <w:numId w:val="168"/>
        </w:numPr>
        <w:shd w:val="clear" w:color="auto" w:fill="FFFFFF"/>
        <w:spacing w:after="0"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There’s no way to atomically remove+save to different collections, as far as I can tell (maybe by design?)</w:t>
      </w:r>
      <w:r w:rsidRPr="00643C57">
        <w:rPr>
          <w:rFonts w:ascii="Arial" w:eastAsia="Times New Roman" w:hAnsi="Arial" w:cs="Arial"/>
          <w:color w:val="4A4A4A"/>
          <w:sz w:val="20"/>
          <w:szCs w:val="20"/>
        </w:rPr>
        <w:br/>
        <w:t>Yes this is by design. MongoDB explicitly does not provides joins or transactions. Remove + Save is a form of transaction.</w:t>
      </w:r>
      <w:r w:rsidRPr="00643C57">
        <w:rPr>
          <w:rFonts w:ascii="Arial" w:eastAsia="Times New Roman" w:hAnsi="Arial" w:cs="Arial"/>
          <w:color w:val="4A4A4A"/>
          <w:sz w:val="20"/>
          <w:szCs w:val="20"/>
        </w:rPr>
        <w:br/>
        <w:t>Is there a Best Practice for this situation?</w:t>
      </w:r>
      <w:r w:rsidRPr="00643C57">
        <w:rPr>
          <w:rFonts w:ascii="Arial" w:eastAsia="Times New Roman" w:hAnsi="Arial" w:cs="Arial"/>
          <w:color w:val="4A4A4A"/>
          <w:sz w:val="20"/>
          <w:szCs w:val="20"/>
        </w:rPr>
        <w:br/>
        <w:t>You really have two low-complexity options here, both involve findAndModify.</w:t>
      </w:r>
      <w:r w:rsidRPr="00643C57">
        <w:rPr>
          <w:rFonts w:ascii="Arial" w:eastAsia="Times New Roman" w:hAnsi="Arial" w:cs="Arial"/>
          <w:color w:val="4A4A4A"/>
          <w:sz w:val="20"/>
          <w:szCs w:val="20"/>
        </w:rPr>
        <w:br/>
      </w:r>
      <w:r w:rsidRPr="00643C57">
        <w:rPr>
          <w:rFonts w:ascii="Arial" w:eastAsia="Times New Roman" w:hAnsi="Arial" w:cs="Arial"/>
          <w:b/>
          <w:bCs/>
          <w:color w:val="4A4A4A"/>
          <w:sz w:val="24"/>
          <w:szCs w:val="24"/>
        </w:rPr>
        <w:t>Option #1: a single collection</w:t>
      </w:r>
      <w:r w:rsidRPr="00643C57">
        <w:rPr>
          <w:rFonts w:ascii="Arial" w:eastAsia="Times New Roman" w:hAnsi="Arial" w:cs="Arial"/>
          <w:color w:val="4A4A4A"/>
          <w:sz w:val="20"/>
          <w:szCs w:val="20"/>
        </w:rPr>
        <w:br/>
        <w:t>Based on your description, you are basically building a queue with some extra features. If you leverage a single collection then you use findAndModify to update the status of each item as it is processing.</w:t>
      </w:r>
      <w:r w:rsidRPr="00643C57">
        <w:rPr>
          <w:rFonts w:ascii="Arial" w:eastAsia="Times New Roman" w:hAnsi="Arial" w:cs="Arial"/>
          <w:color w:val="4A4A4A"/>
          <w:sz w:val="20"/>
          <w:szCs w:val="20"/>
        </w:rPr>
        <w:br/>
        <w:t>Unfortunately, that means you will lose this: …that the “incoming” collection can be kept very small and fast this way.</w:t>
      </w:r>
      <w:r w:rsidRPr="00643C57">
        <w:rPr>
          <w:rFonts w:ascii="Arial" w:eastAsia="Times New Roman" w:hAnsi="Arial" w:cs="Arial"/>
          <w:color w:val="4A4A4A"/>
          <w:sz w:val="20"/>
          <w:szCs w:val="20"/>
        </w:rPr>
        <w:br/>
      </w:r>
      <w:r w:rsidRPr="00643C57">
        <w:rPr>
          <w:rFonts w:ascii="Arial" w:eastAsia="Times New Roman" w:hAnsi="Arial" w:cs="Arial"/>
          <w:b/>
          <w:bCs/>
          <w:color w:val="4A4A4A"/>
          <w:sz w:val="24"/>
          <w:szCs w:val="24"/>
        </w:rPr>
        <w:t>Option #2: two collections</w:t>
      </w:r>
      <w:r w:rsidRPr="00643C57">
        <w:rPr>
          <w:rFonts w:ascii="Arial" w:eastAsia="Times New Roman" w:hAnsi="Arial" w:cs="Arial"/>
          <w:color w:val="4A4A4A"/>
          <w:sz w:val="20"/>
          <w:szCs w:val="20"/>
        </w:rPr>
        <w:br/>
        <w:t>The other option is basically a two phase commit, leveraging findAndModify.</w:t>
      </w:r>
      <w:r w:rsidRPr="00643C57">
        <w:rPr>
          <w:rFonts w:ascii="Arial" w:eastAsia="Times New Roman" w:hAnsi="Arial" w:cs="Arial"/>
          <w:color w:val="4A4A4A"/>
          <w:sz w:val="20"/>
          <w:szCs w:val="20"/>
        </w:rPr>
        <w:br/>
      </w:r>
      <w:r w:rsidRPr="00643C57">
        <w:rPr>
          <w:rFonts w:ascii="Arial" w:eastAsia="Times New Roman" w:hAnsi="Arial" w:cs="Arial"/>
          <w:color w:val="4A4A4A"/>
          <w:sz w:val="20"/>
          <w:szCs w:val="20"/>
        </w:rPr>
        <w:lastRenderedPageBreak/>
        <w:t>Take a look at the docs for this here.</w:t>
      </w:r>
      <w:r w:rsidRPr="00643C57">
        <w:rPr>
          <w:rFonts w:ascii="Arial" w:eastAsia="Times New Roman" w:hAnsi="Arial" w:cs="Arial"/>
          <w:color w:val="4A4A4A"/>
          <w:sz w:val="20"/>
          <w:szCs w:val="20"/>
        </w:rPr>
        <w:br/>
        <w:t>Once an item is processed in A you set a field to flag it for deletion. You then copy that item over toB. Once copied to B you can then remove the item from A.</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Q81) For Mongodb is it better to reference an object or use a natural String key?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am building a corpus of indexed sentences in different languages. I have a collection of Languages which have both an ObjectId and the ISO code as a key. Is it better to use a reference to the Language collection or store a key like “en” or “fr”?</w:t>
      </w:r>
      <w:r w:rsidRPr="00643C57">
        <w:rPr>
          <w:rFonts w:ascii="Arial" w:eastAsia="Times New Roman" w:hAnsi="Arial" w:cs="Arial"/>
          <w:color w:val="4A4A4A"/>
          <w:sz w:val="24"/>
          <w:szCs w:val="24"/>
        </w:rPr>
        <w:br/>
        <w:t>I suppose it’s a compromise between:</w:t>
      </w:r>
    </w:p>
    <w:p w:rsidR="00643C57" w:rsidRPr="00643C57" w:rsidRDefault="00643C57" w:rsidP="00643C57">
      <w:pPr>
        <w:numPr>
          <w:ilvl w:val="0"/>
          <w:numId w:val="169"/>
        </w:numPr>
        <w:shd w:val="clear" w:color="auto" w:fill="FFFFFF"/>
        <w:spacing w:before="75" w:after="75"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ease of referencing the Language</w:t>
      </w:r>
    </w:p>
    <w:p w:rsidR="00643C57" w:rsidRPr="00643C57" w:rsidRDefault="00643C57" w:rsidP="00643C57">
      <w:pPr>
        <w:numPr>
          <w:ilvl w:val="0"/>
          <w:numId w:val="169"/>
        </w:numPr>
        <w:shd w:val="clear" w:color="auto" w:fill="FFFFFF"/>
        <w:spacing w:before="75" w:after="75"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object in that collection</w:t>
      </w:r>
    </w:p>
    <w:p w:rsidR="00643C57" w:rsidRPr="00643C57" w:rsidRDefault="00643C57" w:rsidP="00643C57">
      <w:pPr>
        <w:numPr>
          <w:ilvl w:val="0"/>
          <w:numId w:val="169"/>
        </w:numPr>
        <w:shd w:val="clear" w:color="auto" w:fill="FFFFFF"/>
        <w:spacing w:before="75" w:after="75"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speed in doing queries where the sentence has a certain language</w:t>
      </w:r>
    </w:p>
    <w:p w:rsidR="00643C57" w:rsidRPr="00643C57" w:rsidRDefault="00643C57" w:rsidP="00643C57">
      <w:pPr>
        <w:numPr>
          <w:ilvl w:val="0"/>
          <w:numId w:val="169"/>
        </w:numPr>
        <w:shd w:val="clear" w:color="auto" w:fill="FFFFFF"/>
        <w:spacing w:before="75" w:after="75" w:line="375" w:lineRule="atLeast"/>
        <w:ind w:left="375"/>
        <w:jc w:val="both"/>
        <w:rPr>
          <w:rFonts w:ascii="Arial" w:eastAsia="Times New Roman" w:hAnsi="Arial" w:cs="Arial"/>
          <w:color w:val="4A4A4A"/>
          <w:sz w:val="20"/>
          <w:szCs w:val="20"/>
        </w:rPr>
      </w:pPr>
      <w:r w:rsidRPr="00643C57">
        <w:rPr>
          <w:rFonts w:ascii="Arial" w:eastAsia="Times New Roman" w:hAnsi="Arial" w:cs="Arial"/>
          <w:color w:val="4A4A4A"/>
          <w:sz w:val="20"/>
          <w:szCs w:val="20"/>
        </w:rPr>
        <w:t>the size of the data on disk</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Any best practices that I should know of?</w:t>
      </w:r>
      <w:r w:rsidRPr="00643C57">
        <w:rPr>
          <w:rFonts w:ascii="Arial" w:eastAsia="Times New Roman" w:hAnsi="Arial" w:cs="Arial"/>
          <w:color w:val="4A4A4A"/>
          <w:sz w:val="24"/>
          <w:szCs w:val="24"/>
        </w:rPr>
        <w:br/>
        <w:t>In the end, it really comes down to personal choice and what will work best for your application.</w:t>
      </w:r>
      <w:r w:rsidRPr="00643C57">
        <w:rPr>
          <w:rFonts w:ascii="Arial" w:eastAsia="Times New Roman" w:hAnsi="Arial" w:cs="Arial"/>
          <w:color w:val="4A4A4A"/>
          <w:sz w:val="24"/>
          <w:szCs w:val="24"/>
        </w:rPr>
        <w:br/>
        <w:t>The only requirement that MongoDB imposes upon _id is that it be unique. It can be an ObjectId (which is provided by default), a string, even an embedded document (As I recall it cannot be an Array though).</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In this case, you can likely guarantee ISO Code is a unique value and it may be an ideal value. You have a ‘known’ primary key which is also useful in itself by being identifiable, so using that instead of a generated ID is probably a more sensible bet. It also means anywhere you ‘reference’ this information in another collection you can save the ISO Code instead of an Object ID; those browsing your raw data can immediately identify what information that reference points at.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As an aside:</w:t>
      </w:r>
      <w:r w:rsidRPr="00643C57">
        <w:rPr>
          <w:rFonts w:ascii="Arial" w:eastAsia="Times New Roman" w:hAnsi="Arial" w:cs="Arial"/>
          <w:color w:val="4A4A4A"/>
          <w:sz w:val="24"/>
          <w:szCs w:val="24"/>
        </w:rPr>
        <w:br/>
        <w:t>The two big benefit of ObjectId is that they can be generated uniquely across multiple machines, processes and threads without needing any kind of central sequence tracking by the MongoDB server. They also are stored as a special type in MongoDB that only uses 12 bytes (as opposed to the 24 byte representation of the string version of an ObjectID)</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lastRenderedPageBreak/>
        <w:t>Q82) Does the MongoDB stats() function return bits or bytes?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When using MongoDB’s .stats() function to determine document size, are the values returned in bits or bytes?</w:t>
      </w:r>
      <w:r w:rsidRPr="00643C57">
        <w:rPr>
          <w:rFonts w:ascii="Arial" w:eastAsia="Times New Roman" w:hAnsi="Arial" w:cs="Arial"/>
          <w:color w:val="4A4A4A"/>
          <w:sz w:val="24"/>
          <w:szCs w:val="24"/>
        </w:rPr>
        <w:br/>
        <w:t>Bytes of course. Unless you pass in a scale as optional argument.</w:t>
      </w:r>
      <w:r w:rsidRPr="00643C57">
        <w:rPr>
          <w:rFonts w:ascii="Arial" w:eastAsia="Times New Roman" w:hAnsi="Arial" w:cs="Arial"/>
          <w:color w:val="4A4A4A"/>
          <w:sz w:val="24"/>
          <w:szCs w:val="24"/>
        </w:rPr>
        <w:br/>
        <w:t>Running the collStats command – db.collection.stats() – returns all sizes in bytes, e.g.</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db.foo.stats()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“size” : 715578011834,  // total size (bytes)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“avgObjSize” : 2862,    // average size (bytes)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However, if you want the results in another unit then you can also pass in a scale argument.</w:t>
      </w:r>
      <w:r w:rsidRPr="00643C57">
        <w:rPr>
          <w:rFonts w:ascii="Arial" w:eastAsia="Times New Roman" w:hAnsi="Arial" w:cs="Arial"/>
          <w:color w:val="4A4A4A"/>
          <w:sz w:val="24"/>
          <w:szCs w:val="24"/>
        </w:rPr>
        <w:br/>
        <w:t>For example, to get the results in KB:</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db.foo.stats(1024)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“size” : 698806652,  // total size (KB)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“avgObjSize” : 2,    // average size (KB)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Or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MB: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db.foo.stats(1024 * 1024)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“size” : 682428,    // total size (MB)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“avgObjSize” : 0,   // average size (MB)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Q83) Storing Friend Relationships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was wondering what the best way of storing friend relationship data using MongoDB is?</w:t>
      </w:r>
      <w:r w:rsidRPr="00643C57">
        <w:rPr>
          <w:rFonts w:ascii="Arial" w:eastAsia="Times New Roman" w:hAnsi="Arial" w:cs="Arial"/>
          <w:color w:val="4A4A4A"/>
          <w:sz w:val="24"/>
          <w:szCs w:val="24"/>
        </w:rPr>
        <w:br/>
        <w:t>Coming from mysql I had a separate table with friend relationships that had two foreign keys, each pointing to a friend in the “friendship” however, with MongoDB its possible to have arrays of references or even embedded documents..so whats the best way to store these relationships</w:t>
      </w:r>
      <w:r w:rsidRPr="00643C57">
        <w:rPr>
          <w:rFonts w:ascii="Arial" w:eastAsia="Times New Roman" w:hAnsi="Arial" w:cs="Arial"/>
          <w:color w:val="4A4A4A"/>
          <w:sz w:val="24"/>
          <w:szCs w:val="24"/>
        </w:rPr>
        <w:br/>
        <w:t xml:space="preserve">Immediate first reaction was that I’d store an array of friend object ids in each user, however, that troubles me, because then, in order to remove a “friendship” I would have to do deletes on both friend’s documents whereas if I stored the relationship in a separate collection (a la SQL) i could remove or add a relationship by just modifying one </w:t>
      </w:r>
      <w:r w:rsidRPr="00643C57">
        <w:rPr>
          <w:rFonts w:ascii="Arial" w:eastAsia="Times New Roman" w:hAnsi="Arial" w:cs="Arial"/>
          <w:color w:val="4A4A4A"/>
          <w:sz w:val="24"/>
          <w:szCs w:val="24"/>
        </w:rPr>
        <w:lastRenderedPageBreak/>
        <w:t>collection.</w:t>
      </w:r>
      <w:r w:rsidRPr="00643C57">
        <w:rPr>
          <w:rFonts w:ascii="Arial" w:eastAsia="Times New Roman" w:hAnsi="Arial" w:cs="Arial"/>
          <w:color w:val="4A4A4A"/>
          <w:sz w:val="24"/>
          <w:szCs w:val="24"/>
        </w:rPr>
        <w:br/>
        <w:t>Thanks!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Keeping a list of friend_ids in a user, is what I’ll recommend. Few reasons,</w:t>
      </w:r>
      <w:r w:rsidRPr="00643C57">
        <w:rPr>
          <w:rFonts w:ascii="Arial" w:eastAsia="Times New Roman" w:hAnsi="Arial" w:cs="Arial"/>
          <w:color w:val="4A4A4A"/>
          <w:sz w:val="24"/>
          <w:szCs w:val="24"/>
        </w:rPr>
        <w:br/>
        <w:t>1.You query a user, and you have list of all friends upfront available.</w:t>
      </w:r>
      <w:r w:rsidRPr="00643C57">
        <w:rPr>
          <w:rFonts w:ascii="Arial" w:eastAsia="Times New Roman" w:hAnsi="Arial" w:cs="Arial"/>
          <w:color w:val="4A4A4A"/>
          <w:sz w:val="24"/>
          <w:szCs w:val="24"/>
        </w:rPr>
        <w:br/>
        <w:t>2.The requests (pending, accepted) can be handled well, by seeing that a respective ids should be present in both the user’s friends list. And I can get list of actual and accepted friends by querying</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my_id, my_friends = user._id, user.friends&lt;br&gt;db.users.find({‘_id’:{‘$in’: my_friends}, ‘friends’: my_id})</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Yes, while removing a friendship , you have to $pull from both the friend’s list of both users, but frequency of that would be much less. But you query less in getting the friend-list, which would be used frequently.</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Q84) MongoDB – file size is huge and growing</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have an application that use mongo for storing short living data. All data older than 45 minutes is removed by script something like:</w:t>
      </w:r>
      <w:r w:rsidRPr="00643C57">
        <w:rPr>
          <w:rFonts w:ascii="Arial" w:eastAsia="Times New Roman" w:hAnsi="Arial" w:cs="Arial"/>
          <w:color w:val="4A4A4A"/>
          <w:sz w:val="24"/>
          <w:szCs w:val="24"/>
        </w:rPr>
        <w:br/>
        <w:t>oldSearches = [list of old searches]</w:t>
      </w:r>
      <w:r w:rsidRPr="00643C57">
        <w:rPr>
          <w:rFonts w:ascii="Arial" w:eastAsia="Times New Roman" w:hAnsi="Arial" w:cs="Arial"/>
          <w:color w:val="4A4A4A"/>
          <w:sz w:val="24"/>
          <w:szCs w:val="24"/>
        </w:rPr>
        <w:br/>
        <w:t>connection = Connection()</w:t>
      </w:r>
      <w:r w:rsidRPr="00643C57">
        <w:rPr>
          <w:rFonts w:ascii="Arial" w:eastAsia="Times New Roman" w:hAnsi="Arial" w:cs="Arial"/>
          <w:color w:val="4A4A4A"/>
          <w:sz w:val="24"/>
          <w:szCs w:val="24"/>
        </w:rPr>
        <w:br/>
        <w:t>db = connection.searchDB</w:t>
      </w:r>
      <w:r w:rsidRPr="00643C57">
        <w:rPr>
          <w:rFonts w:ascii="Arial" w:eastAsia="Times New Roman" w:hAnsi="Arial" w:cs="Arial"/>
          <w:color w:val="4A4A4A"/>
          <w:sz w:val="24"/>
          <w:szCs w:val="24"/>
        </w:rPr>
        <w:br/>
        <w:t>res = db.results.remove{‘search_id’:{“$in”:oldSearches}})</w:t>
      </w:r>
      <w:r w:rsidRPr="00643C57">
        <w:rPr>
          <w:rFonts w:ascii="Arial" w:eastAsia="Times New Roman" w:hAnsi="Arial" w:cs="Arial"/>
          <w:color w:val="4A4A4A"/>
          <w:sz w:val="24"/>
          <w:szCs w:val="24"/>
        </w:rPr>
        <w:br/>
        <w:t>I’ve checked current status –</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&gt;db.results.stats()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 : “searchDB.results”,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“count” : 2865,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“size” : 1003859656,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“storageSize” : 29315124464,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“nindexes”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“ok”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So, according to this 1gb of data occupies 29GB of storage. Data folder looks like this(You may see that many files are very old – last accessed in the middle of may):</w:t>
      </w:r>
      <w:r w:rsidRPr="00643C57">
        <w:rPr>
          <w:rFonts w:ascii="Arial" w:eastAsia="Times New Roman" w:hAnsi="Arial" w:cs="Arial"/>
          <w:color w:val="4A4A4A"/>
          <w:sz w:val="24"/>
          <w:szCs w:val="24"/>
        </w:rPr>
        <w:br/>
        <w:t>Skip code block</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26</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ls -l /var/lib/mongodb/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total 31506556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-rwxr-xr-x 1 mongodb nogroup          6 2011-06-05 18:28 mongod.lock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-rw——- 1 mongodb nogroup   67108864 2011-05-13 17:45 searchDB.0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-rw——- 1 mongodb nogroup  134217728 2011-05-13 14:45 searchDB.1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-rw——- 1 mongodb nogroup 2146435072 2011-05-20 20:45 searchDB.10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-rw——- 1 mongodb nogroup 2146435072 2011-05-28 00:00 searchDB.11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-rw——- 1 mongodb nogroup 2146435072 2011-05-27 13:45 searchDB.12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-rw——- 1 mongodb nogroup 2146435072 2011-05-29 16:45 searchDB.13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-rw——- 1 mongodb nogroup 2146435072 2011-06-07 13:50 searchDB.14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-rw——- 1 mongodb nogroup 2146435072 2011-06-06 01:45 searchDB.15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-rw——- 1 mongodb nogroup 2146435072 2011-06-07 13:50 searchDB.16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-rw——- 1 mongodb nogroup 2146435072 2011-06-07 13:50 searchDB.17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-rw——- 1 mongodb nogroup 2146435072 2011-06-06 09:07 searchDB.18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-rw——- 1 mongodb nogroup  268435456 2011-05-13 14:45 searchDB.2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-rw——- 1 mongodb nogroup  536870912 2011-05-11 00:45 searchDB.3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-rw——- 1 mongodb nogroup 1073741824 2011-05-29 23:37 searchDB.4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-rw——- 1 mongodb nogroup 2146435072 2011-05-13 17:45 searchDB.5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-rw——- 1 mongodb nogroup 2146435072 2011-05-18 17:45 searchDB.6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-rw——- 1 mongodb nogroup 2146435072 2011-05-16 01:45 searchDB.7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-rw——- 1 mongodb nogroup 2146435072 2011-05-17 13:45 searchDB.8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-rw——- 1 mongodb nogroup 2146435072 2011-05-23 16:45 searchDB.9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-rw——- 1 mongodb nogroup   16777216 2011-06-07 13:50 searchDB.ns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-rw——- 1 mongodb nogroup   67108864 2011-04-23 18:51 test.0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-rw——- 1 mongodb nogroup   16777216 2011-04-23 18:51 test.ns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According to “top” mongod uses 29G of virtual memory ( and 780Mb of RSS)</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 </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Why do i have such abnormal values? Do i need to run something additional to .remove() function to clean up database from old values?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Virtual memory size</w:t>
      </w:r>
      <w:r w:rsidRPr="00643C57">
        <w:rPr>
          <w:rFonts w:ascii="Arial" w:eastAsia="Times New Roman" w:hAnsi="Arial" w:cs="Arial"/>
          <w:color w:val="4A4A4A"/>
          <w:sz w:val="24"/>
          <w:szCs w:val="24"/>
        </w:rPr>
        <w:t> and resident size will appear to be very large for the mongod process. This is benign: virtual memory space will be just larger than the size of the datafiles open and mapped; resident size will vary depending on the amount of memory not used by other processes on the machine.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href="https://www.mongodb.org/display/DOCS/Caching"&gt;https://www.mongodb.org/display/DOCS/Caching&lt;/a&gt;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When you remove an object from MongoDB collection, the space it occupied is not automatically garbage collected and new records are only appended to the end of data files, making them grow bigger and bigger. This explains it all:</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href="https://www.mongodb.org/display/DOCS/Excessive+Disk+Space"&gt;https://www.mongodb.org/display/DOCS/Excessive+Disk+Space&lt;/a&gt;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For starters, simply use: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db.repairDatabase()</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Q85) Mongo does not have a max() function, how do I work around this?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I have a MongoDB collection and need to find the max() value of a certain field across all docs. This value is the timestamp and I need to find the latest doc by finding the largest timestamp. Sorting it and getting the first one gets inefficient really fast. Shall I just maintain a ‘maxval’ separately and update it whenever a doc arrives with a larger value for that field? Any better suggestions? Thanks much.</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For sure if it will be big collection and if you need always display max timestamp you may need create separate collection and store statistic data there instead of order big collection each time.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statistic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id_from_time_stamp_collection = ‘xxx’,</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max_timestamp: value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And whenever new doc come just update statistic collection with id = 1(with $gt condition in query, so if new timestamp will be greater than max_timestamp then max_timestamp will be updated, otherwise – no).</w:t>
      </w:r>
      <w:r w:rsidRPr="00643C57">
        <w:rPr>
          <w:rFonts w:ascii="Arial" w:eastAsia="Times New Roman" w:hAnsi="Arial" w:cs="Arial"/>
          <w:color w:val="4A4A4A"/>
          <w:sz w:val="24"/>
          <w:szCs w:val="24"/>
        </w:rPr>
        <w:br/>
        <w:t>Also probably you can store and update other statistic data within statistic collection.</w:t>
      </w:r>
      <w:r w:rsidRPr="00643C57">
        <w:rPr>
          <w:rFonts w:ascii="Arial" w:eastAsia="Times New Roman" w:hAnsi="Arial" w:cs="Arial"/>
          <w:color w:val="4A4A4A"/>
          <w:sz w:val="24"/>
          <w:szCs w:val="24"/>
        </w:rPr>
        <w:br/>
        <w:t>if you have an index on the timestsamp field, finding the highest value is efficientl something like</w:t>
      </w:r>
      <w:r w:rsidRPr="00643C57">
        <w:rPr>
          <w:rFonts w:ascii="Arial" w:eastAsia="Times New Roman" w:hAnsi="Arial" w:cs="Arial"/>
          <w:color w:val="4A4A4A"/>
          <w:sz w:val="24"/>
          <w:szCs w:val="24"/>
        </w:rPr>
        <w:br/>
        <w:t>db.things.find().sort({ts:-1}).limit(1)</w:t>
      </w:r>
      <w:r w:rsidRPr="00643C57">
        <w:rPr>
          <w:rFonts w:ascii="Arial" w:eastAsia="Times New Roman" w:hAnsi="Arial" w:cs="Arial"/>
          <w:color w:val="4A4A4A"/>
          <w:sz w:val="24"/>
          <w:szCs w:val="24"/>
        </w:rPr>
        <w:br/>
        <w:t>but if having an index is too much overhead storing the max in a separate collection might be good.</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Q86) Mongodb drop every database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would like to know if there’re a command to drop every databases from my mongodb ?</w:t>
      </w:r>
      <w:r w:rsidRPr="00643C57">
        <w:rPr>
          <w:rFonts w:ascii="Arial" w:eastAsia="Times New Roman" w:hAnsi="Arial" w:cs="Arial"/>
          <w:color w:val="4A4A4A"/>
          <w:sz w:val="24"/>
          <w:szCs w:val="24"/>
        </w:rPr>
        <w:br/>
        <w:t>I know if I want to drop only one datatable, I just need to type the name of the database like the code below but I dont want to have to specify it.</w:t>
      </w:r>
      <w:r w:rsidRPr="00643C57">
        <w:rPr>
          <w:rFonts w:ascii="Arial" w:eastAsia="Times New Roman" w:hAnsi="Arial" w:cs="Arial"/>
          <w:color w:val="4A4A4A"/>
          <w:sz w:val="24"/>
          <w:szCs w:val="24"/>
        </w:rPr>
        <w:br/>
        <w:t>mongo DB_NAME –eval ‘db.dropDatabase();’</w:t>
      </w:r>
      <w:r w:rsidRPr="00643C57">
        <w:rPr>
          <w:rFonts w:ascii="Arial" w:eastAsia="Times New Roman" w:hAnsi="Arial" w:cs="Arial"/>
          <w:color w:val="4A4A4A"/>
          <w:sz w:val="24"/>
          <w:szCs w:val="24"/>
        </w:rPr>
        <w:br/>
        <w:t>Any help would be appreciated.</w:t>
      </w:r>
      <w:r w:rsidRPr="00643C57">
        <w:rPr>
          <w:rFonts w:ascii="Arial" w:eastAsia="Times New Roman" w:hAnsi="Arial" w:cs="Arial"/>
          <w:color w:val="4A4A4A"/>
          <w:sz w:val="24"/>
          <w:szCs w:val="24"/>
        </w:rPr>
        <w:br/>
        <w:t>Thanks.</w:t>
      </w:r>
      <w:r w:rsidRPr="00643C57">
        <w:rPr>
          <w:rFonts w:ascii="Arial" w:eastAsia="Times New Roman" w:hAnsi="Arial" w:cs="Arial"/>
          <w:color w:val="4A4A4A"/>
          <w:sz w:val="24"/>
          <w:szCs w:val="24"/>
        </w:rPr>
        <w:br/>
        <w:t>John</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you can create a javascript loop that do the job and then execute it in the mongoconsole.</w:t>
      </w:r>
    </w:p>
    <w:tbl>
      <w:tblPr>
        <w:tblW w:w="12000" w:type="dxa"/>
        <w:tblCellMar>
          <w:left w:w="0" w:type="dxa"/>
          <w:right w:w="0" w:type="dxa"/>
        </w:tblCellMar>
        <w:tblLook w:val="04A0" w:firstRow="1" w:lastRow="0" w:firstColumn="1" w:lastColumn="0" w:noHBand="0" w:noVBand="1"/>
      </w:tblPr>
      <w:tblGrid>
        <w:gridCol w:w="555"/>
        <w:gridCol w:w="1144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tc>
        <w:tc>
          <w:tcPr>
            <w:tcW w:w="1144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dbs = db.getMongo().getDBNames()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for(var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dbs){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 = db.getMongo().getDB( dbs[i]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print( “dropping db ” + db.getName()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db.dropDatabase();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save it to dropall.js and then execute: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mongo dropall.js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Try 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command: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mongo –quiet –eval ‘db.getMongo().getDBNames().forEach(function(i){db.getSiblingDB(i).dropDatabase()})’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You can do</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it easy through c# official driver: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_mongoServer = MongoServer.Create(“mongodb://localhost:27020”);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names = _mongoServer.GetDatabaseNames();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foreach (var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name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names)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_mongoServer.DropDatabase(name);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Q87) mongodb find by comparing field values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Is it possible to express the following SQL query in mongodb:</w:t>
      </w:r>
      <w:r w:rsidRPr="00643C57">
        <w:rPr>
          <w:rFonts w:ascii="Arial" w:eastAsia="Times New Roman" w:hAnsi="Arial" w:cs="Arial"/>
          <w:color w:val="4A4A4A"/>
          <w:sz w:val="24"/>
          <w:szCs w:val="24"/>
        </w:rPr>
        <w:br/>
        <w:t>SELECT * FROM table AS t WHERE t.field1 &gt; t.filed2;</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edit:</w:t>
      </w:r>
      <w:r w:rsidRPr="00643C57">
        <w:rPr>
          <w:rFonts w:ascii="Arial" w:eastAsia="Times New Roman" w:hAnsi="Arial" w:cs="Arial"/>
          <w:color w:val="4A4A4A"/>
          <w:sz w:val="24"/>
          <w:szCs w:val="24"/>
        </w:rPr>
        <w:t> To summarize:.</w:t>
      </w:r>
      <w:r w:rsidRPr="00643C57">
        <w:rPr>
          <w:rFonts w:ascii="Arial" w:eastAsia="Times New Roman" w:hAnsi="Arial" w:cs="Arial"/>
          <w:color w:val="4A4A4A"/>
          <w:sz w:val="24"/>
          <w:szCs w:val="24"/>
        </w:rPr>
        <w:br/>
        <w:t>using a third field storing “field1 – field2” is almost perfect, but requires a little extra maintenance.</w:t>
      </w:r>
      <w:r w:rsidRPr="00643C57">
        <w:rPr>
          <w:rFonts w:ascii="Arial" w:eastAsia="Times New Roman" w:hAnsi="Arial" w:cs="Arial"/>
          <w:color w:val="4A4A4A"/>
          <w:sz w:val="24"/>
          <w:szCs w:val="24"/>
        </w:rPr>
        <w:br/>
        <w:t>$where will load and eval in JavaScript and won’t use any indexes. No good for large data.</w:t>
      </w:r>
      <w:r w:rsidRPr="00643C57">
        <w:rPr>
          <w:rFonts w:ascii="Arial" w:eastAsia="Times New Roman" w:hAnsi="Arial" w:cs="Arial"/>
          <w:color w:val="4A4A4A"/>
          <w:sz w:val="24"/>
          <w:szCs w:val="24"/>
        </w:rPr>
        <w:br/>
        <w:t>map/reduce has the same problem and will go trough all records even if we need only one</w:t>
      </w:r>
      <w:r w:rsidRPr="00643C57">
        <w:rPr>
          <w:rFonts w:ascii="Arial" w:eastAsia="Times New Roman" w:hAnsi="Arial" w:cs="Arial"/>
          <w:color w:val="4A4A4A"/>
          <w:sz w:val="24"/>
          <w:szCs w:val="24"/>
        </w:rPr>
        <w:br/>
        <w:t>You can do this using $where:</w:t>
      </w:r>
      <w:r w:rsidRPr="00643C57">
        <w:rPr>
          <w:rFonts w:ascii="Arial" w:eastAsia="Times New Roman" w:hAnsi="Arial" w:cs="Arial"/>
          <w:color w:val="4A4A4A"/>
          <w:sz w:val="24"/>
          <w:szCs w:val="24"/>
        </w:rPr>
        <w:br/>
        <w:t>db.coll.find( { $where: “this.field1 &gt; this.field2” } );</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But:</w:t>
      </w:r>
      <w:r w:rsidRPr="00643C57">
        <w:rPr>
          <w:rFonts w:ascii="Arial" w:eastAsia="Times New Roman" w:hAnsi="Arial" w:cs="Arial"/>
          <w:color w:val="4A4A4A"/>
          <w:sz w:val="24"/>
          <w:szCs w:val="24"/>
        </w:rPr>
        <w:br/>
        <w:t>Javascript executes more slowly than the native operators, but it is very flexible</w:t>
      </w:r>
      <w:r w:rsidRPr="00643C57">
        <w:rPr>
          <w:rFonts w:ascii="Arial" w:eastAsia="Times New Roman" w:hAnsi="Arial" w:cs="Arial"/>
          <w:color w:val="4A4A4A"/>
          <w:sz w:val="24"/>
          <w:szCs w:val="24"/>
        </w:rPr>
        <w:br/>
        <w:t>If performance is an issue better to go with way suggested by @yi_H.</w:t>
      </w:r>
      <w:r w:rsidRPr="00643C57">
        <w:rPr>
          <w:rFonts w:ascii="Arial" w:eastAsia="Times New Roman" w:hAnsi="Arial" w:cs="Arial"/>
          <w:color w:val="4A4A4A"/>
          <w:sz w:val="24"/>
          <w:szCs w:val="24"/>
        </w:rPr>
        <w:br/>
        <w:t>You could store in your document field1 – field2 as field3, then search for { field3: { $gt: 0 } }</w:t>
      </w:r>
      <w:r w:rsidRPr="00643C57">
        <w:rPr>
          <w:rFonts w:ascii="Arial" w:eastAsia="Times New Roman" w:hAnsi="Arial" w:cs="Arial"/>
          <w:color w:val="4A4A4A"/>
          <w:sz w:val="24"/>
          <w:szCs w:val="24"/>
        </w:rPr>
        <w:br/>
        <w:t>It also possible to get matching documents with mapreduce.</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lastRenderedPageBreak/>
        <w:t>Q88) insert to specific index for mongo array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Mongo supports arrays of documents inside documents. For example, something like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10, “coll”: [1, 2, 3]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Now, imagine I wanted to insert an arbitrary value at an arbitrary index</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10, “coll”: [1, {name: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val’}, 2, 3] }</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know you can update values in place with $ and $set, but nothing for insertion. it kind of sucks to have to replace the entire array just for inserting at a specific index.</w:t>
      </w:r>
      <w:r w:rsidRPr="00643C57">
        <w:rPr>
          <w:rFonts w:ascii="Arial" w:eastAsia="Times New Roman" w:hAnsi="Arial" w:cs="Arial"/>
          <w:color w:val="4A4A4A"/>
          <w:sz w:val="24"/>
          <w:szCs w:val="24"/>
        </w:rPr>
        <w:br/>
        <w:t>Now you can achieve this with a new upcoming version 2.6. To do this you have to use $positionoperator. For your particular example: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db.students.update(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$push: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coll: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$each: [ {name: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val’}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$position: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Q89) Where does MongoDB store its documents?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have inserted and fetched data using MongoDB, in PHP. Is there an actual copy of this data in a document somewhere?</w:t>
      </w:r>
      <w:r w:rsidRPr="00643C57">
        <w:rPr>
          <w:rFonts w:ascii="Arial" w:eastAsia="Times New Roman" w:hAnsi="Arial" w:cs="Arial"/>
          <w:color w:val="4A4A4A"/>
          <w:sz w:val="24"/>
          <w:szCs w:val="24"/>
        </w:rPr>
        <w:br/>
        <w:t>MongoDB stores it’s data in the data directory specified by –dbpath. It uses a database format so it’s not actual documents, but there are multiple documents in each file and you cannot easily extract the data from this format yourself.</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To read and/or update a document you need to use a MongoDB client, in the same way that you send SQL queries to MySQL through a MySQL client. You probably want to do it programmatically by using one of the client libraries for your programming language, but there is also a command-line client if you need to do manual updates.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By default Mongo stores its data in the directory /data/db.</w:t>
      </w:r>
      <w:r w:rsidRPr="00643C57">
        <w:rPr>
          <w:rFonts w:ascii="Arial" w:eastAsia="Times New Roman" w:hAnsi="Arial" w:cs="Arial"/>
          <w:color w:val="4A4A4A"/>
          <w:sz w:val="24"/>
          <w:szCs w:val="24"/>
        </w:rPr>
        <w:br/>
        <w:t>You can specify a different directory using the –dbpath option.</w:t>
      </w:r>
      <w:r w:rsidRPr="00643C57">
        <w:rPr>
          <w:rFonts w:ascii="Arial" w:eastAsia="Times New Roman" w:hAnsi="Arial" w:cs="Arial"/>
          <w:color w:val="4A4A4A"/>
          <w:sz w:val="24"/>
          <w:szCs w:val="24"/>
        </w:rPr>
        <w:br/>
        <w:t xml:space="preserve">If youre running Mongo on Windows it will be C:datadb (the driver letter will be the same </w:t>
      </w:r>
      <w:r w:rsidRPr="00643C57">
        <w:rPr>
          <w:rFonts w:ascii="Arial" w:eastAsia="Times New Roman" w:hAnsi="Arial" w:cs="Arial"/>
          <w:color w:val="4A4A4A"/>
          <w:sz w:val="24"/>
          <w:szCs w:val="24"/>
        </w:rPr>
        <w:lastRenderedPageBreak/>
        <w:t>as the working directory). To avoid confusion, Id recommend that you always specify a data directory using–dbpath.</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Q90) What does it mean to fit “working set” into RAM for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MongoDB is fast, but only when your working set or index can fit into RAM. So if my server has 16G of RAM, does that mean the sizes of all my collections need to be less than or equal to 16G? How does one say “ok this is my working set, the rest can be “archived?”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“Working set” is basically the amount of data AND indexes that will be active/in use by your system.</w:t>
      </w:r>
      <w:r w:rsidRPr="00643C57">
        <w:rPr>
          <w:rFonts w:ascii="Arial" w:eastAsia="Times New Roman" w:hAnsi="Arial" w:cs="Arial"/>
          <w:color w:val="4A4A4A"/>
          <w:sz w:val="24"/>
          <w:szCs w:val="24"/>
        </w:rPr>
        <w:br/>
        <w:t>So for example, suppose you have 1 year’s worth of data. For simplicity, each month relates to 1GB of data giving 12GB in total, and to cover each month’s worth of data you have 1GB worth of indexes again totalling 12GB for the year.</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you are always accessing the last 12 month’s worth of data, then your working set is: 12GB (data) + 12GB (indexes) = 24GB.</w:t>
      </w:r>
      <w:r w:rsidRPr="00643C57">
        <w:rPr>
          <w:rFonts w:ascii="Arial" w:eastAsia="Times New Roman" w:hAnsi="Arial" w:cs="Arial"/>
          <w:color w:val="4A4A4A"/>
          <w:sz w:val="24"/>
          <w:szCs w:val="24"/>
        </w:rPr>
        <w:br/>
        <w:t>However, if you actually only access the last 3 month’s worth of data, then your working set is: 3GB (data) + 3GB (indexes) = 6GB. In this scenario, if you had 8GB RAM and then you started regularly accessing the past 6 month’s worth of data, then your working set would start to exceed past your available RAM and have a performance impact.</w:t>
      </w:r>
      <w:r w:rsidRPr="00643C57">
        <w:rPr>
          <w:rFonts w:ascii="Arial" w:eastAsia="Times New Roman" w:hAnsi="Arial" w:cs="Arial"/>
          <w:color w:val="4A4A4A"/>
          <w:sz w:val="24"/>
          <w:szCs w:val="24"/>
        </w:rPr>
        <w:br/>
        <w:t>But generally, if you have enough RAM to cover the amount of data/indexes you expect to be frequently accessing then you will be fine.</w:t>
      </w:r>
      <w:r w:rsidRPr="00643C57">
        <w:rPr>
          <w:rFonts w:ascii="Arial" w:eastAsia="Times New Roman" w:hAnsi="Arial" w:cs="Arial"/>
          <w:color w:val="4A4A4A"/>
          <w:sz w:val="24"/>
          <w:szCs w:val="24"/>
        </w:rPr>
        <w:br/>
        <w:t>Edit: Response to question in comments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I’m not sure I quite follow, but I’ll have a go at answering. Firstly, the calculation for working set is a “ball park figure”. Secondly, if you have a (e.g.) 1GB index on user_id, then only the portion of that index that is commonly accessed needs to be in RAM (e.g. suppose 50% of users are inactive, then 0.5GB of the index will be more frequently required/needed in RAM). In general, the more RAM you have, the better especially as working set is likely to grow over time due to increased usage. This is where sharding comes in – split the data over multiple nodes and you can cost effectively scale out. Your working set is then divided over multiple machines, meaning the more can be kept in RAM. Need more RAM? Add another machine to shard on to.</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 xml:space="preserve">The working set is basically the stuff you are using most (frequently). If you use index A for collection B to search for a subset of documents then you could consider that your </w:t>
      </w:r>
      <w:r w:rsidRPr="00643C57">
        <w:rPr>
          <w:rFonts w:ascii="Arial" w:eastAsia="Times New Roman" w:hAnsi="Arial" w:cs="Arial"/>
          <w:color w:val="4A4A4A"/>
          <w:sz w:val="24"/>
          <w:szCs w:val="24"/>
        </w:rPr>
        <w:lastRenderedPageBreak/>
        <w:t>working set. As long as the most commonly used parts of those structures can fit in memory then things will be exceedingly fast. As parts no longer fit in your working set, like many of the documents then that can slow down. Generally things will become much slower if your indexes exceed your memory.</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Yes, you can have lots of data, where most of it is “archived” and rarely used without affecting the performance of our application or impacting your working set (which doesn’t include that archived data).</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Q91) MongoDB: Updating a document in an array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have a collection with documents of this schema:</w:t>
      </w:r>
    </w:p>
    <w:tbl>
      <w:tblPr>
        <w:tblW w:w="14145" w:type="dxa"/>
        <w:tblCellMar>
          <w:left w:w="0" w:type="dxa"/>
          <w:right w:w="0" w:type="dxa"/>
        </w:tblCellMar>
        <w:tblLook w:val="04A0" w:firstRow="1" w:lastRow="0" w:firstColumn="1" w:lastColumn="0" w:noHBand="0" w:noVBand="1"/>
      </w:tblPr>
      <w:tblGrid>
        <w:gridCol w:w="555"/>
        <w:gridCol w:w="1359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tc>
        <w:tc>
          <w:tcPr>
            <w:tcW w:w="1359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something,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recipients: [{id:1, name:”Andrey”, isread:false}, {id:2, name:”John”, isread:false}]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Now, I want to update “isread”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John (id = 2) using findAndModify(), because I also need to get the original document.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I’m trying 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command: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db.messages.findAndModify({query:{‘recipients.id’:2}, update:{‘recipients.$.isread’:true}})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but what it does, it just replaces the whole “recipients” field with</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‘recipients.$.isread’, so the document now looks like: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someid,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‘recipients.$.isread’:true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What am I doing wrong?</w:t>
      </w:r>
      <w:r w:rsidRPr="00643C57">
        <w:rPr>
          <w:rFonts w:ascii="Arial" w:eastAsia="Times New Roman" w:hAnsi="Arial" w:cs="Arial"/>
          <w:color w:val="4A4A4A"/>
          <w:sz w:val="24"/>
          <w:szCs w:val="24"/>
        </w:rPr>
        <w:br/>
        <w:t>Try to use $set like this:</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db.messages.findAndModify({query:{‘recipients.id’:2}, update:{$set:{‘recipients.$.isread’:true}}})</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Q92) How to limit number of updating documents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How to implement somethings similar to db.collection.find().limit(10) but while updating documents?</w:t>
      </w:r>
      <w:r w:rsidRPr="00643C57">
        <w:rPr>
          <w:rFonts w:ascii="Arial" w:eastAsia="Times New Roman" w:hAnsi="Arial" w:cs="Arial"/>
          <w:color w:val="4A4A4A"/>
          <w:sz w:val="24"/>
          <w:szCs w:val="24"/>
        </w:rPr>
        <w:br/>
        <w:t>Now I’m using something really crappy like getting documents withdb.collection.find().limit() and then updating them.</w:t>
      </w:r>
      <w:r w:rsidRPr="00643C57">
        <w:rPr>
          <w:rFonts w:ascii="Arial" w:eastAsia="Times New Roman" w:hAnsi="Arial" w:cs="Arial"/>
          <w:color w:val="4A4A4A"/>
          <w:sz w:val="24"/>
          <w:szCs w:val="24"/>
        </w:rPr>
        <w:br/>
        <w:t>In general I wanna to return given number of records and change one field in each of them.</w:t>
      </w:r>
      <w:r w:rsidRPr="00643C57">
        <w:rPr>
          <w:rFonts w:ascii="Arial" w:eastAsia="Times New Roman" w:hAnsi="Arial" w:cs="Arial"/>
          <w:color w:val="4A4A4A"/>
          <w:sz w:val="24"/>
          <w:szCs w:val="24"/>
        </w:rPr>
        <w:br/>
        <w:t>Thanks.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Unfortunately the workaround you have is the only way to do it AFAIK. There is a boolean flagmulti which will either update all the matches (when true) or update the 1st match (when false).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You can use: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db.collection.find().limit(NUMBER_OF_ITEMS_YOU_WANT_TO_UPDATE).forEach(</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function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e.fieldToChange = “blah”;</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db.collection.save(e);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(Credits for forEach code: MongoDB: Updating documents using data from the same document)</w:t>
      </w:r>
      <w:r w:rsidRPr="00643C57">
        <w:rPr>
          <w:rFonts w:ascii="Arial" w:eastAsia="Times New Roman" w:hAnsi="Arial" w:cs="Arial"/>
          <w:color w:val="4A4A4A"/>
          <w:sz w:val="24"/>
          <w:szCs w:val="24"/>
        </w:rPr>
        <w:br/>
        <w:t>What this will do is only change the number of entries you specify. So if you want to add a field called “newField” with value 1 to only half of your entries inside “collection”, for example, you can put in</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db.collection.find().limit(db.collection.count() / 2).forEach(</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function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e.newField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db.collection.save(e);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you then want to make the other half also have “newField” but with value 2, you can do an update with the condition that newField doesn’t exist:</w:t>
      </w:r>
      <w:r w:rsidRPr="00643C57">
        <w:rPr>
          <w:rFonts w:ascii="Arial" w:eastAsia="Times New Roman" w:hAnsi="Arial" w:cs="Arial"/>
          <w:color w:val="4A4A4A"/>
          <w:sz w:val="24"/>
          <w:szCs w:val="24"/>
        </w:rPr>
        <w:br/>
        <w:t>db.collection.update( { newField : { $exists : false } }, { $set : { newField : 2 } }, {multi : true}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Q93) Compound indices for OR+Sort query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For this OR query:</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db.messages.find({ $or: [ { to: { $ne: null }, from: “xyz” }, { to: “xyz” } ] }).sort({_id: -1}).limit(50)</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with following indices:</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{to:1, from: 1, _id:-1} and {from:1, to:1, _id:-1}</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mongo is always doing a full scan.</w:t>
      </w:r>
      <w:r w:rsidRPr="00643C57">
        <w:rPr>
          <w:rFonts w:ascii="Arial" w:eastAsia="Times New Roman" w:hAnsi="Arial" w:cs="Arial"/>
          <w:color w:val="4A4A4A"/>
          <w:sz w:val="24"/>
          <w:szCs w:val="24"/>
        </w:rPr>
        <w:br/>
        <w:t>I was hoping that mongo could use these two indices and merge the results.</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Do I need to split this into two queries (one for each OR clause) and merge myself? Or is there some other index that can help?</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This is a known issue, https://jira.mongodb.org/browse/SERVER-1205, which you can vote for if it is very important for your use case.</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Q94) MongoDB: Unique index on array element’s property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have a structure similar to this: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class Cat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int id;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List kittens;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class Kitten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int id;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I’d like to prevent users from creating a cat with more than one kitten with the same id. I’ve tried creating an index as follows:</w:t>
      </w:r>
      <w:r w:rsidRPr="00643C57">
        <w:rPr>
          <w:rFonts w:ascii="Arial" w:eastAsia="Times New Roman" w:hAnsi="Arial" w:cs="Arial"/>
          <w:color w:val="4A4A4A"/>
          <w:sz w:val="24"/>
          <w:szCs w:val="24"/>
        </w:rPr>
        <w:br/>
        <w:t>db.Cats.ensureIndex({‘id’: 1, ‘kittens.id’: 1}, {unique:true})</w:t>
      </w:r>
      <w:r w:rsidRPr="00643C57">
        <w:rPr>
          <w:rFonts w:ascii="Arial" w:eastAsia="Times New Roman" w:hAnsi="Arial" w:cs="Arial"/>
          <w:color w:val="4A4A4A"/>
          <w:sz w:val="24"/>
          <w:szCs w:val="24"/>
        </w:rPr>
        <w:br/>
        <w:t>But when I attempt to insert a badly-formatted cat, Mongo accepts it.</w:t>
      </w:r>
      <w:r w:rsidRPr="00643C57">
        <w:rPr>
          <w:rFonts w:ascii="Arial" w:eastAsia="Times New Roman" w:hAnsi="Arial" w:cs="Arial"/>
          <w:color w:val="4A4A4A"/>
          <w:sz w:val="24"/>
          <w:szCs w:val="24"/>
        </w:rPr>
        <w:br/>
        <w:t>Am I missing something? can this even be done?</w:t>
      </w:r>
      <w:r w:rsidRPr="00643C57">
        <w:rPr>
          <w:rFonts w:ascii="Arial" w:eastAsia="Times New Roman" w:hAnsi="Arial" w:cs="Arial"/>
          <w:color w:val="4A4A4A"/>
          <w:sz w:val="24"/>
          <w:szCs w:val="24"/>
        </w:rPr>
        <w:br/>
        <w:t>As far as I know, unique indexes only enforce uniqueness across different documents, so this would throw a duplicate key error:</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db.cats.insert( { id: 123, kittens: [ { id: 456 } ]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db.cats.insert( { id: 123, kittens: [ { id: 456 } ] } )</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But this is allowed:</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db.cats.insert( { id: 123, kittens: [ { id: 456 }, { id: 456 } ] } )</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I’m not sure if there’s any way enforce the constraint you need at the Mongo level, maybe it’s something you could check in the application logic when you insert of update?</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Q95) Updating embedded document property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have a document that looks like this:</w:t>
      </w:r>
      <w:r w:rsidRPr="00643C57">
        <w:rPr>
          <w:rFonts w:ascii="Arial" w:eastAsia="Times New Roman" w:hAnsi="Arial" w:cs="Arial"/>
          <w:color w:val="4A4A4A"/>
          <w:sz w:val="24"/>
          <w:szCs w:val="24"/>
        </w:rPr>
        <w:br/>
        <w:t>Skip code block</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“Slug”: “slug”,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“Title”: “title”,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“Authors”: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“Slug”: “slug”,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I want to update all Authors.Name based on Authors.Slug. I tried this but it didn’t work:</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.update({“Authors.Slug”:”slug”}, {$set: {“Authors.Name”:”zzz”}});</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What am I doing wrong here?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.update(Authors:{$elemMatch:{Slug:”slug”}}, {$set: {‘Authors.$.Name’:”zzz”}});</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Q96) What is the best way to store dates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am just starting to learn about MongoDB and hoping to slowly migrate from MySQL.</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In MySQL, there are two different data types – DATE (‘0000-00-00’) and DATETIME (‘0000-00-00 00:00:00’). In my MySQL, I use the DATE type, but I am not sure how to transfer them into MongoDB. In MongoDB, there is a Date object, which is comparable to DATETIME. It seems it would be most appropriate to use Date objects, but that would be wasting space, since hours, min, sec are not utilized. On the other hand, storing dates as strings seems wrong.</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Is there a golden standard on storing dates (‘0000-00-00’) in MongoDB?</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BSON (the storage data format used by mongo natively) has a dedicated date type UTC datetime which is a 64 bit (so, 8 byte) signed integer denoting milliseconds since Unix time epoch. There are very few valid reasons why you would use any other type for storing dates and timestamps.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you’re desperate to save a few bytes per date (again, with mongo’s padding and minimum block size and everything this is only worth the trouble in very rare cases) you can store dates as a 3 byte binary blob by storing it as an unsigned integer in YYYYMMDD format, or a 2 byte binary blob denoting “days since January 1st of year X” where X must be chosen appropriately since that only supports a date range spanning 179 years.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EDIT: As the discussion below demonstrates this is only a viable approach in very rare circumstances. </w:t>
      </w:r>
      <w:r w:rsidRPr="00643C57">
        <w:rPr>
          <w:rFonts w:ascii="Arial" w:eastAsia="Times New Roman" w:hAnsi="Arial" w:cs="Arial"/>
          <w:b/>
          <w:bCs/>
          <w:color w:val="4A4A4A"/>
          <w:sz w:val="24"/>
          <w:szCs w:val="24"/>
        </w:rPr>
        <w:t>Basically; use mongo’s native date type </w:t>
      </w:r>
      <w:r w:rsidRPr="00643C57">
        <w:rPr>
          <w:rFonts w:ascii="Arial" w:eastAsia="Times New Roman" w:hAnsi="Arial" w:cs="Arial"/>
          <w:color w:val="4A4A4A"/>
          <w:sz w:val="24"/>
          <w:szCs w:val="24"/>
        </w:rPr>
        <w:br/>
        <w:t>I’m actually in the process of converting a MongoDB database where dates are stored as proper Date() types to instead store them as strings in the form yyyy-mm-dd. Why, considering that every other answerer says that this is a horrible idea? Simply put, because of the neverending pain I’ve been suffering trying to work with dates in JavaScript, which has no (real) concept of timezones.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had been storing UTC dates in MongoDB, i.e. a Date() object with my desired date and the time set as midnight UTC, but it’s unexpectedly complicated and error-prone to get a user submitted date correctly converted to that from whatever timezone they happen to be in. I’ve been struggling to get my JavaScript “whatever local timezone to UTC” code to work (and yes, I’m aware of Sugar.js and Moment.js) and I’ve decided that simple strings like the good old MySQL standard yyyy-mm-dd is the way to go, and I’ll parse into Date() objects as needed at runtime on the client side.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Incidentally, I’m also trying to sync this MongoDB database with a FileMaker database, which also has no concept of timezones. For me the simplicity of simply not storing time data, especially when it’s meaningless like UTC midnight, helps ensure less-buggy code even if I have to parse to and from the string dates now and then.</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Q97) MongoDb : Avoid excessive disk space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am having a database which has been allocated a space of 85GB. I got this size using the show dbs command. But when I use the db.stats(), i get the storage size as 63GB. After going through the docs I found dat mongo db allocates a size to the db that is created and then the actual data is filled.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Why does mongo does this preallocation and is there a way I can avoid this preallocation ?</w:t>
      </w:r>
      <w:r w:rsidRPr="00643C57">
        <w:rPr>
          <w:rFonts w:ascii="Arial" w:eastAsia="Times New Roman" w:hAnsi="Arial" w:cs="Arial"/>
          <w:color w:val="4A4A4A"/>
          <w:sz w:val="24"/>
          <w:szCs w:val="24"/>
        </w:rPr>
        <w:br/>
        <w:t>If Yes, will it be a good idea to do it or it is going to affect from performance point of view ?</w:t>
      </w:r>
      <w:r w:rsidRPr="00643C57">
        <w:rPr>
          <w:rFonts w:ascii="Arial" w:eastAsia="Times New Roman" w:hAnsi="Arial" w:cs="Arial"/>
          <w:color w:val="4A4A4A"/>
          <w:sz w:val="24"/>
          <w:szCs w:val="24"/>
        </w:rPr>
        <w:br/>
        <w:t>Thanks!!!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Details can be found here: https://www.mongodb.org/display/DOCS/Excessive+Disk+Space</w:t>
      </w:r>
      <w:r w:rsidRPr="00643C57">
        <w:rPr>
          <w:rFonts w:ascii="Arial" w:eastAsia="Times New Roman" w:hAnsi="Arial" w:cs="Arial"/>
          <w:color w:val="4A4A4A"/>
          <w:sz w:val="24"/>
          <w:szCs w:val="24"/>
        </w:rPr>
        <w:br/>
        <w:t xml:space="preserve">Now to your case. I think that the current size of your datafiles cannot be caused by preallocation alone. The maximum size of allocated data files is 2G. Maybe you once </w:t>
      </w:r>
      <w:r w:rsidRPr="00643C57">
        <w:rPr>
          <w:rFonts w:ascii="Arial" w:eastAsia="Times New Roman" w:hAnsi="Arial" w:cs="Arial"/>
          <w:color w:val="4A4A4A"/>
          <w:sz w:val="24"/>
          <w:szCs w:val="24"/>
        </w:rPr>
        <w:lastRenderedPageBreak/>
        <w:t>stored much more data than today? The link above also shows how to reclaim this data if you’re sure you will not need it soon anyway. This will require a lot of disk space during the process, so you must give this some planning.</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Disabling preallocation will indeed have perfomance impact. When you do many inserts, the process would regularly have to wait to create a new file.</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Q98) Get n-th element of an array in mongo</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As part of my document in mongo I’m storing an array of objects. How can I query it for only the 4th element of the array for example? So I don’t want the get the entire array out, just the 4th element.</w:t>
      </w:r>
      <w:r w:rsidRPr="00643C57">
        <w:rPr>
          <w:rFonts w:ascii="Arial" w:eastAsia="Times New Roman" w:hAnsi="Arial" w:cs="Arial"/>
          <w:color w:val="4A4A4A"/>
          <w:sz w:val="24"/>
          <w:szCs w:val="24"/>
        </w:rPr>
        <w:br/>
        <w:t>Use $slice.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db.foo.find({ bar : “xyz” } , { my_array : { $slice : [n , 1] } }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will retrieve the nth element of the array “my_array” of all documents in the foo collection where bar = “xyz”.</w:t>
      </w:r>
      <w:r w:rsidRPr="00643C57">
        <w:rPr>
          <w:rFonts w:ascii="Arial" w:eastAsia="Times New Roman" w:hAnsi="Arial" w:cs="Arial"/>
          <w:color w:val="4A4A4A"/>
          <w:sz w:val="24"/>
          <w:szCs w:val="24"/>
        </w:rPr>
        <w:br/>
        <w:t>Some other examples from the MongoDB documentation:</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db.posts.find({}, {comments:{$slice: 5}}) // first 5 comments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db.posts.find({}, {comments:{$slice: -5}}) // last 5 comments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db.posts.find({}, {comments:{$slice: [20, 10]}}) // skip 20, limit 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db.posts.find({}, {comments:{$slice: [-20, 10]}}) // 20 from end, limit 10</w:t>
            </w:r>
          </w:p>
        </w:tc>
      </w:tr>
    </w:tbl>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Which you can read here: &lt;a href="https://www.mongodb.org/display/DOCS/Retrieving+a+Subset+of+Fields"&gt;https://www.mongodb.org/display/DOCS/Retrieving+a+Subset+of+Fields&lt;/a&gt;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Another way to do this is to use the update array syntax. Here, contribs.1 sets the second element in the contribs array to have value ALGOL 58 (Taken from the manual page on update syntax)</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db.bios.update(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$set: { ‘contribs.1’: ‘ALGOL 58’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Q99) How to delete n-th element of array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For example i have a document</w:t>
      </w:r>
      <w:r w:rsidRPr="00643C57">
        <w:rPr>
          <w:rFonts w:ascii="Arial" w:eastAsia="Times New Roman" w:hAnsi="Arial" w:cs="Arial"/>
          <w:color w:val="4A4A4A"/>
          <w:sz w:val="24"/>
          <w:szCs w:val="24"/>
        </w:rPr>
        <w:br/>
        <w:t>db.test.save({_id: 1, list:[</w:t>
      </w:r>
      <w:r w:rsidRPr="00643C57">
        <w:rPr>
          <w:rFonts w:ascii="Arial" w:eastAsia="Times New Roman" w:hAnsi="Arial" w:cs="Arial"/>
          <w:color w:val="4A4A4A"/>
          <w:sz w:val="24"/>
          <w:szCs w:val="24"/>
        </w:rPr>
        <w:br/>
        <w:t>{key: “a”},</w:t>
      </w:r>
      <w:r w:rsidRPr="00643C57">
        <w:rPr>
          <w:rFonts w:ascii="Arial" w:eastAsia="Times New Roman" w:hAnsi="Arial" w:cs="Arial"/>
          <w:color w:val="4A4A4A"/>
          <w:sz w:val="24"/>
          <w:szCs w:val="24"/>
        </w:rPr>
        <w:br/>
        <w:t>{key: “b”},</w:t>
      </w:r>
      <w:r w:rsidRPr="00643C57">
        <w:rPr>
          <w:rFonts w:ascii="Arial" w:eastAsia="Times New Roman" w:hAnsi="Arial" w:cs="Arial"/>
          <w:color w:val="4A4A4A"/>
          <w:sz w:val="24"/>
          <w:szCs w:val="24"/>
        </w:rPr>
        <w:br/>
        <w:t>{key: “c”},</w:t>
      </w:r>
      <w:r w:rsidRPr="00643C57">
        <w:rPr>
          <w:rFonts w:ascii="Arial" w:eastAsia="Times New Roman" w:hAnsi="Arial" w:cs="Arial"/>
          <w:color w:val="4A4A4A"/>
          <w:sz w:val="24"/>
          <w:szCs w:val="24"/>
        </w:rPr>
        <w:br/>
        <w:t>{key: “d”},</w:t>
      </w:r>
      <w:r w:rsidRPr="00643C57">
        <w:rPr>
          <w:rFonts w:ascii="Arial" w:eastAsia="Times New Roman" w:hAnsi="Arial" w:cs="Arial"/>
          <w:color w:val="4A4A4A"/>
          <w:sz w:val="24"/>
          <w:szCs w:val="24"/>
        </w:rPr>
        <w:br/>
        <w:t>{key: “e”}</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w:t>
      </w:r>
      <w:r w:rsidRPr="00643C57">
        <w:rPr>
          <w:rFonts w:ascii="Arial" w:eastAsia="Times New Roman" w:hAnsi="Arial" w:cs="Arial"/>
          <w:color w:val="4A4A4A"/>
          <w:sz w:val="24"/>
          <w:szCs w:val="24"/>
        </w:rPr>
        <w:br/>
        <w:t>and i need remove second element from the list. For now I do that in a two steps. First of all I unset second list element but unset operator do not remove element, it is going to be null, after that I pull any nullable value from the list field</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db.test.update({_id: 1}, {$unset: {“list.2”: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db.test.update({_id: 1}, {$pull: {list: null}})</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want to ask whether there is solution do that in a one operation?</w:t>
      </w:r>
      <w:r w:rsidRPr="00643C57">
        <w:rPr>
          <w:rFonts w:ascii="Arial" w:eastAsia="Times New Roman" w:hAnsi="Arial" w:cs="Arial"/>
          <w:color w:val="4A4A4A"/>
          <w:sz w:val="24"/>
          <w:szCs w:val="24"/>
        </w:rPr>
        <w:br/>
        <w:t>No, unfortunately what you are doing is currently the best option. Have a look at this question: In mongoDb, how do you remove an array element by it’s index which links to a Jira for this very issue.</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Q100) Slow pagination over tons of records in mongo</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have over 300k records in one collection in Mongo.</w:t>
      </w:r>
      <w:r w:rsidRPr="00643C57">
        <w:rPr>
          <w:rFonts w:ascii="Arial" w:eastAsia="Times New Roman" w:hAnsi="Arial" w:cs="Arial"/>
          <w:color w:val="4A4A4A"/>
          <w:sz w:val="24"/>
          <w:szCs w:val="24"/>
        </w:rPr>
        <w:br/>
        <w:t>When I run this very simple query:</w:t>
      </w:r>
      <w:r w:rsidRPr="00643C57">
        <w:rPr>
          <w:rFonts w:ascii="Arial" w:eastAsia="Times New Roman" w:hAnsi="Arial" w:cs="Arial"/>
          <w:color w:val="4A4A4A"/>
          <w:sz w:val="24"/>
          <w:szCs w:val="24"/>
        </w:rPr>
        <w:br/>
        <w:t>db.myCollection.find().limit(5);</w:t>
      </w:r>
      <w:r w:rsidRPr="00643C57">
        <w:rPr>
          <w:rFonts w:ascii="Arial" w:eastAsia="Times New Roman" w:hAnsi="Arial" w:cs="Arial"/>
          <w:color w:val="4A4A4A"/>
          <w:sz w:val="24"/>
          <w:szCs w:val="24"/>
        </w:rPr>
        <w:br/>
        <w:t>It took only few miliseconds. When I use skip in the query:</w:t>
      </w:r>
      <w:r w:rsidRPr="00643C57">
        <w:rPr>
          <w:rFonts w:ascii="Arial" w:eastAsia="Times New Roman" w:hAnsi="Arial" w:cs="Arial"/>
          <w:color w:val="4A4A4A"/>
          <w:sz w:val="24"/>
          <w:szCs w:val="24"/>
        </w:rPr>
        <w:br/>
        <w:t>db.myCollection.find().skip(200000).limit(5)</w:t>
      </w:r>
      <w:r w:rsidRPr="00643C57">
        <w:rPr>
          <w:rFonts w:ascii="Arial" w:eastAsia="Times New Roman" w:hAnsi="Arial" w:cs="Arial"/>
          <w:color w:val="4A4A4A"/>
          <w:sz w:val="24"/>
          <w:szCs w:val="24"/>
        </w:rPr>
        <w:br/>
        <w:t>It won’t return anything… it is running minutes and return nothing.</w:t>
      </w:r>
      <w:r w:rsidRPr="00643C57">
        <w:rPr>
          <w:rFonts w:ascii="Arial" w:eastAsia="Times New Roman" w:hAnsi="Arial" w:cs="Arial"/>
          <w:color w:val="4A4A4A"/>
          <w:sz w:val="24"/>
          <w:szCs w:val="24"/>
        </w:rPr>
        <w:br/>
        <w:t>How to make it better?</w:t>
      </w:r>
      <w:r w:rsidRPr="00643C57">
        <w:rPr>
          <w:rFonts w:ascii="Arial" w:eastAsia="Times New Roman" w:hAnsi="Arial" w:cs="Arial"/>
          <w:color w:val="4A4A4A"/>
          <w:sz w:val="24"/>
          <w:szCs w:val="24"/>
        </w:rPr>
        <w:br/>
        <w:t>From MongoDB documentation: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Paging Costs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Unfortunately skip can be (very) costly and requires the server to walk from the beginning of the collection, or index, to get to the offset/skip position before it can start returning the page of data (limit). As the page number increases skip will become slower and more cpu intensive, and possibly IO bound, with larger collections.</w:t>
      </w:r>
      <w:r w:rsidRPr="00643C57">
        <w:rPr>
          <w:rFonts w:ascii="Arial" w:eastAsia="Times New Roman" w:hAnsi="Arial" w:cs="Arial"/>
          <w:color w:val="4A4A4A"/>
          <w:sz w:val="24"/>
          <w:szCs w:val="24"/>
        </w:rPr>
        <w:br/>
        <w:t>Range based paging provides better use of indexes but does not allow you to easily jump to a specific page.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You have to ask yourself a question: how often do you need 40000th page? Also see this article;</w:t>
      </w:r>
      <w:r w:rsidRPr="00643C57">
        <w:rPr>
          <w:rFonts w:ascii="Arial" w:eastAsia="Times New Roman" w:hAnsi="Arial" w:cs="Arial"/>
          <w:color w:val="4A4A4A"/>
          <w:sz w:val="24"/>
          <w:szCs w:val="24"/>
        </w:rPr>
        <w:br/>
        <w:t>One approach to this problem, if you have large quantities of documents and you are displaying them in sorted order (I’m not sure how useful skip is if you’re not) would be to use the key you’re sorting on to select the next page of results.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So if you start with</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db.myCollection.find().limit(100).sort(created_date:true);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and then extract the created date of the last document returned by the cursor into a variablemax_created_date_from_last_result, you can get the next page with the far more efficient (presuming you have an index on created_date) query</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db.myCollection.find({created_date : { $gt : max_created_date_from_last_result} }).limit(100).sort(created_date:true);</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Q101) How to use variables in MongoDB Map-reduce map function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Given a document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{_id:110000, groupings:{A:’AV’,B:’BV’,C:’CV’,D:’DV’},coin:{old:10,new:12}}</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My specs call for the specification of attributes for mapping and aggregation at run time, as the groupings the interested in are not known up front, but specified by the user.</w:t>
      </w:r>
      <w:r w:rsidRPr="00643C57">
        <w:rPr>
          <w:rFonts w:ascii="Arial" w:eastAsia="Times New Roman" w:hAnsi="Arial" w:cs="Arial"/>
          <w:color w:val="4A4A4A"/>
          <w:sz w:val="24"/>
          <w:szCs w:val="24"/>
        </w:rPr>
        <w:br/>
        <w:t>For example, one user would specify [A,B] which will cause mapping emissions of</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emit( {A:this.groupings.A,B:this.groupings.B},this.coin )</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while another would want to specify [A,C] which will cause mapping emissions of</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emit( {A:this.groupings.A,C:this.groupings.C},this.coin )</w:t>
      </w:r>
    </w:p>
    <w:p w:rsidR="00643C57" w:rsidRPr="00643C57" w:rsidRDefault="00643C57" w:rsidP="00643C57">
      <w:pPr>
        <w:shd w:val="clear" w:color="auto" w:fill="FFFFFF"/>
        <w:spacing w:after="0" w:line="240" w:lineRule="auto"/>
        <w:jc w:val="both"/>
        <w:rPr>
          <w:rFonts w:ascii="Arial" w:eastAsia="Times New Roman" w:hAnsi="Arial" w:cs="Arial"/>
          <w:color w:val="003BBB"/>
          <w:sz w:val="20"/>
          <w:szCs w:val="20"/>
        </w:rPr>
      </w:pPr>
      <w:r w:rsidRPr="00643C57">
        <w:rPr>
          <w:rFonts w:ascii="Arial" w:eastAsia="Times New Roman" w:hAnsi="Arial" w:cs="Arial"/>
          <w:color w:val="222222"/>
          <w:sz w:val="20"/>
          <w:szCs w:val="20"/>
        </w:rPr>
        <w:fldChar w:fldCharType="begin"/>
      </w:r>
      <w:r w:rsidRPr="00643C57">
        <w:rPr>
          <w:rFonts w:ascii="Arial" w:eastAsia="Times New Roman" w:hAnsi="Arial" w:cs="Arial"/>
          <w:color w:val="222222"/>
          <w:sz w:val="20"/>
          <w:szCs w:val="20"/>
        </w:rPr>
        <w:instrText xml:space="preserve"> HYPERLINK "https://mindmajix.com/mongodb-training" \l "curriculum" \t "_blank" </w:instrText>
      </w:r>
      <w:r w:rsidRPr="00643C57">
        <w:rPr>
          <w:rFonts w:ascii="Arial" w:eastAsia="Times New Roman" w:hAnsi="Arial" w:cs="Arial"/>
          <w:color w:val="222222"/>
          <w:sz w:val="20"/>
          <w:szCs w:val="20"/>
        </w:rPr>
        <w:fldChar w:fldCharType="separate"/>
      </w:r>
    </w:p>
    <w:p w:rsidR="00643C57" w:rsidRPr="00643C57" w:rsidRDefault="00643C57" w:rsidP="00643C57">
      <w:pPr>
        <w:shd w:val="clear" w:color="auto" w:fill="FFFFFF"/>
        <w:spacing w:after="300" w:line="240" w:lineRule="auto"/>
        <w:jc w:val="center"/>
        <w:outlineLvl w:val="2"/>
        <w:rPr>
          <w:rFonts w:ascii="Times New Roman" w:eastAsia="Times New Roman" w:hAnsi="Times New Roman" w:cs="Times New Roman"/>
          <w:b/>
          <w:bCs/>
          <w:color w:val="FFFFFF"/>
          <w:sz w:val="30"/>
          <w:szCs w:val="30"/>
        </w:rPr>
      </w:pPr>
      <w:r w:rsidRPr="00643C57">
        <w:rPr>
          <w:rFonts w:ascii="Arial" w:eastAsia="Times New Roman" w:hAnsi="Arial" w:cs="Arial"/>
          <w:b/>
          <w:bCs/>
          <w:color w:val="FFFFFF"/>
          <w:sz w:val="30"/>
          <w:szCs w:val="30"/>
        </w:rPr>
        <w:t>MongoDB Certification Training!</w:t>
      </w:r>
    </w:p>
    <w:p w:rsidR="00643C57" w:rsidRPr="00643C57" w:rsidRDefault="00643C57" w:rsidP="00643C57">
      <w:pPr>
        <w:shd w:val="clear" w:color="auto" w:fill="FFFFFF"/>
        <w:spacing w:line="240" w:lineRule="auto"/>
        <w:jc w:val="center"/>
        <w:rPr>
          <w:rFonts w:ascii="Arial" w:eastAsia="Times New Roman" w:hAnsi="Arial" w:cs="Arial"/>
          <w:color w:val="FFFFFF"/>
          <w:sz w:val="20"/>
          <w:szCs w:val="20"/>
        </w:rPr>
      </w:pPr>
      <w:r w:rsidRPr="00643C57">
        <w:rPr>
          <w:rFonts w:ascii="Arial" w:eastAsia="Times New Roman" w:hAnsi="Arial" w:cs="Arial"/>
          <w:color w:val="FFFFFF"/>
          <w:sz w:val="20"/>
          <w:szCs w:val="20"/>
        </w:rPr>
        <w:t>Explore Curriculum</w:t>
      </w:r>
    </w:p>
    <w:p w:rsidR="00643C57" w:rsidRPr="00643C57" w:rsidRDefault="00643C57" w:rsidP="00643C57">
      <w:pPr>
        <w:shd w:val="clear" w:color="auto" w:fill="FFFFFF"/>
        <w:spacing w:after="0" w:line="240" w:lineRule="auto"/>
        <w:jc w:val="both"/>
        <w:rPr>
          <w:rFonts w:ascii="Arial" w:eastAsia="Times New Roman" w:hAnsi="Arial" w:cs="Arial"/>
          <w:color w:val="222222"/>
          <w:sz w:val="20"/>
          <w:szCs w:val="20"/>
        </w:rPr>
      </w:pPr>
      <w:r w:rsidRPr="00643C57">
        <w:rPr>
          <w:rFonts w:ascii="Arial" w:eastAsia="Times New Roman" w:hAnsi="Arial" w:cs="Arial"/>
          <w:color w:val="222222"/>
          <w:sz w:val="20"/>
          <w:szCs w:val="20"/>
        </w:rPr>
        <w:fldChar w:fldCharType="end"/>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B/c the mapper and reducer functions execute server side, and don’t have access to client variables, I haven’t been able to come up with a way to use a variable map key in the mapper function.</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I could reference a list of things to group by from the scope of the execution of the map function, this is all very strait forward. However, b/c the mapping function end up getting from from a different scope, I don’t know how to do this, or if it’s even possible.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Before I start trying to dynamically build java script to execute through the driver, does anyone have a better suggestion? Maybe a ‘group’ function will handle this scenario better?</w:t>
      </w:r>
      <w:r w:rsidRPr="00643C57">
        <w:rPr>
          <w:rFonts w:ascii="Arial" w:eastAsia="Times New Roman" w:hAnsi="Arial" w:cs="Arial"/>
          <w:color w:val="4A4A4A"/>
          <w:sz w:val="24"/>
          <w:szCs w:val="24"/>
        </w:rPr>
        <w:br/>
        <w:t>You can pass global, read-only data into map-reduce functions using the “scope” parameter on the map-reduce command. It’s not very well documented, I’m afraid. As pointed out by @Dave Griffith, you can use the scope parameter of the mapReduce function.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 xml:space="preserve">I struggled a bit to figure out how to properly pass it to the function because, as pointed out by others, the documentation is not very detailed. Finally, I realised that mapReduce </w:t>
      </w:r>
      <w:r w:rsidRPr="00643C57">
        <w:rPr>
          <w:rFonts w:ascii="Arial" w:eastAsia="Times New Roman" w:hAnsi="Arial" w:cs="Arial"/>
          <w:color w:val="4A4A4A"/>
          <w:sz w:val="24"/>
          <w:szCs w:val="24"/>
        </w:rPr>
        <w:lastRenderedPageBreak/>
        <w:t>is expecting 3 params:</w:t>
      </w:r>
      <w:r w:rsidRPr="00643C57">
        <w:rPr>
          <w:rFonts w:ascii="Arial" w:eastAsia="Times New Roman" w:hAnsi="Arial" w:cs="Arial"/>
          <w:color w:val="4A4A4A"/>
          <w:sz w:val="24"/>
          <w:szCs w:val="24"/>
        </w:rPr>
        <w:br/>
        <w:t>1. map function</w:t>
      </w:r>
      <w:r w:rsidRPr="00643C57">
        <w:rPr>
          <w:rFonts w:ascii="Arial" w:eastAsia="Times New Roman" w:hAnsi="Arial" w:cs="Arial"/>
          <w:color w:val="4A4A4A"/>
          <w:sz w:val="24"/>
          <w:szCs w:val="24"/>
        </w:rPr>
        <w:br/>
        <w:t>2. reduce function</w:t>
      </w:r>
      <w:r w:rsidRPr="00643C57">
        <w:rPr>
          <w:rFonts w:ascii="Arial" w:eastAsia="Times New Roman" w:hAnsi="Arial" w:cs="Arial"/>
          <w:color w:val="4A4A4A"/>
          <w:sz w:val="24"/>
          <w:szCs w:val="24"/>
        </w:rPr>
        <w:br/>
        <w:t>3. object with one or more of the params definedin the doc</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Eventually, I arrived at the following code in Javascript:</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30</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I define a variable external to my map and to my reduce functions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KEYS = {STATS: “stats”};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function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m()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I use my global variable inside the map function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emit(KEYS.STATS,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function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r(key, values)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I use a helper function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return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sumValues(values);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Helper function in the global scope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function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sumValues(values)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result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values.forEach(function(value)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result += value;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return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value;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db.something.mapReduce(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out: {inline: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I use the scope param to pass in my variables and functions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scope: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KEYS: KEYS,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sumValues: sumValues // of course, you can pass function objects too</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Q102) mongo dbname –eval ‘db.collection.find()’ does not work</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Why does this work:</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6</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 mongo dbname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MongoDB shell version: 1.8.3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connecting to: nextmuni_staging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db.collection.find()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“foo” : “bar”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bye</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While this does not work:</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mongo localhost/dbname –eval ‘db.collection.find()’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MongoDB shell version: 1.8.3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connecting to: localhost/dbname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DBQuery: dbname.collection -&gt; undefined</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It should be exactly the same, no?</w:t>
      </w:r>
      <w:r w:rsidRPr="00643C57">
        <w:rPr>
          <w:rFonts w:ascii="Arial" w:eastAsia="Times New Roman" w:hAnsi="Arial" w:cs="Arial"/>
          <w:color w:val="4A4A4A"/>
          <w:sz w:val="24"/>
          <w:szCs w:val="24"/>
        </w:rPr>
        <w:br/>
        <w:t>Thanks!</w:t>
      </w:r>
      <w:r w:rsidRPr="00643C57">
        <w:rPr>
          <w:rFonts w:ascii="Arial" w:eastAsia="Times New Roman" w:hAnsi="Arial" w:cs="Arial"/>
          <w:color w:val="4A4A4A"/>
          <w:sz w:val="24"/>
          <w:szCs w:val="24"/>
        </w:rPr>
        <w:br/>
        <w:t>The return val of db.collection.find() is a cursor type. Executing this command from within the shell will create a cursor and show you the first page of data. You can start going through the rest by repeating the ‘it’ command.</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think the scope of variables used during the execution of an eval’d script is only for the lifetime of the script (data can be persisted into collections of course) so once the script terminates those cursor variables no longer exist and so you would be able to send another eval script to page the data. So the behaviour you get during a shell session wouldn’t really work from an eval script.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To get close to the behaviour you could run something like this:</w:t>
      </w:r>
      <w:r w:rsidRPr="00643C57">
        <w:rPr>
          <w:rFonts w:ascii="Arial" w:eastAsia="Times New Roman" w:hAnsi="Arial" w:cs="Arial"/>
          <w:color w:val="4A4A4A"/>
          <w:sz w:val="24"/>
          <w:szCs w:val="24"/>
        </w:rPr>
        <w:br/>
        <w:t>mongo dbname –eval “db.collection.find().forEach(function(x){printjson(x);})”</w:t>
      </w:r>
      <w:r w:rsidRPr="00643C57">
        <w:rPr>
          <w:rFonts w:ascii="Arial" w:eastAsia="Times New Roman" w:hAnsi="Arial" w:cs="Arial"/>
          <w:color w:val="4A4A4A"/>
          <w:sz w:val="24"/>
          <w:szCs w:val="24"/>
        </w:rPr>
        <w:br/>
        <w:t>That shows you that the command does execute and produce a cursor which you can then iterate over sending the output to stdout.</w:t>
      </w:r>
      <w:r w:rsidRPr="00643C57">
        <w:rPr>
          <w:rFonts w:ascii="Arial" w:eastAsia="Times New Roman" w:hAnsi="Arial" w:cs="Arial"/>
          <w:color w:val="4A4A4A"/>
          <w:sz w:val="24"/>
          <w:szCs w:val="24"/>
        </w:rPr>
        <w:br/>
        <w:t>Edit: I think the point I was trying to make was that the command you are issuing is working its just the output is not what you expect.</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Q103) Compact command not freeing up space in MongoDB 2.0</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just installed MongoDB 2.0 and tried to run the compact command instead of the repair command in earlier versions. My database is empty at the moment, meaning there is only one collection with 0 entries and the two system collections (indices, users). Currently the db takes about 4 GB of space on the harddisk. The db is used as a temp queue with all items being removes after they have been processed.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tried to run the following in the mongo shell.</w:t>
      </w:r>
      <w:r w:rsidRPr="00643C57">
        <w:rPr>
          <w:rFonts w:ascii="Arial" w:eastAsia="Times New Roman" w:hAnsi="Arial" w:cs="Arial"/>
          <w:color w:val="4A4A4A"/>
          <w:sz w:val="24"/>
          <w:szCs w:val="24"/>
        </w:rPr>
        <w:br/>
        <w:t>use mydb</w:t>
      </w:r>
      <w:r w:rsidRPr="00643C57">
        <w:rPr>
          <w:rFonts w:ascii="Arial" w:eastAsia="Times New Roman" w:hAnsi="Arial" w:cs="Arial"/>
          <w:color w:val="4A4A4A"/>
          <w:sz w:val="24"/>
          <w:szCs w:val="24"/>
        </w:rPr>
        <w:br/>
        <w:t>db.theOnlyCollection.runCommand(“compact”)</w:t>
      </w:r>
      <w:r w:rsidRPr="00643C57">
        <w:rPr>
          <w:rFonts w:ascii="Arial" w:eastAsia="Times New Roman" w:hAnsi="Arial" w:cs="Arial"/>
          <w:color w:val="4A4A4A"/>
          <w:sz w:val="24"/>
          <w:szCs w:val="24"/>
        </w:rPr>
        <w:br/>
        <w:t>It returns with</w:t>
      </w:r>
      <w:r w:rsidRPr="00643C57">
        <w:rPr>
          <w:rFonts w:ascii="Arial" w:eastAsia="Times New Roman" w:hAnsi="Arial" w:cs="Arial"/>
          <w:color w:val="4A4A4A"/>
          <w:sz w:val="24"/>
          <w:szCs w:val="24"/>
        </w:rPr>
        <w:br/>
        <w:t>ok: 1</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But still the same space is taken on the harddisk. I tried to compact the system collections as well, but this did not work.</w:t>
      </w:r>
      <w:r w:rsidRPr="00643C57">
        <w:rPr>
          <w:rFonts w:ascii="Arial" w:eastAsia="Times New Roman" w:hAnsi="Arial" w:cs="Arial"/>
          <w:color w:val="4A4A4A"/>
          <w:sz w:val="24"/>
          <w:szCs w:val="24"/>
        </w:rPr>
        <w:br/>
        <w:t>When I run the normal repair command</w:t>
      </w:r>
      <w:r w:rsidRPr="00643C57">
        <w:rPr>
          <w:rFonts w:ascii="Arial" w:eastAsia="Times New Roman" w:hAnsi="Arial" w:cs="Arial"/>
          <w:color w:val="4A4A4A"/>
          <w:sz w:val="24"/>
          <w:szCs w:val="24"/>
        </w:rPr>
        <w:br/>
        <w:t>db.repairDatabase()</w:t>
      </w:r>
      <w:r w:rsidRPr="00643C57">
        <w:rPr>
          <w:rFonts w:ascii="Arial" w:eastAsia="Times New Roman" w:hAnsi="Arial" w:cs="Arial"/>
          <w:color w:val="4A4A4A"/>
          <w:sz w:val="24"/>
          <w:szCs w:val="24"/>
        </w:rPr>
        <w:br/>
        <w:t>the database is compacted and only takes 400 MB.</w:t>
      </w:r>
      <w:r w:rsidRPr="00643C57">
        <w:rPr>
          <w:rFonts w:ascii="Arial" w:eastAsia="Times New Roman" w:hAnsi="Arial" w:cs="Arial"/>
          <w:color w:val="4A4A4A"/>
          <w:sz w:val="24"/>
          <w:szCs w:val="24"/>
        </w:rPr>
        <w:br/>
        <w:t>Anyone has an idea why the compact command is not working?</w:t>
      </w:r>
      <w:r w:rsidRPr="00643C57">
        <w:rPr>
          <w:rFonts w:ascii="Arial" w:eastAsia="Times New Roman" w:hAnsi="Arial" w:cs="Arial"/>
          <w:color w:val="4A4A4A"/>
          <w:sz w:val="24"/>
          <w:szCs w:val="24"/>
        </w:rPr>
        <w:br/>
        <w:t>Thanks a lot for your help.</w:t>
      </w:r>
      <w:r w:rsidRPr="00643C57">
        <w:rPr>
          <w:rFonts w:ascii="Arial" w:eastAsia="Times New Roman" w:hAnsi="Arial" w:cs="Arial"/>
          <w:color w:val="4A4A4A"/>
          <w:sz w:val="24"/>
          <w:szCs w:val="24"/>
        </w:rPr>
        <w:br/>
        <w:t>Best</w:t>
      </w:r>
      <w:r w:rsidRPr="00643C57">
        <w:rPr>
          <w:rFonts w:ascii="Arial" w:eastAsia="Times New Roman" w:hAnsi="Arial" w:cs="Arial"/>
          <w:color w:val="4A4A4A"/>
          <w:sz w:val="24"/>
          <w:szCs w:val="24"/>
        </w:rPr>
        <w:br/>
        <w:t>Alex</w:t>
      </w:r>
      <w:r w:rsidRPr="00643C57">
        <w:rPr>
          <w:rFonts w:ascii="Arial" w:eastAsia="Times New Roman" w:hAnsi="Arial" w:cs="Arial"/>
          <w:color w:val="4A4A4A"/>
          <w:sz w:val="24"/>
          <w:szCs w:val="24"/>
        </w:rPr>
        <w:br/>
        <w:t>Collection compaction is not supposed to decrease the size of data files. Main point is to defragment collection and index data – combine unused space gaps into continuous space allowing new data to be stored there. Moreover it may actually increase the size of data files:</w:t>
      </w:r>
      <w:r w:rsidRPr="00643C57">
        <w:rPr>
          <w:rFonts w:ascii="Arial" w:eastAsia="Times New Roman" w:hAnsi="Arial" w:cs="Arial"/>
          <w:color w:val="4A4A4A"/>
          <w:sz w:val="24"/>
          <w:szCs w:val="24"/>
        </w:rPr>
        <w:br/>
        <w:t>Compaction may increase the total size of your data files by up to 2GB. Even in this case, total collection storage space will decrease.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https://www.mongodb.org/display/DOCS/compact+Command#compactCommand-Effectsofacompaction</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Q104) MongoDB: order by two fields sum</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SELECT (a+b) as c FROM my_table ORDER BY c ASC;</w:t>
      </w:r>
      <w:r w:rsidRPr="00643C57">
        <w:rPr>
          <w:rFonts w:ascii="Arial" w:eastAsia="Times New Roman" w:hAnsi="Arial" w:cs="Arial"/>
          <w:color w:val="4A4A4A"/>
          <w:sz w:val="24"/>
          <w:szCs w:val="24"/>
        </w:rPr>
        <w:br/>
        <w:t>How can I order by two columns sum in Mongo?</w:t>
      </w:r>
      <w:r w:rsidRPr="00643C57">
        <w:rPr>
          <w:rFonts w:ascii="Arial" w:eastAsia="Times New Roman" w:hAnsi="Arial" w:cs="Arial"/>
          <w:color w:val="4A4A4A"/>
          <w:sz w:val="24"/>
          <w:szCs w:val="24"/>
        </w:rPr>
        <w:br/>
        <w:t>You can’t do it easy without an extra action.</w:t>
      </w:r>
      <w:r w:rsidRPr="00643C57">
        <w:rPr>
          <w:rFonts w:ascii="Arial" w:eastAsia="Times New Roman" w:hAnsi="Arial" w:cs="Arial"/>
          <w:color w:val="4A4A4A"/>
          <w:sz w:val="24"/>
          <w:szCs w:val="24"/>
        </w:rPr>
        <w:br/>
        <w:t>To sort on any computed value you need to store it in a document first or in other worlds you need to create extra field ‘c’, and store a + b in it with each update/insert and only then sort on ‘c’ as usual.</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Q105) Is it practical to use Mongo’s capped collection a memory cache?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Is it practical to use Mongo’s capped collections as poor man’s memcache assuming it will be kept in memory most of the time?</w:t>
      </w:r>
      <w:r w:rsidRPr="00643C57">
        <w:rPr>
          <w:rFonts w:ascii="Arial" w:eastAsia="Times New Roman" w:hAnsi="Arial" w:cs="Arial"/>
          <w:color w:val="4A4A4A"/>
          <w:sz w:val="24"/>
          <w:szCs w:val="24"/>
        </w:rPr>
        <w:br/>
        <w:t>You can definitely use capped collections for this purpose. But it’s important to know the basic limitations.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1. Data will expire based on insert order not time-to-expire</w:t>
      </w:r>
      <w:r w:rsidRPr="00643C57">
        <w:rPr>
          <w:rFonts w:ascii="Arial" w:eastAsia="Times New Roman" w:hAnsi="Arial" w:cs="Arial"/>
          <w:color w:val="4A4A4A"/>
          <w:sz w:val="24"/>
          <w:szCs w:val="24"/>
        </w:rPr>
        <w:br/>
        <w:t>2. Data that is frequently accessed may still be pushed out of memory</w:t>
      </w:r>
      <w:r w:rsidRPr="00643C57">
        <w:rPr>
          <w:rFonts w:ascii="Arial" w:eastAsia="Times New Roman" w:hAnsi="Arial" w:cs="Arial"/>
          <w:color w:val="4A4A4A"/>
          <w:sz w:val="24"/>
          <w:szCs w:val="24"/>
        </w:rPr>
        <w:br/>
        <w:t xml:space="preserve">3. _idcolumns are not defined on Capped Collections by default, you will need to ensure </w:t>
      </w:r>
      <w:r w:rsidRPr="00643C57">
        <w:rPr>
          <w:rFonts w:ascii="Arial" w:eastAsia="Times New Roman" w:hAnsi="Arial" w:cs="Arial"/>
          <w:color w:val="4A4A4A"/>
          <w:sz w:val="24"/>
          <w:szCs w:val="24"/>
        </w:rPr>
        <w:lastRenderedPageBreak/>
        <w:t>those indexes.</w:t>
      </w:r>
      <w:r w:rsidRPr="00643C57">
        <w:rPr>
          <w:rFonts w:ascii="Arial" w:eastAsia="Times New Roman" w:hAnsi="Arial" w:cs="Arial"/>
          <w:color w:val="4A4A4A"/>
          <w:sz w:val="24"/>
          <w:szCs w:val="24"/>
        </w:rPr>
        <w:br/>
        <w:t>4. The objects cannot be modified in a way that changes the size of the object. For example, youcouldincrement an existing integer, but you cannot add a field or modify a string value on the entry.</w:t>
      </w:r>
      <w:r w:rsidRPr="00643C57">
        <w:rPr>
          <w:rFonts w:ascii="Arial" w:eastAsia="Times New Roman" w:hAnsi="Arial" w:cs="Arial"/>
          <w:color w:val="4A4A4A"/>
          <w:sz w:val="24"/>
          <w:szCs w:val="24"/>
        </w:rPr>
        <w:br/>
        <w:t>5. The capped collection scannot be sharded.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Because of #1 &amp; #4 &amp; #5, you are definitely losing some the core Memcache functionality.</w:t>
      </w:r>
      <w:r w:rsidRPr="00643C57">
        <w:rPr>
          <w:rFonts w:ascii="Arial" w:eastAsia="Times New Roman" w:hAnsi="Arial" w:cs="Arial"/>
          <w:color w:val="4A4A4A"/>
          <w:sz w:val="24"/>
          <w:szCs w:val="24"/>
        </w:rPr>
        <w:br/>
        <w:t>There is a long-outstanding JIRA ticket for TTL-based capped collections which is probably exactly what you want.</w:t>
      </w:r>
      <w:r w:rsidRPr="00643C57">
        <w:rPr>
          <w:rFonts w:ascii="Arial" w:eastAsia="Times New Roman" w:hAnsi="Arial" w:cs="Arial"/>
          <w:color w:val="4A4A4A"/>
          <w:sz w:val="24"/>
          <w:szCs w:val="24"/>
        </w:rPr>
        <w:br/>
        <w:t>Of course, the big question in this whole debate is “where is the extra RAM”. Many people who use MongoDB as their primary store simply drop Memcache. If you have a bunch of extra RAM sitting around, why not just use it store the actual data instead of copies of that data?</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Q106) MongoDB Path Change?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My server went down from an electrical failure and for a few horrifying seconds, I thought I’d lost all MongoDB data. I then realized that when the server restarted, mongo automatically restarted without the –dbpath option.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What I can’t figure out is why, even though my mongodb.conf has the dbpath set to /var/lib/mongodb, mongo looked for the db files in /data/db on startup. Can anyone shed some light on this?</w:t>
      </w:r>
      <w:r w:rsidRPr="00643C57">
        <w:rPr>
          <w:rFonts w:ascii="Arial" w:eastAsia="Times New Roman" w:hAnsi="Arial" w:cs="Arial"/>
          <w:color w:val="4A4A4A"/>
          <w:sz w:val="24"/>
          <w:szCs w:val="24"/>
        </w:rPr>
        <w:br/>
        <w:t>Thanks!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/data/db is the default path that mongod will look for data files in if it is started with no options. Does your startup script instruct mongod to load the correct config file? If not, that would explain this behavior.</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When was the last time you updated Mongod on your system? and how did you update it?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Depending how you installed / updated Mongod it could happen that either the /etc/init.d/mongo script or the /etc/mongo.conf files could be overwritten.</w:t>
      </w:r>
      <w:r w:rsidRPr="00643C57">
        <w:rPr>
          <w:rFonts w:ascii="Arial" w:eastAsia="Times New Roman" w:hAnsi="Arial" w:cs="Arial"/>
          <w:color w:val="4A4A4A"/>
          <w:sz w:val="24"/>
          <w:szCs w:val="24"/>
        </w:rPr>
        <w:br/>
        <w:t>Or somebody edited those files a long time ago, and this is the first time Mongo got restarted, and now it looks like there’s suddenly a change.</w:t>
      </w:r>
      <w:r w:rsidRPr="00643C57">
        <w:rPr>
          <w:rFonts w:ascii="Arial" w:eastAsia="Times New Roman" w:hAnsi="Arial" w:cs="Arial"/>
          <w:color w:val="4A4A4A"/>
          <w:sz w:val="24"/>
          <w:szCs w:val="24"/>
        </w:rPr>
        <w:br/>
        <w:t>I haven’t seen either of those two things happen in a long time (but if you’re using Gentoo, you would probably see this happen)</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What OS do you use?</w:t>
      </w:r>
      <w:r w:rsidRPr="00643C57">
        <w:rPr>
          <w:rFonts w:ascii="Arial" w:eastAsia="Times New Roman" w:hAnsi="Arial" w:cs="Arial"/>
          <w:color w:val="4A4A4A"/>
          <w:sz w:val="24"/>
          <w:szCs w:val="24"/>
        </w:rPr>
        <w:br/>
        <w:t>It’s a good idea to keep backups of those files…</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Q107) In MongoDB, how do I find documents where array size is greater than 1?</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have a MongoDB collection (accommodations) that has documents in the following format:</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ObjectId(“4e8ae86d08101908e1000001”),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 [“Some 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“zipcode” : [“2223”]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ObjectId(“4e8ae86d08101908e1000002”),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 [“Another “, “Name”],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“zipcode” : [“2224”]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ObjectId(“4e8ae86d08101908e1000003”),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 [“Yet”, ” Another “, “Name”],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“zipcode” : [“2225”]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My question is: How can I select all documents that have a name array size of greater than 1?</w:t>
      </w:r>
      <w:r w:rsidRPr="00643C57">
        <w:rPr>
          <w:rFonts w:ascii="Arial" w:eastAsia="Times New Roman" w:hAnsi="Arial" w:cs="Arial"/>
          <w:color w:val="4A4A4A"/>
          <w:sz w:val="24"/>
          <w:szCs w:val="24"/>
        </w:rPr>
        <w:br/>
        <w:t>I can get documents that match an array size: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db.accommodations.find({“name”:{$size:2 }})</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This will correctly return the documents where there are 2 elements in the name array. However I can’t do a $gt command to return all documents where the name field has an array size of greater than 2:</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db.accommodations.find({“name”:{$size: {$gt:1}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Any ideas how I can do this on existing data… preferably without modifying the data?</w:t>
      </w:r>
      <w:r w:rsidRPr="00643C57">
        <w:rPr>
          <w:rFonts w:ascii="Arial" w:eastAsia="Times New Roman" w:hAnsi="Arial" w:cs="Arial"/>
          <w:color w:val="4A4A4A"/>
          <w:sz w:val="24"/>
          <w:szCs w:val="24"/>
        </w:rPr>
        <w:br/>
        <w:t>Many thanks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Update: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For mongodb versions 2.2+ more efficient way to do this described by @JohnnyHK in anotheranswer.</w:t>
      </w:r>
      <w:r w:rsidRPr="00643C57">
        <w:rPr>
          <w:rFonts w:ascii="Arial" w:eastAsia="Times New Roman" w:hAnsi="Arial" w:cs="Arial"/>
          <w:color w:val="4A4A4A"/>
          <w:sz w:val="24"/>
          <w:szCs w:val="24"/>
        </w:rPr>
        <w:br/>
        <w:t>1.Using $where</w:t>
      </w:r>
      <w:r w:rsidRPr="00643C57">
        <w:rPr>
          <w:rFonts w:ascii="Arial" w:eastAsia="Times New Roman" w:hAnsi="Arial" w:cs="Arial"/>
          <w:color w:val="4A4A4A"/>
          <w:sz w:val="24"/>
          <w:szCs w:val="24"/>
        </w:rPr>
        <w:br/>
        <w:t>db.accommodations.find( { $where: “this.name.length &gt; 1” } );</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But…</w:t>
      </w:r>
      <w:r w:rsidRPr="00643C57">
        <w:rPr>
          <w:rFonts w:ascii="Arial" w:eastAsia="Times New Roman" w:hAnsi="Arial" w:cs="Arial"/>
          <w:color w:val="4A4A4A"/>
          <w:sz w:val="24"/>
          <w:szCs w:val="24"/>
        </w:rPr>
        <w:br/>
        <w:t>Javascript executes more slowly than the native operators listed on this page, but is very flexible. See the server-side processing page for more information.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2.Create </w:t>
      </w:r>
      <w:r w:rsidRPr="00643C57">
        <w:rPr>
          <w:rFonts w:ascii="Arial" w:eastAsia="Times New Roman" w:hAnsi="Arial" w:cs="Arial"/>
          <w:b/>
          <w:bCs/>
          <w:color w:val="4A4A4A"/>
          <w:sz w:val="24"/>
          <w:szCs w:val="24"/>
        </w:rPr>
        <w:t>extra </w:t>
      </w:r>
      <w:r w:rsidRPr="00643C57">
        <w:rPr>
          <w:rFonts w:ascii="Arial" w:eastAsia="Times New Roman" w:hAnsi="Arial" w:cs="Arial"/>
          <w:color w:val="4A4A4A"/>
          <w:sz w:val="24"/>
          <w:szCs w:val="24"/>
        </w:rPr>
        <w:t>field NamesArrayLength, update it with names array length and then use in queries:</w:t>
      </w:r>
      <w:r w:rsidRPr="00643C57">
        <w:rPr>
          <w:rFonts w:ascii="Arial" w:eastAsia="Times New Roman" w:hAnsi="Arial" w:cs="Arial"/>
          <w:color w:val="4A4A4A"/>
          <w:sz w:val="24"/>
          <w:szCs w:val="24"/>
        </w:rPr>
        <w:br/>
        <w:t>db.accommodations.find({“NamesArrayLength”: {$gt: 1} });</w:t>
      </w:r>
      <w:r w:rsidRPr="00643C57">
        <w:rPr>
          <w:rFonts w:ascii="Arial" w:eastAsia="Times New Roman" w:hAnsi="Arial" w:cs="Arial"/>
          <w:color w:val="4A4A4A"/>
          <w:sz w:val="24"/>
          <w:szCs w:val="24"/>
        </w:rPr>
        <w:br/>
        <w:t>It will be better solution, and will work much faster (you can create index on it).</w:t>
      </w:r>
      <w:r w:rsidRPr="00643C57">
        <w:rPr>
          <w:rFonts w:ascii="Arial" w:eastAsia="Times New Roman" w:hAnsi="Arial" w:cs="Arial"/>
          <w:color w:val="4A4A4A"/>
          <w:sz w:val="24"/>
          <w:szCs w:val="24"/>
        </w:rPr>
        <w:br/>
        <w:t>There’s a more efficient way to do this in MongoDB 2.2+ now that you can use numeric array indexes in query object keys.</w:t>
      </w:r>
      <w:r w:rsidRPr="00643C57">
        <w:rPr>
          <w:rFonts w:ascii="Arial" w:eastAsia="Times New Roman" w:hAnsi="Arial" w:cs="Arial"/>
          <w:color w:val="4A4A4A"/>
          <w:sz w:val="24"/>
          <w:szCs w:val="24"/>
        </w:rPr>
        <w:br/>
        <w:t>// Find all docs that have at least a second name array element.</w:t>
      </w:r>
      <w:r w:rsidRPr="00643C57">
        <w:rPr>
          <w:rFonts w:ascii="Arial" w:eastAsia="Times New Roman" w:hAnsi="Arial" w:cs="Arial"/>
          <w:color w:val="4A4A4A"/>
          <w:sz w:val="24"/>
          <w:szCs w:val="24"/>
        </w:rPr>
        <w:br/>
        <w:t>db.accommodations.find({‘name.1’: {$exists: true}})</w:t>
      </w:r>
      <w:r w:rsidRPr="00643C57">
        <w:rPr>
          <w:rFonts w:ascii="Arial" w:eastAsia="Times New Roman" w:hAnsi="Arial" w:cs="Arial"/>
          <w:color w:val="4A4A4A"/>
          <w:sz w:val="24"/>
          <w:szCs w:val="24"/>
        </w:rPr>
        <w:br/>
        <w:t>I believe this is the fastest query that answers your question, because it doesn’t use an interpreted$where clause: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{$nor: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{$exists: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{$size: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{$size: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It means “all documents except those without a name (either non existant or empty array) or with just one name.”</w:t>
      </w:r>
      <w:r w:rsidRPr="00643C57">
        <w:rPr>
          <w:rFonts w:ascii="Arial" w:eastAsia="Times New Roman" w:hAnsi="Arial" w:cs="Arial"/>
          <w:color w:val="4A4A4A"/>
          <w:sz w:val="24"/>
          <w:szCs w:val="24"/>
        </w:rPr>
        <w:br/>
        <w:t>Test:</w:t>
      </w:r>
      <w:r w:rsidRPr="00643C57">
        <w:rPr>
          <w:rFonts w:ascii="Arial" w:eastAsia="Times New Roman" w:hAnsi="Arial" w:cs="Arial"/>
          <w:color w:val="4A4A4A"/>
          <w:sz w:val="24"/>
          <w:szCs w:val="24"/>
        </w:rPr>
        <w:br/>
        <w:t>Skip code block</w:t>
      </w:r>
    </w:p>
    <w:tbl>
      <w:tblPr>
        <w:tblW w:w="12000" w:type="dxa"/>
        <w:tblCellMar>
          <w:left w:w="0" w:type="dxa"/>
          <w:right w:w="0" w:type="dxa"/>
        </w:tblCellMar>
        <w:tblLook w:val="04A0" w:firstRow="1" w:lastRow="0" w:firstColumn="1" w:lastColumn="0" w:noHBand="0" w:noVBand="1"/>
      </w:tblPr>
      <w:tblGrid>
        <w:gridCol w:w="555"/>
        <w:gridCol w:w="1144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tc>
        <w:tc>
          <w:tcPr>
            <w:tcW w:w="1144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db.test.save({})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db.test.save({name: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db.test.save({name: [‘George’]})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db.test.save({name: [‘George’, ‘Raymond’]})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db.test.save({name: [‘George’, ‘Raymond’, ‘Richard’]})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db.test.save({name: [‘George’, ‘Raymond’, ‘Richard’, ‘Martin’]})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db.test.find({$nor: [{name: {$exists: false}}, {name: {$size: 0}}, {name: {$size: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ObjectId(“511907e3fb13145a3d2e225b”), “name” : [ “George”, “Raymond”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ObjectId(“511907e3fb13145a3d2e225c”), “name” : [ “George”, “Raymond”, “Richard”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ObjectId(“511907e3fb13145a3d2e225d”), “name” : [ “George”, “Raymond”, “Richard”, “Martin”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w:t>
            </w:r>
          </w:p>
        </w:tc>
      </w:tr>
    </w:tbl>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Q108) heterogeneous bulk update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know that we can bulk update documents in mongodb with</w:t>
      </w:r>
      <w:r w:rsidRPr="00643C57">
        <w:rPr>
          <w:rFonts w:ascii="Arial" w:eastAsia="Times New Roman" w:hAnsi="Arial" w:cs="Arial"/>
          <w:color w:val="4A4A4A"/>
          <w:sz w:val="24"/>
          <w:szCs w:val="24"/>
        </w:rPr>
        <w:br/>
        <w:t>db.collection.update( criteria, objNew, upsert, multi )</w:t>
      </w:r>
      <w:r w:rsidRPr="00643C57">
        <w:rPr>
          <w:rFonts w:ascii="Arial" w:eastAsia="Times New Roman" w:hAnsi="Arial" w:cs="Arial"/>
          <w:color w:val="4A4A4A"/>
          <w:sz w:val="24"/>
          <w:szCs w:val="24"/>
        </w:rPr>
        <w:br/>
        <w:t xml:space="preserve">in one db call, but it’s homogeneous, i.e. all those documents impacted are following </w:t>
      </w:r>
      <w:r w:rsidRPr="00643C57">
        <w:rPr>
          <w:rFonts w:ascii="Arial" w:eastAsia="Times New Roman" w:hAnsi="Arial" w:cs="Arial"/>
          <w:color w:val="4A4A4A"/>
          <w:sz w:val="24"/>
          <w:szCs w:val="24"/>
        </w:rPr>
        <w:lastRenderedPageBreak/>
        <w:t>one kind of criteria. But what I’d like to do is something like</w:t>
      </w:r>
      <w:r w:rsidRPr="00643C57">
        <w:rPr>
          <w:rFonts w:ascii="Arial" w:eastAsia="Times New Roman" w:hAnsi="Arial" w:cs="Arial"/>
          <w:color w:val="4A4A4A"/>
          <w:sz w:val="24"/>
          <w:szCs w:val="24"/>
        </w:rPr>
        <w:br/>
        <w:t>db.collection.update([{criteria1, objNew1}, {criteria2, objNew2}, …]</w:t>
      </w:r>
      <w:r w:rsidRPr="00643C57">
        <w:rPr>
          <w:rFonts w:ascii="Arial" w:eastAsia="Times New Roman" w:hAnsi="Arial" w:cs="Arial"/>
          <w:color w:val="4A4A4A"/>
          <w:sz w:val="24"/>
          <w:szCs w:val="24"/>
        </w:rPr>
        <w:br/>
        <w:t>, to send multiple update request which would update maybe absolutely different documents or class of documents in single db call.</w:t>
      </w:r>
      <w:r w:rsidRPr="00643C57">
        <w:rPr>
          <w:rFonts w:ascii="Arial" w:eastAsia="Times New Roman" w:hAnsi="Arial" w:cs="Arial"/>
          <w:color w:val="4A4A4A"/>
          <w:sz w:val="24"/>
          <w:szCs w:val="24"/>
        </w:rPr>
        <w:br/>
        <w:t>What I want to do in my app is to insert/update a bunch of objects with compound primary key, if the key is already existing, update it; insert it otherwise.</w:t>
      </w:r>
      <w:r w:rsidRPr="00643C57">
        <w:rPr>
          <w:rFonts w:ascii="Arial" w:eastAsia="Times New Roman" w:hAnsi="Arial" w:cs="Arial"/>
          <w:color w:val="4A4A4A"/>
          <w:sz w:val="24"/>
          <w:szCs w:val="24"/>
        </w:rPr>
        <w:br/>
        <w:t>Can I do all these in one combine in mongodb?</w:t>
      </w:r>
      <w:r w:rsidRPr="00643C57">
        <w:rPr>
          <w:rFonts w:ascii="Arial" w:eastAsia="Times New Roman" w:hAnsi="Arial" w:cs="Arial"/>
          <w:color w:val="4A4A4A"/>
          <w:sz w:val="24"/>
          <w:szCs w:val="24"/>
        </w:rPr>
        <w:br/>
        <w:t>That’s two seperate questions. To the first one; there is no MongoDB native mechanism to bulk send criteria/update pairs although technically doing that in a loop yourself is bound to be about as efficient as any native bulk support.</w:t>
      </w:r>
      <w:r w:rsidRPr="00643C57">
        <w:rPr>
          <w:rFonts w:ascii="Arial" w:eastAsia="Times New Roman" w:hAnsi="Arial" w:cs="Arial"/>
          <w:color w:val="4A4A4A"/>
          <w:sz w:val="24"/>
          <w:szCs w:val="24"/>
        </w:rPr>
        <w:br/>
        <w:t>Checking for the existence of a document based on an embedded document (what you refer to as compound key, but in the interest of correct terminology to avoid confusion it’s better to use the mongo name in this case) and insert/update depending on that existence check can be done with upsert :</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document A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ObjectId(…),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key: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“Will”,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age: 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db.users.update({name:”Will”, age:20}, {$set:{age: 21}}), true, false)</w:t>
      </w:r>
      <w:r w:rsidRPr="00643C57">
        <w:rPr>
          <w:rFonts w:ascii="Arial" w:eastAsia="Times New Roman" w:hAnsi="Arial" w:cs="Arial"/>
          <w:color w:val="4A4A4A"/>
          <w:sz w:val="24"/>
          <w:szCs w:val="24"/>
        </w:rPr>
        <w:br/>
        <w:t>This upsert (update with insert if no document matches the criteria) will do one of two things depending on the existence of document A :</w:t>
      </w:r>
      <w:r w:rsidRPr="00643C57">
        <w:rPr>
          <w:rFonts w:ascii="Arial" w:eastAsia="Times New Roman" w:hAnsi="Arial" w:cs="Arial"/>
          <w:color w:val="4A4A4A"/>
          <w:sz w:val="24"/>
          <w:szCs w:val="24"/>
        </w:rPr>
        <w:br/>
        <w:t>1. Exists : Performs update “$set:{age:21}” on the existing document</w:t>
      </w:r>
      <w:r w:rsidRPr="00643C57">
        <w:rPr>
          <w:rFonts w:ascii="Arial" w:eastAsia="Times New Roman" w:hAnsi="Arial" w:cs="Arial"/>
          <w:color w:val="4A4A4A"/>
          <w:sz w:val="24"/>
          <w:szCs w:val="24"/>
        </w:rPr>
        <w:br/>
        <w:t>2. Doesn’t exist : Create a new document with fields “name” and field “age” with values “Will” and “20” respectively (basically the criteria are copied into the new doc) and then the update is applied ($set:{age:21}). End result is a document with “name”=”Will” and “age”=21.</w:t>
      </w:r>
      <w:r w:rsidRPr="00643C57">
        <w:rPr>
          <w:rFonts w:ascii="Arial" w:eastAsia="Times New Roman" w:hAnsi="Arial" w:cs="Arial"/>
          <w:color w:val="4A4A4A"/>
          <w:sz w:val="24"/>
          <w:szCs w:val="24"/>
        </w:rPr>
        <w:br/>
        <w:t>Hope that helps</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Q109) Is it possible to mongodump the last “x” records from a collection?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Can you use mongodump to dump the latest “x” documents from a collection? For example, in the mongo shell you can execute:</w:t>
      </w:r>
      <w:r w:rsidRPr="00643C57">
        <w:rPr>
          <w:rFonts w:ascii="Arial" w:eastAsia="Times New Roman" w:hAnsi="Arial" w:cs="Arial"/>
          <w:color w:val="4A4A4A"/>
          <w:sz w:val="24"/>
          <w:szCs w:val="24"/>
        </w:rPr>
        <w:br/>
        <w:t>db.stats.find().sort({$natural:-1}).limit(10);</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Is this same capability available to mongodump?</w:t>
      </w:r>
      <w:r w:rsidRPr="00643C57">
        <w:rPr>
          <w:rFonts w:ascii="Arial" w:eastAsia="Times New Roman" w:hAnsi="Arial" w:cs="Arial"/>
          <w:color w:val="4A4A4A"/>
          <w:sz w:val="24"/>
          <w:szCs w:val="24"/>
        </w:rPr>
        <w:br/>
        <w:t>I guess the workaround would be to dump the above documents into a new temporary collection and mongodump the entire temp collection, but would be great to just be able to do this via mongodump.</w:t>
      </w:r>
      <w:r w:rsidRPr="00643C57">
        <w:rPr>
          <w:rFonts w:ascii="Arial" w:eastAsia="Times New Roman" w:hAnsi="Arial" w:cs="Arial"/>
          <w:color w:val="4A4A4A"/>
          <w:sz w:val="24"/>
          <w:szCs w:val="24"/>
        </w:rPr>
        <w:br/>
        <w:t>Thanks in advance,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Michael</w:t>
      </w:r>
      <w:r w:rsidRPr="00643C57">
        <w:rPr>
          <w:rFonts w:ascii="Arial" w:eastAsia="Times New Roman" w:hAnsi="Arial" w:cs="Arial"/>
          <w:color w:val="4A4A4A"/>
          <w:sz w:val="24"/>
          <w:szCs w:val="24"/>
        </w:rPr>
        <w:br/>
        <w:t>mongodump does not fully expose the cursor interfaces. But you can work around it, using the –query parameter. First get the total number of documents of the collection</w:t>
      </w:r>
      <w:r w:rsidRPr="00643C57">
        <w:rPr>
          <w:rFonts w:ascii="Arial" w:eastAsia="Times New Roman" w:hAnsi="Arial" w:cs="Arial"/>
          <w:color w:val="4A4A4A"/>
          <w:sz w:val="24"/>
          <w:szCs w:val="24"/>
        </w:rPr>
        <w:br/>
        <w:t>db.collection.count()</w:t>
      </w:r>
      <w:r w:rsidRPr="00643C57">
        <w:rPr>
          <w:rFonts w:ascii="Arial" w:eastAsia="Times New Roman" w:hAnsi="Arial" w:cs="Arial"/>
          <w:color w:val="4A4A4A"/>
          <w:sz w:val="24"/>
          <w:szCs w:val="24"/>
        </w:rPr>
        <w:br/>
        <w:t>Let’s say there are 10000 documents and you want the last 1000. To do so get the id of first document you want to dump.</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db.collection.find().sort({_id:1}).skip(10000 – 1000).limit(1)</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In this example the id was “50ad7bce1a3e927d690385ec”. Now you can feed mongodump with this information, to dump all documents a with higher or equal id.</w:t>
      </w:r>
      <w:r w:rsidRPr="00643C57">
        <w:rPr>
          <w:rFonts w:ascii="Arial" w:eastAsia="Times New Roman" w:hAnsi="Arial" w:cs="Arial"/>
          <w:color w:val="4A4A4A"/>
          <w:sz w:val="24"/>
          <w:szCs w:val="24"/>
        </w:rPr>
        <w:br/>
        <w:t>$ mongodump -d ‘your_database’ -c ‘your_collection’ -q ‘{_id: {$lte: ObjectId(“50ad7bce1a3e927d690385ec”)}}’</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UPDATE</w:t>
      </w:r>
      <w:r w:rsidRPr="00643C57">
        <w:rPr>
          <w:rFonts w:ascii="Arial" w:eastAsia="Times New Roman" w:hAnsi="Arial" w:cs="Arial"/>
          <w:color w:val="4A4A4A"/>
          <w:sz w:val="24"/>
          <w:szCs w:val="24"/>
        </w:rPr>
        <w:t> the new parameters ‘–limit’ and ‘–skip’ were added to mongoexport will be probably available in the next version of the tool: https://github.com/mongodb/mongo/pull/307</w:t>
      </w:r>
      <w:r w:rsidRPr="00643C57">
        <w:rPr>
          <w:rFonts w:ascii="Arial" w:eastAsia="Times New Roman" w:hAnsi="Arial" w:cs="Arial"/>
          <w:color w:val="4A4A4A"/>
          <w:sz w:val="24"/>
          <w:szCs w:val="24"/>
        </w:rPr>
        <w:br/>
        <w:t>mongodump supports the –query operator. If you can specify your query as a json query, you should be able to do just that.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not, then your trick of running a query to dump the records into a temporary collection and then dumping that will work just fine. In this case, you could automate the dump using a shell script that calls a mongo with a javascript command to do what you want and then calling mongodump.</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Q110) How do you get the size of an individual index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know I can use db.collection.totalIndexSize() to get the total index size, but I’m interested in seeing the size of an individual index.</w:t>
      </w:r>
      <w:r w:rsidRPr="00643C57">
        <w:rPr>
          <w:rFonts w:ascii="Arial" w:eastAsia="Times New Roman" w:hAnsi="Arial" w:cs="Arial"/>
          <w:color w:val="4A4A4A"/>
          <w:sz w:val="24"/>
          <w:szCs w:val="24"/>
        </w:rPr>
        <w:br/>
        <w:t>Is this supported?</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Certainly can. db.collection.stats().indexSizes is an embedded document where each index name is a key and the value is the total index size in bytes :</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&gt; db.test.stats()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 : “test.test”,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“indexSizes”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“_id_” : 137904592,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“a_1” : 106925728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“ok”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lastRenderedPageBreak/>
        <w:t>Q111) mongodb Mongod complains that there is no /data/db folder</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am using my new mac for the first time today. I am following the get started guide on the mongodb.org up until the step where one creates the /data/db directory. btw, I used the homebrew route.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So I open a terminal, and I think I am at what you called the Home Directory, for when I do “ls”, I see folders of Desktop Application Movies Music Pictures Documents and Library.</w:t>
      </w:r>
      <w:r w:rsidRPr="00643C57">
        <w:rPr>
          <w:rFonts w:ascii="Arial" w:eastAsia="Times New Roman" w:hAnsi="Arial" w:cs="Arial"/>
          <w:color w:val="4A4A4A"/>
          <w:sz w:val="24"/>
          <w:szCs w:val="24"/>
        </w:rPr>
        <w:br/>
        <w:t>So I did a</w:t>
      </w:r>
      <w:r w:rsidRPr="00643C57">
        <w:rPr>
          <w:rFonts w:ascii="Arial" w:eastAsia="Times New Roman" w:hAnsi="Arial" w:cs="Arial"/>
          <w:color w:val="4A4A4A"/>
          <w:sz w:val="24"/>
          <w:szCs w:val="24"/>
        </w:rPr>
        <w:br/>
        <w:t>mkdir -p /data/db</w:t>
      </w:r>
      <w:r w:rsidRPr="00643C57">
        <w:rPr>
          <w:rFonts w:ascii="Arial" w:eastAsia="Times New Roman" w:hAnsi="Arial" w:cs="Arial"/>
          <w:color w:val="4A4A4A"/>
          <w:sz w:val="24"/>
          <w:szCs w:val="24"/>
        </w:rPr>
        <w:br/>
        <w:t>first, it says permission denied. I kept trying different things for half and hour and finally :</w:t>
      </w:r>
      <w:r w:rsidRPr="00643C57">
        <w:rPr>
          <w:rFonts w:ascii="Arial" w:eastAsia="Times New Roman" w:hAnsi="Arial" w:cs="Arial"/>
          <w:color w:val="4A4A4A"/>
          <w:sz w:val="24"/>
          <w:szCs w:val="24"/>
        </w:rPr>
        <w:br/>
        <w:t>mkdir -p data/db</w:t>
      </w:r>
      <w:r w:rsidRPr="00643C57">
        <w:rPr>
          <w:rFonts w:ascii="Arial" w:eastAsia="Times New Roman" w:hAnsi="Arial" w:cs="Arial"/>
          <w:color w:val="4A4A4A"/>
          <w:sz w:val="24"/>
          <w:szCs w:val="24"/>
        </w:rPr>
        <w:br/>
        <w:t>worked. and when I “ls”, a directory of data and nested in it a db folder do exist.</w:t>
      </w:r>
      <w:r w:rsidRPr="00643C57">
        <w:rPr>
          <w:rFonts w:ascii="Arial" w:eastAsia="Times New Roman" w:hAnsi="Arial" w:cs="Arial"/>
          <w:color w:val="4A4A4A"/>
          <w:sz w:val="24"/>
          <w:szCs w:val="24"/>
        </w:rPr>
        <w:br/>
        <w:t>then I fire up mongod and it complains about not finding data/db</w:t>
      </w:r>
      <w:r w:rsidRPr="00643C57">
        <w:rPr>
          <w:rFonts w:ascii="Arial" w:eastAsia="Times New Roman" w:hAnsi="Arial" w:cs="Arial"/>
          <w:color w:val="4A4A4A"/>
          <w:sz w:val="24"/>
          <w:szCs w:val="24"/>
        </w:rPr>
        <w:br/>
        <w:t>Have I done something wrong?</w:t>
      </w:r>
      <w:r w:rsidRPr="00643C57">
        <w:rPr>
          <w:rFonts w:ascii="Arial" w:eastAsia="Times New Roman" w:hAnsi="Arial" w:cs="Arial"/>
          <w:color w:val="4A4A4A"/>
          <w:sz w:val="24"/>
          <w:szCs w:val="24"/>
        </w:rPr>
        <w:br/>
        <w:t>Now I have done the</w:t>
      </w:r>
      <w:r w:rsidRPr="00643C57">
        <w:rPr>
          <w:rFonts w:ascii="Arial" w:eastAsia="Times New Roman" w:hAnsi="Arial" w:cs="Arial"/>
          <w:color w:val="4A4A4A"/>
          <w:sz w:val="24"/>
          <w:szCs w:val="24"/>
        </w:rPr>
        <w:br/>
        <w:t>sudo mkdir -p /data/db</w:t>
      </w:r>
      <w:r w:rsidRPr="00643C57">
        <w:rPr>
          <w:rFonts w:ascii="Arial" w:eastAsia="Times New Roman" w:hAnsi="Arial" w:cs="Arial"/>
          <w:color w:val="4A4A4A"/>
          <w:sz w:val="24"/>
          <w:szCs w:val="24"/>
        </w:rPr>
        <w:br/>
        <w:t>and when I do a “ls” I do see the data dir and the db dir. inside the db dir though, there is absolutely nothing in it and when I now run mongod</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Skip code block</w:t>
      </w:r>
    </w:p>
    <w:tbl>
      <w:tblPr>
        <w:tblW w:w="18915" w:type="dxa"/>
        <w:tblCellMar>
          <w:left w:w="0" w:type="dxa"/>
          <w:right w:w="0" w:type="dxa"/>
        </w:tblCellMar>
        <w:tblLook w:val="04A0" w:firstRow="1" w:lastRow="0" w:firstColumn="1" w:lastColumn="0" w:noHBand="0" w:noVBand="1"/>
      </w:tblPr>
      <w:tblGrid>
        <w:gridCol w:w="555"/>
        <w:gridCol w:w="1836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tc>
        <w:tc>
          <w:tcPr>
            <w:tcW w:w="1836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Sun Oct 30 19:35:19 [initandlisten] exception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initAndListen: 10309 Unable to create/openlock file: /data/db/mongod.lock errno:13 Permission denied Is a mongod instance already running?, terminating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Oct 30 19:35:19 dbexit: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Oct 30 19:35:19 [initandlisten] shutdown: going to close listening sockets…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Oct 30 19:35:19 [initandlisten] shutdown: going to flush diaglog…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Oct 30 19:35:19 [initandlisten] shutdown: going to close sockets…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Oct 30 19:35:19 [initandlisten] shutdown: waiting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fs preallocator…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Oct 30 19:35:19 [initandlisten] shutdown: lock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final commit…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Oct 30 19:35:19 [initandlisten] shutdown: final commit…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Oct 30 19:35:19 [initandlisten] shutdown: closing all files…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Oct 30 19:35:19 [initandlisten] closeAllFiles() finished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Oct 30 19:35:19 [initandlisten] shutdown: removing fs 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Oct 30 19:35:19 [initandlisten] couldn’t remove fs lock errno:9 Bad file descriptor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Sun Oct 30 19:35:19 dbexit: really exiting now</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EDIT Getting error message for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sudo chown mongod:mongod /data/db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chown: mongod: Invalid argument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Thanks, everyone!</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You created the directory in the wrong place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/data/db means that it’s directly under the ‘/’ root directory, whereas you created ‘data/db’ (without the leading /) probably just inside another directory, such as the ‘/root’ homedirectory.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You need to create this directory as root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Either you need to use sudo , e.g. sudo mkdir -p /data/db</w:t>
      </w:r>
      <w:r w:rsidRPr="00643C57">
        <w:rPr>
          <w:rFonts w:ascii="Arial" w:eastAsia="Times New Roman" w:hAnsi="Arial" w:cs="Arial"/>
          <w:color w:val="4A4A4A"/>
          <w:sz w:val="24"/>
          <w:szCs w:val="24"/>
        </w:rPr>
        <w:br/>
        <w:t>Or you need to do su – to become superuser, and then create the directory with mkdir -p /data/db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Note:</w:t>
      </w:r>
      <w:r w:rsidRPr="00643C57">
        <w:rPr>
          <w:rFonts w:ascii="Arial" w:eastAsia="Times New Roman" w:hAnsi="Arial" w:cs="Arial"/>
          <w:color w:val="4A4A4A"/>
          <w:sz w:val="24"/>
          <w:szCs w:val="24"/>
        </w:rPr>
        <w:br/>
        <w:t>MongoDB also has an option where you can create the data directory in another location, but that’s generally not a good idea, because it just slightly complicates things such as DB recovery, because you always have to specify the db-path manually. I wouldn’t recommend doing that.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Edit:</w:t>
      </w:r>
      <w:r w:rsidRPr="00643C57">
        <w:rPr>
          <w:rFonts w:ascii="Arial" w:eastAsia="Times New Roman" w:hAnsi="Arial" w:cs="Arial"/>
          <w:color w:val="4A4A4A"/>
          <w:sz w:val="24"/>
          <w:szCs w:val="24"/>
        </w:rPr>
        <w:br/>
        <w:t>the error message you’re getting is “U</w:t>
      </w:r>
      <w:r w:rsidRPr="00643C57">
        <w:rPr>
          <w:rFonts w:ascii="Arial" w:eastAsia="Times New Roman" w:hAnsi="Arial" w:cs="Arial"/>
          <w:b/>
          <w:bCs/>
          <w:color w:val="4A4A4A"/>
          <w:sz w:val="24"/>
          <w:szCs w:val="24"/>
        </w:rPr>
        <w:t>nable to create/open lock file: /data/db/mongod.lock errno:13 Permission denied</w:t>
      </w:r>
      <w:r w:rsidRPr="00643C57">
        <w:rPr>
          <w:rFonts w:ascii="Arial" w:eastAsia="Times New Roman" w:hAnsi="Arial" w:cs="Arial"/>
          <w:color w:val="4A4A4A"/>
          <w:sz w:val="24"/>
          <w:szCs w:val="24"/>
        </w:rPr>
        <w:t>”. The directory you created doesn’t seem to have the correct permissions and ownership — it needs to be writable by the user who runs the MongoDB process.</w:t>
      </w:r>
      <w:r w:rsidRPr="00643C57">
        <w:rPr>
          <w:rFonts w:ascii="Arial" w:eastAsia="Times New Roman" w:hAnsi="Arial" w:cs="Arial"/>
          <w:color w:val="4A4A4A"/>
          <w:sz w:val="24"/>
          <w:szCs w:val="24"/>
        </w:rPr>
        <w:br/>
        <w:t>To see the permissions and ownership of the ‘/data/db/’ directory, do this: (this is what the permissions and ownership should look like)</w:t>
      </w:r>
      <w:r w:rsidRPr="00643C57">
        <w:rPr>
          <w:rFonts w:ascii="Arial" w:eastAsia="Times New Roman" w:hAnsi="Arial" w:cs="Arial"/>
          <w:color w:val="4A4A4A"/>
          <w:sz w:val="24"/>
          <w:szCs w:val="24"/>
        </w:rPr>
        <w:br/>
        <w:t>$ ls -ld /data/db/</w:t>
      </w:r>
      <w:r w:rsidRPr="00643C57">
        <w:rPr>
          <w:rFonts w:ascii="Arial" w:eastAsia="Times New Roman" w:hAnsi="Arial" w:cs="Arial"/>
          <w:color w:val="4A4A4A"/>
          <w:sz w:val="24"/>
          <w:szCs w:val="24"/>
        </w:rPr>
        <w:br/>
        <w:t>drwxr-xr-x 4 mongod mongod 4096 Oct 26 10:31 /data/db/</w:t>
      </w:r>
      <w:r w:rsidRPr="00643C57">
        <w:rPr>
          <w:rFonts w:ascii="Arial" w:eastAsia="Times New Roman" w:hAnsi="Arial" w:cs="Arial"/>
          <w:color w:val="4A4A4A"/>
          <w:sz w:val="24"/>
          <w:szCs w:val="24"/>
        </w:rPr>
        <w:br/>
        <w:t>The left side ‘drwxr-xr-x’ shows the permissions for the User, Group, and Others. ‘mongod mongod’ shows who owns the directory, and which group that directory belongs to. Both are called ‘mongod’ in this case.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If your ‘/data/db’ directory doesn’t have the permissions and ownership above, do this:</w:t>
      </w:r>
      <w:r w:rsidRPr="00643C57">
        <w:rPr>
          <w:rFonts w:ascii="Arial" w:eastAsia="Times New Roman" w:hAnsi="Arial" w:cs="Arial"/>
          <w:b/>
          <w:bCs/>
          <w:color w:val="4A4A4A"/>
          <w:sz w:val="24"/>
          <w:szCs w:val="24"/>
        </w:rPr>
        <w:br/>
        <w:t>sudo chmod 0755 /data/db</w:t>
      </w:r>
      <w:r w:rsidRPr="00643C57">
        <w:rPr>
          <w:rFonts w:ascii="Arial" w:eastAsia="Times New Roman" w:hAnsi="Arial" w:cs="Arial"/>
          <w:color w:val="4A4A4A"/>
          <w:sz w:val="24"/>
          <w:szCs w:val="24"/>
        </w:rPr>
        <w:br/>
        <w:t>sudo chown mongod:mongod /data/db</w:t>
      </w:r>
      <w:r w:rsidRPr="00643C57">
        <w:rPr>
          <w:rFonts w:ascii="Arial" w:eastAsia="Times New Roman" w:hAnsi="Arial" w:cs="Arial"/>
          <w:color w:val="4A4A4A"/>
          <w:sz w:val="24"/>
          <w:szCs w:val="24"/>
        </w:rPr>
        <w:br/>
        <w:t>that should make it work..</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Check here to better understand the meaning of the directory permissions:</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href="https://www.dartmouth.edu/~rc/help/faq/permissions.html"&gt;https://www.dartmouth.edu/~rc/help/faq/permissions.html&lt;/a&gt;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Maybe also check out one of the tutorials you can find via Google: “UNIX for beginners”</w:t>
      </w:r>
      <w:r w:rsidRPr="00643C57">
        <w:rPr>
          <w:rFonts w:ascii="Arial" w:eastAsia="Times New Roman" w:hAnsi="Arial" w:cs="Arial"/>
          <w:color w:val="4A4A4A"/>
          <w:sz w:val="24"/>
          <w:szCs w:val="24"/>
        </w:rPr>
        <w:br/>
        <w:t>After getting the same error as Nik</w:t>
      </w:r>
      <w:r w:rsidRPr="00643C57">
        <w:rPr>
          <w:rFonts w:ascii="Arial" w:eastAsia="Times New Roman" w:hAnsi="Arial" w:cs="Arial"/>
          <w:color w:val="4A4A4A"/>
          <w:sz w:val="24"/>
          <w:szCs w:val="24"/>
        </w:rPr>
        <w:br/>
        <w:t>chown: id -u: Invalid argument</w:t>
      </w:r>
      <w:r w:rsidRPr="00643C57">
        <w:rPr>
          <w:rFonts w:ascii="Arial" w:eastAsia="Times New Roman" w:hAnsi="Arial" w:cs="Arial"/>
          <w:color w:val="4A4A4A"/>
          <w:sz w:val="24"/>
          <w:szCs w:val="24"/>
        </w:rPr>
        <w:br/>
        <w:t>I found out this apparently occurred from using the wrong type of quotation marks (should have been </w:t>
      </w:r>
      <w:r w:rsidRPr="00643C57">
        <w:rPr>
          <w:rFonts w:ascii="Arial" w:eastAsia="Times New Roman" w:hAnsi="Arial" w:cs="Arial"/>
          <w:b/>
          <w:bCs/>
          <w:color w:val="4A4A4A"/>
          <w:sz w:val="24"/>
          <w:szCs w:val="24"/>
        </w:rPr>
        <w:t>backquotes</w:t>
      </w:r>
      <w:r w:rsidRPr="00643C57">
        <w:rPr>
          <w:rFonts w:ascii="Arial" w:eastAsia="Times New Roman" w:hAnsi="Arial" w:cs="Arial"/>
          <w:color w:val="4A4A4A"/>
          <w:sz w:val="24"/>
          <w:szCs w:val="24"/>
        </w:rPr>
        <w:t>) Ubuntu Forums</w:t>
      </w:r>
      <w:r w:rsidRPr="00643C57">
        <w:rPr>
          <w:rFonts w:ascii="Arial" w:eastAsia="Times New Roman" w:hAnsi="Arial" w:cs="Arial"/>
          <w:color w:val="4A4A4A"/>
          <w:sz w:val="24"/>
          <w:szCs w:val="24"/>
        </w:rPr>
        <w:br/>
        <w:t>Instead I just used</w:t>
      </w:r>
      <w:r w:rsidRPr="00643C57">
        <w:rPr>
          <w:rFonts w:ascii="Arial" w:eastAsia="Times New Roman" w:hAnsi="Arial" w:cs="Arial"/>
          <w:color w:val="4A4A4A"/>
          <w:sz w:val="24"/>
          <w:szCs w:val="24"/>
        </w:rPr>
        <w:br/>
        <w:t>sudo chown $USER /data/db</w:t>
      </w:r>
      <w:r w:rsidRPr="00643C57">
        <w:rPr>
          <w:rFonts w:ascii="Arial" w:eastAsia="Times New Roman" w:hAnsi="Arial" w:cs="Arial"/>
          <w:color w:val="4A4A4A"/>
          <w:sz w:val="24"/>
          <w:szCs w:val="24"/>
        </w:rPr>
        <w:br/>
        <w:t>as an alternative and now mongod has the permissions it needs.</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Q112) mongodb replicaset host name change error</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have a mongodb replicaset on ubuntu.. In replica set, hosts are defined as localhost. You can see ;</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“myrep”,</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“version” : 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“members”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“host” : “localhost:27017”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“host” : “localhost:27018”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“host” : “localhost:27019”,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“priority”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want to change host adresses with real ip of server. But when i run rs.reconfig, I get error :</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“assertion” : “hosts cannot switch</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between localhost and hostname”,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“assertionCode” : 13645,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“errmsg” : “db assertion failure”,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“ok”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How can i solve it ? Thank you.</w:t>
      </w:r>
      <w:r w:rsidRPr="00643C57">
        <w:rPr>
          <w:rFonts w:ascii="Arial" w:eastAsia="Times New Roman" w:hAnsi="Arial" w:cs="Arial"/>
          <w:color w:val="4A4A4A"/>
          <w:sz w:val="24"/>
          <w:szCs w:val="24"/>
        </w:rPr>
        <w:br/>
        <w:t>There is a cleaner way to do this:</w:t>
      </w:r>
      <w:r w:rsidRPr="00643C57">
        <w:rPr>
          <w:rFonts w:ascii="Arial" w:eastAsia="Times New Roman" w:hAnsi="Arial" w:cs="Arial"/>
          <w:color w:val="4A4A4A"/>
          <w:sz w:val="24"/>
          <w:szCs w:val="24"/>
        </w:rPr>
        <w:br/>
        <w:t>use local</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cfg = db.system.replset.findOne({_id:”replicaSetName”})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cfg.members[0].host=”newHost:27017?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db.system.replset.update({_id:”replicaSetName”},cfg)</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then restart mongo</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Q113) Mongo compound indexes, using less-than-all in a query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understand that with MongoDB, for a query to make use of a compound index it must use ALL of the keys in the index, or at least some of the keys starting from the left. For example</w:t>
      </w:r>
      <w:r w:rsidRPr="00643C57">
        <w:rPr>
          <w:rFonts w:ascii="Arial" w:eastAsia="Times New Roman" w:hAnsi="Arial" w:cs="Arial"/>
          <w:color w:val="4A4A4A"/>
          <w:sz w:val="24"/>
          <w:szCs w:val="24"/>
        </w:rPr>
        <w:br/>
        <w:t>db.products.find({ “a”:”foo”, “b”:”bar” })</w:t>
      </w:r>
      <w:r w:rsidRPr="00643C57">
        <w:rPr>
          <w:rFonts w:ascii="Arial" w:eastAsia="Times New Roman" w:hAnsi="Arial" w:cs="Arial"/>
          <w:color w:val="4A4A4A"/>
          <w:sz w:val="24"/>
          <w:szCs w:val="24"/>
        </w:rPr>
        <w:br/>
        <w:t>Will happily make use of an index made up of {a, b, c}.</w:t>
      </w:r>
      <w:r w:rsidRPr="00643C57">
        <w:rPr>
          <w:rFonts w:ascii="Arial" w:eastAsia="Times New Roman" w:hAnsi="Arial" w:cs="Arial"/>
          <w:color w:val="4A4A4A"/>
          <w:sz w:val="24"/>
          <w:szCs w:val="24"/>
        </w:rPr>
        <w:br/>
        <w:t>However, if I want to query:</w:t>
      </w:r>
      <w:r w:rsidRPr="00643C57">
        <w:rPr>
          <w:rFonts w:ascii="Arial" w:eastAsia="Times New Roman" w:hAnsi="Arial" w:cs="Arial"/>
          <w:color w:val="4A4A4A"/>
          <w:sz w:val="24"/>
          <w:szCs w:val="24"/>
        </w:rPr>
        <w:br/>
        <w:t>db.products.find( {“a”:”foo”, “c”:”thing” })</w:t>
      </w:r>
      <w:r w:rsidRPr="00643C57">
        <w:rPr>
          <w:rFonts w:ascii="Arial" w:eastAsia="Times New Roman" w:hAnsi="Arial" w:cs="Arial"/>
          <w:color w:val="4A4A4A"/>
          <w:sz w:val="24"/>
          <w:szCs w:val="24"/>
        </w:rPr>
        <w:br/>
        <w:t>I believe this can’t use the index. Could this be solved by adding a trivial condition on “b”, e.g.</w:t>
      </w:r>
      <w:r w:rsidRPr="00643C57">
        <w:rPr>
          <w:rFonts w:ascii="Arial" w:eastAsia="Times New Roman" w:hAnsi="Arial" w:cs="Arial"/>
          <w:color w:val="4A4A4A"/>
          <w:sz w:val="24"/>
          <w:szCs w:val="24"/>
        </w:rPr>
        <w:br/>
        <w:t>db.products.find( {“a”:”foo”, “b”:{ $ne : “” }, “c”:”thing” })</w:t>
      </w:r>
      <w:r w:rsidRPr="00643C57">
        <w:rPr>
          <w:rFonts w:ascii="Arial" w:eastAsia="Times New Roman" w:hAnsi="Arial" w:cs="Arial"/>
          <w:color w:val="4A4A4A"/>
          <w:sz w:val="24"/>
          <w:szCs w:val="24"/>
        </w:rPr>
        <w:br/>
        <w:t>Even when I don’t actually care about the value of b. The reason for this is that we currently have 45m objects, and it’s going to continue growing so we’re looking to consolidate our indexes to save on resources.</w:t>
      </w:r>
      <w:r w:rsidRPr="00643C57">
        <w:rPr>
          <w:rFonts w:ascii="Arial" w:eastAsia="Times New Roman" w:hAnsi="Arial" w:cs="Arial"/>
          <w:color w:val="4A4A4A"/>
          <w:sz w:val="24"/>
          <w:szCs w:val="24"/>
        </w:rPr>
        <w:br/>
        <w:t>Many thanks.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In general, a query on a multi-column index that does not sufficiently limit matches for one of the columns will restrict the usefulness of the multi-column index. In your example, using query criteria of {“a”:”foo”, “b”:{$ne:””}, “c”:”thing”} will limit the usefulness of an {a,b,c} index to matching only on a. If your query criteria will be executed often, create an {a,c,b} index (or {a,c} ifb will not be used in query criteria).</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 xml:space="preserve">Use the explain function on your queries to see if an index is being used to its full potential. Ifexplain tells you indexOnly is true, then your query is only using the index to find matching documents; otherwise, MongoDB needs to look at each document to find </w:t>
      </w:r>
      <w:r w:rsidRPr="00643C57">
        <w:rPr>
          <w:rFonts w:ascii="Arial" w:eastAsia="Times New Roman" w:hAnsi="Arial" w:cs="Arial"/>
          <w:color w:val="4A4A4A"/>
          <w:sz w:val="24"/>
          <w:szCs w:val="24"/>
        </w:rPr>
        <w:lastRenderedPageBreak/>
        <w:t>matches.</w:t>
      </w:r>
      <w:r w:rsidRPr="00643C57">
        <w:rPr>
          <w:rFonts w:ascii="Arial" w:eastAsia="Times New Roman" w:hAnsi="Arial" w:cs="Arial"/>
          <w:color w:val="4A4A4A"/>
          <w:sz w:val="24"/>
          <w:szCs w:val="24"/>
        </w:rPr>
        <w:br/>
        <w:t>For further information, see:</w:t>
      </w:r>
      <w:r w:rsidRPr="00643C57">
        <w:rPr>
          <w:rFonts w:ascii="Arial" w:eastAsia="Times New Roman" w:hAnsi="Arial" w:cs="Arial"/>
          <w:color w:val="4A4A4A"/>
          <w:sz w:val="24"/>
          <w:szCs w:val="24"/>
        </w:rPr>
        <w:br/>
        <w:t>1. Optimization</w:t>
      </w:r>
      <w:r w:rsidRPr="00643C57">
        <w:rPr>
          <w:rFonts w:ascii="Arial" w:eastAsia="Times New Roman" w:hAnsi="Arial" w:cs="Arial"/>
          <w:color w:val="4A4A4A"/>
          <w:sz w:val="24"/>
          <w:szCs w:val="24"/>
        </w:rPr>
        <w:br/>
        <w:t>2. Indexes</w:t>
      </w:r>
      <w:r w:rsidRPr="00643C57">
        <w:rPr>
          <w:rFonts w:ascii="Arial" w:eastAsia="Times New Roman" w:hAnsi="Arial" w:cs="Arial"/>
          <w:color w:val="4A4A4A"/>
          <w:sz w:val="24"/>
          <w:szCs w:val="24"/>
        </w:rPr>
        <w:br/>
        <w:t>3. Query Optimizer</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Q114) New to MongoDB Can not run command mongo</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was trying to run MongoDB:</w:t>
      </w:r>
    </w:p>
    <w:tbl>
      <w:tblPr>
        <w:tblW w:w="14790" w:type="dxa"/>
        <w:tblCellMar>
          <w:left w:w="0" w:type="dxa"/>
          <w:right w:w="0" w:type="dxa"/>
        </w:tblCellMar>
        <w:tblLook w:val="04A0" w:firstRow="1" w:lastRow="0" w:firstColumn="1" w:lastColumn="0" w:noHBand="0" w:noVBand="1"/>
      </w:tblPr>
      <w:tblGrid>
        <w:gridCol w:w="555"/>
        <w:gridCol w:w="1423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32</w:t>
            </w:r>
          </w:p>
        </w:tc>
        <w:tc>
          <w:tcPr>
            <w:tcW w:w="1423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E:mongobin&gt;mongod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mongod –help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help and startup options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 warning: 32-bit servers don’t have journaling enabled by default. Please use –journal if</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you want durability.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 [initandlisten] MongoDB starting : pid=7108 port=27017 dbpath=/data/db 32-bit host=pykhmer-PC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 [initandlisten]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 [initandlisten] ** NOTE: when using MongoDB 32 bit, you are limited to about 2 gigabytes of data</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 [initandlisten] **       see https://blog.mongodb.org/post/137788967/32-bit-limitations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 [initandlisten] **       with</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–journal, the limit is lower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 [initandlisten]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 [initandlisten] db version v2.0.1, pdfile version 4.5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 [initandlisten] git version: 3a5cf0e2134a830d38d2d1aae7e88cac31bdd684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 [initandlisten] build info: windows (5, 1, 2600, 2, ‘Service Pack 3’) BOOST_LIB_VERSION=1_42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 [initandlisten] options: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 [initandlisten] exception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initAndListen: 10296 dbpath (/data/db) does not exist, terminating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 dbexit: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 [initandlisten] shutdown: going to close listening sockets…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 [initandlisten] shutdown: going to flush diaglog…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 [initandlisten] shutdown: going to close sockets…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 [initandlisten] shutdown: waiting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fs preallocator…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 [initandlisten] shutdown: closing all files…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 [initandlisten] closeAllFiles() finished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18:48:37 dbexit: really exiting now</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E:mongobin&gt;mongo</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MongoDB shell version: 2.0.1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connecting to: test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Sun Nov 06 18:48:42 Error: couldn’t connect to server 127.0.0.1 shell/mongo.js:84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exception: connect failed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E:mongo&gt;ls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GNU-AGPL-3.0  README  THIRD-PARTY-NOTICES  bin  data</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was looking at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&lt;a href="https://www.mongodb.org/display/DOCS/Quickstart+Windows"&gt; https://www.mongodb.org/display/DOCS/Quickstart+Windows &lt;/a&gt;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and following the instructions. Could anyone tell me what is the problem with running MongoDB (I am using Windows 7)?</w:t>
      </w:r>
      <w:r w:rsidRPr="00643C57">
        <w:rPr>
          <w:rFonts w:ascii="Arial" w:eastAsia="Times New Roman" w:hAnsi="Arial" w:cs="Arial"/>
          <w:color w:val="4A4A4A"/>
          <w:sz w:val="24"/>
          <w:szCs w:val="24"/>
        </w:rPr>
        <w:br/>
        <w:t>I think your log output states it clearly;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exception in initAndListen: 10296 dbpath (/data/db) does not exist, terminating</w:t>
      </w:r>
      <w:r w:rsidRPr="00643C57">
        <w:rPr>
          <w:rFonts w:ascii="Arial" w:eastAsia="Times New Roman" w:hAnsi="Arial" w:cs="Arial"/>
          <w:color w:val="4A4A4A"/>
          <w:sz w:val="24"/>
          <w:szCs w:val="24"/>
        </w:rPr>
        <w:br/>
        <w:t>You may simply create this directory or better to define it as a configuration value within your configuration file then use it as mongod -f C:pathtoyourmongodb.conf.</w:t>
      </w:r>
      <w:r w:rsidRPr="00643C57">
        <w:rPr>
          <w:rFonts w:ascii="Arial" w:eastAsia="Times New Roman" w:hAnsi="Arial" w:cs="Arial"/>
          <w:color w:val="4A4A4A"/>
          <w:sz w:val="24"/>
          <w:szCs w:val="24"/>
        </w:rPr>
        <w:br/>
        <w:t>After you’ve installed MongoDB you should firstly create a data directory for your db.</w:t>
      </w:r>
      <w:r w:rsidRPr="00643C57">
        <w:rPr>
          <w:rFonts w:ascii="Arial" w:eastAsia="Times New Roman" w:hAnsi="Arial" w:cs="Arial"/>
          <w:color w:val="4A4A4A"/>
          <w:sz w:val="24"/>
          <w:szCs w:val="24"/>
        </w:rPr>
        <w:br/>
        <w:t>By default MongoDB will store data in /data/db,</w:t>
      </w:r>
      <w:r w:rsidRPr="00643C57">
        <w:rPr>
          <w:rFonts w:ascii="Arial" w:eastAsia="Times New Roman" w:hAnsi="Arial" w:cs="Arial"/>
          <w:color w:val="4A4A4A"/>
          <w:sz w:val="24"/>
          <w:szCs w:val="24"/>
        </w:rPr>
        <w:br/>
        <w:t>but it won’t automatically create that directory. To create it, do:</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sudo mkdir -p /data/db/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sudo chown `id -u` /data/db</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You can also tell MongoDB to use a different data directory,</w:t>
      </w:r>
      <w:r w:rsidRPr="00643C57">
        <w:rPr>
          <w:rFonts w:ascii="Arial" w:eastAsia="Times New Roman" w:hAnsi="Arial" w:cs="Arial"/>
          <w:color w:val="4A4A4A"/>
          <w:sz w:val="24"/>
          <w:szCs w:val="24"/>
        </w:rPr>
        <w:br/>
        <w:t>with the –dbpath option.</w:t>
      </w:r>
      <w:r w:rsidRPr="00643C57">
        <w:rPr>
          <w:rFonts w:ascii="Arial" w:eastAsia="Times New Roman" w:hAnsi="Arial" w:cs="Arial"/>
          <w:color w:val="4A4A4A"/>
          <w:sz w:val="24"/>
          <w:szCs w:val="24"/>
        </w:rPr>
        <w:br/>
        <w:t>For more detailed information go to MongoDB wiki page.</w:t>
      </w:r>
      <w:r w:rsidRPr="00643C57">
        <w:rPr>
          <w:rFonts w:ascii="Arial" w:eastAsia="Times New Roman" w:hAnsi="Arial" w:cs="Arial"/>
          <w:color w:val="4A4A4A"/>
          <w:sz w:val="24"/>
          <w:szCs w:val="24"/>
        </w:rPr>
        <w:br/>
        <w:t>Specify the database path explicitly like so, and see if that resolves the issue.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mongod –dbpath data/db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mongod –dbpath “c://data/db”</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run the above code, this will start the server.</w:t>
      </w:r>
      <w:r w:rsidRPr="00643C57">
        <w:rPr>
          <w:rFonts w:ascii="Arial" w:eastAsia="Times New Roman" w:hAnsi="Arial" w:cs="Arial"/>
          <w:color w:val="4A4A4A"/>
          <w:sz w:val="24"/>
          <w:szCs w:val="24"/>
        </w:rPr>
        <w:br/>
        <w:t>Check that path to database data files exists :</w:t>
      </w:r>
      <w:r w:rsidRPr="00643C57">
        <w:rPr>
          <w:rFonts w:ascii="Arial" w:eastAsia="Times New Roman" w:hAnsi="Arial" w:cs="Arial"/>
          <w:color w:val="4A4A4A"/>
          <w:sz w:val="24"/>
          <w:szCs w:val="24"/>
        </w:rPr>
        <w:br/>
        <w:t>Sun Nov 06 18:48:37 [initandlisten] </w:t>
      </w:r>
      <w:r w:rsidRPr="00643C57">
        <w:rPr>
          <w:rFonts w:ascii="Arial" w:eastAsia="Times New Roman" w:hAnsi="Arial" w:cs="Arial"/>
          <w:b/>
          <w:bCs/>
          <w:color w:val="4A4A4A"/>
          <w:sz w:val="24"/>
          <w:szCs w:val="24"/>
        </w:rPr>
        <w:t>exception </w:t>
      </w:r>
      <w:r w:rsidRPr="00643C57">
        <w:rPr>
          <w:rFonts w:ascii="Arial" w:eastAsia="Times New Roman" w:hAnsi="Arial" w:cs="Arial"/>
          <w:color w:val="4A4A4A"/>
          <w:sz w:val="24"/>
          <w:szCs w:val="24"/>
        </w:rPr>
        <w:t>in initAndListen: 10296 </w:t>
      </w:r>
      <w:r w:rsidRPr="00643C57">
        <w:rPr>
          <w:rFonts w:ascii="Arial" w:eastAsia="Times New Roman" w:hAnsi="Arial" w:cs="Arial"/>
          <w:b/>
          <w:bCs/>
          <w:color w:val="4A4A4A"/>
          <w:sz w:val="24"/>
          <w:szCs w:val="24"/>
        </w:rPr>
        <w:t>dbpath (/data/db) does not exist,</w:t>
      </w:r>
      <w:r w:rsidRPr="00643C57">
        <w:rPr>
          <w:rFonts w:ascii="Arial" w:eastAsia="Times New Roman" w:hAnsi="Arial" w:cs="Arial"/>
          <w:color w:val="4A4A4A"/>
          <w:sz w:val="24"/>
          <w:szCs w:val="24"/>
        </w:rPr>
        <w:t>terminating</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Q115) MongoDB: Mapreduce: reduce-&gt;multiple not supported yet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have a MongoDB collection (named “catalog”) containing about 5 astronomical catalogs. Several of these catalogs reference each other, so one of the the documents might look something like this:</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 “_id” : ObjectId(“4ec574a68e4e7a519166015f”), “bii” : 20.9519, “class” : 2480, “cpdname” : “CPD -21 6109”, “decdeg” : -21.8417, “decpm” : 0.004, “dmname” : “-21 4299”, “hdname” : “HD 145612”, “lii” : 352.8556, “name” : “PPM 265262”, “ppmname” : “PPM 265262”, “radeg” : 243.2005, “rapm” : 0.0012, “vmag” : 9.6, “xref” : [ ]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What I want to do is use mapreduce to move the fields such as “hdname”,”ppmname”, etc into the xref array (then unset them).</w:t>
      </w:r>
      <w:r w:rsidRPr="00643C57">
        <w:rPr>
          <w:rFonts w:ascii="Arial" w:eastAsia="Times New Roman" w:hAnsi="Arial" w:cs="Arial"/>
          <w:color w:val="4A4A4A"/>
          <w:sz w:val="24"/>
          <w:szCs w:val="24"/>
        </w:rPr>
        <w:br/>
        <w:t>So I try to do this one at a time, starting with the hdname field. Here are the map and reduce functions:</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map = function()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hdname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this.hdname)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emit(this._id,this.hdname);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reduce = function(key, values)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result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hdname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values)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result.push(hdname);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return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result;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I try running the following command in the mongo shell:</w:t>
      </w:r>
      <w:r w:rsidRPr="00643C57">
        <w:rPr>
          <w:rFonts w:ascii="Arial" w:eastAsia="Times New Roman" w:hAnsi="Arial" w:cs="Arial"/>
          <w:color w:val="4A4A4A"/>
          <w:sz w:val="24"/>
          <w:szCs w:val="24"/>
        </w:rPr>
        <w:br/>
        <w:t>db.catalog.mapReduce(map, reduce,”catalog2?);</w:t>
      </w:r>
      <w:r w:rsidRPr="00643C57">
        <w:rPr>
          <w:rFonts w:ascii="Arial" w:eastAsia="Times New Roman" w:hAnsi="Arial" w:cs="Arial"/>
          <w:color w:val="4A4A4A"/>
          <w:sz w:val="24"/>
          <w:szCs w:val="24"/>
        </w:rPr>
        <w:br/>
        <w:t>Unfortunately, I get the following error:</w:t>
      </w:r>
      <w:r w:rsidRPr="00643C57">
        <w:rPr>
          <w:rFonts w:ascii="Arial" w:eastAsia="Times New Roman" w:hAnsi="Arial" w:cs="Arial"/>
          <w:color w:val="4A4A4A"/>
          <w:sz w:val="24"/>
          <w:szCs w:val="24"/>
        </w:rPr>
        <w:br/>
        <w:t>Thu Nov 17 15:52:17 uncaught exception: map reduce failed:</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“assertion” : “reduce -&gt; multiple not supported yet”,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“assertionCode” : 10075,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“errmsg” : “db assertion failure”,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“ok”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Obviously I’m a newbie… can anyone help?</w:t>
      </w:r>
      <w:r w:rsidRPr="00643C57">
        <w:rPr>
          <w:rFonts w:ascii="Arial" w:eastAsia="Times New Roman" w:hAnsi="Arial" w:cs="Arial"/>
          <w:color w:val="4A4A4A"/>
          <w:sz w:val="24"/>
          <w:szCs w:val="24"/>
        </w:rPr>
        <w:br/>
        <w:t>Jason</w:t>
      </w:r>
      <w:r w:rsidRPr="00643C57">
        <w:rPr>
          <w:rFonts w:ascii="Arial" w:eastAsia="Times New Roman" w:hAnsi="Arial" w:cs="Arial"/>
          <w:color w:val="4A4A4A"/>
          <w:sz w:val="24"/>
          <w:szCs w:val="24"/>
        </w:rPr>
        <w:br/>
        <w:t>The documentation says “Currently, the return value from a reduce function cannot be an array (it’s typically an object or a number).”</w:t>
      </w:r>
      <w:r w:rsidRPr="00643C57">
        <w:rPr>
          <w:rFonts w:ascii="Arial" w:eastAsia="Times New Roman" w:hAnsi="Arial" w:cs="Arial"/>
          <w:color w:val="4A4A4A"/>
          <w:sz w:val="24"/>
          <w:szCs w:val="24"/>
        </w:rPr>
        <w:br/>
        <w:t>So create an object instead and wrap your array in that. Make sure also that the output of reduce is the same as the input type, so you’ll need to emit a similar value in the map operation.</w:t>
      </w:r>
      <w:r w:rsidRPr="00643C57">
        <w:rPr>
          <w:rFonts w:ascii="Arial" w:eastAsia="Times New Roman" w:hAnsi="Arial" w:cs="Arial"/>
          <w:color w:val="4A4A4A"/>
          <w:sz w:val="24"/>
          <w:szCs w:val="24"/>
        </w:rPr>
        <w:br/>
        <w:t>BUT … why use Map-Reduce to do this? If you emit the _id value there’s nothing to reduce as each key will be unique. Why not just iterate over the collection copying the values and updating each record one by one?</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Q116) MongoDB sorting</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want implement a “bump” feature for topics. Once a topic is bumped, it will have a new “bump_date” field. I want to sort it so that when there is a “bump_date” field, it will be sorted as if it was the “created” field. Here’s an example of my db.topics:</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“text” : “test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“created” : “Sun Nov 20 2011 02:03:28 GMT-0800 (PST)”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“text” : “test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“created” : “Sun Nov 18 2011 02:03:28 GMT-0800 (PST)”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“text” : “test 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“created” : “Sun Nov 17 2011 02:03:28 GMT-0800 (PST)”,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“bump_date: : “Sun Nov 19 2011 02:03:28 GMT-0800 (PST)”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I want the sort to return in the order of “test 1”, “test 3”, “test 2”</w:t>
      </w:r>
      <w:r w:rsidRPr="00643C57">
        <w:rPr>
          <w:rFonts w:ascii="Arial" w:eastAsia="Times New Roman" w:hAnsi="Arial" w:cs="Arial"/>
          <w:color w:val="4A4A4A"/>
          <w:sz w:val="24"/>
          <w:szCs w:val="24"/>
        </w:rPr>
        <w:br/>
        <w:t>Sorting in MongoDB is done like so:</w:t>
      </w:r>
      <w:r w:rsidRPr="00643C57">
        <w:rPr>
          <w:rFonts w:ascii="Arial" w:eastAsia="Times New Roman" w:hAnsi="Arial" w:cs="Arial"/>
          <w:color w:val="4A4A4A"/>
          <w:sz w:val="24"/>
          <w:szCs w:val="24"/>
        </w:rPr>
        <w:br/>
        <w:t>db.collection.find({ … spec … }).sort({ key: 1 })</w:t>
      </w:r>
      <w:r w:rsidRPr="00643C57">
        <w:rPr>
          <w:rFonts w:ascii="Arial" w:eastAsia="Times New Roman" w:hAnsi="Arial" w:cs="Arial"/>
          <w:color w:val="4A4A4A"/>
          <w:sz w:val="24"/>
          <w:szCs w:val="24"/>
        </w:rPr>
        <w:br/>
        <w:t>where 1 is ascending and -1 is descending.</w:t>
      </w:r>
      <w:r w:rsidRPr="00643C57">
        <w:rPr>
          <w:rFonts w:ascii="Arial" w:eastAsia="Times New Roman" w:hAnsi="Arial" w:cs="Arial"/>
          <w:color w:val="4A4A4A"/>
          <w:sz w:val="24"/>
          <w:szCs w:val="24"/>
        </w:rPr>
        <w:br/>
        <w:t>In your specific example: db.topics.find().sort({ bump_date: 1 }), although it might be better to call it something like “updated_at”.</w:t>
      </w:r>
      <w:r w:rsidRPr="00643C57">
        <w:rPr>
          <w:rFonts w:ascii="Arial" w:eastAsia="Times New Roman" w:hAnsi="Arial" w:cs="Arial"/>
          <w:color w:val="4A4A4A"/>
          <w:sz w:val="24"/>
          <w:szCs w:val="24"/>
        </w:rPr>
        <w:br/>
        <w:t>You’ll also definitely want to put an index on your “bump_date” field.</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sorting: https://www.mongodb.org/display/DOCS/Sorting+and+Natural+Order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indexes: https://www.mongodb.org/display/DOCS/Indexes</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As Brian Hicks suggested, creating an additional updated_at field is the way to go. This way, when a document is created you can have created_at and updated_at initially be the same.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“created_at”: xxx,</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“updated_at”: xxx</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you then “bump” the updated_at field by setting it to the current time when there is a a bump event you can sort on the updated_at field to achieve the ordering you desire.</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Q117) MongoDB inserts float when trying to insert integer</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db.data.update({‘name’: ‘zero’}, {‘$set’: {‘value’: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db.data.findOne({‘name’: ‘zero})</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‘zero’, ‘value’: 0.0}</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How do I get Mongo to insert an integer?</w:t>
      </w:r>
      <w:r w:rsidRPr="00643C57">
        <w:rPr>
          <w:rFonts w:ascii="Arial" w:eastAsia="Times New Roman" w:hAnsi="Arial" w:cs="Arial"/>
          <w:color w:val="4A4A4A"/>
          <w:sz w:val="24"/>
          <w:szCs w:val="24"/>
        </w:rPr>
        <w:br/>
        <w:t>Thank you</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db.data.update({‘name’: ‘zero’}, {‘$set’: {‘value’: NumberInt(0)}})</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You can also use NumberLong.</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lastRenderedPageBreak/>
        <w:t>Q118) Mongodb : $in operator vs lot of single queries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know mongo is able to handle a lot of requests/sec, but let’s say I have to query a lot of documents of a collection given their _id; what sounds better, making a $in on the _id attribute with all the ids I want to get, or loop over findOne queries?</w:t>
      </w:r>
      <w:r w:rsidRPr="00643C57">
        <w:rPr>
          <w:rFonts w:ascii="Arial" w:eastAsia="Times New Roman" w:hAnsi="Arial" w:cs="Arial"/>
          <w:color w:val="4A4A4A"/>
          <w:sz w:val="24"/>
          <w:szCs w:val="24"/>
        </w:rPr>
        <w:br/>
        <w:t>Thanks by advance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would definitely go with using the $in query and providing a array of _ids instead of looping unless the documents are large and returning them all in a single query would go over the size limit of 4mb (16mb on more recent versions of MongoDB)</w:t>
      </w:r>
      <w:r w:rsidRPr="00643C57">
        <w:rPr>
          <w:rFonts w:ascii="Arial" w:eastAsia="Times New Roman" w:hAnsi="Arial" w:cs="Arial"/>
          <w:color w:val="4A4A4A"/>
          <w:sz w:val="24"/>
          <w:szCs w:val="24"/>
        </w:rPr>
        <w:br/>
        <w:t>Example: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“key”: { “$in”: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ObjectId(“xxx”),</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ObjectId(“yyy”),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ObjectId(“zzz”)</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Why?</w:t>
      </w:r>
      <w:r w:rsidRPr="00643C57">
        <w:rPr>
          <w:rFonts w:ascii="Arial" w:eastAsia="Times New Roman" w:hAnsi="Arial" w:cs="Arial"/>
          <w:color w:val="4A4A4A"/>
          <w:sz w:val="24"/>
          <w:szCs w:val="24"/>
        </w:rPr>
        <w:br/>
        <w:t>1. If you loop, there is a certain amount of setup and teardown for each query creating and exhausting cursors which would create overhead.</w:t>
      </w:r>
      <w:r w:rsidRPr="00643C57">
        <w:rPr>
          <w:rFonts w:ascii="Arial" w:eastAsia="Times New Roman" w:hAnsi="Arial" w:cs="Arial"/>
          <w:color w:val="4A4A4A"/>
          <w:sz w:val="24"/>
          <w:szCs w:val="24"/>
        </w:rPr>
        <w:br/>
        <w:t>2. If you are not doing this on a local machine it also creates tcp/ip overhead for every request. Locally you could use domain sockets.</w:t>
      </w:r>
      <w:r w:rsidRPr="00643C57">
        <w:rPr>
          <w:rFonts w:ascii="Arial" w:eastAsia="Times New Roman" w:hAnsi="Arial" w:cs="Arial"/>
          <w:color w:val="4A4A4A"/>
          <w:sz w:val="24"/>
          <w:szCs w:val="24"/>
        </w:rPr>
        <w:br/>
        <w:t>3. There is a index on “_id” created by default and collecting a group of documents to return in a batch request should be extremely fast so there is no need to break this up into smaller queries.</w:t>
      </w:r>
      <w:r w:rsidRPr="00643C57">
        <w:rPr>
          <w:rFonts w:ascii="Arial" w:eastAsia="Times New Roman" w:hAnsi="Arial" w:cs="Arial"/>
          <w:color w:val="4A4A4A"/>
          <w:sz w:val="24"/>
          <w:szCs w:val="24"/>
        </w:rPr>
        <w:br/>
        <w:t>There’s some additional documentation here if you want to check it out.</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Q119) Mongodb – How to find string in multiple fields?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Using Pymongo for this scenario.</w:t>
      </w:r>
      <w:r w:rsidRPr="00643C57">
        <w:rPr>
          <w:rFonts w:ascii="Arial" w:eastAsia="Times New Roman" w:hAnsi="Arial" w:cs="Arial"/>
          <w:color w:val="4A4A4A"/>
          <w:sz w:val="24"/>
          <w:szCs w:val="24"/>
        </w:rPr>
        <w:br/>
        <w:t>I have User that has email, first_name, last_name.</w:t>
      </w:r>
      <w:r w:rsidRPr="00643C57">
        <w:rPr>
          <w:rFonts w:ascii="Arial" w:eastAsia="Times New Roman" w:hAnsi="Arial" w:cs="Arial"/>
          <w:color w:val="4A4A4A"/>
          <w:sz w:val="24"/>
          <w:szCs w:val="24"/>
        </w:rPr>
        <w:br/>
        <w:t>I am using this Pymongo snippet:</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user_found = users.find({‘$or’:[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{’email’:{‘$regex’:searchString, ‘$options’:’i’}},</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{‘first_name’:{‘$regex’:searchString, ‘$options’:’i’}},</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{‘last_name’:{‘$regex’:searchString, ‘$options’:’i’}}]})</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this example works, if I want to find searchString in:</w:t>
      </w:r>
      <w:r w:rsidRPr="00643C57">
        <w:rPr>
          <w:rFonts w:ascii="Arial" w:eastAsia="Times New Roman" w:hAnsi="Arial" w:cs="Arial"/>
          <w:color w:val="4A4A4A"/>
          <w:sz w:val="24"/>
          <w:szCs w:val="24"/>
        </w:rPr>
        <w:br/>
        <w:t>1. email, or</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2. first_name, or</w:t>
      </w:r>
      <w:r w:rsidRPr="00643C57">
        <w:rPr>
          <w:rFonts w:ascii="Arial" w:eastAsia="Times New Roman" w:hAnsi="Arial" w:cs="Arial"/>
          <w:color w:val="4A4A4A"/>
          <w:sz w:val="24"/>
          <w:szCs w:val="24"/>
        </w:rPr>
        <w:br/>
        <w:t>3. last_name</w:t>
      </w:r>
      <w:r w:rsidRPr="00643C57">
        <w:rPr>
          <w:rFonts w:ascii="Arial" w:eastAsia="Times New Roman" w:hAnsi="Arial" w:cs="Arial"/>
          <w:color w:val="4A4A4A"/>
          <w:sz w:val="24"/>
          <w:szCs w:val="24"/>
        </w:rPr>
        <w:br/>
        <w:t>now I need to also find searchString in first_name + last_name combined.</w:t>
      </w:r>
      <w:r w:rsidRPr="00643C57">
        <w:rPr>
          <w:rFonts w:ascii="Arial" w:eastAsia="Times New Roman" w:hAnsi="Arial" w:cs="Arial"/>
          <w:color w:val="4A4A4A"/>
          <w:sz w:val="24"/>
          <w:szCs w:val="24"/>
        </w:rPr>
        <w:br/>
        <w:t>how can I do that? Is there a way in mongo, through the query, to combine the two into a “fullname” then search the fullname?</w:t>
      </w:r>
      <w:r w:rsidRPr="00643C57">
        <w:rPr>
          <w:rFonts w:ascii="Arial" w:eastAsia="Times New Roman" w:hAnsi="Arial" w:cs="Arial"/>
          <w:color w:val="4A4A4A"/>
          <w:sz w:val="24"/>
          <w:szCs w:val="24"/>
        </w:rPr>
        <w:br/>
        <w:t>Easiest way is to add an array field and populate it with all of the variants that you want to search on. Index that array field.</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That way you only need one index and your search across all fields is simple and doesn’t change when you want to search on some new search variant. You can also normalize the text you put into the search array, for example, lower casing it, removing punctuation etc.</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See https://stackoverflow.com/q/8206188/224370</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Edit: MongoDB’s documentation now covers keyword search and the new full-text search feature.</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Q120) Get BinData UUID from Mongo as string</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 currently have some ids stored in Mongo as UUIDs (necessary for processing). They get returned like this:</w:t>
      </w:r>
      <w:r w:rsidRPr="00643C57">
        <w:rPr>
          <w:rFonts w:ascii="Arial" w:eastAsia="Times New Roman" w:hAnsi="Arial" w:cs="Arial"/>
          <w:color w:val="4A4A4A"/>
          <w:sz w:val="24"/>
          <w:szCs w:val="24"/>
        </w:rPr>
        <w:br/>
        <w:t>“_id” : new BinData(3, “JliB6gIMRuSphAD2KmhzgQ==”)</w:t>
      </w:r>
      <w:r w:rsidRPr="00643C57">
        <w:rPr>
          <w:rFonts w:ascii="Arial" w:eastAsia="Times New Roman" w:hAnsi="Arial" w:cs="Arial"/>
          <w:color w:val="4A4A4A"/>
          <w:sz w:val="24"/>
          <w:szCs w:val="24"/>
        </w:rPr>
        <w:br/>
        <w:t>What would be an easy way to turn this value into a string for debugging?</w:t>
      </w:r>
      <w:r w:rsidRPr="00643C57">
        <w:rPr>
          <w:rFonts w:ascii="Arial" w:eastAsia="Times New Roman" w:hAnsi="Arial" w:cs="Arial"/>
          <w:color w:val="4A4A4A"/>
          <w:sz w:val="24"/>
          <w:szCs w:val="24"/>
        </w:rPr>
        <w:br/>
        <w:t>Just to be clear – the application can handle the data fine. I just need a way to get the actual UUID from Mongo quickly.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 answer to your question is more complicated that you would expect! The main reason it’s complicated is that for historical reasons (unfortunately) different drivers have written UUIDs to the database using different byte orders. You don’t mention which driver you are using, but I’ll use the C# driver as an example.</w:t>
      </w:r>
      <w:r w:rsidRPr="00643C57">
        <w:rPr>
          <w:rFonts w:ascii="Arial" w:eastAsia="Times New Roman" w:hAnsi="Arial" w:cs="Arial"/>
          <w:color w:val="4A4A4A"/>
          <w:sz w:val="24"/>
          <w:szCs w:val="24"/>
        </w:rPr>
        <w:br/>
        <w:t>Suppose I use the following code to insert a document:</w:t>
      </w:r>
    </w:p>
    <w:tbl>
      <w:tblPr>
        <w:tblW w:w="12960" w:type="dxa"/>
        <w:tblCellMar>
          <w:left w:w="0" w:type="dxa"/>
          <w:right w:w="0" w:type="dxa"/>
        </w:tblCellMar>
        <w:tblLook w:val="04A0" w:firstRow="1" w:lastRow="0" w:firstColumn="1" w:lastColumn="0" w:noHBand="0" w:noVBand="1"/>
      </w:tblPr>
      <w:tblGrid>
        <w:gridCol w:w="555"/>
        <w:gridCol w:w="1240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tc>
        <w:tc>
          <w:tcPr>
            <w:tcW w:w="1240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guid =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Guid(“00112233-4455-6677-8899-aabbccddeeff”);</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collection.Insert(new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BsonDocument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guid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“x”, 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If I then examine the document using the Mongo shell, it looks like this: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db.test.findOne()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BinData(3,”MyIRAFVEd2aImaq7zN3u/w==”), “x” : 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The Mongo shell has a built-in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function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called hex that you can use to display the binary value as a hex string: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&gt; 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doc = db.test.findOne()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doc._id.hex()</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33221100554477668899aabbccddeeff</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Look carefully: the byte order of the hex string doesn’t match the original UUID value used in the C# program. That’s because the C# driver uses the byte order returned by Microsoft’s ToByteArray method of the Guid class (which sadly returns the bytes in a bizarre order, which fact was not discovered for many months). Other drivers have their own idiosyncracies.</w:t>
      </w:r>
      <w:r w:rsidRPr="00643C57">
        <w:rPr>
          <w:rFonts w:ascii="Arial" w:eastAsia="Times New Roman" w:hAnsi="Arial" w:cs="Arial"/>
          <w:color w:val="4A4A4A"/>
          <w:sz w:val="24"/>
          <w:szCs w:val="24"/>
        </w:rPr>
        <w:br/>
        <w:t>To help out with this we have some helper functions written in Javascript that can be loaded into the Mongo shell. They are defined in this file: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https://github.com/mongodb/mongo-csharp-driver/blob/master/uuidhelpers.js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 Mongo shell can be told to process a file as it starts up by providing the name of the file on the command line (along with the –shell argument). Having loaded this file we have access to a number of helper functions to create and display BinData values that are UUIDs. For example: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C:mongodbmongodb-win32-x86_64-2.0.1bin&gt;mongo –shell uuidhelpers.js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MongoDB shell version: 2.0.1</w:t>
      </w:r>
      <w:r w:rsidRPr="00643C57">
        <w:rPr>
          <w:rFonts w:ascii="Arial" w:eastAsia="Times New Roman" w:hAnsi="Arial" w:cs="Arial"/>
          <w:color w:val="4A4A4A"/>
          <w:sz w:val="24"/>
          <w:szCs w:val="24"/>
        </w:rPr>
        <w:br/>
        <w:t>connecting to: test</w:t>
      </w:r>
      <w:r w:rsidRPr="00643C57">
        <w:rPr>
          <w:rFonts w:ascii="Arial" w:eastAsia="Times New Roman" w:hAnsi="Arial" w:cs="Arial"/>
          <w:color w:val="4A4A4A"/>
          <w:sz w:val="24"/>
          <w:szCs w:val="24"/>
        </w:rPr>
        <w:br/>
        <w:t>type “help” for help</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doc = db.test.findOne()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doc._id.toCSUUID()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CSUUID(“00112233-4455-6677-8899-aabbccddeeff”)</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db.test.find({_id : CSUUID(“00112233-4455-6677-8899-aabbccddeeff”)})</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BinData(3,”MyIRAFVEd2aImaq7zN3u/w==”), “x” : 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In this example the toCSUUID function is used to display a BinData value as a CSUUID and the CSUUID function is used to create a BinData value for a UUID using the C# driver’s byte ordering conventions so that we can query on a UUID. There are similar functions for the other drivers (toJUUID, toPYUUID, JUUID, PYUUID).</w:t>
      </w:r>
      <w:r w:rsidRPr="00643C57">
        <w:rPr>
          <w:rFonts w:ascii="Arial" w:eastAsia="Times New Roman" w:hAnsi="Arial" w:cs="Arial"/>
          <w:color w:val="4A4A4A"/>
          <w:sz w:val="24"/>
          <w:szCs w:val="24"/>
        </w:rPr>
        <w:br/>
        <w:t>Some day in the future all drivers will standardize on a new binary subtype 4 with a standard byte order. In the meantime you have to use the appropriate helper function that matches whatever driver you are using.</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Q121) All columns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lastRenderedPageBreak/>
        <w:t>Ans: </w:t>
      </w:r>
      <w:r w:rsidRPr="00643C57">
        <w:rPr>
          <w:rFonts w:ascii="Arial" w:eastAsia="Times New Roman" w:hAnsi="Arial" w:cs="Arial"/>
          <w:color w:val="4A4A4A"/>
          <w:sz w:val="24"/>
          <w:szCs w:val="24"/>
        </w:rPr>
        <w:t>I was wondering how you would find all of the column names in a table in MongoDB, like how you use SHOW COLUMNS FROM foo; in mysql.</w:t>
      </w:r>
      <w:r w:rsidRPr="00643C57">
        <w:rPr>
          <w:rFonts w:ascii="Arial" w:eastAsia="Times New Roman" w:hAnsi="Arial" w:cs="Arial"/>
          <w:color w:val="4A4A4A"/>
          <w:sz w:val="24"/>
          <w:szCs w:val="24"/>
        </w:rPr>
        <w:br/>
        <w:t>MongoDB is schemaless and does not have tables. In MongoDB, each collection can have different types of items. You could store two very different items in the same collection:</w:t>
      </w:r>
      <w:r w:rsidRPr="00643C57">
        <w:rPr>
          <w:rFonts w:ascii="Arial" w:eastAsia="Times New Roman" w:hAnsi="Arial" w:cs="Arial"/>
          <w:color w:val="4A4A4A"/>
          <w:sz w:val="24"/>
          <w:szCs w:val="24"/>
        </w:rPr>
        <w:br/>
        <w:t>db.test.insert( { “SomeString” : “How much wood would the woodchop chop …” } );</w:t>
      </w:r>
      <w:r w:rsidRPr="00643C57">
        <w:rPr>
          <w:rFonts w:ascii="Arial" w:eastAsia="Times New Roman" w:hAnsi="Arial" w:cs="Arial"/>
          <w:color w:val="4A4A4A"/>
          <w:sz w:val="24"/>
          <w:szCs w:val="24"/>
        </w:rPr>
        <w:br/>
        <w:t>db.test.insert( { “Amount”: 2040.20, “Due”: new ISODate(“2012-11-10”), “UserId” : new ObjectId(“…”)} );</w:t>
      </w:r>
      <w:r w:rsidRPr="00643C57">
        <w:rPr>
          <w:rFonts w:ascii="Arial" w:eastAsia="Times New Roman" w:hAnsi="Arial" w:cs="Arial"/>
          <w:color w:val="4A4A4A"/>
          <w:sz w:val="24"/>
          <w:szCs w:val="24"/>
        </w:rPr>
        <w:br/>
        <w:t>usually the objects are somehow related or have a common base type, but it’s not required.</w:t>
      </w:r>
      <w:r w:rsidRPr="00643C57">
        <w:rPr>
          <w:rFonts w:ascii="Arial" w:eastAsia="Times New Roman" w:hAnsi="Arial" w:cs="Arial"/>
          <w:color w:val="4A4A4A"/>
          <w:sz w:val="24"/>
          <w:szCs w:val="24"/>
        </w:rPr>
        <w:br/>
        <w:t>You can, however, take a look at invidual records using</w:t>
      </w:r>
      <w:r w:rsidRPr="00643C57">
        <w:rPr>
          <w:rFonts w:ascii="Arial" w:eastAsia="Times New Roman" w:hAnsi="Arial" w:cs="Arial"/>
          <w:color w:val="4A4A4A"/>
          <w:sz w:val="24"/>
          <w:szCs w:val="24"/>
        </w:rPr>
        <w:br/>
        <w:t>db.collectionName.findOne()</w:t>
      </w:r>
      <w:r w:rsidRPr="00643C57">
        <w:rPr>
          <w:rFonts w:ascii="Arial" w:eastAsia="Times New Roman" w:hAnsi="Arial" w:cs="Arial"/>
          <w:color w:val="4A4A4A"/>
          <w:sz w:val="24"/>
          <w:szCs w:val="24"/>
        </w:rPr>
        <w:br/>
        <w:t>or</w:t>
      </w:r>
      <w:r w:rsidRPr="00643C57">
        <w:rPr>
          <w:rFonts w:ascii="Arial" w:eastAsia="Times New Roman" w:hAnsi="Arial" w:cs="Arial"/>
          <w:color w:val="4A4A4A"/>
          <w:sz w:val="24"/>
          <w:szCs w:val="24"/>
        </w:rPr>
        <w:br/>
        <w:t>db.collectionName.find().pretty()</w:t>
      </w:r>
      <w:r w:rsidRPr="00643C57">
        <w:rPr>
          <w:rFonts w:ascii="Arial" w:eastAsia="Times New Roman" w:hAnsi="Arial" w:cs="Arial"/>
          <w:color w:val="4A4A4A"/>
          <w:sz w:val="24"/>
          <w:szCs w:val="24"/>
        </w:rPr>
        <w:br/>
        <w:t>However, there’s no guarantee from MongoDB that any two records look alike or have the same fields: </w:t>
      </w:r>
      <w:r w:rsidRPr="00643C57">
        <w:rPr>
          <w:rFonts w:ascii="Arial" w:eastAsia="Times New Roman" w:hAnsi="Arial" w:cs="Arial"/>
          <w:b/>
          <w:bCs/>
          <w:color w:val="4A4A4A"/>
          <w:sz w:val="24"/>
          <w:szCs w:val="24"/>
        </w:rPr>
        <w:t>there’s no schema.</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Q122) Can’t map file memory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The windows server 2003 box hosting our MongoDB instance ran out of disk space, and Mongo started generating the error:</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Can’t map file memory.</w:t>
      </w:r>
      <w:r w:rsidRPr="00643C57">
        <w:rPr>
          <w:rFonts w:ascii="Arial" w:eastAsia="Times New Roman" w:hAnsi="Arial" w:cs="Arial"/>
          <w:color w:val="4A4A4A"/>
          <w:sz w:val="24"/>
          <w:szCs w:val="24"/>
        </w:rPr>
        <w:br/>
        <w:t>After adding additional disk space to the server and restarting the MongoDB windows service, any operation against the database still generates the “Can’t map file memory” error. I tried doing a repair even and it gives the same error:</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&gt; db.repairDatabase(); { “assertion” : “can’t map file memory”, “assertionCode” : 10085, “errmsg” : “db assertion failure”, “ok” : 0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Any idea what I can do to get my database operational again??</w:t>
      </w:r>
      <w:r w:rsidRPr="00643C57">
        <w:rPr>
          <w:rFonts w:ascii="Arial" w:eastAsia="Times New Roman" w:hAnsi="Arial" w:cs="Arial"/>
          <w:color w:val="4A4A4A"/>
          <w:sz w:val="24"/>
          <w:szCs w:val="24"/>
        </w:rPr>
        <w:br/>
        <w:t>Stopping the service, deleting the lock file, and then doing a mongod –repair worked, even though db.repairDatabase did not.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 answer from Justin worked for me.</w:t>
      </w:r>
      <w:r w:rsidRPr="00643C57">
        <w:rPr>
          <w:rFonts w:ascii="Arial" w:eastAsia="Times New Roman" w:hAnsi="Arial" w:cs="Arial"/>
          <w:color w:val="4A4A4A"/>
          <w:sz w:val="24"/>
          <w:szCs w:val="24"/>
        </w:rPr>
        <w:br/>
        <w:t>Here are some more detailed instructions for Ubuntu:</w:t>
      </w:r>
      <w:r w:rsidRPr="00643C57">
        <w:rPr>
          <w:rFonts w:ascii="Arial" w:eastAsia="Times New Roman" w:hAnsi="Arial" w:cs="Arial"/>
          <w:color w:val="4A4A4A"/>
          <w:sz w:val="24"/>
          <w:szCs w:val="24"/>
        </w:rPr>
        <w:br/>
        <w:t>Stop Mongo Service: sudo service mongodb stop</w:t>
      </w:r>
      <w:r w:rsidRPr="00643C57">
        <w:rPr>
          <w:rFonts w:ascii="Arial" w:eastAsia="Times New Roman" w:hAnsi="Arial" w:cs="Arial"/>
          <w:color w:val="4A4A4A"/>
          <w:sz w:val="24"/>
          <w:szCs w:val="24"/>
        </w:rPr>
        <w:br/>
        <w:t>Delete Lock File: sudo rm /var/lib/mongodb/mongod.lock</w:t>
      </w:r>
      <w:r w:rsidRPr="00643C57">
        <w:rPr>
          <w:rFonts w:ascii="Arial" w:eastAsia="Times New Roman" w:hAnsi="Arial" w:cs="Arial"/>
          <w:color w:val="4A4A4A"/>
          <w:sz w:val="24"/>
          <w:szCs w:val="24"/>
        </w:rPr>
        <w:br/>
        <w:t>Repair the DB: sudo mongod –repair –dbpath=/var/lib/mongodb</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Restart the Mongo Service: sudo service mongodb start</w:t>
      </w:r>
      <w:r w:rsidRPr="00643C57">
        <w:rPr>
          <w:rFonts w:ascii="Arial" w:eastAsia="Times New Roman" w:hAnsi="Arial" w:cs="Arial"/>
          <w:color w:val="4A4A4A"/>
          <w:sz w:val="24"/>
          <w:szCs w:val="24"/>
        </w:rPr>
        <w:br/>
        <w:t>Hope that helps someone.</w:t>
      </w:r>
      <w:r w:rsidRPr="00643C57">
        <w:rPr>
          <w:rFonts w:ascii="Arial" w:eastAsia="Times New Roman" w:hAnsi="Arial" w:cs="Arial"/>
          <w:color w:val="4A4A4A"/>
          <w:sz w:val="24"/>
          <w:szCs w:val="24"/>
        </w:rPr>
        <w:br/>
        <w:t>(edited – note that mongodb is the service name, but mongod is the correct command for repairing)</w:t>
      </w:r>
    </w:p>
    <w:p w:rsidR="00643C57" w:rsidRPr="00643C57" w:rsidRDefault="00643C57" w:rsidP="00643C57">
      <w:pPr>
        <w:shd w:val="clear" w:color="auto" w:fill="FFFFFF"/>
        <w:spacing w:before="225" w:after="225" w:line="450" w:lineRule="atLeast"/>
        <w:jc w:val="both"/>
        <w:outlineLvl w:val="5"/>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Q123) Why does MongoDB have collections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MongoDB being document-oriented, the structure of collections seems to be a special case of documents. By that I mean one can define a document to contain other documents. So a collection is just a document containing other documents.</w:t>
      </w:r>
      <w:r w:rsidRPr="00643C57">
        <w:rPr>
          <w:rFonts w:ascii="Arial" w:eastAsia="Times New Roman" w:hAnsi="Arial" w:cs="Arial"/>
          <w:color w:val="4A4A4A"/>
          <w:sz w:val="24"/>
          <w:szCs w:val="24"/>
        </w:rPr>
        <w:br/>
        <w:t>So why do we need collections after all?</w:t>
      </w:r>
      <w:r w:rsidRPr="00643C57">
        <w:rPr>
          <w:rFonts w:ascii="Arial" w:eastAsia="Times New Roman" w:hAnsi="Arial" w:cs="Arial"/>
          <w:color w:val="4A4A4A"/>
          <w:sz w:val="24"/>
          <w:szCs w:val="24"/>
        </w:rPr>
        <w:br/>
        <w:t>Logically yes, you could design a database system like that, but practically speaking no.</w:t>
      </w:r>
      <w:r w:rsidRPr="00643C57">
        <w:rPr>
          <w:rFonts w:ascii="Arial" w:eastAsia="Times New Roman" w:hAnsi="Arial" w:cs="Arial"/>
          <w:color w:val="4A4A4A"/>
          <w:sz w:val="24"/>
          <w:szCs w:val="24"/>
        </w:rPr>
        <w:br/>
        <w:t>1. A collection has indexes on the documents in it.</w:t>
      </w:r>
      <w:r w:rsidRPr="00643C57">
        <w:rPr>
          <w:rFonts w:ascii="Arial" w:eastAsia="Times New Roman" w:hAnsi="Arial" w:cs="Arial"/>
          <w:color w:val="4A4A4A"/>
          <w:sz w:val="24"/>
          <w:szCs w:val="24"/>
        </w:rPr>
        <w:br/>
        <w:t>2. A collection requires the documents in it to have unique ids.</w:t>
      </w:r>
      <w:r w:rsidRPr="00643C57">
        <w:rPr>
          <w:rFonts w:ascii="Arial" w:eastAsia="Times New Roman" w:hAnsi="Arial" w:cs="Arial"/>
          <w:color w:val="4A4A4A"/>
          <w:sz w:val="24"/>
          <w:szCs w:val="24"/>
        </w:rPr>
        <w:br/>
        <w:t>3. A document is limited in size.</w:t>
      </w:r>
    </w:p>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Q124) How to update a field in MongoDB using existing value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I’ve been looking for a way to create an update statement that will take an existing numeric field and modify it using an expression. For example, if I have a field called Price, is it possible to do an update that sets Price to 50% off the existing value ?</w:t>
      </w:r>
      <w:r w:rsidRPr="00643C57">
        <w:rPr>
          <w:rFonts w:ascii="Arial" w:eastAsia="Times New Roman" w:hAnsi="Arial" w:cs="Arial"/>
          <w:color w:val="4A4A4A"/>
          <w:sz w:val="24"/>
          <w:szCs w:val="24"/>
        </w:rPr>
        <w:br/>
        <w:t>So, given { Price : 19.99 }</w:t>
      </w:r>
      <w:r w:rsidRPr="00643C57">
        <w:rPr>
          <w:rFonts w:ascii="Arial" w:eastAsia="Times New Roman" w:hAnsi="Arial" w:cs="Arial"/>
          <w:color w:val="4A4A4A"/>
          <w:sz w:val="24"/>
          <w:szCs w:val="24"/>
        </w:rPr>
        <w:br/>
        <w:t>I’d like to do db.collection.update({tag : “refurb”}, {$set {Price : Price * 0.50 }}, false, true);</w:t>
      </w:r>
      <w:r w:rsidRPr="00643C57">
        <w:rPr>
          <w:rFonts w:ascii="Arial" w:eastAsia="Times New Roman" w:hAnsi="Arial" w:cs="Arial"/>
          <w:color w:val="4A4A4A"/>
          <w:sz w:val="24"/>
          <w:szCs w:val="24"/>
        </w:rPr>
        <w:br/>
        <w:t>Can this be done or do I have to read the value back to the client, modify, then update ? I guess the question then is can expressions be used in update, and can they reference the document being updated. Thanks.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You can run server-side code with</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db.eval().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db.eval(function()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db.collection.find({tag : “refurb”}).forEach(function(e)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e.Price = e.Price * 0.5;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db.collection.save(e);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Note this will block the DB, so it’s better to do find-update operation pair.</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See &lt;a href="https://www.mongodb.org/display/DOCS/Server-side+Code+Execution"&gt;https://www.mongodb.org/display/DOCS/Server-side+Code+Execution&lt;/a&gt;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As of the release notes from upcoming Mongo 2.6 you would be able to use the new $mul operator. It would multiply the value of the field by the number with the following syntax.</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field: { $mul: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So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your case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you will need to do</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the following: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db.collection.update(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tag : “refurb”},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$mul: { Price : 0.5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before="225" w:after="225" w:line="450" w:lineRule="atLeast"/>
        <w:jc w:val="both"/>
        <w:outlineLvl w:val="4"/>
        <w:rPr>
          <w:rFonts w:ascii="Arial" w:eastAsia="Times New Roman" w:hAnsi="Arial" w:cs="Arial"/>
          <w:b/>
          <w:bCs/>
          <w:color w:val="222222"/>
          <w:sz w:val="24"/>
          <w:szCs w:val="24"/>
        </w:rPr>
      </w:pPr>
      <w:r w:rsidRPr="00643C57">
        <w:rPr>
          <w:rFonts w:ascii="Arial" w:eastAsia="Times New Roman" w:hAnsi="Arial" w:cs="Arial"/>
          <w:b/>
          <w:bCs/>
          <w:color w:val="222222"/>
          <w:sz w:val="24"/>
          <w:szCs w:val="24"/>
        </w:rPr>
        <w:t>Q125) MongoDB $where queries and tailable cursors — WAS: date math best practices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 </w:t>
      </w:r>
      <w:r w:rsidRPr="00643C57">
        <w:rPr>
          <w:rFonts w:ascii="Arial" w:eastAsia="Times New Roman" w:hAnsi="Arial" w:cs="Arial"/>
          <w:color w:val="4A4A4A"/>
          <w:sz w:val="24"/>
          <w:szCs w:val="24"/>
        </w:rPr>
        <w:t>My problem: give me a list of documents older than X amount of time.</w:t>
      </w:r>
      <w:r w:rsidRPr="00643C57">
        <w:rPr>
          <w:rFonts w:ascii="Arial" w:eastAsia="Times New Roman" w:hAnsi="Arial" w:cs="Arial"/>
          <w:color w:val="4A4A4A"/>
          <w:sz w:val="24"/>
          <w:szCs w:val="24"/>
        </w:rPr>
        <w:br/>
        <w:t>If I have a document created with:</w:t>
      </w:r>
      <w:r w:rsidRPr="00643C57">
        <w:rPr>
          <w:rFonts w:ascii="Arial" w:eastAsia="Times New Roman" w:hAnsi="Arial" w:cs="Arial"/>
          <w:color w:val="4A4A4A"/>
          <w:sz w:val="24"/>
          <w:szCs w:val="24"/>
        </w:rPr>
        <w:br/>
        <w:t>db.dates.insert({date: new Date()});</w:t>
      </w:r>
      <w:r w:rsidRPr="00643C57">
        <w:rPr>
          <w:rFonts w:ascii="Arial" w:eastAsia="Times New Roman" w:hAnsi="Arial" w:cs="Arial"/>
          <w:color w:val="4A4A4A"/>
          <w:sz w:val="24"/>
          <w:szCs w:val="24"/>
        </w:rPr>
        <w:br/>
        <w:t>And now I want to find it only when the “date” has become 30 minutes old:</w:t>
      </w:r>
      <w:r w:rsidRPr="00643C57">
        <w:rPr>
          <w:rFonts w:ascii="Arial" w:eastAsia="Times New Roman" w:hAnsi="Arial" w:cs="Arial"/>
          <w:color w:val="4A4A4A"/>
          <w:sz w:val="24"/>
          <w:szCs w:val="24"/>
        </w:rPr>
        <w:br/>
        <w:t>db.dates.find({ $where: “this.date.getTime() + 30 * 60000 &lt;= new Date()”});</w:t>
      </w:r>
      <w:r w:rsidRPr="00643C57">
        <w:rPr>
          <w:rFonts w:ascii="Arial" w:eastAsia="Times New Roman" w:hAnsi="Arial" w:cs="Arial"/>
          <w:color w:val="4A4A4A"/>
          <w:sz w:val="24"/>
          <w:szCs w:val="24"/>
        </w:rPr>
        <w:br/>
        <w:t>This works, but in the Mongo documentation states quite clearly that there is a significant performance penalty to $where queries.</w:t>
      </w:r>
      <w:r w:rsidRPr="00643C57">
        <w:rPr>
          <w:rFonts w:ascii="Arial" w:eastAsia="Times New Roman" w:hAnsi="Arial" w:cs="Arial"/>
          <w:color w:val="4A4A4A"/>
          <w:sz w:val="24"/>
          <w:szCs w:val="24"/>
        </w:rPr>
        <w:br/>
        <w:t>Thus the question, is there a better way?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==========UPDATE 1==========</w:t>
      </w:r>
      <w:r w:rsidRPr="00643C57">
        <w:rPr>
          <w:rFonts w:ascii="Arial" w:eastAsia="Times New Roman" w:hAnsi="Arial" w:cs="Arial"/>
          <w:color w:val="4A4A4A"/>
          <w:sz w:val="24"/>
          <w:szCs w:val="24"/>
        </w:rPr>
        <w:br/>
        <w:t>I should have added that I am hoping to have this query function “dynamically” be creating the query one time and using it to obtain a tailable cursor on a capped collection… and I am not sure any longer that it is actually possible.</w:t>
      </w:r>
      <w:r w:rsidRPr="00643C57">
        <w:rPr>
          <w:rFonts w:ascii="Arial" w:eastAsia="Times New Roman" w:hAnsi="Arial" w:cs="Arial"/>
          <w:color w:val="4A4A4A"/>
          <w:sz w:val="24"/>
          <w:szCs w:val="24"/>
        </w:rPr>
        <w:br/>
        <w:t>I will test and repost.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==========UPDATE 2==========</w:t>
      </w:r>
      <w:r w:rsidRPr="00643C57">
        <w:rPr>
          <w:rFonts w:ascii="Arial" w:eastAsia="Times New Roman" w:hAnsi="Arial" w:cs="Arial"/>
          <w:color w:val="4A4A4A"/>
          <w:sz w:val="24"/>
          <w:szCs w:val="24"/>
        </w:rPr>
        <w:br/>
        <w:t>So, looks like my “delayed” queue is going to have to be handled in code, either with polling or some “check, then sleep” algorithm, because that appears to be what mongo’s delayed replication is doing (from db.cpp):</w:t>
      </w:r>
    </w:p>
    <w:tbl>
      <w:tblPr>
        <w:tblW w:w="12645" w:type="dxa"/>
        <w:tblCellMar>
          <w:left w:w="0" w:type="dxa"/>
          <w:right w:w="0" w:type="dxa"/>
        </w:tblCellMar>
        <w:tblLook w:val="04A0" w:firstRow="1" w:lastRow="0" w:firstColumn="1" w:lastColumn="0" w:noHBand="0" w:noVBand="1"/>
      </w:tblPr>
      <w:tblGrid>
        <w:gridCol w:w="555"/>
        <w:gridCol w:w="1209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tc>
        <w:tc>
          <w:tcPr>
            <w:tcW w:w="1209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if</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replSettings.slavedelay &amp;&amp; ( unsigned( time( 0 ) ) &lt; nextOpTime.getSecs() + replSettings.slavedelay)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assert( justOne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oplogReader.putBack( op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_sleepAdviceTime = nextOpTime.getSecs() + replSettings.slavedelay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dblock lk;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if</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n &gt; 0 )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syncedTo = last;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save();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log() &lt;&lt; “repl:   applied ” &lt;&lt; n &lt;&lt; ” operations” &lt;&lt; endl;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log() &lt;&lt; “repl:   syncedTo: ” &lt;&lt; syncedTo.toStringLong() &lt;&lt; endl;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log() &lt;&lt; “waiting until: ” &lt;&lt; _sleepAdviceTime &lt;&lt; ” to continue” &lt;&lt; endl;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return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okResultCode;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The $lte operator (and other range queries) will work and utilize indexes, but it cannot evaluate expressions. You have to query against a query-time constant (which would be ‘now – 30 min’):</w:t>
      </w:r>
      <w:r w:rsidRPr="00643C57">
        <w:rPr>
          <w:rFonts w:ascii="Arial" w:eastAsia="Times New Roman" w:hAnsi="Arial" w:cs="Arial"/>
          <w:color w:val="4A4A4A"/>
          <w:sz w:val="24"/>
          <w:szCs w:val="24"/>
        </w:rPr>
        <w:br/>
        <w:t>var threshold = new Date();</w:t>
      </w:r>
      <w:r w:rsidRPr="00643C57">
        <w:rPr>
          <w:rFonts w:ascii="Arial" w:eastAsia="Times New Roman" w:hAnsi="Arial" w:cs="Arial"/>
          <w:color w:val="4A4A4A"/>
          <w:sz w:val="24"/>
          <w:szCs w:val="24"/>
        </w:rPr>
        <w:br/>
        <w:t>threshold.setMinutes(-30);</w:t>
      </w:r>
      <w:r w:rsidRPr="00643C57">
        <w:rPr>
          <w:rFonts w:ascii="Arial" w:eastAsia="Times New Roman" w:hAnsi="Arial" w:cs="Arial"/>
          <w:color w:val="4A4A4A"/>
          <w:sz w:val="24"/>
          <w:szCs w:val="24"/>
        </w:rPr>
        <w:br/>
        <w:t>// now, query against a constant:</w:t>
      </w:r>
      <w:r w:rsidRPr="00643C57">
        <w:rPr>
          <w:rFonts w:ascii="Arial" w:eastAsia="Times New Roman" w:hAnsi="Arial" w:cs="Arial"/>
          <w:color w:val="4A4A4A"/>
          <w:sz w:val="24"/>
          <w:szCs w:val="24"/>
        </w:rPr>
        <w:br/>
        <w:t>db.dates.find({“date” : {$lte : threshold}});</w:t>
      </w:r>
      <w:r w:rsidRPr="00643C57">
        <w:rPr>
          <w:rFonts w:ascii="Arial" w:eastAsia="Times New Roman" w:hAnsi="Arial" w:cs="Arial"/>
          <w:color w:val="4A4A4A"/>
          <w:sz w:val="24"/>
          <w:szCs w:val="24"/>
        </w:rPr>
        <w:br/>
        <w:t>Of course, you can do the same with any driver for any programming language, e.g. C#</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var c = db.Collection.Find(Query.LTE(“date”, DateTime.UtcNow.AddMinutes(-30));</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Q126) How to implement post tags in Mongo?</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r w:rsidRPr="00643C57">
        <w:rPr>
          <w:rFonts w:ascii="Arial" w:eastAsia="Times New Roman" w:hAnsi="Arial" w:cs="Arial"/>
          <w:color w:val="4A4A4A"/>
          <w:sz w:val="24"/>
          <w:szCs w:val="24"/>
        </w:rPr>
        <w:t> I’m toying with Mongo to make a SO-like pet project, and I want to implement post tags. Each tag has a name and a slug (string to be used as an id in the URL), and a post has multiple tags. I’d like to be able to create queries like “find posts, which have tag A, don’t have tag B”, and I’m wondering what’s the mongo-way to do this.</w:t>
      </w:r>
      <w:r w:rsidRPr="00643C57">
        <w:rPr>
          <w:rFonts w:ascii="Arial" w:eastAsia="Times New Roman" w:hAnsi="Arial" w:cs="Arial"/>
          <w:color w:val="4A4A4A"/>
          <w:sz w:val="24"/>
          <w:szCs w:val="24"/>
        </w:rPr>
        <w:br/>
        <w:t>One way is to store an array of tag ids with each post – this will make the said query easy, but will require an extra one for each post to get tag name and a slug. Another way is to store an array of [tag name, tag slug] with each post, but I’m not sure I’ll be able to use that info in a find.</w:t>
      </w:r>
      <w:r w:rsidRPr="00643C57">
        <w:rPr>
          <w:rFonts w:ascii="Arial" w:eastAsia="Times New Roman" w:hAnsi="Arial" w:cs="Arial"/>
          <w:color w:val="4A4A4A"/>
          <w:sz w:val="24"/>
          <w:szCs w:val="24"/>
        </w:rPr>
        <w:br/>
        <w:t>Is there some other method, which will work better for mongo? I’m new to NoSQL, so I’d appreciate any advise on how this can be accomplished. Also, I’m using PHP binding, but that shouldn’t matter probably.</w:t>
      </w:r>
      <w:r w:rsidRPr="00643C57">
        <w:rPr>
          <w:rFonts w:ascii="Arial" w:eastAsia="Times New Roman" w:hAnsi="Arial" w:cs="Arial"/>
          <w:color w:val="4A4A4A"/>
          <w:sz w:val="24"/>
          <w:szCs w:val="24"/>
        </w:rPr>
        <w:br/>
        <w:t>If the tags you use and their respective slugs are unlikely to change, I think your second approach is the better one. However I would suggest a small change – rather than storing an array of [name, slug], make the fields explicit by creating a tag subdocument as in this example post document:</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ObjectId(“4ee33229d8854784468cda7e”),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“title” : “My Post”,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“content” : “This is a post with</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some tags”,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“tags”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 “meta”,</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“slug” : “34589734”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 “post”,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“slug” : “34asd97x”</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You can then query for posts with a particular tag using dot notation like this: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db.test.find({ “tags.name” : “meta”})</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Because tags is an array, mongo is clever enough to match the query against any element of the array rather than the array as a whole, and dot-notation allows you to match against a particular field.</w:t>
      </w:r>
      <w:r w:rsidRPr="00643C57">
        <w:rPr>
          <w:rFonts w:ascii="Arial" w:eastAsia="Times New Roman" w:hAnsi="Arial" w:cs="Arial"/>
          <w:color w:val="4A4A4A"/>
          <w:sz w:val="24"/>
          <w:szCs w:val="24"/>
        </w:rPr>
        <w:br/>
        <w:t>To query for posts not containing a specific tag, use $ne: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db.test.find({ “tags.name” : { $ne : “fish”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And to query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posts containing one tag but not the other, use $and: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db.test.find({ $and : [{ “tags.name” : { $ne : “fish”}}, {“tags.name” : “meta”}]})</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Hope this helps!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Q127) What operations are cheap/expensive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I’m reading up on MongoDB, and trying to get a sense of where it’s best used. One question that I don’t see a clear answer to is which operations are cheap or expensive, and under what conditions.</w:t>
      </w:r>
      <w:r w:rsidRPr="00643C57">
        <w:rPr>
          <w:rFonts w:ascii="Arial" w:eastAsia="Times New Roman" w:hAnsi="Arial" w:cs="Arial"/>
          <w:color w:val="4A4A4A"/>
          <w:sz w:val="24"/>
          <w:szCs w:val="24"/>
        </w:rPr>
        <w:br/>
        <w:t>Can you help clarify?</w:t>
      </w:r>
      <w:r w:rsidRPr="00643C57">
        <w:rPr>
          <w:rFonts w:ascii="Arial" w:eastAsia="Times New Roman" w:hAnsi="Arial" w:cs="Arial"/>
          <w:color w:val="4A4A4A"/>
          <w:sz w:val="24"/>
          <w:szCs w:val="24"/>
        </w:rPr>
        <w:br/>
        <w:t>Thanks.</w:t>
      </w:r>
      <w:r w:rsidRPr="00643C57">
        <w:rPr>
          <w:rFonts w:ascii="Arial" w:eastAsia="Times New Roman" w:hAnsi="Arial" w:cs="Arial"/>
          <w:color w:val="4A4A4A"/>
          <w:sz w:val="24"/>
          <w:szCs w:val="24"/>
        </w:rPr>
        <w:br/>
        <w:t>It is often claimed that mongodb has insanely fast writes. While they are not slow indeed, this is quite an overstatement. Write throughput in mongodb is limited by global write lock. Yes, you heard me right, there can be only </w:t>
      </w:r>
      <w:r w:rsidRPr="00643C57">
        <w:rPr>
          <w:rFonts w:ascii="Arial" w:eastAsia="Times New Roman" w:hAnsi="Arial" w:cs="Arial"/>
          <w:b/>
          <w:bCs/>
          <w:color w:val="4A4A4A"/>
          <w:sz w:val="24"/>
          <w:szCs w:val="24"/>
        </w:rPr>
        <w:t>ONE </w:t>
      </w:r>
      <w:r w:rsidRPr="00643C57">
        <w:rPr>
          <w:rFonts w:ascii="Arial" w:eastAsia="Times New Roman" w:hAnsi="Arial" w:cs="Arial"/>
          <w:color w:val="4A4A4A"/>
          <w:sz w:val="24"/>
          <w:szCs w:val="24"/>
        </w:rPr>
        <w:t>write operation happening on the server at any given moment.</w:t>
      </w:r>
      <w:r w:rsidRPr="00643C57">
        <w:rPr>
          <w:rFonts w:ascii="Arial" w:eastAsia="Times New Roman" w:hAnsi="Arial" w:cs="Arial"/>
          <w:color w:val="4A4A4A"/>
          <w:sz w:val="24"/>
          <w:szCs w:val="24"/>
        </w:rPr>
        <w:br/>
        <w:t>Also I suggest you take advantage of schemaless nature of mongodb and store your data denormalized. Often it is possible to do just one disk seek to fetch all required data (because it is all in the same document). Less disk seeks – faster queries.</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If data sits in RAM – no disk seeks are required at all, data is served right from memory. So, make sure you have enough RAM.</w:t>
      </w:r>
      <w:r w:rsidRPr="00643C57">
        <w:rPr>
          <w:rFonts w:ascii="Arial" w:eastAsia="Times New Roman" w:hAnsi="Arial" w:cs="Arial"/>
          <w:color w:val="4A4A4A"/>
          <w:sz w:val="24"/>
          <w:szCs w:val="24"/>
        </w:rPr>
        <w:br/>
        <w:t>Map/Reduce, group, $where queries are slow.</w:t>
      </w:r>
      <w:r w:rsidRPr="00643C57">
        <w:rPr>
          <w:rFonts w:ascii="Arial" w:eastAsia="Times New Roman" w:hAnsi="Arial" w:cs="Arial"/>
          <w:color w:val="4A4A4A"/>
          <w:sz w:val="24"/>
          <w:szCs w:val="24"/>
        </w:rPr>
        <w:br/>
        <w:t>It is not fast to keep writing to one big document (using $push, for example). The document will outgrow its disk boundaries and will have to be copied to another place, which involves more disk operations.</w:t>
      </w:r>
      <w:r w:rsidRPr="00643C57">
        <w:rPr>
          <w:rFonts w:ascii="Arial" w:eastAsia="Times New Roman" w:hAnsi="Arial" w:cs="Arial"/>
          <w:color w:val="4A4A4A"/>
          <w:sz w:val="24"/>
          <w:szCs w:val="24"/>
        </w:rPr>
        <w:br/>
        <w:t>And I agree with @AurelienB, some basic principles are universal across all databases.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Q128) MongoDB: Find a document by non-existence of a field?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Is there a way to specify a condition of “where document doesn’t contain field” ?</w:t>
      </w:r>
      <w:r w:rsidRPr="00643C57">
        <w:rPr>
          <w:rFonts w:ascii="Arial" w:eastAsia="Times New Roman" w:hAnsi="Arial" w:cs="Arial"/>
          <w:color w:val="4A4A4A"/>
          <w:sz w:val="24"/>
          <w:szCs w:val="24"/>
        </w:rPr>
        <w:br/>
        <w:t>For example, I want to only find the first of these 2 because it doesn’t have the “price” field.</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{“fruit”:”apple”, “color”:”red”}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{“fruit”:”banana”, “color”:”yellow”, “price”:”2.00?}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db.mycollection.find( { “price” : { “$exists” : false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 )</w:t>
            </w:r>
          </w:p>
        </w:tc>
      </w:tr>
    </w:tbl>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&lt;br&gt;nostalgic URL : https://www.mongodb.org/display/DOCS/Advanced+Queries#AdvancedQueries-%24exists&lt;br&gt;updated URL: https://docs.mongodb.org/manual/reference/operator/query/exists/#op._S_exists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Q129) How to remove deprecated fields in Mongo?</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have removed some fields from document definition. I want to remove this field across all documents of collection. How can I do it?</w:t>
      </w:r>
      <w:r w:rsidRPr="00643C57">
        <w:rPr>
          <w:rFonts w:ascii="Arial" w:eastAsia="Times New Roman" w:hAnsi="Arial" w:cs="Arial"/>
          <w:color w:val="4A4A4A"/>
          <w:sz w:val="24"/>
          <w:szCs w:val="24"/>
        </w:rPr>
        <w:br/>
        <w:t>Try:</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db.collection.update(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 { ‘$exists’: 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  // Query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‘$unset’: { ‘’: 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  // Update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false, 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Upsert, Multi</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where field is your deprecated field and collection is the collection it was removed from.</w:t>
      </w:r>
      <w:r w:rsidRPr="00643C57">
        <w:rPr>
          <w:rFonts w:ascii="Arial" w:eastAsia="Times New Roman" w:hAnsi="Arial" w:cs="Arial"/>
          <w:color w:val="4A4A4A"/>
          <w:sz w:val="24"/>
          <w:szCs w:val="24"/>
        </w:rPr>
        <w:br/>
        <w:t>The general update command is of the form db.collection.update( criteria, objNew, upsert, multi ). The false and true trailing arguments disable upsert mode and enable multi update so that the query updates all of the documents in the collection (not just the first match).</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Update for MongoDB 2.2+:</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You can now provide a JSON object instead of positional arguments for upsert and multi.</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db.collection.update(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 ‘’: { ‘$exists’: 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  // Query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‘$unset’: { ‘’: 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  // Update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‘multi’: 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 Options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just do</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something like this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db.people.find().forEach(function(x)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delete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x.badField;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db.people.save(x);</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oooh the $unset answer someone gave using update() here is pretty awesome too.</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Q130) Combine two $or statements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am trying to perform a query which is composed of two $or’s:</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Date1  |  Date2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NULL   |  NULL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NULL   |  TODAY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NULL   |  TOMRW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TODAY  |  TODAY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TODAY  |  NULL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TOMRW  |  NULL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(I’ve marked the rows that would match with</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an asterisk)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(Date1 == null</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Date1 &lt;= today) &amp;&amp; (Date2 == null</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Date2 &lt;= today)</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I am not sure how to express this query in MongoDB.</w:t>
      </w:r>
      <w:r w:rsidRPr="00643C57">
        <w:rPr>
          <w:rFonts w:ascii="Arial" w:eastAsia="Times New Roman" w:hAnsi="Arial" w:cs="Arial"/>
          <w:color w:val="4A4A4A"/>
          <w:sz w:val="24"/>
          <w:szCs w:val="24"/>
        </w:rPr>
        <w:br/>
        <w:t>It can be broken down into two individual queries that do exactly what they should:</w:t>
      </w:r>
      <w:r w:rsidRPr="00643C57">
        <w:rPr>
          <w:rFonts w:ascii="Arial" w:eastAsia="Times New Roman" w:hAnsi="Arial" w:cs="Arial"/>
          <w:color w:val="4A4A4A"/>
          <w:sz w:val="24"/>
          <w:szCs w:val="24"/>
        </w:rPr>
        <w:br/>
        <w:t>Skip code block</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28</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“$or”: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“$exists”: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“$exists”: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“$lte”: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Date(“2012-01-07T04:45:52.057Z”)</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“$or”: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“Date2”: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“$exists”: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“Date2”: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“$exists”: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“$lte”: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Date(“2012-01-07T04:45:52.057Z”)</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Both of these select the correct set of documents – I just dont know how to execute them as a single query.</w:t>
      </w:r>
      <w:r w:rsidRPr="00643C57">
        <w:rPr>
          <w:rFonts w:ascii="Arial" w:eastAsia="Times New Roman" w:hAnsi="Arial" w:cs="Arial"/>
          <w:color w:val="4A4A4A"/>
          <w:sz w:val="24"/>
          <w:szCs w:val="24"/>
        </w:rPr>
        <w:br/>
        <w:t>My initial thought was to do a query like this: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$and: [orQuery1, orQuery2]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Using an $and query returns 0 results. It was explained why here in this thread: $and query returns no result</w:t>
      </w:r>
      <w:r w:rsidRPr="00643C57">
        <w:rPr>
          <w:rFonts w:ascii="Arial" w:eastAsia="Times New Roman" w:hAnsi="Arial" w:cs="Arial"/>
          <w:color w:val="4A4A4A"/>
          <w:sz w:val="24"/>
          <w:szCs w:val="24"/>
        </w:rPr>
        <w:br/>
        <w:t>Also in that thread, a suggestion was made to do a query like this: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Key: {valToMatch1: 1, valToMatch2: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But I dont think an $or can be executed this way.</w:t>
      </w:r>
      <w:r w:rsidRPr="00643C57">
        <w:rPr>
          <w:rFonts w:ascii="Arial" w:eastAsia="Times New Roman" w:hAnsi="Arial" w:cs="Arial"/>
          <w:color w:val="4A4A4A"/>
          <w:sz w:val="24"/>
          <w:szCs w:val="24"/>
        </w:rPr>
        <w:br/>
        <w:t>So, the question is: How do I construct my query such that I can combine the two $or’s into a single query?</w:t>
      </w:r>
      <w:r w:rsidRPr="00643C57">
        <w:rPr>
          <w:rFonts w:ascii="Arial" w:eastAsia="Times New Roman" w:hAnsi="Arial" w:cs="Arial"/>
          <w:color w:val="4A4A4A"/>
          <w:sz w:val="24"/>
          <w:szCs w:val="24"/>
        </w:rPr>
        <w:br/>
        <w:t>(Its getting very late so I hope this question makes sense.)</w:t>
      </w:r>
      <w:r w:rsidRPr="00643C57">
        <w:rPr>
          <w:rFonts w:ascii="Arial" w:eastAsia="Times New Roman" w:hAnsi="Arial" w:cs="Arial"/>
          <w:color w:val="4A4A4A"/>
          <w:sz w:val="24"/>
          <w:szCs w:val="24"/>
        </w:rPr>
        <w:br/>
        <w:t>use test</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53</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db.test.insert({a:1})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db.test.insert({a:2, Date2:new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Date(“01/07/2012”)})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db.test.insert({a:3, Date2:new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Date(“01/08/2012”)})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db.test.insert({a:4, Date1:new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Date(“01/07/2012”), Date2:new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Date(“01/07/2012”)})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db.test.insert({a:5, Date1:new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Date(“01/07/2012”)})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db.test.insert({a:6, Date1:new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Date(“01/08/2012”)})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first subquery db.test.distinct(‘a’,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[1, 2, 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second subquery db.test.distinct(‘a’,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[ 1, 5, 6 ]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(Date1 == null</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Date1 &lt;= today) &amp;&amp; (Date2 == null</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Date2 &lt;= today)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unwind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Date1 == null</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&amp;&amp; Date2 == null</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Date1 == null</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&amp;&amp; Date2 &lt;= today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Date1 &lt;= today &amp;&amp; Date2 == null</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Date1 &lt;= today &amp;&amp; Date2 &lt;= today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query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db.test.find(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$or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{$and: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{“Date1”: {“$exists”: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{“Date2”: {“$exists”: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{$and: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{“Date1”: {“$exists”: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{“Date2”: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“$exists”: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“$lte”: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Date(“2012-01-07T04:45:52.057Z”)}</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{$and: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{“Date2”: {“$exists”: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“$exists”: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“$lte”: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Date(“2012-01-07T04:45:52.057Z”)}</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{$and: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{“Date2”: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“$exists”: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“$lte”: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Date(“2012-01-07T04:45:52.057Z”)}</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“$exists”: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“$lte”: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Date(“2012-01-07T04:45:52.057Z”)}</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&gt;[ 1 ]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this should work too (assume that ‘not exist’ and ‘null’ is the same)</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db.test.find(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$and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{$or: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{“Date1”: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{“Date1”: { “$lte”: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Date(“2012-01-07T04:45:52.057Z”)}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{$or: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{“Date2”: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{“Date2”: { “$lte”: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Date(“2012-01-07T04:45:52.057Z”)}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Q131) mongodb: how to do backup of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r w:rsidRPr="00643C57">
        <w:rPr>
          <w:rFonts w:ascii="Arial" w:eastAsia="Times New Roman" w:hAnsi="Arial" w:cs="Arial"/>
          <w:color w:val="4A4A4A"/>
          <w:sz w:val="24"/>
          <w:szCs w:val="24"/>
        </w:rPr>
        <w:t> I think someone has already suggested:</w:t>
      </w:r>
      <w:r w:rsidRPr="00643C57">
        <w:rPr>
          <w:rFonts w:ascii="Arial" w:eastAsia="Times New Roman" w:hAnsi="Arial" w:cs="Arial"/>
          <w:color w:val="4A4A4A"/>
          <w:sz w:val="24"/>
          <w:szCs w:val="24"/>
        </w:rPr>
        <w:br/>
        <w:t>1. stop the mongod</w:t>
      </w:r>
      <w:r w:rsidRPr="00643C57">
        <w:rPr>
          <w:rFonts w:ascii="Arial" w:eastAsia="Times New Roman" w:hAnsi="Arial" w:cs="Arial"/>
          <w:color w:val="4A4A4A"/>
          <w:sz w:val="24"/>
          <w:szCs w:val="24"/>
        </w:rPr>
        <w:br/>
        <w:t>2. backup the data directory</w:t>
      </w:r>
      <w:r w:rsidRPr="00643C57">
        <w:rPr>
          <w:rFonts w:ascii="Arial" w:eastAsia="Times New Roman" w:hAnsi="Arial" w:cs="Arial"/>
          <w:color w:val="4A4A4A"/>
          <w:sz w:val="24"/>
          <w:szCs w:val="24"/>
        </w:rPr>
        <w:br/>
        <w:t>Is it reliable, I mean, ensure 100% success to restore? And I can’t find which directory stores the data… any command can help me to find it?</w:t>
      </w:r>
      <w:r w:rsidRPr="00643C57">
        <w:rPr>
          <w:rFonts w:ascii="Arial" w:eastAsia="Times New Roman" w:hAnsi="Arial" w:cs="Arial"/>
          <w:color w:val="4A4A4A"/>
          <w:sz w:val="24"/>
          <w:szCs w:val="24"/>
        </w:rPr>
        <w:br/>
        <w:t>If mongod process exits cleanly (that is, no crashes or kill -9 stuff), then it is safe to copy data files somewhere.</w:t>
      </w:r>
      <w:r w:rsidRPr="00643C57">
        <w:rPr>
          <w:rFonts w:ascii="Arial" w:eastAsia="Times New Roman" w:hAnsi="Arial" w:cs="Arial"/>
          <w:color w:val="4A4A4A"/>
          <w:sz w:val="24"/>
          <w:szCs w:val="24"/>
        </w:rPr>
        <w:br/>
        <w:t>If your current installation breaks (for example, data corruption due to unclean shutdown), you can delete its files, copy that backup over and start mongod again.</w:t>
      </w:r>
      <w:r w:rsidRPr="00643C57">
        <w:rPr>
          <w:rFonts w:ascii="Arial" w:eastAsia="Times New Roman" w:hAnsi="Arial" w:cs="Arial"/>
          <w:color w:val="4A4A4A"/>
          <w:sz w:val="24"/>
          <w:szCs w:val="24"/>
        </w:rPr>
        <w:br/>
        <w:t>Default data directory is /data/db, but it may be set to another value in your config file. For example, I set it to /var/lib/mongodb.</w:t>
      </w:r>
      <w:r w:rsidRPr="00643C57">
        <w:rPr>
          <w:rFonts w:ascii="Arial" w:eastAsia="Times New Roman" w:hAnsi="Arial" w:cs="Arial"/>
          <w:color w:val="4A4A4A"/>
          <w:sz w:val="24"/>
          <w:szCs w:val="24"/>
        </w:rPr>
        <w:br/>
        <w:t>You can also use mongodump to do a backup from a live server (this may impact performance). Usemongorestore to restore backups made by mongodump.</w:t>
      </w:r>
      <w:r w:rsidRPr="00643C57">
        <w:rPr>
          <w:rFonts w:ascii="Arial" w:eastAsia="Times New Roman" w:hAnsi="Arial" w:cs="Arial"/>
          <w:color w:val="4A4A4A"/>
          <w:sz w:val="24"/>
          <w:szCs w:val="24"/>
        </w:rPr>
        <w:br/>
        <w:t>At IGN we do hot backups via mongodump running as an hourly cron job, and take filer snapshots (NetApp storage) on a half-hourly basis. If your system is not too write heavy and you can afford write blocks, try using fsync and lock to flush the writes to the disk and prevent further writes. This can be followed by mongodump and upon completion you can unlock the db. Please note that you’ve to be admin to do so.</w:t>
      </w:r>
      <w:r w:rsidRPr="00643C57">
        <w:rPr>
          <w:rFonts w:ascii="Arial" w:eastAsia="Times New Roman" w:hAnsi="Arial" w:cs="Arial"/>
          <w:color w:val="4A4A4A"/>
          <w:sz w:val="24"/>
          <w:szCs w:val="24"/>
        </w:rPr>
        <w:br/>
        <w:t>db.runCommand({fsync:1,lock:1})</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lastRenderedPageBreak/>
        <w:t>Q132) How to update date field in mongo console?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r w:rsidRPr="00643C57">
        <w:rPr>
          <w:rFonts w:ascii="Arial" w:eastAsia="Times New Roman" w:hAnsi="Arial" w:cs="Arial"/>
          <w:color w:val="4A4A4A"/>
          <w:sz w:val="24"/>
          <w:szCs w:val="24"/>
        </w:rPr>
        <w:t> For example I want to update all records to</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‘2012-01-01’ ( “time” : ISODate(“2011-12-31T13:52:40Z”) ).</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 </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db.test.update( { time : ‘2012-01-01’ }, false, 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return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error: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Assert failed : need an object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Error(“Printing Stack Trace”)@:0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()@shell/utils.js:35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(“assert failed : need an object”)@shell/utils.js:46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(false,”need an object”)@shell/utils.js:54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([object Object],false,true)@shell/collection.js:189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@(shell):1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Wed Jan 11 17:52:35 uncaught exception: assert failed : need an object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You need to create a new ISODate object like this:</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db.test.insert({“Time” : new ISODate(“2012-01-10”) });</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This is true both for updates and for queries. Note that your query syntax is incorrect, it should be</w:t>
      </w:r>
    </w:p>
    <w:tbl>
      <w:tblPr>
        <w:tblW w:w="10815" w:type="dxa"/>
        <w:tblCellMar>
          <w:left w:w="0" w:type="dxa"/>
          <w:right w:w="0" w:type="dxa"/>
        </w:tblCellMar>
        <w:tblLook w:val="04A0" w:firstRow="1" w:lastRow="0" w:firstColumn="1" w:lastColumn="0" w:noHBand="0" w:noVBand="1"/>
      </w:tblPr>
      <w:tblGrid>
        <w:gridCol w:w="450"/>
        <w:gridCol w:w="1036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tc>
        <w:tc>
          <w:tcPr>
            <w:tcW w:w="1036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db.test.update({ criteria }, { newObj }, upsert, multi);</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For example, to update all objects, consider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db.test.update( {}, { $set : { “time” :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ISODate(“2012-01-11T03:34:54Z”) } }, true,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Also note that 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is very different from</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db.test.update( {}, { “time” :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ISODate(“2012-01-11T03:34:54Z”) }, true, false);</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because the latter will </w:t>
      </w:r>
      <w:r w:rsidRPr="00643C57">
        <w:rPr>
          <w:rFonts w:ascii="Arial" w:eastAsia="Times New Roman" w:hAnsi="Arial" w:cs="Arial"/>
          <w:b/>
          <w:bCs/>
          <w:color w:val="4A4A4A"/>
          <w:sz w:val="24"/>
          <w:szCs w:val="24"/>
        </w:rPr>
        <w:t>replace </w:t>
      </w:r>
      <w:r w:rsidRPr="00643C57">
        <w:rPr>
          <w:rFonts w:ascii="Arial" w:eastAsia="Times New Roman" w:hAnsi="Arial" w:cs="Arial"/>
          <w:color w:val="4A4A4A"/>
          <w:sz w:val="24"/>
          <w:szCs w:val="24"/>
        </w:rPr>
        <w:t>the object, rather than add a new field to the existing document or updating the existing field. In this example, I changed the last parameter to false, because multi updates only work with $ operators.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Q133) return query based on date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r w:rsidRPr="00643C57">
        <w:rPr>
          <w:rFonts w:ascii="Arial" w:eastAsia="Times New Roman" w:hAnsi="Arial" w:cs="Arial"/>
          <w:color w:val="4A4A4A"/>
          <w:sz w:val="24"/>
          <w:szCs w:val="24"/>
        </w:rPr>
        <w:t> I have a data like this in mongodb</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 “latitude” : “”, “longitude” : “”, “course” : “”, “battery” : “0”, “imei” : “0”, “altitude” : “F:3.82V”, “mcc” : “07”, “mnc” : “007B”, “lac” : “2A83”, “_id” : ObjectId(“4f0eb2c406ab6a9d4d000003”), “createdAt” : ISODate(“2012-01-12T20:15:31Z”)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How to query db.gpsdatas.find({‘createdAt’: ??what here??}) so that it return me the above result from db?</w:t>
      </w:r>
      <w:r w:rsidRPr="00643C57">
        <w:rPr>
          <w:rFonts w:ascii="Arial" w:eastAsia="Times New Roman" w:hAnsi="Arial" w:cs="Arial"/>
          <w:color w:val="4A4A4A"/>
          <w:sz w:val="24"/>
          <w:szCs w:val="24"/>
        </w:rPr>
        <w:br/>
        <w:t>You probably want to make a range query, for example, all items created after a given date: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db.gpsdatas.find({“createdAt” : { $gte :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ISODate(“2012-01-12T20:15:31Z”)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I’m using $gte (greater than or equals), because this is often used for date-only queries, where the time component is 00:00:00.</w:t>
      </w:r>
      <w:r w:rsidRPr="00643C57">
        <w:rPr>
          <w:rFonts w:ascii="Arial" w:eastAsia="Times New Roman" w:hAnsi="Arial" w:cs="Arial"/>
          <w:color w:val="4A4A4A"/>
          <w:sz w:val="24"/>
          <w:szCs w:val="24"/>
        </w:rPr>
        <w:br/>
        <w:t>If you really want to find a date that equals another date, the syntax would be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db.gpsdatas.find({“createdAt” :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ISODate(“2012-01-12T20:15:31Z”)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Q134) MongoDB query comparing 2 fields in same collection without $where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r w:rsidRPr="00643C57">
        <w:rPr>
          <w:rFonts w:ascii="Arial" w:eastAsia="Times New Roman" w:hAnsi="Arial" w:cs="Arial"/>
          <w:color w:val="E74C3C"/>
          <w:sz w:val="24"/>
          <w:szCs w:val="24"/>
        </w:rPr>
        <w:t> </w:t>
      </w:r>
      <w:r w:rsidRPr="00643C57">
        <w:rPr>
          <w:rFonts w:ascii="Arial" w:eastAsia="Times New Roman" w:hAnsi="Arial" w:cs="Arial"/>
          <w:color w:val="4A4A4A"/>
          <w:sz w:val="24"/>
          <w:szCs w:val="24"/>
        </w:rPr>
        <w:t>Does MongoDB supports comparing two fields in same collection by using native operators (not $where and JavaScript)? I already looked at similar questions and all answers used $where / JavaScript.</w:t>
      </w:r>
      <w:r w:rsidRPr="00643C57">
        <w:rPr>
          <w:rFonts w:ascii="Arial" w:eastAsia="Times New Roman" w:hAnsi="Arial" w:cs="Arial"/>
          <w:color w:val="4A4A4A"/>
          <w:sz w:val="24"/>
          <w:szCs w:val="24"/>
        </w:rPr>
        <w:br/>
        <w:t>MongoDB documentation clearly states that:</w:t>
      </w:r>
      <w:r w:rsidRPr="00643C57">
        <w:rPr>
          <w:rFonts w:ascii="Arial" w:eastAsia="Times New Roman" w:hAnsi="Arial" w:cs="Arial"/>
          <w:color w:val="4A4A4A"/>
          <w:sz w:val="24"/>
          <w:szCs w:val="24"/>
        </w:rPr>
        <w:br/>
        <w:t>JavaScript executes more slowly than the native operators listed on this page, but is very flexible.</w:t>
      </w:r>
      <w:r w:rsidRPr="00643C57">
        <w:rPr>
          <w:rFonts w:ascii="Arial" w:eastAsia="Times New Roman" w:hAnsi="Arial" w:cs="Arial"/>
          <w:color w:val="4A4A4A"/>
          <w:sz w:val="24"/>
          <w:szCs w:val="24"/>
        </w:rPr>
        <w:br/>
        <w:t>My primary concern is speed and I would like to use indexes if possible. So is comparing two fields in MongoDB possible without using JavaScript?</w:t>
      </w:r>
      <w:r w:rsidRPr="00643C57">
        <w:rPr>
          <w:rFonts w:ascii="Arial" w:eastAsia="Times New Roman" w:hAnsi="Arial" w:cs="Arial"/>
          <w:color w:val="4A4A4A"/>
          <w:sz w:val="24"/>
          <w:szCs w:val="24"/>
        </w:rPr>
        <w:br/>
        <w:t>This is not currently possible, but it will be possible through the new aggregation framework currently under development (2.1+). This aggregation framework is native and does not rely on relatively slow JavaScript execution paths.</w:t>
      </w:r>
      <w:r w:rsidRPr="00643C57">
        <w:rPr>
          <w:rFonts w:ascii="Arial" w:eastAsia="Times New Roman" w:hAnsi="Arial" w:cs="Arial"/>
          <w:color w:val="4A4A4A"/>
          <w:sz w:val="24"/>
          <w:szCs w:val="24"/>
        </w:rPr>
        <w:br/>
        <w:t>For more details check</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https://www.mongodb.org/display/DOCS/Aggregation+Framework and the progress at https://jira.mongodb.org/browse/SERVER-447</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Q135) Upserts in mongodb when using custom _id values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r w:rsidRPr="00643C57">
        <w:rPr>
          <w:rFonts w:ascii="Arial" w:eastAsia="Times New Roman" w:hAnsi="Arial" w:cs="Arial"/>
          <w:color w:val="E74C3C"/>
          <w:sz w:val="24"/>
          <w:szCs w:val="24"/>
        </w:rPr>
        <w:t> </w:t>
      </w:r>
      <w:r w:rsidRPr="00643C57">
        <w:rPr>
          <w:rFonts w:ascii="Arial" w:eastAsia="Times New Roman" w:hAnsi="Arial" w:cs="Arial"/>
          <w:color w:val="4A4A4A"/>
          <w:sz w:val="24"/>
          <w:szCs w:val="24"/>
        </w:rPr>
        <w:t>I need to insert a document if it doesn’t exist. I know that the “upsert” option can do that, but I have some particular needs.</w:t>
      </w:r>
      <w:r w:rsidRPr="00643C57">
        <w:rPr>
          <w:rFonts w:ascii="Arial" w:eastAsia="Times New Roman" w:hAnsi="Arial" w:cs="Arial"/>
          <w:color w:val="4A4A4A"/>
          <w:sz w:val="24"/>
          <w:szCs w:val="24"/>
        </w:rPr>
        <w:br/>
        <w:t>First I need to create the document with its _id field only, but only if it doesn’t exist already. My _id field is a number generated by me (not an ObjectId). If I use the “upsert” option then I get “Mod on _id not allowed”</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db.mycollection.update({ _id: id }, { _id: id }, { upsert: 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I know that we can’t use the _id in a $set.</w:t>
      </w:r>
      <w:r w:rsidRPr="00643C57">
        <w:rPr>
          <w:rFonts w:ascii="Arial" w:eastAsia="Times New Roman" w:hAnsi="Arial" w:cs="Arial"/>
          <w:color w:val="4A4A4A"/>
          <w:sz w:val="24"/>
          <w:szCs w:val="24"/>
        </w:rPr>
        <w:br/>
        <w:t>So, my question is: If there any way to a “create if doesn’t exists” atomically in mongodb?</w:t>
      </w:r>
      <w:r w:rsidRPr="00643C57">
        <w:rPr>
          <w:rFonts w:ascii="Arial" w:eastAsia="Times New Roman" w:hAnsi="Arial" w:cs="Arial"/>
          <w:color w:val="4A4A4A"/>
          <w:sz w:val="24"/>
          <w:szCs w:val="24"/>
        </w:rPr>
        <w:br/>
        <w:t>EDIT: As proposed by @Barrie this works (using nodejs and mongoose):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newUser =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User({ _id: id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newUser.save(function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(err)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if</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(err &amp;&amp; err.code === 11000)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console.log(‘If duplicate key the user already exists’, newTwitterUser);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return;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console.log(‘New user or err’, newTwitterUser);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But I still wonder if it is the best way to do it.</w:t>
      </w:r>
      <w:r w:rsidRPr="00643C57">
        <w:rPr>
          <w:rFonts w:ascii="Arial" w:eastAsia="Times New Roman" w:hAnsi="Arial" w:cs="Arial"/>
          <w:color w:val="4A4A4A"/>
          <w:sz w:val="24"/>
          <w:szCs w:val="24"/>
        </w:rPr>
        <w:br/>
        <w:t>You can just use insert(). If the document with the _id you specify already exists, the insert() will fail, nothing will be modified – so “create if it doesn’t exist” is what it’s already doing by default when you use insert() with a user-created _id.</w:t>
      </w:r>
      <w:r w:rsidRPr="00643C57">
        <w:rPr>
          <w:rFonts w:ascii="Arial" w:eastAsia="Times New Roman" w:hAnsi="Arial" w:cs="Arial"/>
          <w:color w:val="4A4A4A"/>
          <w:sz w:val="24"/>
          <w:szCs w:val="24"/>
        </w:rPr>
        <w:br/>
        <w:t>I had the same problem, but found a better solution for my needs. You can use that same query style if you simply remove the _id attribute from the update object. So if at first you get an error with this: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db.mycollection.update({ _id: id }, {$set: { _id: id, name: ‘name’ }}, { upsert: 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instead use this: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db.mycollection.update({ _id: id }, {$set: { name: ‘name’ }}, { upsert: 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This is better because it works for both insert and update.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Q136) How to list all collections in the mongo shell?</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r w:rsidRPr="00643C57">
        <w:rPr>
          <w:rFonts w:ascii="Arial" w:eastAsia="Times New Roman" w:hAnsi="Arial" w:cs="Arial"/>
          <w:color w:val="E74C3C"/>
          <w:sz w:val="24"/>
          <w:szCs w:val="24"/>
        </w:rPr>
        <w:t> </w:t>
      </w:r>
      <w:r w:rsidRPr="00643C57">
        <w:rPr>
          <w:rFonts w:ascii="Arial" w:eastAsia="Times New Roman" w:hAnsi="Arial" w:cs="Arial"/>
          <w:color w:val="4A4A4A"/>
          <w:sz w:val="24"/>
          <w:szCs w:val="24"/>
        </w:rPr>
        <w:t>In the MongoDB shell, how do I list all collections for the current database that I’m using? I can’t seem to find it anywhere in the docs.</w:t>
      </w:r>
      <w:r w:rsidRPr="00643C57">
        <w:rPr>
          <w:rFonts w:ascii="Arial" w:eastAsia="Times New Roman" w:hAnsi="Arial" w:cs="Arial"/>
          <w:color w:val="4A4A4A"/>
          <w:sz w:val="24"/>
          <w:szCs w:val="24"/>
        </w:rPr>
        <w:br/>
        <w:t>You can do:</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db.getCollectionNames()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show collections</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will list all the collections in the currently selected DB, as stated in the command line help (help).</w:t>
      </w:r>
      <w:r w:rsidRPr="00643C57">
        <w:rPr>
          <w:rFonts w:ascii="Arial" w:eastAsia="Times New Roman" w:hAnsi="Arial" w:cs="Arial"/>
          <w:color w:val="4A4A4A"/>
          <w:sz w:val="24"/>
          <w:szCs w:val="24"/>
        </w:rPr>
        <w:br/>
        <w:t>&gt; show tables</w:t>
      </w:r>
      <w:r w:rsidRPr="00643C57">
        <w:rPr>
          <w:rFonts w:ascii="Arial" w:eastAsia="Times New Roman" w:hAnsi="Arial" w:cs="Arial"/>
          <w:color w:val="4A4A4A"/>
          <w:sz w:val="24"/>
          <w:szCs w:val="24"/>
        </w:rPr>
        <w:br/>
        <w:t>It gives the same result as Cameron’s answer.</w:t>
      </w:r>
      <w:r w:rsidRPr="00643C57">
        <w:rPr>
          <w:rFonts w:ascii="Arial" w:eastAsia="Times New Roman" w:hAnsi="Arial" w:cs="Arial"/>
          <w:color w:val="4A4A4A"/>
          <w:sz w:val="24"/>
          <w:szCs w:val="24"/>
        </w:rPr>
        <w:br/>
        <w:t>Apart from the options suggested by other people:</w:t>
      </w:r>
      <w:r w:rsidRPr="00643C57">
        <w:rPr>
          <w:rFonts w:ascii="Arial" w:eastAsia="Times New Roman" w:hAnsi="Arial" w:cs="Arial"/>
          <w:color w:val="4A4A4A"/>
          <w:sz w:val="24"/>
          <w:szCs w:val="24"/>
        </w:rPr>
        <w:br/>
        <w:t>show collections  //output every collection</w:t>
      </w:r>
      <w:r w:rsidRPr="00643C57">
        <w:rPr>
          <w:rFonts w:ascii="Arial" w:eastAsia="Times New Roman" w:hAnsi="Arial" w:cs="Arial"/>
          <w:color w:val="4A4A4A"/>
          <w:sz w:val="24"/>
          <w:szCs w:val="24"/>
        </w:rPr>
        <w:br/>
        <w:t>show tables</w:t>
      </w:r>
      <w:r w:rsidRPr="00643C57">
        <w:rPr>
          <w:rFonts w:ascii="Arial" w:eastAsia="Times New Roman" w:hAnsi="Arial" w:cs="Arial"/>
          <w:color w:val="4A4A4A"/>
          <w:sz w:val="24"/>
          <w:szCs w:val="24"/>
        </w:rPr>
        <w:br/>
        <w:t>db.getCollectionNames() //shows all collections as a list</w:t>
      </w:r>
      <w:r w:rsidRPr="00643C57">
        <w:rPr>
          <w:rFonts w:ascii="Arial" w:eastAsia="Times New Roman" w:hAnsi="Arial" w:cs="Arial"/>
          <w:color w:val="4A4A4A"/>
          <w:sz w:val="24"/>
          <w:szCs w:val="24"/>
        </w:rPr>
        <w:br/>
        <w:t>There is also another way which can be really handy if you want to know how each of the collections was created (for example it is a capped collection with a particular size)</w:t>
      </w:r>
      <w:r w:rsidRPr="00643C57">
        <w:rPr>
          <w:rFonts w:ascii="Arial" w:eastAsia="Times New Roman" w:hAnsi="Arial" w:cs="Arial"/>
          <w:color w:val="4A4A4A"/>
          <w:sz w:val="24"/>
          <w:szCs w:val="24"/>
        </w:rPr>
        <w:br/>
        <w:t>db.system.namespaces.find()</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To list all databases</w:t>
      </w:r>
      <w:r w:rsidRPr="00643C57">
        <w:rPr>
          <w:rFonts w:ascii="Arial" w:eastAsia="Times New Roman" w:hAnsi="Arial" w:cs="Arial"/>
          <w:color w:val="4A4A4A"/>
          <w:sz w:val="24"/>
          <w:szCs w:val="24"/>
        </w:rPr>
        <w:br/>
        <w:t>show dbs</w:t>
      </w:r>
      <w:r w:rsidRPr="00643C57">
        <w:rPr>
          <w:rFonts w:ascii="Arial" w:eastAsia="Times New Roman" w:hAnsi="Arial" w:cs="Arial"/>
          <w:color w:val="4A4A4A"/>
          <w:sz w:val="24"/>
          <w:szCs w:val="24"/>
        </w:rPr>
        <w:br/>
        <w:t>enters or uses given database</w:t>
      </w:r>
      <w:r w:rsidRPr="00643C57">
        <w:rPr>
          <w:rFonts w:ascii="Arial" w:eastAsia="Times New Roman" w:hAnsi="Arial" w:cs="Arial"/>
          <w:color w:val="4A4A4A"/>
          <w:sz w:val="24"/>
          <w:szCs w:val="24"/>
        </w:rPr>
        <w:br/>
        <w:t>use databasename</w:t>
      </w:r>
      <w:r w:rsidRPr="00643C57">
        <w:rPr>
          <w:rFonts w:ascii="Arial" w:eastAsia="Times New Roman" w:hAnsi="Arial" w:cs="Arial"/>
          <w:color w:val="4A4A4A"/>
          <w:sz w:val="24"/>
          <w:szCs w:val="24"/>
        </w:rPr>
        <w:br/>
        <w:t>To list all collections:</w:t>
      </w:r>
      <w:r w:rsidRPr="00643C57">
        <w:rPr>
          <w:rFonts w:ascii="Arial" w:eastAsia="Times New Roman" w:hAnsi="Arial" w:cs="Arial"/>
          <w:color w:val="4A4A4A"/>
          <w:sz w:val="24"/>
          <w:szCs w:val="24"/>
        </w:rPr>
        <w:br/>
        <w:t>show collections</w:t>
      </w:r>
      <w:r w:rsidRPr="00643C57">
        <w:rPr>
          <w:rFonts w:ascii="Arial" w:eastAsia="Times New Roman" w:hAnsi="Arial" w:cs="Arial"/>
          <w:color w:val="4A4A4A"/>
          <w:sz w:val="24"/>
          <w:szCs w:val="24"/>
        </w:rPr>
        <w:br/>
        <w:t>Output:</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collection1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collection2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system.indexes</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(or)</w:t>
      </w:r>
      <w:r w:rsidRPr="00643C57">
        <w:rPr>
          <w:rFonts w:ascii="Arial" w:eastAsia="Times New Roman" w:hAnsi="Arial" w:cs="Arial"/>
          <w:color w:val="4A4A4A"/>
          <w:sz w:val="24"/>
          <w:szCs w:val="24"/>
        </w:rPr>
        <w:br/>
        <w:t>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how tables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//output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collection1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collection2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system.indexes</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(or)</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db.getCollectionNames()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//output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“collection1”, “collection2”, “system.indexes”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To enter or use given collection</w:t>
      </w:r>
      <w:r w:rsidRPr="00643C57">
        <w:rPr>
          <w:rFonts w:ascii="Arial" w:eastAsia="Times New Roman" w:hAnsi="Arial" w:cs="Arial"/>
          <w:color w:val="4A4A4A"/>
          <w:sz w:val="24"/>
          <w:szCs w:val="24"/>
        </w:rPr>
        <w:br/>
        <w:t>use collectionname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Q137) How to remove one document by Id using the official CSharp driver for Mongo</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r w:rsidRPr="00643C57">
        <w:rPr>
          <w:rFonts w:ascii="Arial" w:eastAsia="Times New Roman" w:hAnsi="Arial" w:cs="Arial"/>
          <w:color w:val="4A4A4A"/>
          <w:sz w:val="24"/>
          <w:szCs w:val="24"/>
        </w:rPr>
        <w:t>. can someone please show me if there is a better way to remove one document from a MongoDB using the standard 10gen driver for C# than what I have below:</w:t>
      </w:r>
      <w:r w:rsidRPr="00643C57">
        <w:rPr>
          <w:rFonts w:ascii="Arial" w:eastAsia="Times New Roman" w:hAnsi="Arial" w:cs="Arial"/>
          <w:color w:val="4A4A4A"/>
          <w:sz w:val="24"/>
          <w:szCs w:val="24"/>
        </w:rPr>
        <w:br/>
        <w:t>var query = Query.EQ(“_id”, a.Id);</w:t>
      </w:r>
      <w:r w:rsidRPr="00643C57">
        <w:rPr>
          <w:rFonts w:ascii="Arial" w:eastAsia="Times New Roman" w:hAnsi="Arial" w:cs="Arial"/>
          <w:color w:val="4A4A4A"/>
          <w:sz w:val="24"/>
          <w:szCs w:val="24"/>
        </w:rPr>
        <w:br/>
        <w:t>database.GetCollection(“Animal”).Remove(query);</w:t>
      </w:r>
      <w:r w:rsidRPr="00643C57">
        <w:rPr>
          <w:rFonts w:ascii="Arial" w:eastAsia="Times New Roman" w:hAnsi="Arial" w:cs="Arial"/>
          <w:color w:val="4A4A4A"/>
          <w:sz w:val="24"/>
          <w:szCs w:val="24"/>
        </w:rPr>
        <w:br/>
        <w:t>The above works, but seems dirty and like too much work to me. The “Save” command for instance takes an instance and updates it. Perhaps I’m too used to things like EF/LINQToSQL/NHib where I’d say something like Remove(item).</w:t>
      </w:r>
      <w:r w:rsidRPr="00643C57">
        <w:rPr>
          <w:rFonts w:ascii="Arial" w:eastAsia="Times New Roman" w:hAnsi="Arial" w:cs="Arial"/>
          <w:color w:val="4A4A4A"/>
          <w:sz w:val="24"/>
          <w:szCs w:val="24"/>
        </w:rPr>
        <w:br/>
        <w:t>Am I missing something?</w:t>
      </w:r>
      <w:r w:rsidRPr="00643C57">
        <w:rPr>
          <w:rFonts w:ascii="Arial" w:eastAsia="Times New Roman" w:hAnsi="Arial" w:cs="Arial"/>
          <w:color w:val="4A4A4A"/>
          <w:sz w:val="24"/>
          <w:szCs w:val="24"/>
        </w:rPr>
        <w:br/>
        <w:t xml:space="preserve">(also, I’m trying to use the official driver rather than NoRM which seems to be dead or </w:t>
      </w:r>
      <w:r w:rsidRPr="00643C57">
        <w:rPr>
          <w:rFonts w:ascii="Arial" w:eastAsia="Times New Roman" w:hAnsi="Arial" w:cs="Arial"/>
          <w:color w:val="4A4A4A"/>
          <w:sz w:val="24"/>
          <w:szCs w:val="24"/>
        </w:rPr>
        <w:lastRenderedPageBreak/>
        <w:t>Samus which seems equally out of date.)</w:t>
      </w:r>
      <w:r w:rsidRPr="00643C57">
        <w:rPr>
          <w:rFonts w:ascii="Arial" w:eastAsia="Times New Roman" w:hAnsi="Arial" w:cs="Arial"/>
          <w:color w:val="4A4A4A"/>
          <w:sz w:val="24"/>
          <w:szCs w:val="24"/>
        </w:rPr>
        <w:br/>
        <w:t>That’s the way you do it. I’m sure you know this, but if you want to put it on one line you could combine it so you don’t need to define a query variable:</w:t>
      </w:r>
      <w:r w:rsidRPr="00643C57">
        <w:rPr>
          <w:rFonts w:ascii="Arial" w:eastAsia="Times New Roman" w:hAnsi="Arial" w:cs="Arial"/>
          <w:color w:val="4A4A4A"/>
          <w:sz w:val="24"/>
          <w:szCs w:val="24"/>
        </w:rPr>
        <w:br/>
        <w:t>collection.Remove(Query.EQ(“_id”, a.Id));</w:t>
      </w:r>
      <w:r w:rsidRPr="00643C57">
        <w:rPr>
          <w:rFonts w:ascii="Arial" w:eastAsia="Times New Roman" w:hAnsi="Arial" w:cs="Arial"/>
          <w:color w:val="4A4A4A"/>
          <w:sz w:val="24"/>
          <w:szCs w:val="24"/>
        </w:rPr>
        <w:br/>
        <w:t>If the [id] is string, you must use ObjectId instance explicitly.</w:t>
      </w:r>
      <w:r w:rsidRPr="00643C57">
        <w:rPr>
          <w:rFonts w:ascii="Arial" w:eastAsia="Times New Roman" w:hAnsi="Arial" w:cs="Arial"/>
          <w:color w:val="4A4A4A"/>
          <w:sz w:val="24"/>
          <w:szCs w:val="24"/>
        </w:rPr>
        <w:br/>
        <w:t>var query = Query.EQ(“_id”, ObjectId.Parse(id));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Q138) Clone a collection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r w:rsidRPr="00643C57">
        <w:rPr>
          <w:rFonts w:ascii="Arial" w:eastAsia="Times New Roman" w:hAnsi="Arial" w:cs="Arial"/>
          <w:color w:val="4A4A4A"/>
          <w:sz w:val="24"/>
          <w:szCs w:val="24"/>
        </w:rPr>
        <w:t> I want to clone a MongoDB collection and save it on the same server with a different name. So for example right now I have the following collections: demo1.categories, demo1.users and demo2.users.</w:t>
      </w:r>
      <w:r w:rsidRPr="00643C57">
        <w:rPr>
          <w:rFonts w:ascii="Arial" w:eastAsia="Times New Roman" w:hAnsi="Arial" w:cs="Arial"/>
          <w:color w:val="4A4A4A"/>
          <w:sz w:val="24"/>
          <w:szCs w:val="24"/>
        </w:rPr>
        <w:br/>
        <w:t>I want to have a “demo2.categories” which is identical to “demo1.categories”. (It just has a different name.)</w:t>
      </w:r>
      <w:r w:rsidRPr="00643C57">
        <w:rPr>
          <w:rFonts w:ascii="Arial" w:eastAsia="Times New Roman" w:hAnsi="Arial" w:cs="Arial"/>
          <w:color w:val="4A4A4A"/>
          <w:sz w:val="24"/>
          <w:szCs w:val="24"/>
        </w:rPr>
        <w:br/>
        <w:t>Yet again the MongoDB documentation comes to the rescue</w:t>
      </w:r>
      <w:r w:rsidRPr="00643C57">
        <w:rPr>
          <w:rFonts w:ascii="Arial" w:eastAsia="Times New Roman" w:hAnsi="Arial" w:cs="Arial"/>
          <w:color w:val="4A4A4A"/>
          <w:sz w:val="24"/>
          <w:szCs w:val="24"/>
        </w:rPr>
        <w:br/>
        <w:t>assuming that the collection actually is named “demo1.categories”: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db.demo1.categories.find().forEach( function(x){db.demo2.categories.insert(x)}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The most simple &amp; efficient way is by using copyTo(), so you can use:</w:t>
      </w:r>
      <w:r w:rsidRPr="00643C57">
        <w:rPr>
          <w:rFonts w:ascii="Arial" w:eastAsia="Times New Roman" w:hAnsi="Arial" w:cs="Arial"/>
          <w:color w:val="4A4A4A"/>
          <w:sz w:val="24"/>
          <w:szCs w:val="24"/>
        </w:rPr>
        <w:br/>
        <w:t>db.source.copyTo(“target”);</w:t>
      </w:r>
      <w:r w:rsidRPr="00643C57">
        <w:rPr>
          <w:rFonts w:ascii="Arial" w:eastAsia="Times New Roman" w:hAnsi="Arial" w:cs="Arial"/>
          <w:color w:val="4A4A4A"/>
          <w:sz w:val="24"/>
          <w:szCs w:val="24"/>
        </w:rPr>
        <w:br/>
        <w:t>&amp; if “target” doesn’t exist, it will be created</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 Update —</w:t>
      </w:r>
      <w:r w:rsidRPr="00643C57">
        <w:rPr>
          <w:rFonts w:ascii="Arial" w:eastAsia="Times New Roman" w:hAnsi="Arial" w:cs="Arial"/>
          <w:color w:val="4A4A4A"/>
          <w:sz w:val="24"/>
          <w:szCs w:val="24"/>
        </w:rPr>
        <w:br/>
        <w:t>According to CopyTo Documentation, Because copyTo() uses eval internally, the copy operations will block all other operations on the mongod instance. So it shouldn’t be used on production environment.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Q139) File write operations in mongo script?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r w:rsidRPr="00643C57">
        <w:rPr>
          <w:rFonts w:ascii="Arial" w:eastAsia="Times New Roman" w:hAnsi="Arial" w:cs="Arial"/>
          <w:color w:val="4A4A4A"/>
          <w:sz w:val="24"/>
          <w:szCs w:val="24"/>
        </w:rPr>
        <w:t> Is this possible to write the query result to the file from mongo js script. I have searched a lot, but I didn’t find any solution.</w:t>
      </w:r>
      <w:r w:rsidRPr="00643C57">
        <w:rPr>
          <w:rFonts w:ascii="Arial" w:eastAsia="Times New Roman" w:hAnsi="Arial" w:cs="Arial"/>
          <w:color w:val="4A4A4A"/>
          <w:sz w:val="24"/>
          <w:szCs w:val="24"/>
        </w:rPr>
        <w:br/>
        <w:t>ex:-</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11</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cursor = db.users.find();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while(cursor.hasNext())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cursor.next();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writing the cursor output to file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You could use print and then redirect output: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script.js: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cursor = db.users.find();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while(cursor.hasNext()){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printjson(cursor.next());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then run the script and redirect output to a file: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mongo –quiet script.js &gt; result.txt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 xml:space="preserve">https://www.mongodb.org/display/DOCS/Scripting+the+shell </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paragraph “Differences between scripted and interactive/ Printing”.</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./mongo server.com/mydb –quiet –eval “db.users.find().forEach(printjson);” &gt; 1.txt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you can skip the while loop using forEach :</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db.users.find().forEach( function(user){ printjson(user)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P.S: I would haved added this answer as a comment to @milan’s answer but don’t have enough reputation yet to comment :p</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Q140) Do arrays stored in MongoDB keep their order?</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r w:rsidRPr="00643C57">
        <w:rPr>
          <w:rFonts w:ascii="Arial" w:eastAsia="Times New Roman" w:hAnsi="Arial" w:cs="Arial"/>
          <w:color w:val="4A4A4A"/>
          <w:sz w:val="24"/>
          <w:szCs w:val="24"/>
        </w:rPr>
        <w:t> Simple question, do arrays keep their order when stored in MongoDB?</w:t>
      </w:r>
      <w:r w:rsidRPr="00643C57">
        <w:rPr>
          <w:rFonts w:ascii="Arial" w:eastAsia="Times New Roman" w:hAnsi="Arial" w:cs="Arial"/>
          <w:color w:val="4A4A4A"/>
          <w:sz w:val="24"/>
          <w:szCs w:val="24"/>
        </w:rPr>
        <w:br/>
        <w:t>yep MongoDB keeps the order of the array.. just like Javascript engines..</w:t>
      </w:r>
      <w:r w:rsidRPr="00643C57">
        <w:rPr>
          <w:rFonts w:ascii="Arial" w:eastAsia="Times New Roman" w:hAnsi="Arial" w:cs="Arial"/>
          <w:color w:val="4A4A4A"/>
          <w:sz w:val="24"/>
          <w:szCs w:val="24"/>
        </w:rPr>
        <w:br/>
        <w:t>Yes, in fact from a quick google search on the subject, it seems that it’s rather difficult to re-order them:</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https://groups.google.com/group/mongodb-user/browse_thread/thread/1df1654889e664c1</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Q141) MongoDB: update every document on one field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have a collected named foo hypothetically.</w:t>
      </w:r>
      <w:r w:rsidRPr="00643C57">
        <w:rPr>
          <w:rFonts w:ascii="Arial" w:eastAsia="Times New Roman" w:hAnsi="Arial" w:cs="Arial"/>
          <w:color w:val="4A4A4A"/>
          <w:sz w:val="24"/>
          <w:szCs w:val="24"/>
        </w:rPr>
        <w:br/>
        <w:t>Each instance of foo has a field called lastLookedAt which is a UNIX timestamp since epoch. I’d like to be able to go through the MongoDB client and set that timestamp for all existing documents (about 20,000 of them) to the current timestamp.</w:t>
      </w:r>
      <w:r w:rsidRPr="00643C57">
        <w:rPr>
          <w:rFonts w:ascii="Arial" w:eastAsia="Times New Roman" w:hAnsi="Arial" w:cs="Arial"/>
          <w:color w:val="4A4A4A"/>
          <w:sz w:val="24"/>
          <w:szCs w:val="24"/>
        </w:rPr>
        <w:br/>
        <w:t>What’s the best way of handling this?</w:t>
      </w:r>
      <w:r w:rsidRPr="00643C57">
        <w:rPr>
          <w:rFonts w:ascii="Arial" w:eastAsia="Times New Roman" w:hAnsi="Arial" w:cs="Arial"/>
          <w:color w:val="4A4A4A"/>
          <w:sz w:val="24"/>
          <w:szCs w:val="24"/>
        </w:rPr>
        <w:br/>
        <w:t>In the Mongo shell, or with any Mongodb client, you can do something like that:</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For Mongodb &lt; 2.2:</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db.foo.update({}, {$set: {lastLookedAt: Date.now() / 1000}}, false, true)</w:t>
            </w:r>
          </w:p>
        </w:tc>
      </w:tr>
    </w:tbl>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&lt;br&gt;&lt;strong&gt;For Mongodb &gt;= 2.2:&lt;/strong&gt;</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db.foo.update({}, {$set: {lastLookedAt: Date.now() / 1000}}, { multi: 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&lt;br&gt;See https://www.mongodb.org/display/DOCS/Updating</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1. {}is the condition (the empty condition matches any document)</w:t>
      </w:r>
      <w:r w:rsidRPr="00643C57">
        <w:rPr>
          <w:rFonts w:ascii="Arial" w:eastAsia="Times New Roman" w:hAnsi="Arial" w:cs="Arial"/>
          <w:color w:val="4A4A4A"/>
          <w:sz w:val="24"/>
          <w:szCs w:val="24"/>
        </w:rPr>
        <w:br/>
        <w:t>2. {$set: {lastLookedAt: Date.now()}}is what you want to do</w:t>
      </w:r>
      <w:r w:rsidRPr="00643C57">
        <w:rPr>
          <w:rFonts w:ascii="Arial" w:eastAsia="Times New Roman" w:hAnsi="Arial" w:cs="Arial"/>
          <w:color w:val="4A4A4A"/>
          <w:sz w:val="24"/>
          <w:szCs w:val="24"/>
        </w:rPr>
        <w:br/>
        <w:t xml:space="preserve">3. falseis for the “upsert” parameter (insert if not present, or else update – not what you </w:t>
      </w:r>
      <w:r w:rsidRPr="00643C57">
        <w:rPr>
          <w:rFonts w:ascii="Arial" w:eastAsia="Times New Roman" w:hAnsi="Arial" w:cs="Arial"/>
          <w:color w:val="4A4A4A"/>
          <w:sz w:val="24"/>
          <w:szCs w:val="24"/>
        </w:rPr>
        <w:lastRenderedPageBreak/>
        <w:t>want)</w:t>
      </w:r>
      <w:r w:rsidRPr="00643C57">
        <w:rPr>
          <w:rFonts w:ascii="Arial" w:eastAsia="Times New Roman" w:hAnsi="Arial" w:cs="Arial"/>
          <w:color w:val="4A4A4A"/>
          <w:sz w:val="24"/>
          <w:szCs w:val="24"/>
        </w:rPr>
        <w:br/>
        <w:t>4. true is for the “multi” parameter (update multiple records)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Q142) How to check if Mongodb is properly installed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r w:rsidRPr="00643C57">
        <w:rPr>
          <w:rFonts w:ascii="Arial" w:eastAsia="Times New Roman" w:hAnsi="Arial" w:cs="Arial"/>
          <w:color w:val="4A4A4A"/>
          <w:sz w:val="24"/>
          <w:szCs w:val="24"/>
        </w:rPr>
        <w:t> I installed MongoDb yesterday on a Mac Snow Leopard and got the following error message</w:t>
      </w:r>
      <w:r w:rsidRPr="00643C57">
        <w:rPr>
          <w:rFonts w:ascii="Arial" w:eastAsia="Times New Roman" w:hAnsi="Arial" w:cs="Arial"/>
          <w:color w:val="4A4A4A"/>
          <w:sz w:val="24"/>
          <w:szCs w:val="24"/>
        </w:rPr>
        <w:br/>
        <w:t>Mongo::ConnectionFailure: Failed to connect to a master node at localhost:27017</w:t>
      </w:r>
      <w:r w:rsidRPr="00643C57">
        <w:rPr>
          <w:rFonts w:ascii="Arial" w:eastAsia="Times New Roman" w:hAnsi="Arial" w:cs="Arial"/>
          <w:color w:val="4A4A4A"/>
          <w:sz w:val="24"/>
          <w:szCs w:val="24"/>
        </w:rPr>
        <w:br/>
        <w:t>when trying to run some tests in Rails that used a mongodb.</w:t>
      </w:r>
      <w:r w:rsidRPr="00643C57">
        <w:rPr>
          <w:rFonts w:ascii="Arial" w:eastAsia="Times New Roman" w:hAnsi="Arial" w:cs="Arial"/>
          <w:color w:val="4A4A4A"/>
          <w:sz w:val="24"/>
          <w:szCs w:val="24"/>
        </w:rPr>
        <w:br/>
        <w:t>Another SO question mongo – ruby connection problem about the same error message had an answer that recommended removing the lock file</w:t>
      </w:r>
      <w:r w:rsidRPr="00643C57">
        <w:rPr>
          <w:rFonts w:ascii="Arial" w:eastAsia="Times New Roman" w:hAnsi="Arial" w:cs="Arial"/>
          <w:color w:val="4A4A4A"/>
          <w:sz w:val="24"/>
          <w:szCs w:val="24"/>
        </w:rPr>
        <w:br/>
        <w:t>sudo rm /var/lib/mongodb/mongod.lock</w:t>
      </w:r>
      <w:r w:rsidRPr="00643C57">
        <w:rPr>
          <w:rFonts w:ascii="Arial" w:eastAsia="Times New Roman" w:hAnsi="Arial" w:cs="Arial"/>
          <w:color w:val="4A4A4A"/>
          <w:sz w:val="24"/>
          <w:szCs w:val="24"/>
        </w:rPr>
        <w:br/>
        <w:t>but when I run that command i’m getting</w:t>
      </w:r>
      <w:r w:rsidRPr="00643C57">
        <w:rPr>
          <w:rFonts w:ascii="Arial" w:eastAsia="Times New Roman" w:hAnsi="Arial" w:cs="Arial"/>
          <w:color w:val="4A4A4A"/>
          <w:sz w:val="24"/>
          <w:szCs w:val="24"/>
        </w:rPr>
        <w:br/>
        <w:t>No such file or directory</w:t>
      </w:r>
      <w:r w:rsidRPr="00643C57">
        <w:rPr>
          <w:rFonts w:ascii="Arial" w:eastAsia="Times New Roman" w:hAnsi="Arial" w:cs="Arial"/>
          <w:color w:val="4A4A4A"/>
          <w:sz w:val="24"/>
          <w:szCs w:val="24"/>
        </w:rPr>
        <w:br/>
        <w:t>Any ideas how I can figure out how to get it working or see if it’s properly installed?</w:t>
      </w:r>
      <w:r w:rsidRPr="00643C57">
        <w:rPr>
          <w:rFonts w:ascii="Arial" w:eastAsia="Times New Roman" w:hAnsi="Arial" w:cs="Arial"/>
          <w:color w:val="4A4A4A"/>
          <w:sz w:val="24"/>
          <w:szCs w:val="24"/>
        </w:rPr>
        <w:br/>
        <w:t>The easiest way to run mongodb on Mac OS is:</w:t>
      </w:r>
      <w:r w:rsidRPr="00643C57">
        <w:rPr>
          <w:rFonts w:ascii="Arial" w:eastAsia="Times New Roman" w:hAnsi="Arial" w:cs="Arial"/>
          <w:color w:val="4A4A4A"/>
          <w:sz w:val="24"/>
          <w:szCs w:val="24"/>
        </w:rPr>
        <w:br/>
        <w:t>Download binary package from</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https://www.mongodb.org/downloads,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for me, I am using lastest 64 bit version</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 xml:space="preserve"> (https://fastdl.mongodb.org/osx/mongodb-osx-x86_64-2.0.2.tgz&lt;br&gt;&lt;br&gt;1. mkdir -p $HOME/opt&lt;br&gt;2. cd $HOME/opt&lt;br&gt;3. wget https://fastdl.mongodb.org/osx/mongodb-osx-x86_64-2.0.2.tgzto download the latest (2.0.2 for now) 64 bit binary package for Mac OS&lt;br&gt;4. tar xf mongodb-osx-x86_64-2.0.2.tgz -C $HOME/optto unpack the package, and it will be unpacked to $HOME/opt/mongodb-osx-x86_64-2.0.2&lt;br&gt;5. mkdir -p $HOME/opt/mongodatato create the data directory for mongodb&lt;br&gt;6. $HOME/opt/mongodb-osx-x86_64-2.0.2/bin/mongod –dbpath=$HOME/opt/mongodata –7. logpath=$HOME/opt/mongod.logto start the mongodb daemon</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7. Then you can run $HOME/opt/mongodb-osx-x86_64-2.0.2/bin/mongo to connect to your local mongodb service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You can also have https://www.mongodb.org/display/DOCS/Quickstart+OS+X as additional reference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Q143) In MongoDB, how to filter by location, sort by another field and paginate the results correctly?</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When i don’t use pagination, everything works fine (i have only 3 records in this collection, so all of them are listed here):</w:t>
      </w:r>
    </w:p>
    <w:tbl>
      <w:tblPr>
        <w:tblW w:w="13500" w:type="dxa"/>
        <w:tblCellMar>
          <w:left w:w="0" w:type="dxa"/>
          <w:right w:w="0" w:type="dxa"/>
        </w:tblCellMar>
        <w:tblLook w:val="04A0" w:firstRow="1" w:lastRow="0" w:firstColumn="1" w:lastColumn="0" w:noHBand="0" w:noVBand="1"/>
      </w:tblPr>
      <w:tblGrid>
        <w:gridCol w:w="555"/>
        <w:gridCol w:w="1294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tc>
        <w:tc>
          <w:tcPr>
            <w:tcW w:w="1294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db.suppliers.find({location: {$near: [-23.5968323, -46.6782386]}},{name:1,badge:1}).sort({badge:-1})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ObjectId(“4f33ff549112b9b84f000070”), “badge” : 3, “name” : “Dedetizadora Alvorada”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ObjectId(“4f33ff019112b9b84f00005b”), “badge” : 2, “name” : “Sampex Desentupidora e Dedetizadora”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xml:space="preserve">{ “_id” : ObjectId(“4f33feae9112b9b84f000046”), “badge” : 1, “name” : “Higitec Desentupimento e Dedetizao” </w:t>
            </w:r>
            <w:r w:rsidRPr="00643C57">
              <w:rPr>
                <w:rFonts w:ascii="Courier New" w:eastAsia="Times New Roman" w:hAnsi="Courier New" w:cs="Courier New"/>
                <w:sz w:val="20"/>
                <w:szCs w:val="20"/>
              </w:rPr>
              <w:lastRenderedPageBreak/>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But when i try</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to paginate from the first to the second page, one record doesn’t show up and one is repeated: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db.suppliers.find({location: {$near: [-23.5968323, -46.6782386]}},{name:1,badge:1}).sort({badge:-1}).skip(0).limit(2)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ObjectId(“4f33ff549112b9b84f000070”), “badge” : 3, “name” : “Dedetizadora Alvorada”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ObjectId(“4f33feae9112b9b84f000046”), “badge” : 1, “name” : “Higitec Desentupimento e Dedetizao”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db.suppliers.find({location: {$near: [-23.5968323, -46.6782386]}},{name:1,badge:1}).sort({badge:-1}).skip(2).limit(2)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ObjectId(“4f33feae9112b9b84f000046”), “badge” : 1, “name” : “Higitec Desentupimento e Dedetizao”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Am i doing something wrong or is this some kind of bug?</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edit</w:t>
      </w:r>
      <w:r w:rsidRPr="00643C57">
        <w:rPr>
          <w:rFonts w:ascii="Arial" w:eastAsia="Times New Roman" w:hAnsi="Arial" w:cs="Arial"/>
          <w:color w:val="4A4A4A"/>
          <w:sz w:val="24"/>
          <w:szCs w:val="24"/>
        </w:rPr>
        <w:t>:</w:t>
      </w:r>
      <w:r w:rsidRPr="00643C57">
        <w:rPr>
          <w:rFonts w:ascii="Arial" w:eastAsia="Times New Roman" w:hAnsi="Arial" w:cs="Arial"/>
          <w:color w:val="4A4A4A"/>
          <w:sz w:val="24"/>
          <w:szCs w:val="24"/>
        </w:rPr>
        <w:br/>
        <w:t>Here is a workaround for this. Basically you shouldn’t mix $near queries with sorting; use $within instead.</w:t>
      </w:r>
      <w:r w:rsidRPr="00643C57">
        <w:rPr>
          <w:rFonts w:ascii="Arial" w:eastAsia="Times New Roman" w:hAnsi="Arial" w:cs="Arial"/>
          <w:color w:val="4A4A4A"/>
          <w:sz w:val="24"/>
          <w:szCs w:val="24"/>
        </w:rPr>
        <w:br/>
        <w:t>There is an open issue regarding the same problem. Please have a look &amp; vote Geospatial result paging fails when sorting with additional keys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Q144) Add a new field to a collection with value of an existing field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I’d like to add a new field to a collection, with the value of the new field set to the value of an existing field.</w:t>
      </w:r>
      <w:r w:rsidRPr="00643C57">
        <w:rPr>
          <w:rFonts w:ascii="Arial" w:eastAsia="Times New Roman" w:hAnsi="Arial" w:cs="Arial"/>
          <w:color w:val="4A4A4A"/>
          <w:sz w:val="24"/>
          <w:szCs w:val="24"/>
        </w:rPr>
        <w:br/>
        <w:t>Specifically, I’d like to go from this:</w:t>
      </w:r>
    </w:p>
    <w:tbl>
      <w:tblPr>
        <w:tblW w:w="14145" w:type="dxa"/>
        <w:tblCellMar>
          <w:left w:w="0" w:type="dxa"/>
          <w:right w:w="0" w:type="dxa"/>
        </w:tblCellMar>
        <w:tblLook w:val="04A0" w:firstRow="1" w:lastRow="0" w:firstColumn="1" w:lastColumn="0" w:noHBand="0" w:noVBand="1"/>
      </w:tblPr>
      <w:tblGrid>
        <w:gridCol w:w="555"/>
        <w:gridCol w:w="1359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tc>
        <w:tc>
          <w:tcPr>
            <w:tcW w:w="1359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db.foo.findOne()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ObjectId(“4f25c828eb60261eab000000”),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“created” : ISODate(“2012-01-29T16:28:56.232Z”),</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to this: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db.foo.findOne()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ObjectId(“4f25c828eb60261eab000000”),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“created”  : ISODate(“2012-01-29T16:28:56.232Z”),</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“event_ts” : ISODate(“2012-01-29T16:28:56.232Z”),</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#same as created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(New documents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collection won’t all have 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peculiar redundancy, but I want to do</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my existing documents)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function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addEventTsField(){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db.foo.find().forEach(function(doc){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db.foo.update({_id:doc._id}, {$set:{“event_ts”:doc.created}});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Run from console: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addEventTsField();</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lastRenderedPageBreak/>
        <w:t>Q145) Mongodb update the specific element from subarray</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have a collection with a following schema:</w:t>
      </w:r>
    </w:p>
    <w:tbl>
      <w:tblPr>
        <w:tblW w:w="18915" w:type="dxa"/>
        <w:tblCellMar>
          <w:left w:w="0" w:type="dxa"/>
          <w:right w:w="0" w:type="dxa"/>
        </w:tblCellMar>
        <w:tblLook w:val="04A0" w:firstRow="1" w:lastRow="0" w:firstColumn="1" w:lastColumn="0" w:noHBand="0" w:noVBand="1"/>
      </w:tblPr>
      <w:tblGrid>
        <w:gridCol w:w="555"/>
        <w:gridCol w:w="1836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25</w:t>
            </w:r>
          </w:p>
        </w:tc>
        <w:tc>
          <w:tcPr>
            <w:tcW w:w="1836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 : ObjectId(“4ef8466e46b3b8140e000000”),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 : 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 : [ObjectId(“4f00640646b3b88005000003”), ObjectId(“4f00640146b3b88005000002”), ObjectId(“4f00637d46b3b8cc0e000001”), ObjectId(“4f00638046b3b8cc0e000002”), ObjectId(“4f00638246b3b8cc0e000003”), ObjectId(“4f00631646b3b85002000001”), ObjectId(“4f00631846b3b85002000002”)],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 : 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 : ObjectId(“4ef8466e46b3b8140e000000”),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 : 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 : [ObjectId(“4f00640146b3b88005000002”), ObjectId(“4f0063fd46b3b88005000001”)],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 : 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 : ObjectId(“4ef8467846b3b8780d000001”),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 : 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 : [ObjectId(“4f00637b46b3b8cc0e000000”)],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 : 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 : ObjectId(“4ef85a3e46b3b84408000000”),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 : 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 : [ObjectId(“4f00631046b3b85002000000”)],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 : 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I need to update one of the elements in the array in the document with _id = 28 but only if the a = to some value and c = some value</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db.coll.update({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 :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ObjectId(‘4ef85a3e46b3b84408000000’),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‘n.c’ : 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$push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‘n.$.p’ : ObjectId(“4b97e62bf1d8c7152c9ccb74”)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$set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‘n.$.t’ : ISODate(“2013-05-13T14:22:46.777Z”)</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So basically I want to update specific element from array: and as far as one can see, this is the fourth element. The problem is that when the query is executing, it most likely updates the first element.</w:t>
      </w:r>
      <w:r w:rsidRPr="00643C57">
        <w:rPr>
          <w:rFonts w:ascii="Arial" w:eastAsia="Times New Roman" w:hAnsi="Arial" w:cs="Arial"/>
          <w:color w:val="4A4A4A"/>
          <w:sz w:val="24"/>
          <w:szCs w:val="24"/>
        </w:rPr>
        <w:br/>
        <w:t>How can I fix it?</w:t>
      </w:r>
      <w:r w:rsidRPr="00643C57">
        <w:rPr>
          <w:rFonts w:ascii="Arial" w:eastAsia="Times New Roman" w:hAnsi="Arial" w:cs="Arial"/>
          <w:color w:val="4A4A4A"/>
          <w:sz w:val="24"/>
          <w:szCs w:val="24"/>
        </w:rPr>
        <w:br/>
        <w:t>The problem in your code is dot-notation because When you specify the dot notation you assume that the filter criterias specified must match the single array element that satisfies all the criteria. But it doesnt. Dot notation on arrays may pickup any array element if any single criteria matches. Thats why you are getting the unexpected update.</w:t>
      </w:r>
      <w:r w:rsidRPr="00643C57">
        <w:rPr>
          <w:rFonts w:ascii="Arial" w:eastAsia="Times New Roman" w:hAnsi="Arial" w:cs="Arial"/>
          <w:color w:val="4A4A4A"/>
          <w:sz w:val="24"/>
          <w:szCs w:val="24"/>
        </w:rPr>
        <w:br/>
        <w:t>You have to use $elemMatch to match all the filters in the array element.</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28</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db.coll.update({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$elemMatch:{</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 :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ObjectId(‘4ef85a3e46b3b84408000000’),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 : 28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$push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‘n.$.p’ : ObjectId(“4b97e62bf1d8c7152c9ccb74”)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$set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‘n.$.t’ : ISODate(“2013-05-13T14:22:46.777Z”)</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and the output is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 : ObjectId(“4ef85a3e46b3b84408000000”),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 : 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ObjectId(“4f00631046b3b85002000000”),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ObjectId(“4b97e62bf1d8c7152c9ccb74”)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 : ISODate(“2013-05-13T14:22:46.777Z”),</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 : 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Q146) How can I rename a field for all documents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lastRenderedPageBreak/>
        <w:t>Ans.</w:t>
      </w:r>
      <w:r w:rsidRPr="00643C57">
        <w:rPr>
          <w:rFonts w:ascii="Arial" w:eastAsia="Times New Roman" w:hAnsi="Arial" w:cs="Arial"/>
          <w:color w:val="4A4A4A"/>
          <w:sz w:val="24"/>
          <w:szCs w:val="24"/>
        </w:rPr>
        <w:t> Assuming I have a collection in MongoDB with 5000 records, each containing something similar to:</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“occupation”:”Doctor”,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“first”:”Jimmy”,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“additional”:”Smith”</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Is there an easy way to rename the field “additional” to “last” in all documents? I saw the $rename operator in the documentation but I’m not really clear on how to specify a subfield.</w:t>
      </w:r>
      <w:r w:rsidRPr="00643C57">
        <w:rPr>
          <w:rFonts w:ascii="Arial" w:eastAsia="Times New Roman" w:hAnsi="Arial" w:cs="Arial"/>
          <w:color w:val="4A4A4A"/>
          <w:sz w:val="24"/>
          <w:szCs w:val="24"/>
        </w:rPr>
        <w:br/>
        <w:t>Not tested, but you can try:</w:t>
      </w:r>
    </w:p>
    <w:tbl>
      <w:tblPr>
        <w:tblW w:w="12420" w:type="dxa"/>
        <w:tblCellMar>
          <w:left w:w="0" w:type="dxa"/>
          <w:right w:w="0" w:type="dxa"/>
        </w:tblCellMar>
        <w:tblLook w:val="04A0" w:firstRow="1" w:lastRow="0" w:firstColumn="1" w:lastColumn="0" w:noHBand="0" w:noVBand="1"/>
      </w:tblPr>
      <w:tblGrid>
        <w:gridCol w:w="450"/>
        <w:gridCol w:w="1197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tc>
        <w:tc>
          <w:tcPr>
            <w:tcW w:w="1197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db.foo.update({}, {$rename:{“name.additional”:”name.last”}}, false,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If 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does not work, maybe you have to use the former way: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remap = function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(x)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if</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(x.additional){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db.foo.update({_id:x._id}, {$set:{“name.last”:x.name.additional}, $unset:{“name.additional”:1}});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db.foo.find().forEach(remap);</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please try</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db.collectionName.update({}, { $rename : { ‘name.additional’ : ‘name.last’ } }, { multi: 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and read this :)</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https://docs.mongodb.org/manual/reference/operator/rename/#_S_rename</w:t>
      </w:r>
    </w:p>
    <w:p w:rsidR="00643C57" w:rsidRPr="00643C57" w:rsidRDefault="00643C57" w:rsidP="00643C57">
      <w:pPr>
        <w:shd w:val="clear" w:color="auto" w:fill="FFFFFF"/>
        <w:spacing w:after="0" w:line="240" w:lineRule="auto"/>
        <w:jc w:val="both"/>
        <w:rPr>
          <w:rFonts w:ascii="Arial" w:eastAsia="Times New Roman" w:hAnsi="Arial" w:cs="Arial"/>
          <w:color w:val="003BBB"/>
          <w:sz w:val="20"/>
          <w:szCs w:val="20"/>
        </w:rPr>
      </w:pPr>
      <w:r w:rsidRPr="00643C57">
        <w:rPr>
          <w:rFonts w:ascii="Arial" w:eastAsia="Times New Roman" w:hAnsi="Arial" w:cs="Arial"/>
          <w:color w:val="222222"/>
          <w:sz w:val="20"/>
          <w:szCs w:val="20"/>
        </w:rPr>
        <w:fldChar w:fldCharType="begin"/>
      </w:r>
      <w:r w:rsidRPr="00643C57">
        <w:rPr>
          <w:rFonts w:ascii="Arial" w:eastAsia="Times New Roman" w:hAnsi="Arial" w:cs="Arial"/>
          <w:color w:val="222222"/>
          <w:sz w:val="20"/>
          <w:szCs w:val="20"/>
        </w:rPr>
        <w:instrText xml:space="preserve"> HYPERLINK "https://mindmajix.com/mongodb-training" \l "training_dates" \t "_blank" </w:instrText>
      </w:r>
      <w:r w:rsidRPr="00643C57">
        <w:rPr>
          <w:rFonts w:ascii="Arial" w:eastAsia="Times New Roman" w:hAnsi="Arial" w:cs="Arial"/>
          <w:color w:val="222222"/>
          <w:sz w:val="20"/>
          <w:szCs w:val="20"/>
        </w:rPr>
        <w:fldChar w:fldCharType="separate"/>
      </w:r>
    </w:p>
    <w:p w:rsidR="00643C57" w:rsidRPr="00643C57" w:rsidRDefault="00643C57" w:rsidP="00643C57">
      <w:pPr>
        <w:shd w:val="clear" w:color="auto" w:fill="FFFFFF"/>
        <w:spacing w:after="225" w:line="420" w:lineRule="atLeast"/>
        <w:jc w:val="center"/>
        <w:outlineLvl w:val="3"/>
        <w:rPr>
          <w:rFonts w:ascii="Times New Roman" w:eastAsia="Times New Roman" w:hAnsi="Times New Roman" w:cs="Times New Roman"/>
          <w:b/>
          <w:bCs/>
          <w:color w:val="222222"/>
          <w:sz w:val="27"/>
          <w:szCs w:val="27"/>
        </w:rPr>
      </w:pPr>
      <w:r w:rsidRPr="00643C57">
        <w:rPr>
          <w:rFonts w:ascii="Arial" w:eastAsia="Times New Roman" w:hAnsi="Arial" w:cs="Arial"/>
          <w:b/>
          <w:bCs/>
          <w:color w:val="222222"/>
          <w:sz w:val="27"/>
          <w:szCs w:val="27"/>
        </w:rPr>
        <w:t>Upcoming Batches - MongoDB Training!</w:t>
      </w:r>
    </w:p>
    <w:p w:rsidR="00643C57" w:rsidRPr="00643C57" w:rsidRDefault="00643C57" w:rsidP="00643C57">
      <w:pPr>
        <w:numPr>
          <w:ilvl w:val="0"/>
          <w:numId w:val="170"/>
        </w:numPr>
        <w:shd w:val="clear" w:color="auto" w:fill="FAFAFA"/>
        <w:spacing w:before="30" w:after="30" w:line="240" w:lineRule="auto"/>
        <w:ind w:left="427" w:right="120"/>
        <w:jc w:val="center"/>
        <w:rPr>
          <w:rFonts w:ascii="Arial" w:eastAsia="Times New Roman" w:hAnsi="Arial" w:cs="Arial"/>
          <w:color w:val="222222"/>
          <w:sz w:val="20"/>
          <w:szCs w:val="20"/>
        </w:rPr>
      </w:pPr>
    </w:p>
    <w:p w:rsidR="00643C57" w:rsidRPr="00643C57" w:rsidRDefault="00643C57" w:rsidP="00643C57">
      <w:pPr>
        <w:shd w:val="clear" w:color="auto" w:fill="EFEFEF"/>
        <w:spacing w:after="15" w:line="375" w:lineRule="atLeast"/>
        <w:ind w:left="427" w:right="120"/>
        <w:jc w:val="center"/>
        <w:rPr>
          <w:rFonts w:ascii="Arial" w:eastAsia="Times New Roman" w:hAnsi="Arial" w:cs="Arial"/>
          <w:b/>
          <w:bCs/>
          <w:color w:val="222222"/>
          <w:sz w:val="18"/>
          <w:szCs w:val="18"/>
        </w:rPr>
      </w:pPr>
      <w:r w:rsidRPr="00643C57">
        <w:rPr>
          <w:rFonts w:ascii="Arial" w:eastAsia="Times New Roman" w:hAnsi="Arial" w:cs="Arial"/>
          <w:b/>
          <w:bCs/>
          <w:color w:val="222222"/>
          <w:sz w:val="18"/>
          <w:szCs w:val="18"/>
        </w:rPr>
        <w:t>23</w:t>
      </w:r>
    </w:p>
    <w:p w:rsidR="00643C57" w:rsidRPr="00643C57" w:rsidRDefault="00643C57" w:rsidP="00643C57">
      <w:pPr>
        <w:shd w:val="clear" w:color="auto" w:fill="EFEFEF"/>
        <w:spacing w:after="90" w:line="150" w:lineRule="atLeast"/>
        <w:ind w:left="427" w:right="120"/>
        <w:jc w:val="center"/>
        <w:rPr>
          <w:rFonts w:ascii="Arial" w:eastAsia="Times New Roman" w:hAnsi="Arial" w:cs="Arial"/>
          <w:color w:val="656565"/>
          <w:sz w:val="20"/>
          <w:szCs w:val="20"/>
        </w:rPr>
      </w:pPr>
      <w:r w:rsidRPr="00643C57">
        <w:rPr>
          <w:rFonts w:ascii="Arial" w:eastAsia="Times New Roman" w:hAnsi="Arial" w:cs="Arial"/>
          <w:b/>
          <w:bCs/>
          <w:caps/>
          <w:color w:val="232323"/>
          <w:sz w:val="14"/>
          <w:szCs w:val="14"/>
        </w:rPr>
        <w:t>JUL</w:t>
      </w:r>
    </w:p>
    <w:p w:rsidR="00643C57" w:rsidRPr="00643C57" w:rsidRDefault="00643C57" w:rsidP="00643C57">
      <w:pPr>
        <w:shd w:val="clear" w:color="auto" w:fill="FAFAFA"/>
        <w:spacing w:after="0" w:line="240" w:lineRule="auto"/>
        <w:ind w:left="427" w:right="120"/>
        <w:rPr>
          <w:rFonts w:ascii="Arial" w:eastAsia="Times New Roman" w:hAnsi="Arial" w:cs="Arial"/>
          <w:color w:val="000000"/>
          <w:sz w:val="17"/>
          <w:szCs w:val="17"/>
        </w:rPr>
      </w:pPr>
      <w:r w:rsidRPr="00643C57">
        <w:rPr>
          <w:rFonts w:ascii="Arial" w:eastAsia="Times New Roman" w:hAnsi="Arial" w:cs="Arial"/>
          <w:color w:val="000000"/>
          <w:sz w:val="17"/>
          <w:szCs w:val="17"/>
        </w:rPr>
        <w:t>Tuesday</w:t>
      </w:r>
      <w:r w:rsidRPr="00643C57">
        <w:rPr>
          <w:rFonts w:ascii="Arial" w:eastAsia="Times New Roman" w:hAnsi="Arial" w:cs="Arial"/>
          <w:color w:val="000000"/>
          <w:sz w:val="17"/>
          <w:szCs w:val="17"/>
        </w:rPr>
        <w:br/>
        <w:t>6:30 AM IST</w:t>
      </w:r>
    </w:p>
    <w:p w:rsidR="00643C57" w:rsidRPr="00643C57" w:rsidRDefault="00643C57" w:rsidP="00643C57">
      <w:pPr>
        <w:numPr>
          <w:ilvl w:val="0"/>
          <w:numId w:val="170"/>
        </w:numPr>
        <w:shd w:val="clear" w:color="auto" w:fill="FAFAFA"/>
        <w:spacing w:before="30" w:after="30" w:line="240" w:lineRule="auto"/>
        <w:ind w:left="427" w:right="120"/>
        <w:jc w:val="center"/>
        <w:rPr>
          <w:rFonts w:ascii="Arial" w:eastAsia="Times New Roman" w:hAnsi="Arial" w:cs="Arial"/>
          <w:color w:val="222222"/>
          <w:sz w:val="20"/>
          <w:szCs w:val="20"/>
        </w:rPr>
      </w:pPr>
    </w:p>
    <w:p w:rsidR="00643C57" w:rsidRPr="00643C57" w:rsidRDefault="00643C57" w:rsidP="00643C57">
      <w:pPr>
        <w:shd w:val="clear" w:color="auto" w:fill="EFEFEF"/>
        <w:spacing w:after="15" w:line="375" w:lineRule="atLeast"/>
        <w:ind w:left="427" w:right="120"/>
        <w:jc w:val="center"/>
        <w:rPr>
          <w:rFonts w:ascii="Arial" w:eastAsia="Times New Roman" w:hAnsi="Arial" w:cs="Arial"/>
          <w:b/>
          <w:bCs/>
          <w:color w:val="222222"/>
          <w:sz w:val="18"/>
          <w:szCs w:val="18"/>
        </w:rPr>
      </w:pPr>
      <w:r w:rsidRPr="00643C57">
        <w:rPr>
          <w:rFonts w:ascii="Arial" w:eastAsia="Times New Roman" w:hAnsi="Arial" w:cs="Arial"/>
          <w:b/>
          <w:bCs/>
          <w:color w:val="222222"/>
          <w:sz w:val="18"/>
          <w:szCs w:val="18"/>
        </w:rPr>
        <w:t>25</w:t>
      </w:r>
    </w:p>
    <w:p w:rsidR="00643C57" w:rsidRPr="00643C57" w:rsidRDefault="00643C57" w:rsidP="00643C57">
      <w:pPr>
        <w:shd w:val="clear" w:color="auto" w:fill="EFEFEF"/>
        <w:spacing w:after="90" w:line="150" w:lineRule="atLeast"/>
        <w:ind w:left="427" w:right="120"/>
        <w:jc w:val="center"/>
        <w:rPr>
          <w:rFonts w:ascii="Arial" w:eastAsia="Times New Roman" w:hAnsi="Arial" w:cs="Arial"/>
          <w:color w:val="656565"/>
          <w:sz w:val="20"/>
          <w:szCs w:val="20"/>
        </w:rPr>
      </w:pPr>
      <w:r w:rsidRPr="00643C57">
        <w:rPr>
          <w:rFonts w:ascii="Arial" w:eastAsia="Times New Roman" w:hAnsi="Arial" w:cs="Arial"/>
          <w:b/>
          <w:bCs/>
          <w:caps/>
          <w:color w:val="232323"/>
          <w:sz w:val="14"/>
          <w:szCs w:val="14"/>
        </w:rPr>
        <w:t>JUL</w:t>
      </w:r>
    </w:p>
    <w:p w:rsidR="00643C57" w:rsidRPr="00643C57" w:rsidRDefault="00643C57" w:rsidP="00643C57">
      <w:pPr>
        <w:shd w:val="clear" w:color="auto" w:fill="FAFAFA"/>
        <w:spacing w:after="0" w:line="240" w:lineRule="auto"/>
        <w:ind w:left="427" w:right="120"/>
        <w:rPr>
          <w:rFonts w:ascii="Arial" w:eastAsia="Times New Roman" w:hAnsi="Arial" w:cs="Arial"/>
          <w:color w:val="000000"/>
          <w:sz w:val="17"/>
          <w:szCs w:val="17"/>
        </w:rPr>
      </w:pPr>
      <w:r w:rsidRPr="00643C57">
        <w:rPr>
          <w:rFonts w:ascii="Arial" w:eastAsia="Times New Roman" w:hAnsi="Arial" w:cs="Arial"/>
          <w:color w:val="000000"/>
          <w:sz w:val="17"/>
          <w:szCs w:val="17"/>
        </w:rPr>
        <w:t>Thursday</w:t>
      </w:r>
      <w:r w:rsidRPr="00643C57">
        <w:rPr>
          <w:rFonts w:ascii="Arial" w:eastAsia="Times New Roman" w:hAnsi="Arial" w:cs="Arial"/>
          <w:color w:val="000000"/>
          <w:sz w:val="17"/>
          <w:szCs w:val="17"/>
        </w:rPr>
        <w:br/>
        <w:t>6:30 AM IST</w:t>
      </w:r>
    </w:p>
    <w:p w:rsidR="00643C57" w:rsidRPr="00643C57" w:rsidRDefault="00643C57" w:rsidP="00643C57">
      <w:pPr>
        <w:numPr>
          <w:ilvl w:val="0"/>
          <w:numId w:val="170"/>
        </w:numPr>
        <w:shd w:val="clear" w:color="auto" w:fill="FAFAFA"/>
        <w:spacing w:before="30" w:after="30" w:line="240" w:lineRule="auto"/>
        <w:ind w:left="427" w:right="120"/>
        <w:jc w:val="center"/>
        <w:rPr>
          <w:rFonts w:ascii="Arial" w:eastAsia="Times New Roman" w:hAnsi="Arial" w:cs="Arial"/>
          <w:color w:val="222222"/>
          <w:sz w:val="20"/>
          <w:szCs w:val="20"/>
        </w:rPr>
      </w:pPr>
    </w:p>
    <w:p w:rsidR="00643C57" w:rsidRPr="00643C57" w:rsidRDefault="00643C57" w:rsidP="00643C57">
      <w:pPr>
        <w:shd w:val="clear" w:color="auto" w:fill="EFEFEF"/>
        <w:spacing w:after="15" w:line="375" w:lineRule="atLeast"/>
        <w:ind w:left="427" w:right="120"/>
        <w:jc w:val="center"/>
        <w:rPr>
          <w:rFonts w:ascii="Arial" w:eastAsia="Times New Roman" w:hAnsi="Arial" w:cs="Arial"/>
          <w:b/>
          <w:bCs/>
          <w:color w:val="222222"/>
          <w:sz w:val="18"/>
          <w:szCs w:val="18"/>
        </w:rPr>
      </w:pPr>
      <w:r w:rsidRPr="00643C57">
        <w:rPr>
          <w:rFonts w:ascii="Arial" w:eastAsia="Times New Roman" w:hAnsi="Arial" w:cs="Arial"/>
          <w:b/>
          <w:bCs/>
          <w:color w:val="222222"/>
          <w:sz w:val="18"/>
          <w:szCs w:val="18"/>
        </w:rPr>
        <w:t>27</w:t>
      </w:r>
    </w:p>
    <w:p w:rsidR="00643C57" w:rsidRPr="00643C57" w:rsidRDefault="00643C57" w:rsidP="00643C57">
      <w:pPr>
        <w:shd w:val="clear" w:color="auto" w:fill="EFEFEF"/>
        <w:spacing w:after="90" w:line="150" w:lineRule="atLeast"/>
        <w:ind w:left="427" w:right="120"/>
        <w:jc w:val="center"/>
        <w:rPr>
          <w:rFonts w:ascii="Arial" w:eastAsia="Times New Roman" w:hAnsi="Arial" w:cs="Arial"/>
          <w:color w:val="656565"/>
          <w:sz w:val="20"/>
          <w:szCs w:val="20"/>
        </w:rPr>
      </w:pPr>
      <w:r w:rsidRPr="00643C57">
        <w:rPr>
          <w:rFonts w:ascii="Arial" w:eastAsia="Times New Roman" w:hAnsi="Arial" w:cs="Arial"/>
          <w:b/>
          <w:bCs/>
          <w:caps/>
          <w:color w:val="232323"/>
          <w:sz w:val="14"/>
          <w:szCs w:val="14"/>
        </w:rPr>
        <w:t>JUL</w:t>
      </w:r>
    </w:p>
    <w:p w:rsidR="00643C57" w:rsidRPr="00643C57" w:rsidRDefault="00643C57" w:rsidP="00643C57">
      <w:pPr>
        <w:shd w:val="clear" w:color="auto" w:fill="FAFAFA"/>
        <w:spacing w:after="0" w:line="240" w:lineRule="auto"/>
        <w:ind w:left="427" w:right="120"/>
        <w:rPr>
          <w:rFonts w:ascii="Arial" w:eastAsia="Times New Roman" w:hAnsi="Arial" w:cs="Arial"/>
          <w:color w:val="000000"/>
          <w:sz w:val="17"/>
          <w:szCs w:val="17"/>
        </w:rPr>
      </w:pPr>
      <w:r w:rsidRPr="00643C57">
        <w:rPr>
          <w:rFonts w:ascii="Arial" w:eastAsia="Times New Roman" w:hAnsi="Arial" w:cs="Arial"/>
          <w:color w:val="000000"/>
          <w:sz w:val="17"/>
          <w:szCs w:val="17"/>
        </w:rPr>
        <w:t>Saturday</w:t>
      </w:r>
      <w:r w:rsidRPr="00643C57">
        <w:rPr>
          <w:rFonts w:ascii="Arial" w:eastAsia="Times New Roman" w:hAnsi="Arial" w:cs="Arial"/>
          <w:color w:val="000000"/>
          <w:sz w:val="17"/>
          <w:szCs w:val="17"/>
        </w:rPr>
        <w:br/>
        <w:t>6:30 AM IST</w:t>
      </w:r>
    </w:p>
    <w:p w:rsidR="00643C57" w:rsidRPr="00643C57" w:rsidRDefault="00643C57" w:rsidP="00643C57">
      <w:pPr>
        <w:numPr>
          <w:ilvl w:val="0"/>
          <w:numId w:val="170"/>
        </w:numPr>
        <w:shd w:val="clear" w:color="auto" w:fill="FAFAFA"/>
        <w:spacing w:before="30" w:after="30" w:line="240" w:lineRule="auto"/>
        <w:ind w:left="427" w:right="120"/>
        <w:jc w:val="center"/>
        <w:rPr>
          <w:rFonts w:ascii="Arial" w:eastAsia="Times New Roman" w:hAnsi="Arial" w:cs="Arial"/>
          <w:color w:val="222222"/>
          <w:sz w:val="20"/>
          <w:szCs w:val="20"/>
        </w:rPr>
      </w:pPr>
    </w:p>
    <w:p w:rsidR="00643C57" w:rsidRPr="00643C57" w:rsidRDefault="00643C57" w:rsidP="00643C57">
      <w:pPr>
        <w:shd w:val="clear" w:color="auto" w:fill="EFEFEF"/>
        <w:spacing w:after="15" w:line="375" w:lineRule="atLeast"/>
        <w:ind w:left="427" w:right="120"/>
        <w:jc w:val="center"/>
        <w:rPr>
          <w:rFonts w:ascii="Arial" w:eastAsia="Times New Roman" w:hAnsi="Arial" w:cs="Arial"/>
          <w:b/>
          <w:bCs/>
          <w:color w:val="222222"/>
          <w:sz w:val="18"/>
          <w:szCs w:val="18"/>
        </w:rPr>
      </w:pPr>
      <w:r w:rsidRPr="00643C57">
        <w:rPr>
          <w:rFonts w:ascii="Arial" w:eastAsia="Times New Roman" w:hAnsi="Arial" w:cs="Arial"/>
          <w:b/>
          <w:bCs/>
          <w:color w:val="222222"/>
          <w:sz w:val="18"/>
          <w:szCs w:val="18"/>
        </w:rPr>
        <w:lastRenderedPageBreak/>
        <w:t>28</w:t>
      </w:r>
    </w:p>
    <w:p w:rsidR="00643C57" w:rsidRPr="00643C57" w:rsidRDefault="00643C57" w:rsidP="00643C57">
      <w:pPr>
        <w:shd w:val="clear" w:color="auto" w:fill="EFEFEF"/>
        <w:spacing w:after="90" w:line="150" w:lineRule="atLeast"/>
        <w:ind w:left="427" w:right="120"/>
        <w:jc w:val="center"/>
        <w:rPr>
          <w:rFonts w:ascii="Arial" w:eastAsia="Times New Roman" w:hAnsi="Arial" w:cs="Arial"/>
          <w:color w:val="656565"/>
          <w:sz w:val="20"/>
          <w:szCs w:val="20"/>
        </w:rPr>
      </w:pPr>
      <w:r w:rsidRPr="00643C57">
        <w:rPr>
          <w:rFonts w:ascii="Arial" w:eastAsia="Times New Roman" w:hAnsi="Arial" w:cs="Arial"/>
          <w:b/>
          <w:bCs/>
          <w:caps/>
          <w:color w:val="232323"/>
          <w:sz w:val="14"/>
          <w:szCs w:val="14"/>
        </w:rPr>
        <w:t>JUL</w:t>
      </w:r>
    </w:p>
    <w:p w:rsidR="00643C57" w:rsidRPr="00643C57" w:rsidRDefault="00643C57" w:rsidP="00643C57">
      <w:pPr>
        <w:shd w:val="clear" w:color="auto" w:fill="FAFAFA"/>
        <w:spacing w:after="0" w:line="240" w:lineRule="auto"/>
        <w:ind w:left="427" w:right="120"/>
        <w:rPr>
          <w:rFonts w:ascii="Arial" w:eastAsia="Times New Roman" w:hAnsi="Arial" w:cs="Arial"/>
          <w:color w:val="000000"/>
          <w:sz w:val="17"/>
          <w:szCs w:val="17"/>
        </w:rPr>
      </w:pPr>
      <w:r w:rsidRPr="00643C57">
        <w:rPr>
          <w:rFonts w:ascii="Arial" w:eastAsia="Times New Roman" w:hAnsi="Arial" w:cs="Arial"/>
          <w:color w:val="000000"/>
          <w:sz w:val="17"/>
          <w:szCs w:val="17"/>
        </w:rPr>
        <w:t>Sunday</w:t>
      </w:r>
      <w:r w:rsidRPr="00643C57">
        <w:rPr>
          <w:rFonts w:ascii="Arial" w:eastAsia="Times New Roman" w:hAnsi="Arial" w:cs="Arial"/>
          <w:color w:val="000000"/>
          <w:sz w:val="17"/>
          <w:szCs w:val="17"/>
        </w:rPr>
        <w:br/>
        <w:t>7:00 AM IST</w:t>
      </w:r>
    </w:p>
    <w:p w:rsidR="00643C57" w:rsidRPr="00643C57" w:rsidRDefault="00643C57" w:rsidP="00643C57">
      <w:pPr>
        <w:shd w:val="clear" w:color="auto" w:fill="FFFFFF"/>
        <w:spacing w:line="240" w:lineRule="auto"/>
        <w:jc w:val="center"/>
        <w:rPr>
          <w:rFonts w:ascii="Arial" w:eastAsia="Times New Roman" w:hAnsi="Arial" w:cs="Arial"/>
          <w:color w:val="222222"/>
          <w:sz w:val="20"/>
          <w:szCs w:val="20"/>
        </w:rPr>
      </w:pPr>
      <w:r w:rsidRPr="00643C57">
        <w:rPr>
          <w:rFonts w:ascii="Arial" w:eastAsia="Times New Roman" w:hAnsi="Arial" w:cs="Arial"/>
          <w:color w:val="222222"/>
          <w:sz w:val="20"/>
          <w:szCs w:val="20"/>
        </w:rPr>
        <w:br/>
        <w:t>More Batches</w:t>
      </w:r>
    </w:p>
    <w:p w:rsidR="00643C57" w:rsidRPr="00643C57" w:rsidRDefault="00643C57" w:rsidP="00643C57">
      <w:pPr>
        <w:shd w:val="clear" w:color="auto" w:fill="FFFFFF"/>
        <w:spacing w:after="0" w:line="240" w:lineRule="auto"/>
        <w:jc w:val="both"/>
        <w:rPr>
          <w:rFonts w:ascii="Arial" w:eastAsia="Times New Roman" w:hAnsi="Arial" w:cs="Arial"/>
          <w:color w:val="222222"/>
          <w:sz w:val="20"/>
          <w:szCs w:val="20"/>
        </w:rPr>
      </w:pPr>
      <w:r w:rsidRPr="00643C57">
        <w:rPr>
          <w:rFonts w:ascii="Arial" w:eastAsia="Times New Roman" w:hAnsi="Arial" w:cs="Arial"/>
          <w:color w:val="222222"/>
          <w:sz w:val="20"/>
          <w:szCs w:val="20"/>
        </w:rPr>
        <w:fldChar w:fldCharType="end"/>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Q147) Mongodb field not null delete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r w:rsidRPr="00643C57">
        <w:rPr>
          <w:rFonts w:ascii="Arial" w:eastAsia="Times New Roman" w:hAnsi="Arial" w:cs="Arial"/>
          <w:color w:val="4A4A4A"/>
          <w:sz w:val="24"/>
          <w:szCs w:val="24"/>
        </w:rPr>
        <w:t> How do I remove all documents in a collection where a field’s value isn’t null? Basically the MySql query version would be like this:</w:t>
      </w:r>
      <w:r w:rsidRPr="00643C57">
        <w:rPr>
          <w:rFonts w:ascii="Arial" w:eastAsia="Times New Roman" w:hAnsi="Arial" w:cs="Arial"/>
          <w:color w:val="4A4A4A"/>
          <w:sz w:val="24"/>
          <w:szCs w:val="24"/>
        </w:rPr>
        <w:br/>
        <w:t>// MySql query</w:t>
      </w:r>
      <w:r w:rsidRPr="00643C57">
        <w:rPr>
          <w:rFonts w:ascii="Arial" w:eastAsia="Times New Roman" w:hAnsi="Arial" w:cs="Arial"/>
          <w:color w:val="4A4A4A"/>
          <w:sz w:val="24"/>
          <w:szCs w:val="24"/>
        </w:rPr>
        <w:br/>
        <w:t>DELETE FROM companies WHERE createdBy != NULL</w:t>
      </w:r>
      <w:r w:rsidRPr="00643C57">
        <w:rPr>
          <w:rFonts w:ascii="Arial" w:eastAsia="Times New Roman" w:hAnsi="Arial" w:cs="Arial"/>
          <w:color w:val="4A4A4A"/>
          <w:sz w:val="24"/>
          <w:szCs w:val="24"/>
        </w:rPr>
        <w:br/>
        <w:t>// What I tried but did not work.</w:t>
      </w:r>
      <w:r w:rsidRPr="00643C57">
        <w:rPr>
          <w:rFonts w:ascii="Arial" w:eastAsia="Times New Roman" w:hAnsi="Arial" w:cs="Arial"/>
          <w:color w:val="4A4A4A"/>
          <w:sz w:val="24"/>
          <w:szCs w:val="24"/>
        </w:rPr>
        <w:br/>
        <w:t>$this-&gt;mongo-&gt;companies-&gt;remove(array(‘createdBy’ =&gt; true));</w:t>
      </w:r>
      <w:r w:rsidRPr="00643C57">
        <w:rPr>
          <w:rFonts w:ascii="Arial" w:eastAsia="Times New Roman" w:hAnsi="Arial" w:cs="Arial"/>
          <w:color w:val="4A4A4A"/>
          <w:sz w:val="24"/>
          <w:szCs w:val="24"/>
        </w:rPr>
        <w:br/>
        <w:t>I don’t even know if it is possible, if anyone could help me with this I would appreciate it</w:t>
      </w:r>
      <w:r w:rsidRPr="00643C57">
        <w:rPr>
          <w:rFonts w:ascii="Arial" w:eastAsia="Times New Roman" w:hAnsi="Arial" w:cs="Arial"/>
          <w:color w:val="4A4A4A"/>
          <w:sz w:val="24"/>
          <w:szCs w:val="24"/>
        </w:rPr>
        <w:br/>
        <w:t>Thanks :)</w:t>
      </w:r>
      <w:r w:rsidRPr="00643C57">
        <w:rPr>
          <w:rFonts w:ascii="Arial" w:eastAsia="Times New Roman" w:hAnsi="Arial" w:cs="Arial"/>
          <w:color w:val="4A4A4A"/>
          <w:sz w:val="24"/>
          <w:szCs w:val="24"/>
        </w:rPr>
        <w:br/>
        <w:t>You can do it easy via not equal operator:</w:t>
      </w:r>
      <w:r w:rsidRPr="00643C57">
        <w:rPr>
          <w:rFonts w:ascii="Arial" w:eastAsia="Times New Roman" w:hAnsi="Arial" w:cs="Arial"/>
          <w:color w:val="4A4A4A"/>
          <w:sz w:val="24"/>
          <w:szCs w:val="24"/>
        </w:rPr>
        <w:br/>
        <w:t>db.companies.find( { createdBy : { $ne : null } }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Q148) How can I see what ports mongo is listening on from mongo shell?</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r w:rsidRPr="00643C57">
        <w:rPr>
          <w:rFonts w:ascii="Arial" w:eastAsia="Times New Roman" w:hAnsi="Arial" w:cs="Arial"/>
          <w:color w:val="4A4A4A"/>
          <w:sz w:val="24"/>
          <w:szCs w:val="24"/>
        </w:rPr>
        <w:t> If I have a mongo instance running, how can I check what port numbers it is listening on from the shell? I thought that db.serverStatus() would do it but I don’t see it. I see this</w:t>
      </w:r>
      <w:r w:rsidRPr="00643C57">
        <w:rPr>
          <w:rFonts w:ascii="Arial" w:eastAsia="Times New Roman" w:hAnsi="Arial" w:cs="Arial"/>
          <w:color w:val="4A4A4A"/>
          <w:sz w:val="24"/>
          <w:szCs w:val="24"/>
        </w:rPr>
        <w:br/>
        <w:t>“connections” : {</w:t>
      </w:r>
      <w:r w:rsidRPr="00643C57">
        <w:rPr>
          <w:rFonts w:ascii="Arial" w:eastAsia="Times New Roman" w:hAnsi="Arial" w:cs="Arial"/>
          <w:color w:val="4A4A4A"/>
          <w:sz w:val="24"/>
          <w:szCs w:val="24"/>
        </w:rPr>
        <w:br/>
        <w:t>“current” : 3,</w:t>
      </w:r>
      <w:r w:rsidRPr="00643C57">
        <w:rPr>
          <w:rFonts w:ascii="Arial" w:eastAsia="Times New Roman" w:hAnsi="Arial" w:cs="Arial"/>
          <w:color w:val="4A4A4A"/>
          <w:sz w:val="24"/>
          <w:szCs w:val="24"/>
        </w:rPr>
        <w:br/>
        <w:t>“available” : 816</w:t>
      </w:r>
      <w:r w:rsidRPr="00643C57">
        <w:rPr>
          <w:rFonts w:ascii="Arial" w:eastAsia="Times New Roman" w:hAnsi="Arial" w:cs="Arial"/>
          <w:color w:val="4A4A4A"/>
          <w:sz w:val="24"/>
          <w:szCs w:val="24"/>
        </w:rPr>
        <w:br/>
        <w:t>Which is close… but no. Suggestions? I’ve read the docs and can’t seem to find any command that will do this.</w:t>
      </w:r>
      <w:r w:rsidRPr="00643C57">
        <w:rPr>
          <w:rFonts w:ascii="Arial" w:eastAsia="Times New Roman" w:hAnsi="Arial" w:cs="Arial"/>
          <w:color w:val="4A4A4A"/>
          <w:sz w:val="24"/>
          <w:szCs w:val="24"/>
        </w:rPr>
        <w:br/>
        <w:t>From the system shell you can use lsof (see Derick’s answer below) or netstat -an to view what a process is actually doing. However, assuming you only have access to the mongo shell (which your question title implies), then you can run the serverCmdLineOpts() command. That output will give you all the arguments passed on the command line (argv) and the ones from the config file (parsed) and you can infer the ports mongod is listening based on that information. Here’s an example:</w:t>
      </w:r>
      <w:r w:rsidRPr="00643C57">
        <w:rPr>
          <w:rFonts w:ascii="Arial" w:eastAsia="Times New Roman" w:hAnsi="Arial" w:cs="Arial"/>
          <w:color w:val="4A4A4A"/>
          <w:sz w:val="24"/>
          <w:szCs w:val="24"/>
        </w:rPr>
        <w:br/>
        <w:t>Skip code block</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db.serverCmdLineOpts()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“argv”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“./mongod”,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“-replSet”,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“test”,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“–dbpath”,</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“/data/test/r1”,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“–port”,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“30001”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“parsed”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“dbpath” : “/data/test/r1”,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“port” : 30001,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“replSet” : “test”,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“rest” :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“ok”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If you have not passed specific port options like the ones above, then the mongod will be listening on 27017 and 28017 (http console) by default. Note: there are a couple of other arguments that can alter ports without being explicit, see here: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https://docs.mongodb.org/manual/administration/security/#interfaces-and-port-numbers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You can do this from the Operating System shell by running:</w:t>
      </w:r>
      <w:r w:rsidRPr="00643C57">
        <w:rPr>
          <w:rFonts w:ascii="Arial" w:eastAsia="Times New Roman" w:hAnsi="Arial" w:cs="Arial"/>
          <w:color w:val="4A4A4A"/>
          <w:sz w:val="24"/>
          <w:szCs w:val="24"/>
        </w:rPr>
        <w:br/>
        <w:t>sudo lsof -iTCP -sTCP:LISTEN | grep mongo</w:t>
      </w:r>
      <w:r w:rsidRPr="00643C57">
        <w:rPr>
          <w:rFonts w:ascii="Arial" w:eastAsia="Times New Roman" w:hAnsi="Arial" w:cs="Arial"/>
          <w:color w:val="4A4A4A"/>
          <w:sz w:val="24"/>
          <w:szCs w:val="24"/>
        </w:rPr>
        <w:br/>
        <w:t>MongoDB only listens on one port by default (27017). If the –rest interface is active, port 28017 (27017+1000) will also be open handling web requests for details.</w:t>
      </w:r>
      <w:r w:rsidRPr="00643C57">
        <w:rPr>
          <w:rFonts w:ascii="Arial" w:eastAsia="Times New Roman" w:hAnsi="Arial" w:cs="Arial"/>
          <w:color w:val="4A4A4A"/>
          <w:sz w:val="24"/>
          <w:szCs w:val="24"/>
        </w:rPr>
        <w:br/>
        <w:t>MongoDB supports a getParameter command, but that only works if you’re already connected to the Database (at which point you already know the port).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Q149) mongodb indexing embedded fields (dot notation)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E74C3C"/>
          <w:sz w:val="24"/>
          <w:szCs w:val="24"/>
        </w:rPr>
        <w:t>Ans.</w:t>
      </w:r>
      <w:r w:rsidRPr="00643C57">
        <w:rPr>
          <w:rFonts w:ascii="Arial" w:eastAsia="Times New Roman" w:hAnsi="Arial" w:cs="Arial"/>
          <w:color w:val="4A4A4A"/>
          <w:sz w:val="24"/>
          <w:szCs w:val="24"/>
        </w:rPr>
        <w:t> Let’s assume this is a document representing a customer.</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company_name: ‘corporate ltd.’,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pocs: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‘Paul’, email: ‘paul@corporate.com’},</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‘Jessica’, email: ‘jessica@corporate.com’}</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I wanted to define a unique index for pocs.email So I issued the following command:</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db.things.ensureIndex({“pocs.email”: 1}, {unique: true})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The strange thing is that when trying to add another company with a poc having an email already exists in another company, mongo rejects that, respecting the unique index constraint.</w:t>
      </w:r>
      <w:r w:rsidRPr="00643C57">
        <w:rPr>
          <w:rFonts w:ascii="Arial" w:eastAsia="Times New Roman" w:hAnsi="Arial" w:cs="Arial"/>
          <w:color w:val="4A4A4A"/>
          <w:sz w:val="24"/>
          <w:szCs w:val="24"/>
        </w:rPr>
        <w:br/>
        <w:t>that is, the following cannot exists:</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company_name: ‘corporate ltd.’,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pocs: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‘Paul’, email: ‘paul@corporate.com’},</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‘Jessica’, email: ‘jessica@corporate.com’}</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company_name: ‘contoso llc’,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pocs: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‘Paul’, email: ‘paul@corporate.com’},</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Which is fine. However, having duplicate poc within the same doc is possible, e.g.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company_name: ‘corporate ltd.’,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pocs: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‘Paul’, email: ‘paul@corporate.com’},</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‘Paul’, email: ‘paul@corporate.com’},</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‘Jessica’, email: ‘jessica@corporate.com’}</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see my cli commands sequence below:</w:t>
      </w:r>
      <w:r w:rsidRPr="00643C57">
        <w:rPr>
          <w:rFonts w:ascii="Arial" w:eastAsia="Times New Roman" w:hAnsi="Arial" w:cs="Arial"/>
          <w:color w:val="4A4A4A"/>
          <w:sz w:val="24"/>
          <w:szCs w:val="24"/>
        </w:rPr>
        <w:br/>
        <w:t>Skip code block</w:t>
      </w:r>
    </w:p>
    <w:tbl>
      <w:tblPr>
        <w:tblW w:w="18915" w:type="dxa"/>
        <w:tblCellMar>
          <w:left w:w="0" w:type="dxa"/>
          <w:right w:w="0" w:type="dxa"/>
        </w:tblCellMar>
        <w:tblLook w:val="04A0" w:firstRow="1" w:lastRow="0" w:firstColumn="1" w:lastColumn="0" w:noHBand="0" w:noVBand="1"/>
      </w:tblPr>
      <w:tblGrid>
        <w:gridCol w:w="555"/>
        <w:gridCol w:w="1836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tc>
        <w:tc>
          <w:tcPr>
            <w:tcW w:w="1836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&gt; version()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version: 2.0.2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use test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switched to db test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db.test.ensureIndex({“poc.email”: 1}, {unique: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db.test.insert({company: “contoso”, poc: [{email: ‘me@comapny.com’}]})</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db.test.insert({company: “contoso”, poc: [{email: ‘me@comapny.com’}]})</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E11000 duplicate key error index: test.test.$poc.email_1  dup key: { : “me@comapny.com”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({company: “contoso”, poc: [{email: ‘me.too@comapny.com’}, {email: ‘me.too@company.com’}]})</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ObjectId(“4f44949685926af0ecf9295d”), “company” : “contoso”, “poc” : [ { “email” : “me@comapny.com” }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ObjectId(“4f4494b885926af0ecf9295f”), “company” : “contoso”, “poc” : [ { “email” : “me.too@comapny.com” }, { “email” : “me.too@company.com” }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Moreover, 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happens either at insert or at update.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db.test.update({“_id” : ObjectId(“4f44949685926af0ecf9295d”)}, {$push: { poc: {email: ‘me@company.com’}}})</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ObjectId(“4f4494b885926af0ecf9295f”), “company” : “contoso”, “poc” : [ { “email” : “me.too@comapny.com” }, { “email” : “me.too@company.com” }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ObjectId(“4f44949685926af0ecf9295d”), “company” : “contoso”, “poc” : [        {      “email” : “me@comapny.com” },   {       “email” : “me@company.com” },   {      “email” : “me@company.com” }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Is this a </w:t>
      </w:r>
      <w:r w:rsidRPr="00643C57">
        <w:rPr>
          <w:rFonts w:ascii="Arial" w:eastAsia="Times New Roman" w:hAnsi="Arial" w:cs="Arial"/>
          <w:b/>
          <w:bCs/>
          <w:color w:val="4A4A4A"/>
          <w:sz w:val="24"/>
          <w:szCs w:val="24"/>
        </w:rPr>
        <w:t>bug </w:t>
      </w:r>
      <w:r w:rsidRPr="00643C57">
        <w:rPr>
          <w:rFonts w:ascii="Arial" w:eastAsia="Times New Roman" w:hAnsi="Arial" w:cs="Arial"/>
          <w:color w:val="4A4A4A"/>
          <w:sz w:val="24"/>
          <w:szCs w:val="24"/>
        </w:rPr>
        <w:t>or a </w:t>
      </w:r>
      <w:r w:rsidRPr="00643C57">
        <w:rPr>
          <w:rFonts w:ascii="Arial" w:eastAsia="Times New Roman" w:hAnsi="Arial" w:cs="Arial"/>
          <w:b/>
          <w:bCs/>
          <w:color w:val="4A4A4A"/>
          <w:sz w:val="24"/>
          <w:szCs w:val="24"/>
        </w:rPr>
        <w:t>by-design-feature</w:t>
      </w:r>
      <w:r w:rsidRPr="00643C57">
        <w:rPr>
          <w:rFonts w:ascii="Arial" w:eastAsia="Times New Roman" w:hAnsi="Arial" w:cs="Arial"/>
          <w:color w:val="4A4A4A"/>
          <w:sz w:val="24"/>
          <w:szCs w:val="24"/>
        </w:rPr>
        <w:t> I missed spotting in the documentation?</w:t>
      </w:r>
      <w:r w:rsidRPr="00643C57">
        <w:rPr>
          <w:rFonts w:ascii="Arial" w:eastAsia="Times New Roman" w:hAnsi="Arial" w:cs="Arial"/>
          <w:color w:val="4A4A4A"/>
          <w:sz w:val="24"/>
          <w:szCs w:val="24"/>
        </w:rPr>
        <w:br/>
        <w:t>There is an open issue regarding the same problem unique indexes not enforced within array of single document . You can vote for it.</w:t>
      </w:r>
      <w:r w:rsidRPr="00643C57">
        <w:rPr>
          <w:rFonts w:ascii="Arial" w:eastAsia="Times New Roman" w:hAnsi="Arial" w:cs="Arial"/>
          <w:color w:val="4A4A4A"/>
          <w:sz w:val="24"/>
          <w:szCs w:val="24"/>
        </w:rPr>
        <w:br/>
        <w:t>Also there is a nice workaround suggested by Kyle Banker in this similar post Unique indexes on embedded documents</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Update</w:t>
      </w:r>
      <w:r w:rsidRPr="00643C57">
        <w:rPr>
          <w:rFonts w:ascii="Arial" w:eastAsia="Times New Roman" w:hAnsi="Arial" w:cs="Arial"/>
          <w:color w:val="4A4A4A"/>
          <w:sz w:val="24"/>
          <w:szCs w:val="24"/>
        </w:rPr>
        <w:br/>
        <w:t>This is not only related to the embedded fields, we can reproduce the same for array fields too.</w:t>
      </w:r>
    </w:p>
    <w:tbl>
      <w:tblPr>
        <w:tblW w:w="14670" w:type="dxa"/>
        <w:tblCellMar>
          <w:left w:w="0" w:type="dxa"/>
          <w:right w:w="0" w:type="dxa"/>
        </w:tblCellMar>
        <w:tblLook w:val="04A0" w:firstRow="1" w:lastRow="0" w:firstColumn="1" w:lastColumn="0" w:noHBand="0" w:noVBand="1"/>
      </w:tblPr>
      <w:tblGrid>
        <w:gridCol w:w="555"/>
        <w:gridCol w:w="1411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tc>
        <w:tc>
          <w:tcPr>
            <w:tcW w:w="1411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&gt;db.uniqqueTest.insert({a:[1],x:1})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&gt;db.uniqqueTest.createIndex({a:1}, {unique: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db.uniqqueTest.find()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ObjectId(“4f44c6252434860b44986b02”), “a” : [ 1 ],”x”:1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and it throws an error if</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we try</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to create a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document with</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the same value (correct behavior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db.uniqqueTest.insert({a:[1],x:3})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E11000 duplicate key error index: stack.uniqqueTest.$a_1  dup key: { : 1.0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But 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works fine if</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we put the same value inside the array (no errors, silently accepts the duplicate value inside the array)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db.uniqqueTest.insert({a:[2],x:2})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db.uniqqueTest.update({x:2},{$push:{a:2}})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ObjectId(“4f44c65f2434860b44986b05”), “a” : [ 2, 2 ], “x” : 2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But not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this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db.uniqqueTest.update({x:2},{$push:{a:1}])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E11000 duplicate key error index: stack.uniqqueTest.$a_1  dup key: { : 1.0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Q150) Updating a sub-document in mongodb?</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How do I target an subdocument in the authors array as shown below, in order to update it?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collection.update({‘_id’: “4f44af6a024342300e000001”}, {$set: { ‘authors.?’ }} )&lt;br&gt;&lt;br&gt;&lt;br&gt;The document&lt;span class="token punctuation"&gt;:&lt;/span&gt;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&lt;span class="token punctuation"&gt;{&lt;/span&gt;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_id&lt;span class="token punctuation"&gt;:&lt;/span&gt;     “4f44af6a024342300e000001”&lt;span class="token punctuation"&gt;,&lt;/span&gt;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title&lt;span class="token punctuation"&gt;:&lt;/span&gt;   “A book”&lt;span class="token punctuation"&gt;,&lt;/span&gt;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 xml:space="preserve">created&lt;span class="token punctuation"&gt;:&lt;/span&gt; “&lt;span class="token number"&gt;2012&lt;/span&gt;&lt;span class="token operator"&gt;-&lt;/span&gt;&lt;span class="token </w:t>
      </w:r>
      <w:r w:rsidRPr="00643C57">
        <w:rPr>
          <w:rFonts w:ascii="Courier New" w:eastAsia="Times New Roman" w:hAnsi="Courier New" w:cs="Courier New"/>
          <w:color w:val="222222"/>
          <w:sz w:val="20"/>
          <w:szCs w:val="20"/>
        </w:rPr>
        <w:lastRenderedPageBreak/>
        <w:t>number"&gt;02&lt;/span&gt;&lt;span class="token operator"&gt;-&lt;/span&gt;22T14&lt;span class="token punctuation"&gt;:&lt;/span&gt;&lt;span class="token number"&gt;12&lt;/span&gt;&lt;span class="token punctuation"&gt;:&lt;/span&gt;&lt;span class="token number"&gt;51&lt;/span&gt;&lt;span class="token punctuation"&gt;.&lt;/span&gt;305Z”</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authors&lt;span class="token punctuation"&gt;:&lt;/span&gt; &lt;span class="token punctuation"&gt;[&lt;/span&gt;&lt;span class="token punctuation"&gt;{&lt;/span&gt;“_id”&lt;span class="token punctuation"&gt;:&lt;/span&gt;”4f44af6a024342300e000002&lt;span class="token operator"&gt;?&lt;/span&gt;&lt;span class="token punctuation"&gt;}&lt;/span&gt;&lt;span class="token punctuation"&gt;]&lt;/span&gt;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&lt;span class="token punctuation"&gt;}&lt;/span&gt;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By specifying actual position &lt;span class="token keyword"&gt;of&lt;/span&gt; embedded document like &lt;span class="token keyword"&gt;this&lt;/span&gt;&lt;span class="token punctuation"&gt;:&lt;/span&gt;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&lt;span class="token comment" spellcheck="true"&gt;// update _id field of first author&lt;/span&gt;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collection&lt;span class="token punctuation"&gt;.&lt;/span&gt;&lt;span class="token function"&gt;update&lt;/span&gt;&lt;span class="token punctuation"&gt;(&lt;/span&gt;&lt;span class="token punctuation"&gt;{&lt;/span&gt;‘_id’&lt;span class="token punctuation"&gt;:&lt;/span&gt; “4f44af6a024342300e000001”&lt;span class="token punctuation"&gt;}&lt;/span&gt;&lt;span class="token punctuation"&gt;,&lt;/span&gt;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&lt;span class="token punctuation"&gt;{&lt;/span&gt;$&lt;span class="token keyword"&gt;set&lt;/span&gt;&lt;span class="token punctuation"&gt;:&lt;/span&gt; &lt;span class="token punctuation"&gt;{&lt;/span&gt; ‘authors&lt;span class="token number"&gt;.0&lt;/span&gt;&lt;span class="token punctuation"&gt;.&lt;/span&gt;_id’&lt;span class="token punctuation"&gt;:&lt;/span&gt; “&lt;span class="token number"&gt;1&lt;/span&gt;” &lt;span class="token punctuation"&gt;}&lt;/span&gt;&lt;span class="token punctuation"&gt;}&lt;/span&gt; &lt;span class="token punctuation"&gt;)&lt;/span&gt;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Or via positional operator&lt;span class="token punctuation"&gt;:&lt;/span&gt;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&lt;span class="token comment" spellcheck="true"&gt;// update _id field of first matched by _id author&lt;/span&gt;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collection&lt;span class="token punctuation"&gt;.&lt;/span&gt;&lt;span class="token function"&gt;update&lt;/span&gt;&lt;span class="token punctuation"&gt;(&lt;/span&gt;&lt;span class="token punctuation"&gt;{&lt;/span&gt;‘_id’&lt;span class="token punctuation"&gt;:&lt;/span&gt; “4f44af6a024342300e000001”&lt;span class="token punctuation"&gt;,&lt;/span&gt;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&lt;span class="token comment" spellcheck="true"&gt;//you should specify query for embedded document&lt;/span&gt;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‘authors&lt;span class="token punctuation"&gt;.&lt;/span&gt;_id’ &lt;span class="token punctuation"&gt;:&lt;/span&gt; “4f44af6a024342300e000002” &lt;span class="token punctuation"&gt;}&lt;/span&gt;&lt;span class="token punctuation"&gt;,&lt;/span&gt;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&lt;span class="token comment" spellcheck="true"&gt;// you can update only one nested document matched by query&lt;/span&gt;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&lt;span class="token punctuation"&gt;{&lt;/span&gt;$&lt;span class="token keyword"&gt;set&lt;/span&gt;&lt;span class="token punctuation"&gt;:&lt;/span&gt; &lt;span class="token punctuation"&gt;{&lt;/span&gt; ‘authors&lt;span class="token punctuation"&gt;.&lt;/span&gt;$&lt;span class="token punctuation"&gt;.&lt;/span&gt;_id’&lt;span class="token punctuation"&gt;:&lt;/span&gt; “&lt;span class="token number"&gt;1&lt;/span&gt;” &lt;span class="token punctuation"&gt;}&lt;/span&gt;&lt;span class="token punctuation"&gt;}&lt;/span&gt; &lt;span class="token punctuation"&gt;)&lt;/span&gt;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Q151) Update MongoDB collection using $toLower</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have an existing MongoDB collection containing user names. The user names contain both lower case and upper case letters. I want to update all the user names so they only contain lower case letters. I have tried this script, but it didn’t work</w:t>
      </w:r>
    </w:p>
    <w:tbl>
      <w:tblPr>
        <w:tblW w:w="16395" w:type="dxa"/>
        <w:tblCellMar>
          <w:left w:w="0" w:type="dxa"/>
          <w:right w:w="0" w:type="dxa"/>
        </w:tblCellMar>
        <w:tblLook w:val="04A0" w:firstRow="1" w:lastRow="0" w:firstColumn="1" w:lastColumn="0" w:noHBand="0" w:noVBand="1"/>
      </w:tblPr>
      <w:tblGrid>
        <w:gridCol w:w="555"/>
        <w:gridCol w:w="1584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tc>
        <w:tc>
          <w:tcPr>
            <w:tcW w:w="1584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db.myCollection.find().forEach(</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function(e)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e.UserName = $toLower(e.UserName);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db.myCollection.save(e);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Any information on getting 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to work will be really appreciated, Scott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MongoDB does not have a concept of $toLower as a command. The solution is to run a big forloop over the data and issue the updates individually.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You can 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any driver or from the shell: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db.myCollection.find().forEach(</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function(e)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e.UserName = e.UserName.toLowerCase();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db.myCollection.save(e);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You can also replace the save with an atomic update:</w:t>
      </w:r>
      <w:r w:rsidRPr="00643C57">
        <w:rPr>
          <w:rFonts w:ascii="Arial" w:eastAsia="Times New Roman" w:hAnsi="Arial" w:cs="Arial"/>
          <w:color w:val="4A4A4A"/>
          <w:sz w:val="24"/>
          <w:szCs w:val="24"/>
        </w:rPr>
        <w:br/>
        <w:t>db.myCollection.update({_id: e._id}, {$set: {UserName: e.UserName.toLowerCase() } })</w:t>
      </w:r>
      <w:r w:rsidRPr="00643C57">
        <w:rPr>
          <w:rFonts w:ascii="Arial" w:eastAsia="Times New Roman" w:hAnsi="Arial" w:cs="Arial"/>
          <w:color w:val="4A4A4A"/>
          <w:sz w:val="24"/>
          <w:szCs w:val="24"/>
        </w:rPr>
        <w:br/>
        <w:t>Again, you could also do this from any of the drivers, the code will be very similar.</w:t>
      </w:r>
      <w:r w:rsidRPr="00643C57">
        <w:rPr>
          <w:rFonts w:ascii="Arial" w:eastAsia="Times New Roman" w:hAnsi="Arial" w:cs="Arial"/>
          <w:color w:val="4A4A4A"/>
          <w:sz w:val="24"/>
          <w:szCs w:val="24"/>
        </w:rPr>
        <w:br/>
        <w:t>EDIT: Remon brings up a good point. The $toLower command does exist as part of the aggregation framework, but this has nothing to do with updating. The documentation for updating is here.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Q152) Mongo ObjectIDs: Safe to use in the wild?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I’m designing an API that interacts with MongoDB.</w:t>
      </w:r>
      <w:r w:rsidRPr="00643C57">
        <w:rPr>
          <w:rFonts w:ascii="Arial" w:eastAsia="Times New Roman" w:hAnsi="Arial" w:cs="Arial"/>
          <w:color w:val="4A4A4A"/>
          <w:sz w:val="24"/>
          <w:szCs w:val="24"/>
        </w:rPr>
        <w:br/>
        <w:t>Now the question is, if it is </w:t>
      </w:r>
      <w:r w:rsidRPr="00643C57">
        <w:rPr>
          <w:rFonts w:ascii="Arial" w:eastAsia="Times New Roman" w:hAnsi="Arial" w:cs="Arial"/>
          <w:b/>
          <w:bCs/>
          <w:color w:val="4A4A4A"/>
          <w:sz w:val="24"/>
          <w:szCs w:val="24"/>
        </w:rPr>
        <w:t>safe </w:t>
      </w:r>
      <w:r w:rsidRPr="00643C57">
        <w:rPr>
          <w:rFonts w:ascii="Arial" w:eastAsia="Times New Roman" w:hAnsi="Arial" w:cs="Arial"/>
          <w:color w:val="4A4A4A"/>
          <w:sz w:val="24"/>
          <w:szCs w:val="24"/>
        </w:rPr>
        <w:t>to use the raw ObjectID to query for objects etc. Could any security issues arise when using the OIDs directly (e.g. in queries), or should I encrypt/decrypt them before they leave my server environment?</w:t>
      </w:r>
      <w:r w:rsidRPr="00643C57">
        <w:rPr>
          <w:rFonts w:ascii="Arial" w:eastAsia="Times New Roman" w:hAnsi="Arial" w:cs="Arial"/>
          <w:color w:val="4A4A4A"/>
          <w:sz w:val="24"/>
          <w:szCs w:val="24"/>
        </w:rPr>
        <w:br/>
        <w:t>Look at BSON Object ID specification here and you will know</w:t>
      </w:r>
      <w:r w:rsidRPr="00643C57">
        <w:rPr>
          <w:rFonts w:ascii="Arial" w:eastAsia="Times New Roman" w:hAnsi="Arial" w:cs="Arial"/>
          <w:b/>
          <w:bCs/>
          <w:color w:val="4A4A4A"/>
          <w:sz w:val="24"/>
          <w:szCs w:val="24"/>
        </w:rPr>
        <w:t> if it is safe for you to use.</w:t>
      </w:r>
      <w:r w:rsidRPr="00643C57">
        <w:rPr>
          <w:rFonts w:ascii="Arial" w:eastAsia="Times New Roman" w:hAnsi="Arial" w:cs="Arial"/>
          <w:color w:val="4A4A4A"/>
          <w:sz w:val="24"/>
          <w:szCs w:val="24"/>
        </w:rPr>
        <w:br/>
        <w:t>If you try to protect from users sending different URLs from scripts (fuskators) then it seems for me it has weak security. There won’t be too many ‘machine’, ‘pid’ part combinations. ‘time’ part can calculated if attacker can have an idea how data was inserted (especially if using batch). ‘inc’ – very weak.</w:t>
      </w:r>
      <w:r w:rsidRPr="00643C57">
        <w:rPr>
          <w:rFonts w:ascii="Arial" w:eastAsia="Times New Roman" w:hAnsi="Arial" w:cs="Arial"/>
          <w:color w:val="4A4A4A"/>
          <w:sz w:val="24"/>
          <w:szCs w:val="24"/>
        </w:rPr>
        <w:br/>
        <w:t>I won’t trust ObjectIDs as the only security.</w:t>
      </w:r>
      <w:r w:rsidRPr="00643C57">
        <w:rPr>
          <w:rFonts w:ascii="Arial" w:eastAsia="Times New Roman" w:hAnsi="Arial" w:cs="Arial"/>
          <w:color w:val="4A4A4A"/>
          <w:sz w:val="24"/>
          <w:szCs w:val="24"/>
        </w:rPr>
        <w:br/>
        <w:t>Please note there can’t be a right answer to the question “is it safe” in general. You must decide yourself.</w:t>
      </w:r>
      <w:r w:rsidRPr="00643C57">
        <w:rPr>
          <w:rFonts w:ascii="Arial" w:eastAsia="Times New Roman" w:hAnsi="Arial" w:cs="Arial"/>
          <w:color w:val="4A4A4A"/>
          <w:sz w:val="24"/>
          <w:szCs w:val="24"/>
        </w:rPr>
        <w:br/>
        <w:t>1. But keep in mind that such URL-based security will fall to dust when users will share URLs they visited. Even best your encryption won’t help.</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lastRenderedPageBreak/>
        <w:t>Q153) In MongoDB, How to toggle a boolean field in one document with atomic operation?</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Is there any way to toggle the boolean field of ONE document in MongoDB with atomic operation? Say, (In python)</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cl.update({“_id”: …}, {“$toggle”: {“field”: 1}})</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Right now, I don’t think it’s possible to do this with one operation. The bitwise operators (https://www.mongodb.org/display/DOCS/Updating#Updating-%24bit) don’t have a ‘$xor’ yet although I’ve a patch for it.</w:t>
      </w:r>
      <w:r w:rsidRPr="00643C57">
        <w:rPr>
          <w:rFonts w:ascii="Arial" w:eastAsia="Times New Roman" w:hAnsi="Arial" w:cs="Arial"/>
          <w:color w:val="4A4A4A"/>
          <w:sz w:val="24"/>
          <w:szCs w:val="24"/>
        </w:rPr>
        <w:br/>
        <w:t>Right now the workaround I think think of is by always using ‘$inc’:</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cl.update( { “_id”: …}, { ‘$inc’ : { ‘field’ : 1 } } );</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Then instead of checking for true or false, you can do check whether an item is “true”: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cl.find( { “_id”: …, ‘field’ : { ‘$mod’ : [ 2, 1 ] }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IE, you using the modulo operator to see whether it’s even or uneven with even being “unset”, and uneven being “set”. If you want to have the oppposite behaviour (ie, find all items that don’t have the flag set), then use</w:t>
      </w:r>
      <w:r w:rsidRPr="00643C57">
        <w:rPr>
          <w:rFonts w:ascii="Arial" w:eastAsia="Times New Roman" w:hAnsi="Arial" w:cs="Arial"/>
          <w:color w:val="4A4A4A"/>
          <w:sz w:val="24"/>
          <w:szCs w:val="24"/>
        </w:rPr>
        <w:br/>
        <w:t>[ 2, 0 ];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Q154) Working with special characters in a Mongo collection</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have a collection I’m unable to drop, I’m assuming that the “-” in its name is a special character. In MongoDB, what is the best way to escape special characters?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db.tweets.drop();</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BUT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db.tweets-old.drop();</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ReferenceError: old is not defined (shell):1</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I’ve tried to escape with quotes (both single and double) and a slash, but nothing works.</w:t>
      </w:r>
      <w:r w:rsidRPr="00643C57">
        <w:rPr>
          <w:rFonts w:ascii="Arial" w:eastAsia="Times New Roman" w:hAnsi="Arial" w:cs="Arial"/>
          <w:color w:val="4A4A4A"/>
          <w:sz w:val="24"/>
          <w:szCs w:val="24"/>
        </w:rPr>
        <w:br/>
        <w:t>The following works: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db[“tweets-old”].drop();</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It’s called the square bracket notation, which allows you to use special characters in property names.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Q155) Add new field to all documents in a nested array</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have a database of person documents. Each has a field named photos, which is an array of photo documents. I would like to add a new ‘reviewed’ flag to each of the photo documents and initialize it to false.</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This is the query I am trying to use:</w:t>
      </w:r>
    </w:p>
    <w:tbl>
      <w:tblPr>
        <w:tblW w:w="11355" w:type="dxa"/>
        <w:tblCellMar>
          <w:left w:w="0" w:type="dxa"/>
          <w:right w:w="0" w:type="dxa"/>
        </w:tblCellMar>
        <w:tblLook w:val="04A0" w:firstRow="1" w:lastRow="0" w:firstColumn="1" w:lastColumn="0" w:noHBand="0" w:noVBand="1"/>
      </w:tblPr>
      <w:tblGrid>
        <w:gridCol w:w="450"/>
        <w:gridCol w:w="1090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90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db.person.update({ “_id” : { $exists : 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 {$set : {photos.reviewed : false} }, false, true)</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However I get the following error:</w:t>
      </w:r>
      <w:r w:rsidRPr="00643C57">
        <w:rPr>
          <w:rFonts w:ascii="Arial" w:eastAsia="Times New Roman" w:hAnsi="Arial" w:cs="Arial"/>
          <w:color w:val="4A4A4A"/>
          <w:sz w:val="24"/>
          <w:szCs w:val="24"/>
        </w:rPr>
        <w:br/>
        <w:t>SyntaxError: missing : after property id (shell):1</w:t>
      </w:r>
      <w:r w:rsidRPr="00643C57">
        <w:rPr>
          <w:rFonts w:ascii="Arial" w:eastAsia="Times New Roman" w:hAnsi="Arial" w:cs="Arial"/>
          <w:color w:val="4A4A4A"/>
          <w:sz w:val="24"/>
          <w:szCs w:val="24"/>
        </w:rPr>
        <w:br/>
        <w:t>Is this possible, and if so, what am I doing wrong in my update?</w:t>
      </w:r>
      <w:r w:rsidRPr="00643C57">
        <w:rPr>
          <w:rFonts w:ascii="Arial" w:eastAsia="Times New Roman" w:hAnsi="Arial" w:cs="Arial"/>
          <w:color w:val="4A4A4A"/>
          <w:sz w:val="24"/>
          <w:szCs w:val="24"/>
        </w:rPr>
        <w:br/>
        <w:t>Here is a full example of the ‘person’ document:</w:t>
      </w:r>
      <w:r w:rsidRPr="00643C57">
        <w:rPr>
          <w:rFonts w:ascii="Arial" w:eastAsia="Times New Roman" w:hAnsi="Arial" w:cs="Arial"/>
          <w:color w:val="4A4A4A"/>
          <w:sz w:val="24"/>
          <w:szCs w:val="24"/>
        </w:rPr>
        <w:br/>
        <w:t>Skip code block</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“_class” : “com.foo.Person”,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“2894”,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 “Pixel Spacebag”,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“photos”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“thumbUrl” : “https://site.com/a_s.jpg”,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“fullUrl” : “https://site.com/a.jpg”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“thumbUrl” : “https://site.com/b_s.jpg”,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“fullUrl” : “https://site.com/b.jpg”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Bonus karma for anyone who can tell me a cleaner why to update “all documents” without using the query { “_id” : { $exists : true } }</w:t>
      </w:r>
      <w:r w:rsidRPr="00643C57">
        <w:rPr>
          <w:rFonts w:ascii="Arial" w:eastAsia="Times New Roman" w:hAnsi="Arial" w:cs="Arial"/>
          <w:color w:val="4A4A4A"/>
          <w:sz w:val="24"/>
          <w:szCs w:val="24"/>
        </w:rPr>
        <w:br/>
        <w:t>Is this possible, and if so, what am I doing wrong in my update?</w:t>
      </w:r>
      <w:r w:rsidRPr="00643C57">
        <w:rPr>
          <w:rFonts w:ascii="Arial" w:eastAsia="Times New Roman" w:hAnsi="Arial" w:cs="Arial"/>
          <w:color w:val="4A4A4A"/>
          <w:sz w:val="24"/>
          <w:szCs w:val="24"/>
        </w:rPr>
        <w:br/>
        <w:t>No. In general MongoDB is only good at doing updates on top-level objects.</w:t>
      </w:r>
      <w:r w:rsidRPr="00643C57">
        <w:rPr>
          <w:rFonts w:ascii="Arial" w:eastAsia="Times New Roman" w:hAnsi="Arial" w:cs="Arial"/>
          <w:color w:val="4A4A4A"/>
          <w:sz w:val="24"/>
          <w:szCs w:val="24"/>
        </w:rPr>
        <w:br/>
        <w:t>The exception here is the $ positional operator. From the docs: Use this to find an array member and then manipulate it.</w:t>
      </w:r>
      <w:r w:rsidRPr="00643C57">
        <w:rPr>
          <w:rFonts w:ascii="Arial" w:eastAsia="Times New Roman" w:hAnsi="Arial" w:cs="Arial"/>
          <w:color w:val="4A4A4A"/>
          <w:sz w:val="24"/>
          <w:szCs w:val="24"/>
        </w:rPr>
        <w:br/>
        <w:t>However, in your case you want to modify all members in an array. So that is not what you need.</w:t>
      </w:r>
      <w:r w:rsidRPr="00643C57">
        <w:rPr>
          <w:rFonts w:ascii="Arial" w:eastAsia="Times New Roman" w:hAnsi="Arial" w:cs="Arial"/>
          <w:color w:val="4A4A4A"/>
          <w:sz w:val="24"/>
          <w:szCs w:val="24"/>
        </w:rPr>
        <w:br/>
        <w:t>Bonus karma for anyone who can tell me a cleaner why to update “all documents”</w:t>
      </w:r>
      <w:r w:rsidRPr="00643C57">
        <w:rPr>
          <w:rFonts w:ascii="Arial" w:eastAsia="Times New Roman" w:hAnsi="Arial" w:cs="Arial"/>
          <w:color w:val="4A4A4A"/>
          <w:sz w:val="24"/>
          <w:szCs w:val="24"/>
        </w:rPr>
        <w:br/>
        <w:t>Try db.coll.update(query, update, false, true), this will issue a “multi” update. That lasttrue is what makes it a multi.</w:t>
      </w:r>
      <w:r w:rsidRPr="00643C57">
        <w:rPr>
          <w:rFonts w:ascii="Arial" w:eastAsia="Times New Roman" w:hAnsi="Arial" w:cs="Arial"/>
          <w:color w:val="4A4A4A"/>
          <w:sz w:val="24"/>
          <w:szCs w:val="24"/>
        </w:rPr>
        <w:br/>
        <w:t>Is this possible,</w:t>
      </w:r>
      <w:r w:rsidRPr="00643C57">
        <w:rPr>
          <w:rFonts w:ascii="Arial" w:eastAsia="Times New Roman" w:hAnsi="Arial" w:cs="Arial"/>
          <w:color w:val="4A4A4A"/>
          <w:sz w:val="24"/>
          <w:szCs w:val="24"/>
        </w:rPr>
        <w:br/>
        <w:t>You have two options here:</w:t>
      </w:r>
      <w:r w:rsidRPr="00643C57">
        <w:rPr>
          <w:rFonts w:ascii="Arial" w:eastAsia="Times New Roman" w:hAnsi="Arial" w:cs="Arial"/>
          <w:color w:val="4A4A4A"/>
          <w:sz w:val="24"/>
          <w:szCs w:val="24"/>
        </w:rPr>
        <w:br/>
        <w:t xml:space="preserve">1. Write afor loop to perform the update. It will basically be a nested for loop, one to loop </w:t>
      </w:r>
      <w:r w:rsidRPr="00643C57">
        <w:rPr>
          <w:rFonts w:ascii="Arial" w:eastAsia="Times New Roman" w:hAnsi="Arial" w:cs="Arial"/>
          <w:color w:val="4A4A4A"/>
          <w:sz w:val="24"/>
          <w:szCs w:val="24"/>
        </w:rPr>
        <w:lastRenderedPageBreak/>
        <w:t>through the data, the other to loop through the sub-array. If you have a lot of data, you will want to write this is your driver of choice (and possibly multi-thread it).</w:t>
      </w:r>
      <w:r w:rsidRPr="00643C57">
        <w:rPr>
          <w:rFonts w:ascii="Arial" w:eastAsia="Times New Roman" w:hAnsi="Arial" w:cs="Arial"/>
          <w:color w:val="4A4A4A"/>
          <w:sz w:val="24"/>
          <w:szCs w:val="24"/>
        </w:rPr>
        <w:br/>
        <w:t>2. Write your code to handlereviewed as nullable. Write the data such that if it comes across a photo with reviewed undefined then it must be false. Then you can set the field appropriately and commit it back to the DB.</w:t>
      </w:r>
      <w:r w:rsidRPr="00643C57">
        <w:rPr>
          <w:rFonts w:ascii="Arial" w:eastAsia="Times New Roman" w:hAnsi="Arial" w:cs="Arial"/>
          <w:color w:val="4A4A4A"/>
          <w:sz w:val="24"/>
          <w:szCs w:val="24"/>
        </w:rPr>
        <w:br/>
        <w:t>Method #2 is something you should get used to. As your data grows and you add fields, it becomes difficult to “back-port” all of the old data. This is similar to the problem of issuing a schema change in SQL when you have 1B items in the DB.</w:t>
      </w:r>
      <w:r w:rsidRPr="00643C57">
        <w:rPr>
          <w:rFonts w:ascii="Arial" w:eastAsia="Times New Roman" w:hAnsi="Arial" w:cs="Arial"/>
          <w:color w:val="4A4A4A"/>
          <w:sz w:val="24"/>
          <w:szCs w:val="24"/>
        </w:rPr>
        <w:br/>
        <w:t>Instead just make your code resistant against the null and learn to treat it as a default.</w:t>
      </w:r>
      <w:r w:rsidRPr="00643C57">
        <w:rPr>
          <w:rFonts w:ascii="Arial" w:eastAsia="Times New Roman" w:hAnsi="Arial" w:cs="Arial"/>
          <w:color w:val="4A4A4A"/>
          <w:sz w:val="24"/>
          <w:szCs w:val="24"/>
        </w:rPr>
        <w:br/>
        <w:t>Again though, this is still not the solution you seek.</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Q156) How to listen for changes to a MongoDB collection?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I’m creating a sort of background job queue system with MongoDB as the data store. How can I “listen” for inserts to a MongoDB collection before spawning workers to process the job? Do I need to poll every few seconds to see if there are any changes from last time, or is there a way my script can wait for inserts to occur? This is a PHP project that I am working on, but feel free to answer in Ruby or language agnostic.</w:t>
      </w:r>
      <w:r w:rsidRPr="00643C57">
        <w:rPr>
          <w:rFonts w:ascii="Arial" w:eastAsia="Times New Roman" w:hAnsi="Arial" w:cs="Arial"/>
          <w:color w:val="4A4A4A"/>
          <w:sz w:val="24"/>
          <w:szCs w:val="24"/>
        </w:rPr>
        <w:br/>
        <w:t>What you are thinking of sounds a lot like triggers. MongoDB does not have any support for triggers, however some people have “rolled their own” using some tricks. The key here is the oplog.</w:t>
      </w:r>
      <w:r w:rsidRPr="00643C57">
        <w:rPr>
          <w:rFonts w:ascii="Arial" w:eastAsia="Times New Roman" w:hAnsi="Arial" w:cs="Arial"/>
          <w:color w:val="4A4A4A"/>
          <w:sz w:val="24"/>
          <w:szCs w:val="24"/>
        </w:rPr>
        <w:br/>
        <w:t>When you run MongoDB in a Replica Set, all of the MongoDB actions are logged to an operations log (known as the oplog). The oplog is basically just a running list of the modifications made to the data. Replicas Sets function by listening to changes on this oplog and then applying the changes locally.</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Does this sound familiar?</w:t>
      </w:r>
      <w:r w:rsidRPr="00643C57">
        <w:rPr>
          <w:rFonts w:ascii="Arial" w:eastAsia="Times New Roman" w:hAnsi="Arial" w:cs="Arial"/>
          <w:color w:val="4A4A4A"/>
          <w:sz w:val="24"/>
          <w:szCs w:val="24"/>
        </w:rPr>
        <w:br/>
        <w:t>I cannot detail the whole process here, it is several pages of documentation, but the tools you need are available.</w:t>
      </w:r>
      <w:r w:rsidRPr="00643C57">
        <w:rPr>
          <w:rFonts w:ascii="Arial" w:eastAsia="Times New Roman" w:hAnsi="Arial" w:cs="Arial"/>
          <w:color w:val="4A4A4A"/>
          <w:sz w:val="24"/>
          <w:szCs w:val="24"/>
        </w:rPr>
        <w:br/>
        <w:t>First some write-ups on the oplog – Brief description – Layout of the local collection (which contains the oplog)</w:t>
      </w:r>
      <w:r w:rsidRPr="00643C57">
        <w:rPr>
          <w:rFonts w:ascii="Arial" w:eastAsia="Times New Roman" w:hAnsi="Arial" w:cs="Arial"/>
          <w:color w:val="4A4A4A"/>
          <w:sz w:val="24"/>
          <w:szCs w:val="24"/>
        </w:rPr>
        <w:br/>
        <w:t>You will also want to leverage tailable cursors. These will provide you with a way to listen for changes instead of polling for them. Note that replication uses tailable cursors, so this is a supported feature.</w:t>
      </w:r>
      <w:r w:rsidRPr="00643C57">
        <w:rPr>
          <w:rFonts w:ascii="Arial" w:eastAsia="Times New Roman" w:hAnsi="Arial" w:cs="Arial"/>
          <w:color w:val="4A4A4A"/>
          <w:sz w:val="24"/>
          <w:szCs w:val="24"/>
        </w:rPr>
        <w:br/>
        <w:t>MongoDB has what is called capped collections and tailable cursors that allows MongoDB to push data to the listeners.</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A capped collection is essentially a collection that is a fixed size and only allows insertions. Here’s what it would look like to create one: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db.createCollection(“messages”, { capped: true, size: 100000000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Ruby example of using tailable cursors: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coll = db.collection(‘my_collection’)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cursor = Mongo::Cursor.new(coll, :tailable =&gt;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loop do</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if</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doc = cursor.next_document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puts doc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sleep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end</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Additional Resources:</w:t>
      </w:r>
      <w:r w:rsidRPr="00643C57">
        <w:rPr>
          <w:rFonts w:ascii="Arial" w:eastAsia="Times New Roman" w:hAnsi="Arial" w:cs="Arial"/>
          <w:color w:val="4A4A4A"/>
          <w:sz w:val="24"/>
          <w:szCs w:val="24"/>
        </w:rPr>
        <w:br/>
        <w:t>Ruby/Node.js Tutorial which walks you through creating an application that listens to inserts in a MongoDB capped collection.</w:t>
      </w:r>
      <w:r w:rsidRPr="00643C57">
        <w:rPr>
          <w:rFonts w:ascii="Arial" w:eastAsia="Times New Roman" w:hAnsi="Arial" w:cs="Arial"/>
          <w:color w:val="4A4A4A"/>
          <w:sz w:val="24"/>
          <w:szCs w:val="24"/>
        </w:rPr>
        <w:br/>
        <w:t>An article talking about tailable cursors in more detail.</w:t>
      </w:r>
      <w:r w:rsidRPr="00643C57">
        <w:rPr>
          <w:rFonts w:ascii="Arial" w:eastAsia="Times New Roman" w:hAnsi="Arial" w:cs="Arial"/>
          <w:color w:val="4A4A4A"/>
          <w:sz w:val="24"/>
          <w:szCs w:val="24"/>
        </w:rPr>
        <w:br/>
        <w:t>PHP, Ruby, Python, and Perl examples of using tailable cursors.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Q157) MongoDB – Query on nested field with index</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am trying to figure out how I must structure queries such that they will hit my index. I have documents structured like so:</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“attributes” : { “make” : “Subaru”, “color” : “Red” }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With an index of: db.stuff.ensureIndex({“attributes.make”:1})</w:t>
      </w:r>
      <w:r w:rsidRPr="00643C57">
        <w:rPr>
          <w:rFonts w:ascii="Arial" w:eastAsia="Times New Roman" w:hAnsi="Arial" w:cs="Arial"/>
          <w:color w:val="4A4A4A"/>
          <w:sz w:val="24"/>
          <w:szCs w:val="24"/>
        </w:rPr>
        <w:br/>
        <w:t>What I’ve found is that querying using dot notation hits the index while querying with a document does not.</w:t>
      </w:r>
      <w:r w:rsidRPr="00643C57">
        <w:rPr>
          <w:rFonts w:ascii="Arial" w:eastAsia="Times New Roman" w:hAnsi="Arial" w:cs="Arial"/>
          <w:color w:val="4A4A4A"/>
          <w:sz w:val="24"/>
          <w:szCs w:val="24"/>
        </w:rPr>
        <w:br/>
        <w:t>Example:</w:t>
      </w:r>
      <w:r w:rsidRPr="00643C57">
        <w:rPr>
          <w:rFonts w:ascii="Arial" w:eastAsia="Times New Roman" w:hAnsi="Arial" w:cs="Arial"/>
          <w:color w:val="4A4A4A"/>
          <w:sz w:val="24"/>
          <w:szCs w:val="24"/>
        </w:rPr>
        <w:br/>
        <w:t>Skip code block</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db.stuff.find({“attributes.make”:”Subaru”}).explain()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“cursor” : “BtreeCursor attributes.make_1”,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“nscannedObjects”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“millis”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“nYields”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“nChunkSkips”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“isMultiKey”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“indexOnly”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“indexBounds”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“attributes.make”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“Subaru”,</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“Subaru”</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vs</w:t>
      </w:r>
      <w:r w:rsidRPr="00643C57">
        <w:rPr>
          <w:rFonts w:ascii="Arial" w:eastAsia="Times New Roman" w:hAnsi="Arial" w:cs="Arial"/>
          <w:color w:val="4A4A4A"/>
          <w:sz w:val="24"/>
          <w:szCs w:val="24"/>
        </w:rPr>
        <w:br/>
        <w:t>Skip code block</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db.stuff.find({attributes:{make:”Subaru”}}).explain()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“cursor” : “BasicCursor”,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“nscannedObjects”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“millis”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“nYields”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“nChunkSkips”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“isMultiKey”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“indexOnly”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“indexBounds”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Is there a way to get the document style query to hit the index? The reason is that when constructing queries from my persistent objects it’s much easier to serialize them out as documents as opposed to something using dot notation.</w:t>
      </w:r>
      <w:r w:rsidRPr="00643C57">
        <w:rPr>
          <w:rFonts w:ascii="Arial" w:eastAsia="Times New Roman" w:hAnsi="Arial" w:cs="Arial"/>
          <w:color w:val="4A4A4A"/>
          <w:sz w:val="24"/>
          <w:szCs w:val="24"/>
        </w:rPr>
        <w:br/>
        <w:t>I’ll also add that we’re using a home grown data mapper layer built w/ Jackson. Would using something like Morphia help with properly constructing these queries?</w:t>
      </w:r>
      <w:r w:rsidRPr="00643C57">
        <w:rPr>
          <w:rFonts w:ascii="Arial" w:eastAsia="Times New Roman" w:hAnsi="Arial" w:cs="Arial"/>
          <w:color w:val="4A4A4A"/>
          <w:sz w:val="24"/>
          <w:szCs w:val="24"/>
        </w:rPr>
        <w:br/>
        <w:t>Did some more digging and this thread explains what’s going with the sub-document query. My problem above was that to make the sub-document based query act like the dot-notation I needed to use elemMatch.</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db.stuff.find({“attributes”:{“$elemMatch” : {“make”:”Subaru”}}}).explain()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“cursor” : “BtreeCursor attributes.make_1”,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“nscannedObjects”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“millis”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“nYields”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“nChunkSkips”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“isMultiKey”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“indexOnly”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“indexBounds”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“attributes.make”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“Subaru”,</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“Subaru”</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lastRenderedPageBreak/>
        <w:t>Q158) Save Subset of MongoDB Collection to Another Collection</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have a set like so</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 20120101}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 20120103}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 20120104}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 20120005}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 20120105}</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How do I save a subset of those documents with the date ‘20120105’ to another collection?</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i.e</w:t>
      </w:r>
      <w:r w:rsidRPr="00643C57">
        <w:rPr>
          <w:rFonts w:ascii="Arial" w:eastAsia="Times New Roman" w:hAnsi="Arial" w:cs="Arial"/>
          <w:color w:val="4A4A4A"/>
          <w:sz w:val="24"/>
          <w:szCs w:val="24"/>
        </w:rPr>
        <w:t> db.subset.save(db.full_set.find({date: “20120105”}));</w:t>
      </w:r>
      <w:r w:rsidRPr="00643C57">
        <w:rPr>
          <w:rFonts w:ascii="Arial" w:eastAsia="Times New Roman" w:hAnsi="Arial" w:cs="Arial"/>
          <w:color w:val="4A4A4A"/>
          <w:sz w:val="24"/>
          <w:szCs w:val="24"/>
        </w:rPr>
        <w:br/>
        <w:t>Here’s the shell version:</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db.full_set.find({date:”20120105?}).forEach(function(doc){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db.subset.insert(doc);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There’s no direct equivalent of SQL’s insert into … select from ….</w:t>
      </w:r>
      <w:r w:rsidRPr="00643C57">
        <w:rPr>
          <w:rFonts w:ascii="Arial" w:eastAsia="Times New Roman" w:hAnsi="Arial" w:cs="Arial"/>
          <w:color w:val="4A4A4A"/>
          <w:sz w:val="24"/>
          <w:szCs w:val="24"/>
        </w:rPr>
        <w:br/>
        <w:t>You have to take care of it yourself. Fetch documents of interest and save them to another collection.</w:t>
      </w:r>
      <w:r w:rsidRPr="00643C57">
        <w:rPr>
          <w:rFonts w:ascii="Arial" w:eastAsia="Times New Roman" w:hAnsi="Arial" w:cs="Arial"/>
          <w:color w:val="4A4A4A"/>
          <w:sz w:val="24"/>
          <w:szCs w:val="24"/>
        </w:rPr>
        <w:br/>
        <w:t>You can do it in the shell, but I’d use a small external script in Ruby. Something like this:</w:t>
      </w:r>
      <w:r w:rsidRPr="00643C57">
        <w:rPr>
          <w:rFonts w:ascii="Arial" w:eastAsia="Times New Roman" w:hAnsi="Arial" w:cs="Arial"/>
          <w:color w:val="4A4A4A"/>
          <w:sz w:val="24"/>
          <w:szCs w:val="24"/>
        </w:rPr>
        <w:br/>
        <w:t>require ‘mongo’</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 = Mongo::Connection.new.db(‘mydb’)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source = db.collection(‘source_collection’)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target = db.collection(‘target_collection’)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source.find(date: “20120105”).each do</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|doc|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target.insert doc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end</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Actually, there is an equivalent of SQL’s insert into … select from in MongoDB. First, you convert multiple documents into an array of documents; then you insert the array into the target collection</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db.subset.insert(db.full_set.find({date:”20120105?}).toArray())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Q159) What characters are NOT allowed in MongoDB field names?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figured out that of course . and SPACE aren’t allowed. Are there other forbidden characters ?</w:t>
      </w:r>
      <w:r w:rsidRPr="00643C57">
        <w:rPr>
          <w:rFonts w:ascii="Arial" w:eastAsia="Times New Roman" w:hAnsi="Arial" w:cs="Arial"/>
          <w:color w:val="4A4A4A"/>
          <w:sz w:val="24"/>
          <w:szCs w:val="24"/>
        </w:rPr>
        <w:br/>
        <w:t>You can use any (UTF8) character in the field name which aren’t special (contains “.”, or starts with “$”).</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https://jira.mongodb.org/browse/SERVER-3229&lt;br&gt;https://stackoverflow.com/a/7976235/311220</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It’s generally best to stick with lowercase alphanumeric with underscores though.</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Q160) Is MongoDB somehow limited to a single core?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Perhaps I have misconfigured MongoDB somehow, but even under heavy load I don’t see it using more than one core. For example, top is currently showing:</w:t>
      </w:r>
      <w:r w:rsidRPr="00643C57">
        <w:rPr>
          <w:rFonts w:ascii="Arial" w:eastAsia="Times New Roman" w:hAnsi="Arial" w:cs="Arial"/>
          <w:color w:val="4A4A4A"/>
          <w:sz w:val="24"/>
          <w:szCs w:val="24"/>
        </w:rPr>
        <w:br/>
        <w:t>Skip code block</w:t>
      </w:r>
      <w:r w:rsidRPr="00643C57">
        <w:rPr>
          <w:rFonts w:ascii="Arial" w:eastAsia="Times New Roman" w:hAnsi="Arial" w:cs="Arial"/>
          <w:color w:val="4A4A4A"/>
          <w:sz w:val="24"/>
          <w:szCs w:val="24"/>
        </w:rPr>
        <w:br/>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Tasks: 145 total,   1 running, 144 sleeping,   0 stopped,   0 zombie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Cpu0  :  0.0%us,  0.0%sy,  0.0%ni,100.0%id,  0.0%wa,  0.0%hi,  0.0%si,  0.0%st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Cpu1  :  0.0%us,  0.0%sy,  0.0%ni,100.0%id,  0.0%wa,  0.0%hi,  0.0%si,  0.0%st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Cpu2  :  0.0%us,  0.0%sy,  0.0%ni,100.0%id,  0.0%wa,  0.0%hi,  0.0%si,  0.0%st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Cpu3  :100.0%us,  0.0%sy,  0.0%ni,  0.0%id,  0.0%wa,  0.0%hi,  0.0%si,  0.0%st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Mem:  41182768k total, 40987476k used,   195292k free,   109956k buffers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Swap:  2097144k total,  1740288k used,   356856k free, 28437928k cached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PID USER      PR  NI  VIRT  RES  SHR S %CPU %MEM    TIME+  COMMAND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16297 mongod    15   0  521g  18g  18g S 99.8 47.2   2929:32 mongod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1 root      15   0 10372  256  224 S  0.0  0.0   0:03.39 init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Is there something I can do to get Mongo to use the other cores more effectively? If it’s relevant, I currently have a big M/R running which seems to have put a lot of read queries in “waiting” mode.</w:t>
      </w:r>
      <w:r w:rsidRPr="00643C57">
        <w:rPr>
          <w:rFonts w:ascii="Arial" w:eastAsia="Times New Roman" w:hAnsi="Arial" w:cs="Arial"/>
          <w:color w:val="4A4A4A"/>
          <w:sz w:val="24"/>
          <w:szCs w:val="24"/>
        </w:rPr>
        <w:br/>
        <w:t>MongoDB can saturate all cores on a multi-core machine for read operations, but for write operations and map-reduce MongoDB can only utilize a single core per mongod process.</w:t>
      </w:r>
      <w:r w:rsidRPr="00643C57">
        <w:rPr>
          <w:rFonts w:ascii="Arial" w:eastAsia="Times New Roman" w:hAnsi="Arial" w:cs="Arial"/>
          <w:color w:val="4A4A4A"/>
          <w:sz w:val="24"/>
          <w:szCs w:val="24"/>
        </w:rPr>
        <w:br/>
        <w:t xml:space="preserve">The limitation for single-core MapReduce is due to the Javascript interpreter that MongoDB utilizes. This is something that is supposed to be fixed in the future but in the </w:t>
      </w:r>
      <w:r w:rsidRPr="00643C57">
        <w:rPr>
          <w:rFonts w:ascii="Arial" w:eastAsia="Times New Roman" w:hAnsi="Arial" w:cs="Arial"/>
          <w:color w:val="4A4A4A"/>
          <w:sz w:val="24"/>
          <w:szCs w:val="24"/>
        </w:rPr>
        <w:lastRenderedPageBreak/>
        <w:t>interim you can use Hadoop to execute the MapReduce and store the result set in your MongoDB database.</w:t>
      </w:r>
      <w:r w:rsidRPr="00643C57">
        <w:rPr>
          <w:rFonts w:ascii="Arial" w:eastAsia="Times New Roman" w:hAnsi="Arial" w:cs="Arial"/>
          <w:color w:val="4A4A4A"/>
          <w:sz w:val="24"/>
          <w:szCs w:val="24"/>
        </w:rPr>
        <w:br/>
        <w:t>Another option which has seen mixed results is to run a single mongod process for every core on the instance this will not increase performance for a single database unless they are configured to run in a sharded setup.</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Q161) Mongo count really slow when there are millions of records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//FAST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db.datasources.find().count()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12036788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//SLOW</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db.datasources.find({nid:19882}).count()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10161684</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Index on nid</w:t>
      </w:r>
      <w:r w:rsidRPr="00643C57">
        <w:rPr>
          <w:rFonts w:ascii="Arial" w:eastAsia="Times New Roman" w:hAnsi="Arial" w:cs="Arial"/>
          <w:color w:val="4A4A4A"/>
          <w:sz w:val="24"/>
          <w:szCs w:val="24"/>
        </w:rPr>
        <w:br/>
        <w:t>Any way to make the second query faster? (It is taking about 8 seconds)</w:t>
      </w:r>
      <w:r w:rsidRPr="00643C57">
        <w:rPr>
          <w:rFonts w:ascii="Arial" w:eastAsia="Times New Roman" w:hAnsi="Arial" w:cs="Arial"/>
          <w:color w:val="4A4A4A"/>
          <w:sz w:val="24"/>
          <w:szCs w:val="24"/>
        </w:rPr>
        <w:br/>
        <w:t>Count queries, indexed or otherwise, are slow due to the fact that MongoDB still has to do a full b-tree walk to find the appropriate number of documents that match your criteria. The reason for this is that the MongoDB b-tree structure is not “counted” meaning each node does not store information about the amount of elements in the node/subtree.</w:t>
      </w:r>
      <w:r w:rsidRPr="00643C57">
        <w:rPr>
          <w:rFonts w:ascii="Arial" w:eastAsia="Times New Roman" w:hAnsi="Arial" w:cs="Arial"/>
          <w:color w:val="4A4A4A"/>
          <w:sz w:val="24"/>
          <w:szCs w:val="24"/>
        </w:rPr>
        <w:br/>
        <w:t>The issue is reported here https://jira.mongodb.org/browse/SERVER-1752 and there is currently no workaround to improve performance other than manually maintaining a counter for that collection which obviously comes with a few downsides.</w:t>
      </w:r>
      <w:r w:rsidRPr="00643C57">
        <w:rPr>
          <w:rFonts w:ascii="Arial" w:eastAsia="Times New Roman" w:hAnsi="Arial" w:cs="Arial"/>
          <w:color w:val="4A4A4A"/>
          <w:sz w:val="24"/>
          <w:szCs w:val="24"/>
        </w:rPr>
        <w:br/>
        <w:t>Also note that the db.col.count() version (so no criteria) can take a big shortcut and doesn’t actually perform a query hence it’s speed. That said it does not always report the same value as a count query would that should return all elements (it won’t be in sharded environments with high write throughput for example). Up for debate whether or not that’s a bug. I think it is.</w:t>
      </w:r>
      <w:r w:rsidRPr="00643C57">
        <w:rPr>
          <w:rFonts w:ascii="Arial" w:eastAsia="Times New Roman" w:hAnsi="Arial" w:cs="Arial"/>
          <w:color w:val="4A4A4A"/>
          <w:sz w:val="24"/>
          <w:szCs w:val="24"/>
        </w:rPr>
        <w:br/>
        <w:t>Note that in 2.3+ a significant optimization was introduced that should (and does) improve performance of counts on indexed fields.</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See: https://jira.mongodb.org/browse/SERVER-7745</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Q162) MongoDB not equal to</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I’m trying to display a query in MongoDB where a text field is not ” (blank)</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‘name’ : { $not : ”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However I get the error invalid use of $not</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I’ve looked over the documentation but the examples they use are for complicated cases (with regexp and $not negating another operator).</w:t>
      </w:r>
      <w:r w:rsidRPr="00643C57">
        <w:rPr>
          <w:rFonts w:ascii="Arial" w:eastAsia="Times New Roman" w:hAnsi="Arial" w:cs="Arial"/>
          <w:color w:val="4A4A4A"/>
          <w:sz w:val="24"/>
          <w:szCs w:val="24"/>
        </w:rPr>
        <w:br/>
        <w:t>How would I do the simple thing I’m trying to do?</w:t>
      </w:r>
      <w:r w:rsidRPr="00643C57">
        <w:rPr>
          <w:rFonts w:ascii="Arial" w:eastAsia="Times New Roman" w:hAnsi="Arial" w:cs="Arial"/>
          <w:color w:val="4A4A4A"/>
          <w:sz w:val="24"/>
          <w:szCs w:val="24"/>
        </w:rPr>
        <w:br/>
        <w:t>Use $ne — $not should be followed by the standard operator:</w:t>
      </w:r>
      <w:r w:rsidRPr="00643C57">
        <w:rPr>
          <w:rFonts w:ascii="Arial" w:eastAsia="Times New Roman" w:hAnsi="Arial" w:cs="Arial"/>
          <w:color w:val="4A4A4A"/>
          <w:sz w:val="24"/>
          <w:szCs w:val="24"/>
        </w:rPr>
        <w:br/>
        <w:t>An examples:</w:t>
      </w:r>
      <w:r w:rsidRPr="00643C57">
        <w:rPr>
          <w:rFonts w:ascii="Arial" w:eastAsia="Times New Roman" w:hAnsi="Arial" w:cs="Arial"/>
          <w:color w:val="4A4A4A"/>
          <w:sz w:val="24"/>
          <w:szCs w:val="24"/>
        </w:rPr>
        <w:br/>
        <w:t>use test</w:t>
      </w:r>
      <w:r w:rsidRPr="00643C57">
        <w:rPr>
          <w:rFonts w:ascii="Arial" w:eastAsia="Times New Roman" w:hAnsi="Arial" w:cs="Arial"/>
          <w:color w:val="4A4A4A"/>
          <w:sz w:val="24"/>
          <w:szCs w:val="24"/>
        </w:rPr>
        <w:br/>
        <w:t>switched to db test</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db.test.insert({author : ‘me’, post: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db.test.insert({author : ‘you’, post: “how to query”})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db.test.find({‘post’: {$ne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ObjectId(“4f68b1a7768972d396fe2268”), “author” : “you”, “post” : “how to query”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And now $not: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db.test.find({‘post’: {$not: {$ne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ObjectId(“4f68b19c768972d396fe2267”), “author” : “me”, “post” : “”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Use $ne instead of $not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&lt;strong&gt;https://docs.mongodb.org/manual/reference/operator/ne/#op._S_ne&lt;/strong&gt;&lt;br&gt;db.collections.find({“name”: {$ne: “”}});</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If you want to do multiple $ne then do</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db.users.find({name : {$nin : [“mary”, “dick”, “jane”]}})</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Q163) Multiple $elemMatch expressions for matching array values using $all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In the answer to a question I found a interesting solution for searching array values using $elemMatch.</w:t>
      </w:r>
      <w:r w:rsidRPr="00643C57">
        <w:rPr>
          <w:rFonts w:ascii="Arial" w:eastAsia="Times New Roman" w:hAnsi="Arial" w:cs="Arial"/>
          <w:color w:val="4A4A4A"/>
          <w:sz w:val="24"/>
          <w:szCs w:val="24"/>
        </w:rPr>
        <w:br/>
        <w:t>If we have the following documents in our collection:</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foo : [ { bar : “xy”, baz : 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bar : “a”, baz : 10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foo : [ { bar : “xy”, baz : 5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bar : “b”, baz : 50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The following query will match only the first document:</w:t>
      </w:r>
    </w:p>
    <w:tbl>
      <w:tblPr>
        <w:tblW w:w="12315" w:type="dxa"/>
        <w:tblCellMar>
          <w:left w:w="0" w:type="dxa"/>
          <w:right w:w="0" w:type="dxa"/>
        </w:tblCellMar>
        <w:tblLook w:val="04A0" w:firstRow="1" w:lastRow="0" w:firstColumn="1" w:lastColumn="0" w:noHBand="0" w:noVBand="1"/>
      </w:tblPr>
      <w:tblGrid>
        <w:gridCol w:w="450"/>
        <w:gridCol w:w="1186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186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db.test.find({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foo : { “$all” : [ { “$elemMatch” : { bar : “xy”, baz : 1} }, { “$elemMatch” : { bar : “a”, baz: 10 } }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I tried it with several other examples and it really works. But the official documentation for $alloperator doesn’t say anything about combining these two queries.</w:t>
      </w:r>
      <w:r w:rsidRPr="00643C57">
        <w:rPr>
          <w:rFonts w:ascii="Arial" w:eastAsia="Times New Roman" w:hAnsi="Arial" w:cs="Arial"/>
          <w:color w:val="4A4A4A"/>
          <w:sz w:val="24"/>
          <w:szCs w:val="24"/>
        </w:rPr>
        <w:br/>
        <w:t>Is this the intended behavior or a bug? Or is this just a problem that the documentation does not cover this use case?</w:t>
      </w:r>
      <w:r w:rsidRPr="00643C57">
        <w:rPr>
          <w:rFonts w:ascii="Arial" w:eastAsia="Times New Roman" w:hAnsi="Arial" w:cs="Arial"/>
          <w:color w:val="4A4A4A"/>
          <w:sz w:val="24"/>
          <w:szCs w:val="24"/>
        </w:rPr>
        <w:br/>
        <w:t>This is the intended behavior. The documentation doesn’t cover this use case and we are working on it to make it better. Its difficult, however, to document every possible query combination.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Q164) How to remove duplicate entries from an array?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How to remove duplicate entries from an array?</w:t>
      </w:r>
      <w:r w:rsidRPr="00643C57">
        <w:rPr>
          <w:rFonts w:ascii="Arial" w:eastAsia="Times New Roman" w:hAnsi="Arial" w:cs="Arial"/>
          <w:color w:val="4A4A4A"/>
          <w:sz w:val="24"/>
          <w:szCs w:val="24"/>
        </w:rPr>
        <w:br/>
        <w:t>In below example “Algorithms in C++” is added twice.</w:t>
      </w:r>
      <w:r w:rsidRPr="00643C57">
        <w:rPr>
          <w:rFonts w:ascii="Arial" w:eastAsia="Times New Roman" w:hAnsi="Arial" w:cs="Arial"/>
          <w:color w:val="4A4A4A"/>
          <w:sz w:val="24"/>
          <w:szCs w:val="24"/>
        </w:rPr>
        <w:br/>
        <w:t>$unset modifier removes a particular field but how to remove an entry from a field?</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db.users.find()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ObjectId(“4f6cd3c47156522f4f45b26f”),</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“favorites” : { “books” : [ “Algorithms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“The Art of Computer Programmning”,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“Graph Theory”,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“Algorithms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C++”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 “robert”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What you have to do is use map reduce to detect and count duplicate tags .. then use $set to replace the entire books based on { “_id” : ObjectId(“4f6cd3c47156522f4f45b26f”),</w:t>
      </w:r>
      <w:r w:rsidRPr="00643C57">
        <w:rPr>
          <w:rFonts w:ascii="Arial" w:eastAsia="Times New Roman" w:hAnsi="Arial" w:cs="Arial"/>
          <w:color w:val="4A4A4A"/>
          <w:sz w:val="24"/>
          <w:szCs w:val="24"/>
        </w:rPr>
        <w:br/>
        <w:t>This has been discussed sevel times here .. please seee</w:t>
      </w:r>
      <w:r w:rsidRPr="00643C57">
        <w:rPr>
          <w:rFonts w:ascii="Arial" w:eastAsia="Times New Roman" w:hAnsi="Arial" w:cs="Arial"/>
          <w:color w:val="4A4A4A"/>
          <w:sz w:val="24"/>
          <w:szCs w:val="24"/>
        </w:rPr>
        <w:br/>
        <w:t>Removing duplicate records using MapReduce</w:t>
      </w:r>
      <w:r w:rsidRPr="00643C57">
        <w:rPr>
          <w:rFonts w:ascii="Arial" w:eastAsia="Times New Roman" w:hAnsi="Arial" w:cs="Arial"/>
          <w:color w:val="4A4A4A"/>
          <w:sz w:val="24"/>
          <w:szCs w:val="24"/>
        </w:rPr>
        <w:br/>
        <w:t>Fast way to find duplicates on indexed column in mongodb</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https://csanz.posterous.com/look-for-duplicates-using-mongodb-mapreduce&lt;br&gt;https://www.mongodb.org/display/DOCS/MapReduce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How to remove duplicate record in MongoDB by MapReduce?</w:t>
      </w:r>
      <w:r w:rsidRPr="00643C57">
        <w:rPr>
          <w:rFonts w:ascii="Arial" w:eastAsia="Times New Roman" w:hAnsi="Arial" w:cs="Arial"/>
          <w:color w:val="4A4A4A"/>
          <w:sz w:val="24"/>
          <w:szCs w:val="24"/>
        </w:rPr>
        <w:br/>
        <w:t>Thanks :)</w:t>
      </w:r>
      <w:r w:rsidRPr="00643C57">
        <w:rPr>
          <w:rFonts w:ascii="Arial" w:eastAsia="Times New Roman" w:hAnsi="Arial" w:cs="Arial"/>
          <w:color w:val="4A4A4A"/>
          <w:sz w:val="24"/>
          <w:szCs w:val="24"/>
        </w:rPr>
        <w:br/>
        <w:t>As of MongoDB 2.2 you can use the aggregation framework with an $unwind, $group and$project stage to achieve this: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db.users.aggregate([{$unwind: ‘$favorites.books’},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{$group: {_id: ‘$_id’,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books: {$addToSet: ‘$favorites.books’},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{$first: ‘$name’}}},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{$project: {‘favorites.books’: ‘$books’, name: ‘$name’}}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Note the need for the $project to rename the favorites field, since $group aggregate fields cannot be nested.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Q165) Order of $lt and $gt in MongoDB range query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Today I have noticed that the order in which the $lt and $gt operators are given seem to matter in MongoDB 2.0.2.</w:t>
      </w:r>
      <w:r w:rsidRPr="00643C57">
        <w:rPr>
          <w:rFonts w:ascii="Arial" w:eastAsia="Times New Roman" w:hAnsi="Arial" w:cs="Arial"/>
          <w:color w:val="4A4A4A"/>
          <w:sz w:val="24"/>
          <w:szCs w:val="24"/>
        </w:rPr>
        <w:br/>
        <w:t>I have a database of games. “player” is an array of two strings representing both players, “endedAtMS” is a timestamp when the game has ended. I have created this index:</w:t>
      </w:r>
      <w:r w:rsidRPr="00643C57">
        <w:rPr>
          <w:rFonts w:ascii="Arial" w:eastAsia="Times New Roman" w:hAnsi="Arial" w:cs="Arial"/>
          <w:color w:val="4A4A4A"/>
          <w:sz w:val="24"/>
          <w:szCs w:val="24"/>
        </w:rPr>
        <w:br/>
        <w:t>db.games.ensureIndex({player:1,endedAtMS:-1})</w:t>
      </w:r>
      <w:r w:rsidRPr="00643C57">
        <w:rPr>
          <w:rFonts w:ascii="Arial" w:eastAsia="Times New Roman" w:hAnsi="Arial" w:cs="Arial"/>
          <w:color w:val="4A4A4A"/>
          <w:sz w:val="24"/>
          <w:szCs w:val="24"/>
        </w:rPr>
        <w:br/>
        <w:t>To get 30 of my games which were finished in a certain time range, ordered by the time the games where finished, I do:</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31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32</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db.games.find({ “player” : “Stefan”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“endedAtMS” : { “$lt” : 1321284969946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 1301284969946}}).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sort({endedAtMS:-1}).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limit(30).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explain()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“cursor” : “BtreeCursor player_1_endedAtMS_-1”,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 : 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“nscannedObjects” : 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 : 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“millis”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“nYields”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“nChunkSkips”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“isMultiKey” :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“indexOnly”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“indexBounds”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“player”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“Stefan”,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“Stefan”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“endedAtMS”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1321284969946,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-1.7976931348623157e+308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All seems to work fine. However when I change the order of $lt and $gt in the query above I get this:</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32</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db.games.find({ “player” : “Stefan”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“endedAtMS” : { “$gt”:1301284969946,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“$lt” : 1321284969946}}).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sort({endedAtMS:-1}).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limit(30).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explain()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“cursor” : “BtreeCursor player_1_endedAtMS_-1”,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 : 126,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“nscannedObjects” : 126,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 : 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“millis”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“nYields”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“nChunkSkips”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“isMultiKey” :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“indexOnly”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“indexBounds”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“player”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“Stefan”,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“Stefan”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“endedAtMS”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1.7976931348623157e+308,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1301284969946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As you can see 126 docs need to be scanned to get the 30 docs for the result. If you take a look at the indexBounds in the explain output it seems that only the first operator is used to limit the search space in the index.</w:t>
      </w:r>
      <w:r w:rsidRPr="00643C57">
        <w:rPr>
          <w:rFonts w:ascii="Arial" w:eastAsia="Times New Roman" w:hAnsi="Arial" w:cs="Arial"/>
          <w:color w:val="4A4A4A"/>
          <w:sz w:val="24"/>
          <w:szCs w:val="24"/>
        </w:rPr>
        <w:br/>
        <w:t>What do I miss? Why is Mongo only using one operator to limit the search space?</w:t>
      </w:r>
      <w:r w:rsidRPr="00643C57">
        <w:rPr>
          <w:rFonts w:ascii="Arial" w:eastAsia="Times New Roman" w:hAnsi="Arial" w:cs="Arial"/>
          <w:color w:val="4A4A4A"/>
          <w:sz w:val="24"/>
          <w:szCs w:val="24"/>
        </w:rPr>
        <w:br/>
        <w:t xml:space="preserve">This is a known issue. The short answer is that it has to do with the fact that a multikey </w:t>
      </w:r>
      <w:r w:rsidRPr="00643C57">
        <w:rPr>
          <w:rFonts w:ascii="Arial" w:eastAsia="Times New Roman" w:hAnsi="Arial" w:cs="Arial"/>
          <w:color w:val="4A4A4A"/>
          <w:sz w:val="24"/>
          <w:szCs w:val="24"/>
        </w:rPr>
        <w:lastRenderedPageBreak/>
        <w:t>index is used (“player” is an array), and the index cannot be constrained on both upper and lower bounds.</w:t>
      </w:r>
      <w:r w:rsidRPr="00643C57">
        <w:rPr>
          <w:rFonts w:ascii="Arial" w:eastAsia="Times New Roman" w:hAnsi="Arial" w:cs="Arial"/>
          <w:color w:val="4A4A4A"/>
          <w:sz w:val="24"/>
          <w:szCs w:val="24"/>
        </w:rPr>
        <w:br/>
        <w:t>This is explained in more detail in the Jira case: https://jira.mongodb.org/browse/SERVER-4155 – “Index bound incorrect?”</w:t>
      </w:r>
      <w:r w:rsidRPr="00643C57">
        <w:rPr>
          <w:rFonts w:ascii="Arial" w:eastAsia="Times New Roman" w:hAnsi="Arial" w:cs="Arial"/>
          <w:color w:val="4A4A4A"/>
          <w:sz w:val="24"/>
          <w:szCs w:val="24"/>
        </w:rPr>
        <w:br/>
        <w:t>There is an open Jira ticket to improve this behavior: https://jira.mongodb.org/browse/SERVER-4180 – “Wrong indexbounds picked for a date range query (regression)” which is slated to be released in version 2.1.2 (this version is subject to change). Please vote for it!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Q166) Foreign key like relationship in Mongo 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How can I implement a foreign key like relationship in Mongo DB?</w:t>
      </w:r>
      <w:r w:rsidRPr="00643C57">
        <w:rPr>
          <w:rFonts w:ascii="Arial" w:eastAsia="Times New Roman" w:hAnsi="Arial" w:cs="Arial"/>
          <w:color w:val="4A4A4A"/>
          <w:sz w:val="24"/>
          <w:szCs w:val="24"/>
        </w:rPr>
        <w:br/>
        <w:t>hiya see this: MongoDB normalization, foreign key and joining &amp;&amp;</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further ===&gt;https://books.google.com/books/about/Document_Design_for_MongoDB.html?id=TbIHkgEACAAJ&amp;redir_esc=y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hope it helps! cheerios!</w:t>
      </w:r>
      <w:r w:rsidRPr="00643C57">
        <w:rPr>
          <w:rFonts w:ascii="Arial" w:eastAsia="Times New Roman" w:hAnsi="Arial" w:cs="Arial"/>
          <w:color w:val="4A4A4A"/>
          <w:sz w:val="24"/>
          <w:szCs w:val="24"/>
        </w:rPr>
        <w:br/>
        <w:t>MongoDB doesn’t support server side foreign key relationships, normalization is also discouraged. You should embed your child object within parent objects if possible, this will increase performance and make foreign keys totally unnecessary. That said it is not always possible, so there is a special construct called DBRef which allows to reference objects in a different collection. This may be then not so speedy because DB has to make additional queries to read objects but allows for kind of foreign key reference.</w:t>
      </w:r>
      <w:r w:rsidRPr="00643C57">
        <w:rPr>
          <w:rFonts w:ascii="Arial" w:eastAsia="Times New Roman" w:hAnsi="Arial" w:cs="Arial"/>
          <w:color w:val="4A4A4A"/>
          <w:sz w:val="24"/>
          <w:szCs w:val="24"/>
        </w:rPr>
        <w:br/>
        <w:t>Still you will have to handle your references manually. Only while looking up your DBRef you will see if it exists, the DB will not go through all the documents to look for the references and remove them if the target of the reference doesn’t exist any more. But I think removing all the references after deleting the book would require a single query per collection, no more, so not that difficult really.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Edit update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&lt;br&gt;https://levycarneiro.com/tag/mongodb/</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levycarneiro.com/tag/mongodb [quote] So you create 4 collections: Clients, Suppliers, Employees and Contacts. You connect them all together via a db reference. This acts like a foreign key. But, this is not the mongoDB way to do things. Performance will penalized. [unquote]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Q167) How to get a specific embedded document inside a MongoDB collection?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I have a collection Notebook which has embedded array document called Notes. The sample</w:t>
      </w:r>
      <w:r w:rsidRPr="00643C57">
        <w:rPr>
          <w:rFonts w:ascii="Arial" w:eastAsia="Times New Roman" w:hAnsi="Arial" w:cs="Arial"/>
          <w:color w:val="4A4A4A"/>
          <w:sz w:val="24"/>
          <w:szCs w:val="24"/>
        </w:rPr>
        <w:br/>
        <w:t>document looks like as shown below.</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ObjectId(“4f7ee46e08403d063ab0b4f9”),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 “MongoDB”,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“notes”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“title” : “Hello MongoDB”,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“content” : “Hello MongoDB”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“title” : “ReplicaSet MongoDB”,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“content” : “ReplicaSet MongoDB”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I want to find out only note which has title “Hello MongoDB”. I am not getting what should</w:t>
      </w:r>
      <w:r w:rsidRPr="00643C57">
        <w:rPr>
          <w:rFonts w:ascii="Arial" w:eastAsia="Times New Roman" w:hAnsi="Arial" w:cs="Arial"/>
          <w:color w:val="4A4A4A"/>
          <w:sz w:val="24"/>
          <w:szCs w:val="24"/>
        </w:rPr>
        <w:br/>
        <w:t>be the query. Can anyone help me.</w:t>
      </w:r>
      <w:r w:rsidRPr="00643C57">
        <w:rPr>
          <w:rFonts w:ascii="Arial" w:eastAsia="Times New Roman" w:hAnsi="Arial" w:cs="Arial"/>
          <w:color w:val="4A4A4A"/>
          <w:sz w:val="24"/>
          <w:szCs w:val="24"/>
        </w:rPr>
        <w:br/>
        <w:t>I don’t believe what you are asking is possible, at least without some map-reduce maybe?</w:t>
      </w:r>
      <w:r w:rsidRPr="00643C57">
        <w:rPr>
          <w:rFonts w:ascii="Arial" w:eastAsia="Times New Roman" w:hAnsi="Arial" w:cs="Arial"/>
          <w:color w:val="4A4A4A"/>
          <w:sz w:val="24"/>
          <w:szCs w:val="24"/>
        </w:rPr>
        <w:br/>
        <w:t>See here: Filtering embedded documents in MongoDB</w:t>
      </w:r>
      <w:r w:rsidRPr="00643C57">
        <w:rPr>
          <w:rFonts w:ascii="Arial" w:eastAsia="Times New Roman" w:hAnsi="Arial" w:cs="Arial"/>
          <w:color w:val="4A4A4A"/>
          <w:sz w:val="24"/>
          <w:szCs w:val="24"/>
        </w:rPr>
        <w:br/>
        <w:t>That answer suggests you change your schema, to better suit how you’d like to work with the data.</w:t>
      </w:r>
      <w:r w:rsidRPr="00643C57">
        <w:rPr>
          <w:rFonts w:ascii="Arial" w:eastAsia="Times New Roman" w:hAnsi="Arial" w:cs="Arial"/>
          <w:color w:val="4A4A4A"/>
          <w:sz w:val="24"/>
          <w:szCs w:val="24"/>
        </w:rPr>
        <w:br/>
        <w:t>You can use a either “dot notation” or $elemMatch to get back the correct, document that has the matching “note title” …</w:t>
      </w:r>
      <w:r w:rsidRPr="00643C57">
        <w:rPr>
          <w:rFonts w:ascii="Arial" w:eastAsia="Times New Roman" w:hAnsi="Arial" w:cs="Arial"/>
          <w:color w:val="4A4A4A"/>
          <w:sz w:val="24"/>
          <w:szCs w:val="24"/>
        </w:rPr>
        <w:br/>
        <w:t>&gt;</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db.collection.find({ “notes.title” : “Hello MongoDB”}, { “notes.title”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or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db.collection.find({ “notes” : { “$elemMatch” : { “title” : “Hello MongoDB”}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But you will get back the whole array, not just the array element that caused the match.</w:t>
      </w:r>
      <w:r w:rsidRPr="00643C57">
        <w:rPr>
          <w:rFonts w:ascii="Arial" w:eastAsia="Times New Roman" w:hAnsi="Arial" w:cs="Arial"/>
          <w:color w:val="4A4A4A"/>
          <w:sz w:val="24"/>
          <w:szCs w:val="24"/>
        </w:rPr>
        <w:br/>
        <w:t>Also, something to think about … with your current setup it woud be hard to do any operations on the items in the array.</w:t>
      </w:r>
      <w:r w:rsidRPr="00643C57">
        <w:rPr>
          <w:rFonts w:ascii="Arial" w:eastAsia="Times New Roman" w:hAnsi="Arial" w:cs="Arial"/>
          <w:color w:val="4A4A4A"/>
          <w:sz w:val="24"/>
          <w:szCs w:val="24"/>
        </w:rPr>
        <w:br/>
        <w:t xml:space="preserve">If you don’t change your schema (as the answer linked to suggests) … I would consider adding “ids” to each element in the array so you can do things like delete it easily if </w:t>
      </w:r>
      <w:r w:rsidRPr="00643C57">
        <w:rPr>
          <w:rFonts w:ascii="Arial" w:eastAsia="Times New Roman" w:hAnsi="Arial" w:cs="Arial"/>
          <w:color w:val="4A4A4A"/>
          <w:sz w:val="24"/>
          <w:szCs w:val="24"/>
        </w:rPr>
        <w:lastRenderedPageBreak/>
        <w:t>needed.</w:t>
      </w:r>
      <w:r w:rsidRPr="00643C57">
        <w:rPr>
          <w:rFonts w:ascii="Arial" w:eastAsia="Times New Roman" w:hAnsi="Arial" w:cs="Arial"/>
          <w:color w:val="4A4A4A"/>
          <w:sz w:val="24"/>
          <w:szCs w:val="24"/>
        </w:rPr>
        <w:br/>
        <w:t>You can do this with mongo version higher 2.2</w:t>
      </w:r>
      <w:r w:rsidRPr="00643C57">
        <w:rPr>
          <w:rFonts w:ascii="Arial" w:eastAsia="Times New Roman" w:hAnsi="Arial" w:cs="Arial"/>
          <w:color w:val="4A4A4A"/>
          <w:sz w:val="24"/>
          <w:szCs w:val="24"/>
        </w:rPr>
        <w:br/>
        <w:t>the query like this: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db.coll.find({ ‘notes.title’: ‘Hello MongoDB’ }, {‘notes.$’: 1});</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you can try with $elemMatch like Justin Jenkins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Q168) can you have mongo $push prepend instead of append?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I’d like to have push add at the beginning of my set rather than appended to the back when I do a mongo $push.</w:t>
      </w:r>
      <w:r w:rsidRPr="00643C57">
        <w:rPr>
          <w:rFonts w:ascii="Arial" w:eastAsia="Times New Roman" w:hAnsi="Arial" w:cs="Arial"/>
          <w:color w:val="4A4A4A"/>
          <w:sz w:val="24"/>
          <w:szCs w:val="24"/>
        </w:rPr>
        <w:br/>
        <w:t>Is it possible to do an atomic push update that adds it as the first element rather than the last?</w:t>
      </w:r>
      <w:r w:rsidRPr="00643C57">
        <w:rPr>
          <w:rFonts w:ascii="Arial" w:eastAsia="Times New Roman" w:hAnsi="Arial" w:cs="Arial"/>
          <w:color w:val="4A4A4A"/>
          <w:sz w:val="24"/>
          <w:szCs w:val="24"/>
        </w:rPr>
        <w:br/>
        <w:t>A similar question was asked a few days ago. Unfortunately, the short answer is, “no”, but there is an open request for this feature.</w:t>
      </w:r>
      <w:r w:rsidRPr="00643C57">
        <w:rPr>
          <w:rFonts w:ascii="Arial" w:eastAsia="Times New Roman" w:hAnsi="Arial" w:cs="Arial"/>
          <w:color w:val="4A4A4A"/>
          <w:sz w:val="24"/>
          <w:szCs w:val="24"/>
        </w:rPr>
        <w:br/>
        <w:t>https://jira.mongodb.org/browse/SERVER-2191 – “$push() to front of array”</w:t>
      </w:r>
      <w:r w:rsidRPr="00643C57">
        <w:rPr>
          <w:rFonts w:ascii="Arial" w:eastAsia="Times New Roman" w:hAnsi="Arial" w:cs="Arial"/>
          <w:color w:val="4A4A4A"/>
          <w:sz w:val="24"/>
          <w:szCs w:val="24"/>
        </w:rPr>
        <w:br/>
        <w:t>There is some more information as well as a possible work-around on the other thread: “Use MongoDB array as stack” – Use MongoDB array as stack</w:t>
      </w:r>
      <w:r w:rsidRPr="00643C57">
        <w:rPr>
          <w:rFonts w:ascii="Arial" w:eastAsia="Times New Roman" w:hAnsi="Arial" w:cs="Arial"/>
          <w:color w:val="4A4A4A"/>
          <w:sz w:val="24"/>
          <w:szCs w:val="24"/>
        </w:rPr>
        <w:br/>
        <w:t>Hopefully the above will be useful and help you to find an acceptable work-around.</w:t>
      </w:r>
      <w:r w:rsidRPr="00643C57">
        <w:rPr>
          <w:rFonts w:ascii="Arial" w:eastAsia="Times New Roman" w:hAnsi="Arial" w:cs="Arial"/>
          <w:color w:val="4A4A4A"/>
          <w:sz w:val="24"/>
          <w:szCs w:val="24"/>
        </w:rPr>
        <w:br/>
        <w:t>Use negative index with $set for prepend, tested in mongo v2.2:</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23</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db.test.insert({‘array’: [4, 5, 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ObjectId(“513ad0f8afdfe1e6736e49eb”),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“array” : [ 4, 5, 6 ]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//prepend 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db.test.update({“_id” : ObjectId(“513ad0f8afdfe1e6736e49eb”)},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{‘$set’: {‘array.-1’:     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ObjectId(“513ad0f8afdfe1e6736e49eb”),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“array” : [ 3, 4, 5, 6 ]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//prepend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db.test.update({“_id” : ObjectId(“513ad0f8afdfe1e6736e49eb”)},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{‘$set’: {‘array.-1’: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ObjectId(“513ad0f8afdfe1e6736e49eb”),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“array” : [ 2, 3, 4, 5, 6 ]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//prepend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db.test.update({“_id” : ObjectId(“513ad0f8afdfe1e6736e49eb”)},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{‘$set’: {‘array.-1’: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ObjectId(“513ad0f8afdfe1e6736e49eb”),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“array” : [ 1, 2, 3, 4, 5, 6 ]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As of MongoDB v2.5.3, there is a new $position operator that you can include along with the$each operator as part of your $push query to specify the location in the array at which you would like to insert a value.</w:t>
      </w:r>
      <w:r w:rsidRPr="00643C57">
        <w:rPr>
          <w:rFonts w:ascii="Arial" w:eastAsia="Times New Roman" w:hAnsi="Arial" w:cs="Arial"/>
          <w:color w:val="4A4A4A"/>
          <w:sz w:val="24"/>
          <w:szCs w:val="24"/>
        </w:rPr>
        <w:br/>
        <w:t>Here’s an example from the docs page to add the elements 20 and 30 at the array index of 2::</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db.students.update( { _id: 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$push: { scores: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$each: [ 20, 30 ],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$position: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&lt;br&gt;Reference:https://docs.mongodb.org/master/reference/operator/update/position/#up._S_position</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Q169) How can I create unique IDs for embedded documents in MongoDB?</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So I need to reference particular subdocuments uniquely from items in my collection. For instance: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User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‘jim’,</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‘documents: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{‘id’: 0001, ‘title’: “My document”},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{‘id’: 0002, ‘title’: “My second document!”},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So I need to be able to auto-create IDs for new documents, preferably not at the application level (since there will be race conditions in the actual development scenario).</w:t>
      </w:r>
      <w:r w:rsidRPr="00643C57">
        <w:rPr>
          <w:rFonts w:ascii="Arial" w:eastAsia="Times New Roman" w:hAnsi="Arial" w:cs="Arial"/>
          <w:color w:val="4A4A4A"/>
          <w:sz w:val="24"/>
          <w:szCs w:val="24"/>
        </w:rPr>
        <w:br/>
        <w:t>Is there a way to use mongo’s autogenerated ObjectId (used in the _id field at the collection level), or something similar?</w:t>
      </w:r>
      <w:r w:rsidRPr="00643C57">
        <w:rPr>
          <w:rFonts w:ascii="Arial" w:eastAsia="Times New Roman" w:hAnsi="Arial" w:cs="Arial"/>
          <w:color w:val="4A4A4A"/>
          <w:sz w:val="24"/>
          <w:szCs w:val="24"/>
        </w:rPr>
        <w:br/>
        <w:t xml:space="preserve">Yes, using mongo’s ObjectId is the way to go. The only thing is: you have to generate them yourself, in the application code. They are meant to be globally unique, different workers won’t generate two identical ObjectIds, so there’s no race condition in that </w:t>
      </w:r>
      <w:r w:rsidRPr="00643C57">
        <w:rPr>
          <w:rFonts w:ascii="Arial" w:eastAsia="Times New Roman" w:hAnsi="Arial" w:cs="Arial"/>
          <w:color w:val="4A4A4A"/>
          <w:sz w:val="24"/>
          <w:szCs w:val="24"/>
        </w:rPr>
        <w:lastRenderedPageBreak/>
        <w:t>sense.</w:t>
      </w:r>
      <w:r w:rsidRPr="00643C57">
        <w:rPr>
          <w:rFonts w:ascii="Arial" w:eastAsia="Times New Roman" w:hAnsi="Arial" w:cs="Arial"/>
          <w:color w:val="4A4A4A"/>
          <w:sz w:val="24"/>
          <w:szCs w:val="24"/>
        </w:rPr>
        <w:br/>
        <w:t>All official drivers should provide a way to generate ObjectId. Here’s how it is in Ruby:</w:t>
      </w:r>
    </w:p>
    <w:tbl>
      <w:tblPr>
        <w:tblW w:w="10710" w:type="dxa"/>
        <w:tblCellMar>
          <w:left w:w="0" w:type="dxa"/>
          <w:right w:w="0" w:type="dxa"/>
        </w:tblCellMar>
        <w:tblLook w:val="04A0" w:firstRow="1" w:lastRow="0" w:firstColumn="1" w:lastColumn="0" w:noHBand="0" w:noVBand="1"/>
      </w:tblPr>
      <w:tblGrid>
        <w:gridCol w:w="450"/>
        <w:gridCol w:w="1026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tc>
        <w:tc>
          <w:tcPr>
            <w:tcW w:w="1026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oid = BSON::ObjectId.new</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All drivers have functionality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generating ObjectIds.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 the shell you just do</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ObjectId():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db.test.insert({x:new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ObjectId()});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db.test.find();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ObjectId(“4f88592a06c05e4de90d0bc1”), “x” : ObjectId(“4f88592a06c05e4de90d0bc0”)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In Java it’s new ObjectId() as well. See the API docs for your driver to see the specific syntax.</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Q170) Deleting a key/value from existing MongoDB entry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need to delete a certain key and value from every entry in a particular collection. I’ve looked into remove and that seems to be for only entire entries. Looking at update, I don’t believe updating a particular key with null or an empty string would achieve what I’m trying to do. I’m very much a beginner with mongodb, so please excuse my ignorance.</w:t>
      </w:r>
      <w:r w:rsidRPr="00643C57">
        <w:rPr>
          <w:rFonts w:ascii="Arial" w:eastAsia="Times New Roman" w:hAnsi="Arial" w:cs="Arial"/>
          <w:color w:val="4A4A4A"/>
          <w:sz w:val="24"/>
          <w:szCs w:val="24"/>
        </w:rPr>
        <w:br/>
        <w:t>Long story short, how can I turn</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1234,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 “Chris”,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“description” : “Awesome”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into</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1234,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 “Chris”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without deleting the entry and creating a new one, or using any non-mongodb commands? Thanks!</w:t>
      </w:r>
      <w:r w:rsidRPr="00643C57">
        <w:rPr>
          <w:rFonts w:ascii="Arial" w:eastAsia="Times New Roman" w:hAnsi="Arial" w:cs="Arial"/>
          <w:color w:val="4A4A4A"/>
          <w:sz w:val="24"/>
          <w:szCs w:val="24"/>
        </w:rPr>
        <w:br/>
        <w:t>Try $unset in a call to update().</w:t>
      </w:r>
      <w:r w:rsidRPr="00643C57">
        <w:rPr>
          <w:rFonts w:ascii="Arial" w:eastAsia="Times New Roman" w:hAnsi="Arial" w:cs="Arial"/>
          <w:color w:val="4A4A4A"/>
          <w:sz w:val="24"/>
          <w:szCs w:val="24"/>
        </w:rPr>
        <w:br/>
        <w:t>In other words,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db.collection_name.update({ _id: 1234 }, { $unset : { description : 1} });</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should work. Link.</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Q171) Problems with Mongo value-in-array query: $not operator doesn’t work, and ObjectIds cannot be selected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I am trying to select a document which does NOT contain a value in a document’s array.</w:t>
      </w:r>
      <w:r w:rsidRPr="00643C57">
        <w:rPr>
          <w:rFonts w:ascii="Arial" w:eastAsia="Times New Roman" w:hAnsi="Arial" w:cs="Arial"/>
          <w:color w:val="4A4A4A"/>
          <w:sz w:val="24"/>
          <w:szCs w:val="24"/>
        </w:rPr>
        <w:br/>
        <w:t>I’m having two problems, which I’ll present separately:</w:t>
      </w:r>
      <w:r w:rsidRPr="00643C57">
        <w:rPr>
          <w:rFonts w:ascii="Arial" w:eastAsia="Times New Roman" w:hAnsi="Arial" w:cs="Arial"/>
          <w:color w:val="4A4A4A"/>
          <w:sz w:val="24"/>
          <w:szCs w:val="24"/>
        </w:rPr>
        <w:br/>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Q172) Why does this not work?</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(2) I cannot get the value in array query to work if the array values are ObjectIds:</w:t>
      </w:r>
    </w:p>
    <w:tbl>
      <w:tblPr>
        <w:tblW w:w="10815" w:type="dxa"/>
        <w:tblCellMar>
          <w:left w:w="0" w:type="dxa"/>
          <w:right w:w="0" w:type="dxa"/>
        </w:tblCellMar>
        <w:tblLook w:val="04A0" w:firstRow="1" w:lastRow="0" w:firstColumn="1" w:lastColumn="0" w:noHBand="0" w:noVBand="1"/>
      </w:tblPr>
      <w:tblGrid>
        <w:gridCol w:w="450"/>
        <w:gridCol w:w="1036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tc>
        <w:tc>
          <w:tcPr>
            <w:tcW w:w="1036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Object(“000000000000000000000000”), mylist: [ ObjectId(“111111111111111111111111”)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The following does NOT retrieve 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document: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myCol.find({mylist:ObjectId(“111111111111111111111111”)})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Can someone suggest what I might be doing wrong?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There is no $not that works like, you want $ne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simple cases like yours: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db.myCol.find({ mylist: { $ne: ‘orange’ }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Your second should (and does) work fine for me, perhaps you’re using the wrong number of ones.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Q173) Updating a document field in mongo based on another field’s value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Suppose I have two fields F1 and F2. I want to update F1 to become F1 + “, ” + F2. Can I do so with a single update command in mongo?</w:t>
      </w:r>
      <w:r w:rsidRPr="00643C57">
        <w:rPr>
          <w:rFonts w:ascii="Arial" w:eastAsia="Times New Roman" w:hAnsi="Arial" w:cs="Arial"/>
          <w:color w:val="4A4A4A"/>
          <w:sz w:val="24"/>
          <w:szCs w:val="24"/>
        </w:rPr>
        <w:br/>
        <w:t>No, you can’t do that. You can’t use expressions in mongodb updates. The only way is to fetch this document to the client, compose new field value there and issue a prepared update statement.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Q174) mongodb map reduce to get uniques by date/day</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trying to group by date and number</w:t>
      </w:r>
    </w:p>
    <w:tbl>
      <w:tblPr>
        <w:tblW w:w="18810" w:type="dxa"/>
        <w:tblCellMar>
          <w:left w:w="0" w:type="dxa"/>
          <w:right w:w="0" w:type="dxa"/>
        </w:tblCellMar>
        <w:tblLook w:val="04A0" w:firstRow="1" w:lastRow="0" w:firstColumn="1" w:lastColumn="0" w:noHBand="0" w:noVBand="1"/>
      </w:tblPr>
      <w:tblGrid>
        <w:gridCol w:w="450"/>
        <w:gridCol w:w="1836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tc>
        <w:tc>
          <w:tcPr>
            <w:tcW w:w="1836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my document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 ObjectId(“4f956dee76ddb26752026e8f”), “request” : “default”, “options” : “1”, “keyword” : “somekey”, “number” : “5b234b79-4d70-437e-8eef-32a2941af40a”, “date” : “20120423200446”, “time” : 1335193066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my query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map = “function() { 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date =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Date(this.time * 1000); 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key = date.getFullYear() + date.getMonth() + date.getDate(); emit({day : key, number: this.number}, {count: 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reduce = “function(key, values) { 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count = 0; values.forEach(function(v) { count += v[‘count’]; }); return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{count: count};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db.txtweb.mapReduce(map, reduce, {out: “pageview_results”});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my error</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uncaught exception: map reduce failed:{ “errmsg” : “ns doesn’t exist”, “ok” : 0 }</w:t>
      </w:r>
      <w:r w:rsidRPr="00643C57">
        <w:rPr>
          <w:rFonts w:ascii="Arial" w:eastAsia="Times New Roman" w:hAnsi="Arial" w:cs="Arial"/>
          <w:color w:val="4A4A4A"/>
          <w:sz w:val="24"/>
          <w:szCs w:val="24"/>
        </w:rPr>
        <w:br/>
        <w:t>I cannot figure out whats wrong, but I think it is do something with the date functionality.</w:t>
      </w:r>
      <w:r w:rsidRPr="00643C57">
        <w:rPr>
          <w:rFonts w:ascii="Arial" w:eastAsia="Times New Roman" w:hAnsi="Arial" w:cs="Arial"/>
          <w:color w:val="4A4A4A"/>
          <w:sz w:val="24"/>
          <w:szCs w:val="24"/>
        </w:rPr>
        <w:br/>
        <w:t>Any ideas.</w:t>
      </w:r>
      <w:r w:rsidRPr="00643C57">
        <w:rPr>
          <w:rFonts w:ascii="Arial" w:eastAsia="Times New Roman" w:hAnsi="Arial" w:cs="Arial"/>
          <w:color w:val="4A4A4A"/>
          <w:sz w:val="24"/>
          <w:szCs w:val="24"/>
        </w:rPr>
        <w:br/>
        <w:t>ns doesn’t exist means that you’re accessing a non-existent database or collection. Check their names</w:t>
      </w:r>
      <w:r w:rsidRPr="00643C57">
        <w:rPr>
          <w:rFonts w:ascii="Arial" w:eastAsia="Times New Roman" w:hAnsi="Arial" w:cs="Arial"/>
          <w:color w:val="4A4A4A"/>
          <w:sz w:val="24"/>
          <w:szCs w:val="24"/>
        </w:rPr>
        <w:br/>
        <w:t>Script below group this.amount by day (without time)</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db.payments.mapReduce(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function()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k = clone(this.payment_time);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k.setMinutes(0);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k.setSeconds(0);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k.setMilliseconds(0);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emit(k, this.amount);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function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(key, vals)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total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 = 0; i &lt; vals.length; i++)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total += vals[i];</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return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total;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out : {merge : “resultName”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lastRenderedPageBreak/>
        <w:t>Q175) mongo – how to query a nested json</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am a complete mongo newbie. I am using mongo hub for mac. I need to query the for following json –</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ObjectId( “abcd”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“className” : “com.myUser”,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“reg” : 12345,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“test”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“className” : “com.abc”,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“testid” : “pqrs” } ]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and find records where testid is pqrs. How would I go about doing that?</w:t>
      </w:r>
      <w:r w:rsidRPr="00643C57">
        <w:rPr>
          <w:rFonts w:ascii="Arial" w:eastAsia="Times New Roman" w:hAnsi="Arial" w:cs="Arial"/>
          <w:color w:val="4A4A4A"/>
          <w:sz w:val="24"/>
          <w:szCs w:val="24"/>
        </w:rPr>
        <w:br/>
        <w:t>You can type {‘test.testid’: ‘pqrs’} in the query field of Mongo Hub.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Q176) Mongodb find a document with all subdocuments satisfying a condition</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have Game collection in my DB:</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game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players: [{username:”user1?, status:”played”},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{username:”user2?, status:”accepted”}]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 xml:space="preserve">As far as I understand query like this: db.games.find({“players.status”:”played”}) will give </w:t>
      </w:r>
      <w:r w:rsidRPr="00643C57">
        <w:rPr>
          <w:rFonts w:ascii="Arial" w:eastAsia="Times New Roman" w:hAnsi="Arial" w:cs="Arial"/>
          <w:color w:val="4A4A4A"/>
          <w:sz w:val="24"/>
          <w:szCs w:val="24"/>
        </w:rPr>
        <w:lastRenderedPageBreak/>
        <w:t>me all games where at least one player has status “played”. How can I find games with ALL players having status “played”?</w:t>
      </w:r>
      <w:r w:rsidRPr="00643C57">
        <w:rPr>
          <w:rFonts w:ascii="Arial" w:eastAsia="Times New Roman" w:hAnsi="Arial" w:cs="Arial"/>
          <w:color w:val="4A4A4A"/>
          <w:sz w:val="24"/>
          <w:szCs w:val="24"/>
        </w:rPr>
        <w:br/>
        <w:t>If you only have one other status than “played” use the query:</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db.games.find({“players.status”:{$ne:”accepted”}})</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You can adjust the query to handle more status values, as long as they are all known at the time of the query.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Q177) MongoDB – Update an object in nested Array</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Assume we have the following collection, which I have few questions about:</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ObjectId(“4faaba123412d654fe83hg876”),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“user_id” : 123456,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“total” : 100,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“items”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“item_name” : “my_item_one”,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“price” : 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“item_name” : “my_item_two”,</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“price” : 50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“item_name” : “my_item_three”,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“price” : 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1 – I want to increase the price for “item_name”:”my_item_two” </w:t>
      </w:r>
      <w:r w:rsidRPr="00643C57">
        <w:rPr>
          <w:rFonts w:ascii="Arial" w:eastAsia="Times New Roman" w:hAnsi="Arial" w:cs="Arial"/>
          <w:b/>
          <w:bCs/>
          <w:color w:val="4A4A4A"/>
          <w:sz w:val="24"/>
          <w:szCs w:val="24"/>
        </w:rPr>
        <w:t>and if it doesn’t exists</w:t>
      </w:r>
      <w:r w:rsidRPr="00643C57">
        <w:rPr>
          <w:rFonts w:ascii="Arial" w:eastAsia="Times New Roman" w:hAnsi="Arial" w:cs="Arial"/>
          <w:color w:val="4A4A4A"/>
          <w:sz w:val="24"/>
          <w:szCs w:val="24"/>
        </w:rPr>
        <w:t>, it should be appended to the “items” array.</w:t>
      </w:r>
      <w:r w:rsidRPr="00643C57">
        <w:rPr>
          <w:rFonts w:ascii="Arial" w:eastAsia="Times New Roman" w:hAnsi="Arial" w:cs="Arial"/>
          <w:color w:val="4A4A4A"/>
          <w:sz w:val="24"/>
          <w:szCs w:val="24"/>
        </w:rPr>
        <w:br/>
        <w:t>2 – How can I update two fields at the same time. For example, increase the price for “my_item_three” and at the same time increase the “total” (with the same value).</w:t>
      </w:r>
      <w:r w:rsidRPr="00643C57">
        <w:rPr>
          <w:rFonts w:ascii="Arial" w:eastAsia="Times New Roman" w:hAnsi="Arial" w:cs="Arial"/>
          <w:color w:val="4A4A4A"/>
          <w:sz w:val="24"/>
          <w:szCs w:val="24"/>
        </w:rPr>
        <w:br/>
        <w:t>I prefer to do this on the MongoDB side, otherwise I have to load the document in client-side (Python) and construct the updated document and replace it with the existing one in MongoDB.</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UPDATE </w:t>
      </w:r>
      <w:r w:rsidRPr="00643C57">
        <w:rPr>
          <w:rFonts w:ascii="Arial" w:eastAsia="Times New Roman" w:hAnsi="Arial" w:cs="Arial"/>
          <w:color w:val="4A4A4A"/>
          <w:sz w:val="24"/>
          <w:szCs w:val="24"/>
        </w:rPr>
        <w:t>This is what I have tried and works fine </w:t>
      </w:r>
      <w:r w:rsidRPr="00643C57">
        <w:rPr>
          <w:rFonts w:ascii="Arial" w:eastAsia="Times New Roman" w:hAnsi="Arial" w:cs="Arial"/>
          <w:b/>
          <w:bCs/>
          <w:color w:val="4A4A4A"/>
          <w:sz w:val="24"/>
          <w:szCs w:val="24"/>
        </w:rPr>
        <w:t>IF THE Object Exists :</w:t>
      </w:r>
      <w:r w:rsidRPr="00643C57">
        <w:rPr>
          <w:rFonts w:ascii="Arial" w:eastAsia="Times New Roman" w:hAnsi="Arial" w:cs="Arial"/>
          <w:color w:val="4A4A4A"/>
          <w:sz w:val="24"/>
          <w:szCs w:val="24"/>
        </w:rPr>
        <w:br/>
        <w:t xml:space="preserve">db.test_invoice.update({user_id : 123456 , “items.item_name”:”my_item_one”} , {$inc: </w:t>
      </w:r>
      <w:r w:rsidRPr="00643C57">
        <w:rPr>
          <w:rFonts w:ascii="Arial" w:eastAsia="Times New Roman" w:hAnsi="Arial" w:cs="Arial"/>
          <w:color w:val="4A4A4A"/>
          <w:sz w:val="24"/>
          <w:szCs w:val="24"/>
        </w:rPr>
        <w:lastRenderedPageBreak/>
        <w:t>{“items.$.price”: 10}})</w:t>
      </w:r>
      <w:r w:rsidRPr="00643C57">
        <w:rPr>
          <w:rFonts w:ascii="Arial" w:eastAsia="Times New Roman" w:hAnsi="Arial" w:cs="Arial"/>
          <w:color w:val="4A4A4A"/>
          <w:sz w:val="24"/>
          <w:szCs w:val="24"/>
        </w:rPr>
        <w:br/>
        <w:t>But if the key doesn’t exist it does nothing. Also it only updates the nested object. There is no way with this command to update the “total” field as well.</w:t>
      </w:r>
      <w:r w:rsidRPr="00643C57">
        <w:rPr>
          <w:rFonts w:ascii="Arial" w:eastAsia="Times New Roman" w:hAnsi="Arial" w:cs="Arial"/>
          <w:color w:val="4A4A4A"/>
          <w:sz w:val="24"/>
          <w:szCs w:val="24"/>
        </w:rPr>
        <w:br/>
        <w:t>For question #1, let’s break it into two parts. First, increment any document that has “items.item_name” equal to “my_item_two”. For this you’ll have to use the positional “$” operator. Something like: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db.bar.update( {user_id : 123456 , “items.item_name” : “my_item_two”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{$inc : {“items.$.price” : 1}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false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true);</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Note that this will only increment the first matched subdocument in any array (so if you have another document in the array with “item_name” equal to “my_item_two”, it won’t get incremented). But this might be what you want.</w:t>
      </w:r>
      <w:r w:rsidRPr="00643C57">
        <w:rPr>
          <w:rFonts w:ascii="Arial" w:eastAsia="Times New Roman" w:hAnsi="Arial" w:cs="Arial"/>
          <w:color w:val="4A4A4A"/>
          <w:sz w:val="24"/>
          <w:szCs w:val="24"/>
        </w:rPr>
        <w:br/>
        <w:t>The second part is trickier. We can push a new item to an array without a “my_item_two” as follows:</w:t>
      </w:r>
    </w:p>
    <w:tbl>
      <w:tblPr>
        <w:tblW w:w="18810" w:type="dxa"/>
        <w:tblCellMar>
          <w:left w:w="0" w:type="dxa"/>
          <w:right w:w="0" w:type="dxa"/>
        </w:tblCellMar>
        <w:tblLook w:val="04A0" w:firstRow="1" w:lastRow="0" w:firstColumn="1" w:lastColumn="0" w:noHBand="0" w:noVBand="1"/>
      </w:tblPr>
      <w:tblGrid>
        <w:gridCol w:w="450"/>
        <w:gridCol w:w="1836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tc>
        <w:tc>
          <w:tcPr>
            <w:tcW w:w="1836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db.bar.update( {user_id : 123456, “items.item_name” : {$ne : “my_item_two”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{$addToSet : {“items” : {‘item_name’ : “my_item_two” , ‘price’ : 1 }}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false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For your question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#2, the answer is easier. To increment the total and the price of item_three in any document that contains “my_item_three,” you can use the $inc operator on multiple fields at the same time. Something like: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db.bar.update( {“items.item_name” : {$ne : “my_item_three”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{$inc : {total : 1 , “items.$.price” : 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false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true);</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Q178) To what extent are ‘lost data’ criticisms still valid of MongoDB?</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I’m referring to the following</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https://pastebin.com/raw.php?i=FD3xe6Jt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Which, if still valid would be worrying to some extent. The article primarily references v1.6 and v1.8 and since then v2 has been released. Are the shortcomings discussed in the article still outstanding as of the current release?</w:t>
      </w:r>
      <w:r w:rsidRPr="00643C57">
        <w:rPr>
          <w:rFonts w:ascii="Arial" w:eastAsia="Times New Roman" w:hAnsi="Arial" w:cs="Arial"/>
          <w:color w:val="4A4A4A"/>
          <w:sz w:val="24"/>
          <w:szCs w:val="24"/>
        </w:rPr>
        <w:br/>
        <w:t>That particular post was debunked, point by point by the MongoDB CTO and co-founder, Eliot Horowitz, here: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https://news.ycombinator.com/item?id=3202959</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There is also a good summary here: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https://www.betabeat.com/2011/11/10/the-trolls-come-out-for-10gen/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 xml:space="preserve">The short version is, it looks like this was basically someone trolling for attention (successfully), with no solid evidence or corroboration. There have been genuine </w:t>
      </w:r>
      <w:r w:rsidRPr="00643C57">
        <w:rPr>
          <w:rFonts w:ascii="Arial" w:eastAsia="Times New Roman" w:hAnsi="Arial" w:cs="Arial"/>
          <w:color w:val="4A4A4A"/>
          <w:sz w:val="24"/>
          <w:szCs w:val="24"/>
        </w:rPr>
        <w:lastRenderedPageBreak/>
        <w:t>incidents in the past, which have been dealt with as the product evolved (see the introduction of journaling in 1.8 for example) or as more specific bugs were found and fixed.</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Disclaimer</w:t>
      </w:r>
      <w:r w:rsidRPr="00643C57">
        <w:rPr>
          <w:rFonts w:ascii="Arial" w:eastAsia="Times New Roman" w:hAnsi="Arial" w:cs="Arial"/>
          <w:color w:val="4A4A4A"/>
          <w:sz w:val="24"/>
          <w:szCs w:val="24"/>
        </w:rPr>
        <w:t>: I do work for MongoDB (formerly 10gen), and love the fact that philnate got here and refuted this independently first – that probably says more about the product than anything else :)</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Update: August 19th 2013</w:t>
      </w:r>
      <w:r w:rsidRPr="00643C57">
        <w:rPr>
          <w:rFonts w:ascii="Arial" w:eastAsia="Times New Roman" w:hAnsi="Arial" w:cs="Arial"/>
          <w:color w:val="4A4A4A"/>
          <w:sz w:val="24"/>
          <w:szCs w:val="24"/>
        </w:rPr>
        <w:br/>
        <w:t>I’ve seen quite a bit of activity on this answer recently, which I assume is related to the announcement of the bug in SERVER-10478 – it is most certainly an edge case, but I would still recommend anyone using sharding with large documents to upgrade ASAP to v2.2.6 and v2.4.6 which include the fix for this issue.</w:t>
      </w:r>
      <w:r w:rsidRPr="00643C57">
        <w:rPr>
          <w:rFonts w:ascii="Arial" w:eastAsia="Times New Roman" w:hAnsi="Arial" w:cs="Arial"/>
          <w:color w:val="4A4A4A"/>
          <w:sz w:val="24"/>
          <w:szCs w:val="24"/>
        </w:rPr>
        <w:br/>
        <w:t>Never heard of those severe problems in recent versions. What you need to consider is that MongoDB has no decade of development as relational Systems in the back. Further it may be true that MongoDB doesn’t offer that much functionality to avoid data loss at all. But even with relational Systems you won’t be ever sure that you’ll never loose any data. It highly depends on your system configuration (so with Replication and manual data backups you should be quite safe).</w:t>
      </w:r>
      <w:r w:rsidRPr="00643C57">
        <w:rPr>
          <w:rFonts w:ascii="Arial" w:eastAsia="Times New Roman" w:hAnsi="Arial" w:cs="Arial"/>
          <w:color w:val="4A4A4A"/>
          <w:sz w:val="24"/>
          <w:szCs w:val="24"/>
        </w:rPr>
        <w:br/>
        <w:t>As a general guideline to avoid Beta Bugs or bugs from early versions, avoid to use fresh versions in productions (there’s a reason why debian is so popular for servers). If MongoDB would suffer such severe problems (all the time) the list of users would be smaller:https://www.mongodb.org/display/DOCS/Production+Deployments Additionally I don’t really trust this pastebin message, why is this published anonymously? Is this person company shamed to tell that they used mongodb, do they fear 10gen? Where a links to those Bug reports (or did 10gen delete them from JIRA?)</w:t>
      </w:r>
      <w:r w:rsidRPr="00643C57">
        <w:rPr>
          <w:rFonts w:ascii="Arial" w:eastAsia="Times New Roman" w:hAnsi="Arial" w:cs="Arial"/>
          <w:color w:val="4A4A4A"/>
          <w:sz w:val="24"/>
          <w:szCs w:val="24"/>
        </w:rPr>
        <w:br/>
        <w:t>So lets talk shortly about those points:</w:t>
      </w:r>
      <w:r w:rsidRPr="00643C57">
        <w:rPr>
          <w:rFonts w:ascii="Arial" w:eastAsia="Times New Roman" w:hAnsi="Arial" w:cs="Arial"/>
          <w:color w:val="4A4A4A"/>
          <w:sz w:val="24"/>
          <w:szCs w:val="24"/>
        </w:rPr>
        <w:br/>
        <w:t>1. Yep MongoDB operates normally in fire and forget mode. But you can modify this bevavior with several options: https://www.mongodb.org/display/DOCS/getLastError+Command. So only because MongoDB defaults to it, it doesn’t mean you can’t change it to your needs. But you need to live less performance if you don’t fire and forget within your app, as you’re adding a roundtrip.</w:t>
      </w:r>
      <w:r w:rsidRPr="00643C57">
        <w:rPr>
          <w:rFonts w:ascii="Arial" w:eastAsia="Times New Roman" w:hAnsi="Arial" w:cs="Arial"/>
          <w:color w:val="4A4A4A"/>
          <w:sz w:val="24"/>
          <w:szCs w:val="24"/>
        </w:rPr>
        <w:br/>
        <w:t xml:space="preserve">2. Never heard of such problems, except those caused to own failure…but that can happen with relational systems as well. I guess this point only talks about Master-Slave Replication. Replica-Sets are much never and stable. Some links from the web where </w:t>
      </w:r>
      <w:r w:rsidRPr="00643C57">
        <w:rPr>
          <w:rFonts w:ascii="Arial" w:eastAsia="Times New Roman" w:hAnsi="Arial" w:cs="Arial"/>
          <w:color w:val="4A4A4A"/>
          <w:sz w:val="24"/>
          <w:szCs w:val="24"/>
        </w:rPr>
        <w:lastRenderedPageBreak/>
        <w:t>other dbms caused data loss due to malfunction as well: https://blog.lastinfirstout.net/2010/04/bit-by-bug-data-loss-running-oracle-on.html https://dbaspot.com/oracle-server/430465-parallel-cause-data-lost-another-oracle-bug.html https://bugs.mysql.com/bug.php?id=18014 (Those posted links aren’t in any favor of a given system or should imply anything else than showing that there are bugs in other systems as well, who can cause data loss.)</w:t>
      </w:r>
      <w:r w:rsidRPr="00643C57">
        <w:rPr>
          <w:rFonts w:ascii="Arial" w:eastAsia="Times New Roman" w:hAnsi="Arial" w:cs="Arial"/>
          <w:color w:val="4A4A4A"/>
          <w:sz w:val="24"/>
          <w:szCs w:val="24"/>
        </w:rPr>
        <w:br/>
        <w:t>3. Yes actually there’s Locking at instance level, I don’t think that in sharded environment this is a global one, I think this will be at instance level for each shard separate, as there’s no need to lock other instances as there are no consistency checks needed. The upcoming Version 2.2 will lock at DB Level, tickets for Collection Level and maybe extend or document exists as well (https://jira.mongodb.org/browse/SERVER-4328). But locking at deeper levels may affect the actual performance of MongoDB, as a lock management is expensive.</w:t>
      </w:r>
      <w:r w:rsidRPr="00643C57">
        <w:rPr>
          <w:rFonts w:ascii="Arial" w:eastAsia="Times New Roman" w:hAnsi="Arial" w:cs="Arial"/>
          <w:color w:val="4A4A4A"/>
          <w:sz w:val="24"/>
          <w:szCs w:val="24"/>
        </w:rPr>
        <w:br/>
        <w:t>4. Moving chunks shouldn’t cause much problems as rebalancing should take a few chunks from each node and move them to the new one. It never should cause ping/pong of chunks nor does rebalancing start just because of a difference of one or two chunks. What can be problematic is when your shard key is choosen wrong. So you may end up with all new entries inserted to one node rather than all. So you would see more often rebalancing which can cause problems, but that would be not due to mongo rather than your poorly choosen shardkey.</w:t>
      </w:r>
      <w:r w:rsidRPr="00643C57">
        <w:rPr>
          <w:rFonts w:ascii="Arial" w:eastAsia="Times New Roman" w:hAnsi="Arial" w:cs="Arial"/>
          <w:color w:val="4A4A4A"/>
          <w:sz w:val="24"/>
          <w:szCs w:val="24"/>
        </w:rPr>
        <w:br/>
        <w:t>5. Can’t comment on this one</w:t>
      </w:r>
      <w:r w:rsidRPr="00643C57">
        <w:rPr>
          <w:rFonts w:ascii="Arial" w:eastAsia="Times New Roman" w:hAnsi="Arial" w:cs="Arial"/>
          <w:color w:val="4A4A4A"/>
          <w:sz w:val="24"/>
          <w:szCs w:val="24"/>
        </w:rPr>
        <w:br/>
        <w:t>6. Not 100% sure, but I think Replicasets where introduced in 1.6, so as told earlier never use the latest version for production, except you can live with loss of data. As with every new feature there’s the possibility of bugs. Even extensive testing may not reveal all problems. Again always run some manual backup for gods sake, except you can live with data loss.</w:t>
      </w:r>
      <w:r w:rsidRPr="00643C57">
        <w:rPr>
          <w:rFonts w:ascii="Arial" w:eastAsia="Times New Roman" w:hAnsi="Arial" w:cs="Arial"/>
          <w:color w:val="4A4A4A"/>
          <w:sz w:val="24"/>
          <w:szCs w:val="24"/>
        </w:rPr>
        <w:br/>
        <w:t>7. Can’t comment on this. But in reality software may contain severe bugs. Many games suffer those problems as well and there are other areas as well where banana software was quite well known or is. Can’t Comment about something concrete as this was before my MongoDB time.</w:t>
      </w:r>
      <w:r w:rsidRPr="00643C57">
        <w:rPr>
          <w:rFonts w:ascii="Arial" w:eastAsia="Times New Roman" w:hAnsi="Arial" w:cs="Arial"/>
          <w:color w:val="4A4A4A"/>
          <w:sz w:val="24"/>
          <w:szCs w:val="24"/>
        </w:rPr>
        <w:br/>
        <w:t xml:space="preserve">8. Replication can cause such problems. Depending on the replication strategy this may be a problem and another system may fit better. But without a really really write intensive workload you may not encounter such problems. Indeed it may be problematic to have 3 replicas polling changes from one master. You could cure the problem by </w:t>
      </w:r>
      <w:r w:rsidRPr="00643C57">
        <w:rPr>
          <w:rFonts w:ascii="Arial" w:eastAsia="Times New Roman" w:hAnsi="Arial" w:cs="Arial"/>
          <w:color w:val="4A4A4A"/>
          <w:sz w:val="24"/>
          <w:szCs w:val="24"/>
        </w:rPr>
        <w:lastRenderedPageBreak/>
        <w:t>adding more shards.</w:t>
      </w:r>
      <w:r w:rsidRPr="00643C57">
        <w:rPr>
          <w:rFonts w:ascii="Arial" w:eastAsia="Times New Roman" w:hAnsi="Arial" w:cs="Arial"/>
          <w:color w:val="4A4A4A"/>
          <w:sz w:val="24"/>
          <w:szCs w:val="24"/>
        </w:rPr>
        <w:br/>
        <w:t>As a general conclusion: Yeah it may be that those problems were existent, but MongoDB did much in this direction and further I doubt that other DBMS never had the one or other problem itself. Just take traditional relational dbms, would those scale well to web-scale there would be no need for Systems like MongoDB, HBase and what else. You can’t get a system which fits all needs. So you have to live with the downsides of one or try to build a combined system of multiple to get what you need.</w:t>
      </w:r>
      <w:r w:rsidRPr="00643C57">
        <w:rPr>
          <w:rFonts w:ascii="Arial" w:eastAsia="Times New Roman" w:hAnsi="Arial" w:cs="Arial"/>
          <w:color w:val="4A4A4A"/>
          <w:sz w:val="24"/>
          <w:szCs w:val="24"/>
        </w:rPr>
        <w:br/>
        <w:t>Disclaimer: I’m not affiliated with MongoDB or 10gen, I’m just working with MongoDB and telling my opinion about it.</w:t>
      </w:r>
      <w:r w:rsidRPr="00643C57">
        <w:rPr>
          <w:rFonts w:ascii="Arial" w:eastAsia="Times New Roman" w:hAnsi="Arial" w:cs="Arial"/>
          <w:color w:val="4A4A4A"/>
          <w:sz w:val="24"/>
          <w:szCs w:val="24"/>
        </w:rPr>
        <w:br/>
        <w:t>I can’t speak for every case, only my own. However I don’t work for 10gen or its competitors, and I have lost data when using MongoDB, so here goes.</w:t>
      </w:r>
      <w:r w:rsidRPr="00643C57">
        <w:rPr>
          <w:rFonts w:ascii="Arial" w:eastAsia="Times New Roman" w:hAnsi="Arial" w:cs="Arial"/>
          <w:color w:val="4A4A4A"/>
          <w:sz w:val="24"/>
          <w:szCs w:val="24"/>
        </w:rPr>
        <w:br/>
        <w:t>The main criticisms of Mongo around the last time I used it (2010) were:</w:t>
      </w:r>
      <w:r w:rsidRPr="00643C57">
        <w:rPr>
          <w:rFonts w:ascii="Arial" w:eastAsia="Times New Roman" w:hAnsi="Arial" w:cs="Arial"/>
          <w:color w:val="4A4A4A"/>
          <w:sz w:val="24"/>
          <w:szCs w:val="24"/>
        </w:rPr>
        <w:br/>
        <w:t>1. Supposedly stable versions of Mongo had major data-losing bugs that weren’t made explicit to users. Eg, prior to 1.8 non-clustered configurations were likely to lose data. This was documented by Mongo, but not to the extent a data losing bug in a stable-versioned DB would normally be.</w:t>
      </w:r>
      <w:r w:rsidRPr="00643C57">
        <w:rPr>
          <w:rFonts w:ascii="Arial" w:eastAsia="Times New Roman" w:hAnsi="Arial" w:cs="Arial"/>
          <w:color w:val="4A4A4A"/>
          <w:sz w:val="24"/>
          <w:szCs w:val="24"/>
        </w:rPr>
        <w:br/>
        <w:t>The main defence of that criticism was:</w:t>
      </w:r>
      <w:r w:rsidRPr="00643C57">
        <w:rPr>
          <w:rFonts w:ascii="Arial" w:eastAsia="Times New Roman" w:hAnsi="Arial" w:cs="Arial"/>
          <w:color w:val="4A4A4A"/>
          <w:sz w:val="24"/>
          <w:szCs w:val="24"/>
        </w:rPr>
        <w:br/>
        <w:t>2. Users were informed of this danger, albeit not so explicitly. Users should read all the documentation before they begin.</w:t>
      </w:r>
      <w:r w:rsidRPr="00643C57">
        <w:rPr>
          <w:rFonts w:ascii="Arial" w:eastAsia="Times New Roman" w:hAnsi="Arial" w:cs="Arial"/>
          <w:color w:val="4A4A4A"/>
          <w:sz w:val="24"/>
          <w:szCs w:val="24"/>
        </w:rPr>
        <w:br/>
        <w:t>In my own case, I was using 1.7 in a single server configuration but aware of the risk. I shut down the DB to take a back up. The act of shutting down the DB itself lost my data, 10gen assisted (for free) but were unable to recover the data.</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Q179) Mongo DB Delete a field and value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In mongo shell how would I delete all occurrences of “id” : “1” the value of the field is always different. Would I use the $unset operator? Would that delete the value and the field?</w:t>
      </w:r>
      <w:r w:rsidRPr="00643C57">
        <w:rPr>
          <w:rFonts w:ascii="Arial" w:eastAsia="Times New Roman" w:hAnsi="Arial" w:cs="Arial"/>
          <w:color w:val="4A4A4A"/>
          <w:sz w:val="24"/>
          <w:szCs w:val="24"/>
        </w:rPr>
        <w:br/>
        <w:t>You’re saying remove all occurrences of the field, right? If so, then it should be like this: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db.collection.update(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id: { $exists: 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  // criteria</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$unset: { id: 1 } },      // modifier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false,                      // no need to upsert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multi-update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Q180) Checking if a field contains a string</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I’m looking for an operator, which allows me to check, if the value of a field contains a certain string.</w:t>
      </w:r>
      <w:r w:rsidRPr="00643C57">
        <w:rPr>
          <w:rFonts w:ascii="Arial" w:eastAsia="Times New Roman" w:hAnsi="Arial" w:cs="Arial"/>
          <w:color w:val="4A4A4A"/>
          <w:sz w:val="24"/>
          <w:szCs w:val="24"/>
        </w:rPr>
        <w:br/>
        <w:t>Something like: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db.users.findOne({$contains:{“username”:”son”}})</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Is that possible?</w:t>
      </w:r>
      <w:r w:rsidRPr="00643C57">
        <w:rPr>
          <w:rFonts w:ascii="Arial" w:eastAsia="Times New Roman" w:hAnsi="Arial" w:cs="Arial"/>
          <w:color w:val="4A4A4A"/>
          <w:sz w:val="24"/>
          <w:szCs w:val="24"/>
        </w:rPr>
        <w:br/>
        <w:t>You can do it with the following code.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db.users.findOne({“username” : {$regex : “.*son.*”}});</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As Mongo shell support regex, that’s completely possible.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db.users.findOne({“username” : /.*son.*/});</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If we want the query to be case-insensitive, we can use “i” option, like shown below:</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db.users.findOne({“username” : /.*son.*/i});</w:t>
            </w:r>
          </w:p>
        </w:tc>
      </w:tr>
    </w:tbl>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See: https://www.mongodb.org/display/DOCS/Advanced+Queries#AdvancedQueries-RegularExpressions&lt;br&gt;https://www.mongodb.org/display/DOCS/SQL+to+Mongo+Mapping+Chart&lt;br&gt;https://php.net/manual/en/mongo.sqltomongo.php</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MySQL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SELECT * FROM users WHERE username LIKE “%Son%”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MongoDB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db.users.find({username:/Son/})</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Q181) What’s the fastest way to copy a collection within the same database?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want to copy a collection within the </w:t>
      </w:r>
      <w:r w:rsidRPr="00643C57">
        <w:rPr>
          <w:rFonts w:ascii="Arial" w:eastAsia="Times New Roman" w:hAnsi="Arial" w:cs="Arial"/>
          <w:b/>
          <w:bCs/>
          <w:color w:val="4A4A4A"/>
          <w:sz w:val="24"/>
          <w:szCs w:val="24"/>
        </w:rPr>
        <w:t>same </w:t>
      </w:r>
      <w:r w:rsidRPr="00643C57">
        <w:rPr>
          <w:rFonts w:ascii="Arial" w:eastAsia="Times New Roman" w:hAnsi="Arial" w:cs="Arial"/>
          <w:color w:val="4A4A4A"/>
          <w:sz w:val="24"/>
          <w:szCs w:val="24"/>
        </w:rPr>
        <w:t>database and give it a different name – basically take a snapshot.</w:t>
      </w:r>
      <w:r w:rsidRPr="00643C57">
        <w:rPr>
          <w:rFonts w:ascii="Arial" w:eastAsia="Times New Roman" w:hAnsi="Arial" w:cs="Arial"/>
          <w:color w:val="4A4A4A"/>
          <w:sz w:val="24"/>
          <w:szCs w:val="24"/>
        </w:rPr>
        <w:br/>
        <w:t>What’s the best way to do this? Is there a command, or do I have to copy each record in turn?</w:t>
      </w:r>
      <w:r w:rsidRPr="00643C57">
        <w:rPr>
          <w:rFonts w:ascii="Arial" w:eastAsia="Times New Roman" w:hAnsi="Arial" w:cs="Arial"/>
          <w:color w:val="4A4A4A"/>
          <w:sz w:val="24"/>
          <w:szCs w:val="24"/>
        </w:rPr>
        <w:br/>
        <w:t>I’m aware of the cloneCollection command, but it seems to be for copying to another server only.</w:t>
      </w:r>
      <w:r w:rsidRPr="00643C57">
        <w:rPr>
          <w:rFonts w:ascii="Arial" w:eastAsia="Times New Roman" w:hAnsi="Arial" w:cs="Arial"/>
          <w:color w:val="4A4A4A"/>
          <w:sz w:val="24"/>
          <w:szCs w:val="24"/>
        </w:rPr>
        <w:br/>
        <w:t>I’m also aware of mongoimport and mongoexport, but as I’m doing this via PHP I’d prefer not to make calls out to the shell.</w:t>
      </w:r>
      <w:r w:rsidRPr="00643C57">
        <w:rPr>
          <w:rFonts w:ascii="Arial" w:eastAsia="Times New Roman" w:hAnsi="Arial" w:cs="Arial"/>
          <w:color w:val="4A4A4A"/>
          <w:sz w:val="24"/>
          <w:szCs w:val="24"/>
        </w:rPr>
        <w:br/>
        <w:t>You have a few options, but the fastest is:</w:t>
      </w:r>
      <w:r w:rsidRPr="00643C57">
        <w:rPr>
          <w:rFonts w:ascii="Arial" w:eastAsia="Times New Roman" w:hAnsi="Arial" w:cs="Arial"/>
          <w:color w:val="4A4A4A"/>
          <w:sz w:val="24"/>
          <w:szCs w:val="24"/>
        </w:rPr>
        <w:br/>
        <w:t>mongoexport -d db -c sourcecollection | mongoimport -d db -c targetcollection –drop</w:t>
      </w:r>
      <w:r w:rsidRPr="00643C57">
        <w:rPr>
          <w:rFonts w:ascii="Arial" w:eastAsia="Times New Roman" w:hAnsi="Arial" w:cs="Arial"/>
          <w:color w:val="4A4A4A"/>
          <w:sz w:val="24"/>
          <w:szCs w:val="24"/>
        </w:rPr>
        <w:br/>
        <w:t>or in php:</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`mongoexport -d db -c sourcecollection | mongoimport -d db -c targetcollection –drop`;</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after that you have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mongo db &lt; script.js</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where, as shown in the mongo docs, script.js contains something like: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db.myoriginal.find().forEach( function(x){db.mycopy.insert(x)}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The slowest (by an order of magnitude or more) way to copy a collection will be to use the native php driver – simply because of moving information around. But you could issue the above mongo query if you absolutely want to avoid cli calls using the db execute function.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Q182) mongodb: upserting: only set value if document is being inserted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Considering a simple mongo document structure:</w:t>
      </w:r>
      <w:r w:rsidRPr="00643C57">
        <w:rPr>
          <w:rFonts w:ascii="Arial" w:eastAsia="Times New Roman" w:hAnsi="Arial" w:cs="Arial"/>
          <w:color w:val="4A4A4A"/>
          <w:sz w:val="24"/>
          <w:szCs w:val="24"/>
        </w:rPr>
        <w:br/>
        <w:t>{ _id, firstTime, lastTime }</w:t>
      </w:r>
      <w:r w:rsidRPr="00643C57">
        <w:rPr>
          <w:rFonts w:ascii="Arial" w:eastAsia="Times New Roman" w:hAnsi="Arial" w:cs="Arial"/>
          <w:color w:val="4A4A4A"/>
          <w:sz w:val="24"/>
          <w:szCs w:val="24"/>
        </w:rPr>
        <w:br/>
        <w:t>The client needs to insert a document with a known ID, or update an existing document. The ‘lastTime’ should always be set to some latest time. For the ‘firstTime’, if a document is being inserted, then the ‘firstTime’ should be set to current time. However, if the document is already created, then ‘firstTime’ remain unchanged. I would like to do it purely with upserts (to avoid look ups).</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 xml:space="preserve">&lt;br&gt;I’ve crawled the https://www.mongodb.org/display/DOCS/Updating,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but I just don’t see how that particular operation can be done.</w:t>
      </w:r>
      <w:r w:rsidRPr="00643C57">
        <w:rPr>
          <w:rFonts w:ascii="Arial" w:eastAsia="Times New Roman" w:hAnsi="Arial" w:cs="Arial"/>
          <w:color w:val="4A4A4A"/>
          <w:sz w:val="24"/>
          <w:szCs w:val="24"/>
        </w:rPr>
        <w:br/>
        <w:t>I don’t believe this is something unreasonable, there are $push and $addToSet operations that effectively do that on array fields, just nothing that would do the same on simple fields. It’s like there should be something like $setIf operation.</w:t>
      </w:r>
      <w:r w:rsidRPr="00643C57">
        <w:rPr>
          <w:rFonts w:ascii="Arial" w:eastAsia="Times New Roman" w:hAnsi="Arial" w:cs="Arial"/>
          <w:color w:val="4A4A4A"/>
          <w:sz w:val="24"/>
          <w:szCs w:val="24"/>
        </w:rPr>
        <w:br/>
        <w:t>I ran into the exact same problem and there was no simple solution for &lt;2.4 however since 2.4 the </w:t>
      </w:r>
      <w:r w:rsidRPr="00643C57">
        <w:rPr>
          <w:rFonts w:ascii="Arial" w:eastAsia="Times New Roman" w:hAnsi="Arial" w:cs="Arial"/>
          <w:b/>
          <w:bCs/>
          <w:color w:val="4A4A4A"/>
          <w:sz w:val="24"/>
          <w:szCs w:val="24"/>
        </w:rPr>
        <w:t>$setOnInsert</w:t>
      </w:r>
      <w:r w:rsidRPr="00643C57">
        <w:rPr>
          <w:rFonts w:ascii="Arial" w:eastAsia="Times New Roman" w:hAnsi="Arial" w:cs="Arial"/>
          <w:color w:val="4A4A4A"/>
          <w:sz w:val="24"/>
          <w:szCs w:val="24"/>
        </w:rPr>
        <w:t> operator let’s you do exactly that.</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db.collection.update(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$setOnInsert: { “firstTime”: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upsert: 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See the 2.4 release notes of setOnInsert for more info.</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Q183) Change collection name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Changing the name of a collection in mongodb can be achieved by copy the documents in the collection to a new one and delete the original.</w:t>
      </w:r>
      <w:r w:rsidRPr="00643C57">
        <w:rPr>
          <w:rFonts w:ascii="Arial" w:eastAsia="Times New Roman" w:hAnsi="Arial" w:cs="Arial"/>
          <w:color w:val="4A4A4A"/>
          <w:sz w:val="24"/>
          <w:szCs w:val="24"/>
        </w:rPr>
        <w:br/>
        <w:t>But is there a simpler way to change the name of a collection in mongodb?</w:t>
      </w:r>
      <w:r w:rsidRPr="00643C57">
        <w:rPr>
          <w:rFonts w:ascii="Arial" w:eastAsia="Times New Roman" w:hAnsi="Arial" w:cs="Arial"/>
          <w:color w:val="4A4A4A"/>
          <w:sz w:val="24"/>
          <w:szCs w:val="24"/>
        </w:rPr>
        <w:br/>
        <w:t>db.oldname.renameCollection(“newname”)</w:t>
      </w:r>
      <w:r w:rsidRPr="00643C57">
        <w:rPr>
          <w:rFonts w:ascii="Arial" w:eastAsia="Times New Roman" w:hAnsi="Arial" w:cs="Arial"/>
          <w:color w:val="4A4A4A"/>
          <w:sz w:val="24"/>
          <w:szCs w:val="24"/>
        </w:rPr>
        <w:br/>
        <w:t>Really? No google search?</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 xml:space="preserve">https://www.mongodb.org/display/DOCS/renameCollection+Command&lt;br&gt;&lt;br&gt;&lt;br&gt;&lt;span class="token operator"&gt;&gt;&lt;/span&gt; db&lt;span class="token </w:t>
      </w:r>
      <w:r w:rsidRPr="00643C57">
        <w:rPr>
          <w:rFonts w:ascii="Courier New" w:eastAsia="Times New Roman" w:hAnsi="Courier New" w:cs="Courier New"/>
          <w:color w:val="222222"/>
          <w:sz w:val="20"/>
          <w:szCs w:val="20"/>
        </w:rPr>
        <w:lastRenderedPageBreak/>
        <w:t>punctuation"&gt;.&lt;/span&gt;oldname&lt;span class="token punctuation"&gt;.&lt;/span&gt;&lt;span class="token function"&gt;renameCollection&lt;/span&gt;&lt;span class="token punctuation"&gt;(&lt;/span&gt;“newname”&lt;span class="token punctuation"&gt;)&lt;/span&gt;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Q184) what’s the diff between findAndModify and update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I’m a little bit confused by the findAndModify method in MongoDB. What’s the advantage of it over update method? For me, it seems that it just returns the item first and then update it.But Why do I need to return the item first? I read the </w:t>
      </w:r>
      <w:r w:rsidRPr="00643C57">
        <w:rPr>
          <w:rFonts w:ascii="Arial" w:eastAsia="Times New Roman" w:hAnsi="Arial" w:cs="Arial"/>
          <w:b/>
          <w:bCs/>
          <w:color w:val="4A4A4A"/>
          <w:sz w:val="24"/>
          <w:szCs w:val="24"/>
        </w:rPr>
        <w:t>MongoDB: the definitive guide</w:t>
      </w:r>
      <w:r w:rsidRPr="00643C57">
        <w:rPr>
          <w:rFonts w:ascii="Arial" w:eastAsia="Times New Roman" w:hAnsi="Arial" w:cs="Arial"/>
          <w:color w:val="4A4A4A"/>
          <w:sz w:val="24"/>
          <w:szCs w:val="24"/>
        </w:rPr>
        <w:t> and it says that It is handy for manipulating queues and performing other operations that need get-and-set style atomicity. But I didn’t understand how it achieves this. Can somebody explain this to me?</w:t>
      </w:r>
      <w:r w:rsidRPr="00643C57">
        <w:rPr>
          <w:rFonts w:ascii="Arial" w:eastAsia="Times New Roman" w:hAnsi="Arial" w:cs="Arial"/>
          <w:color w:val="4A4A4A"/>
          <w:sz w:val="24"/>
          <w:szCs w:val="24"/>
        </w:rPr>
        <w:br/>
        <w:t>If you fetch an item and then update it, there may be an update by another thread between those two steps. If you update an item first and then fetch it, there may be another update in-between and you will get back a different item than what you updated.</w:t>
      </w:r>
      <w:r w:rsidRPr="00643C57">
        <w:rPr>
          <w:rFonts w:ascii="Arial" w:eastAsia="Times New Roman" w:hAnsi="Arial" w:cs="Arial"/>
          <w:color w:val="4A4A4A"/>
          <w:sz w:val="24"/>
          <w:szCs w:val="24"/>
        </w:rPr>
        <w:br/>
        <w:t>Doing it “atomically” means you are guaranteed that you are getting back the exact same item you are updating – i.e. no other operation can happen in between.</w:t>
      </w:r>
      <w:r w:rsidRPr="00643C57">
        <w:rPr>
          <w:rFonts w:ascii="Arial" w:eastAsia="Times New Roman" w:hAnsi="Arial" w:cs="Arial"/>
          <w:color w:val="4A4A4A"/>
          <w:sz w:val="24"/>
          <w:szCs w:val="24"/>
        </w:rPr>
        <w:br/>
        <w:t>findAndModify returns the document, update does not.</w:t>
      </w:r>
      <w:r w:rsidRPr="00643C57">
        <w:rPr>
          <w:rFonts w:ascii="Arial" w:eastAsia="Times New Roman" w:hAnsi="Arial" w:cs="Arial"/>
          <w:color w:val="4A4A4A"/>
          <w:sz w:val="24"/>
          <w:szCs w:val="24"/>
        </w:rPr>
        <w:br/>
        <w:t>If I understood Dwight Merriman (one of the original authors of mongoDB) correctly, using update to modify a single document i.e.(“multi”:false} is also atomic. Currently, it should also be faster than doing the equivalent update using findAndModify.</w:t>
      </w:r>
      <w:r w:rsidRPr="00643C57">
        <w:rPr>
          <w:rFonts w:ascii="Arial" w:eastAsia="Times New Roman" w:hAnsi="Arial" w:cs="Arial"/>
          <w:color w:val="4A4A4A"/>
          <w:sz w:val="24"/>
          <w:szCs w:val="24"/>
        </w:rPr>
        <w:br/>
        <w:t>One useful class of use cases is counters and similar cases. For example, take a look at this code (one of the MongoDB tests): find_and_modify4.js.</w:t>
      </w:r>
      <w:r w:rsidRPr="00643C57">
        <w:rPr>
          <w:rFonts w:ascii="Arial" w:eastAsia="Times New Roman" w:hAnsi="Arial" w:cs="Arial"/>
          <w:color w:val="4A4A4A"/>
          <w:sz w:val="24"/>
          <w:szCs w:val="24"/>
        </w:rPr>
        <w:br/>
        <w:t>Thus, with findAndModify you increment the counter and get its incremented value in one step. Compare: if you (A) perform this operation in two steps and somebody else (B) does the same operation between your steps then A and B may get the same last counter value instead of two different (just one example of possible issues).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Q185) Getting an error, “Error: couldn’t connect to server 127.0.0.1 shell/mongo.js” &amp; when trying to run mongodb on mac osx lion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am using Mac OS X Lion and i just did a fresh install of MongoDB using macports and when i try to run mongodb for the first time i get the following error</w:t>
      </w:r>
      <w:r w:rsidRPr="00643C57">
        <w:rPr>
          <w:rFonts w:ascii="Arial" w:eastAsia="Times New Roman" w:hAnsi="Arial" w:cs="Arial"/>
          <w:color w:val="4A4A4A"/>
          <w:sz w:val="24"/>
          <w:szCs w:val="24"/>
        </w:rPr>
        <w:br/>
        <w:t>MongoDB shell version: 2.0.5</w:t>
      </w:r>
      <w:r w:rsidRPr="00643C57">
        <w:rPr>
          <w:rFonts w:ascii="Arial" w:eastAsia="Times New Roman" w:hAnsi="Arial" w:cs="Arial"/>
          <w:color w:val="4A4A4A"/>
          <w:sz w:val="24"/>
          <w:szCs w:val="24"/>
        </w:rPr>
        <w:br/>
        <w:t>connecting to: test</w:t>
      </w:r>
      <w:r w:rsidRPr="00643C57">
        <w:rPr>
          <w:rFonts w:ascii="Arial" w:eastAsia="Times New Roman" w:hAnsi="Arial" w:cs="Arial"/>
          <w:color w:val="4A4A4A"/>
          <w:sz w:val="24"/>
          <w:szCs w:val="24"/>
        </w:rPr>
        <w:br/>
        <w:t>Fri Jun  1 11:20:33 Error: couldn’t connect to server 127.0.0.1 shell/mongo.js:84</w:t>
      </w:r>
      <w:r w:rsidRPr="00643C57">
        <w:rPr>
          <w:rFonts w:ascii="Arial" w:eastAsia="Times New Roman" w:hAnsi="Arial" w:cs="Arial"/>
          <w:color w:val="4A4A4A"/>
          <w:sz w:val="24"/>
          <w:szCs w:val="24"/>
        </w:rPr>
        <w:br/>
        <w:t>exception: connect failed</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can anybody please help with this? thanks</w:t>
      </w:r>
      <w:r w:rsidRPr="00643C57">
        <w:rPr>
          <w:rFonts w:ascii="Arial" w:eastAsia="Times New Roman" w:hAnsi="Arial" w:cs="Arial"/>
          <w:color w:val="4A4A4A"/>
          <w:sz w:val="24"/>
          <w:szCs w:val="24"/>
        </w:rPr>
        <w:br/>
        <w:t>when i run mongod i get:</w:t>
      </w:r>
    </w:p>
    <w:tbl>
      <w:tblPr>
        <w:tblW w:w="18915" w:type="dxa"/>
        <w:tblCellMar>
          <w:left w:w="0" w:type="dxa"/>
          <w:right w:w="0" w:type="dxa"/>
        </w:tblCellMar>
        <w:tblLook w:val="04A0" w:firstRow="1" w:lastRow="0" w:firstColumn="1" w:lastColumn="0" w:noHBand="0" w:noVBand="1"/>
      </w:tblPr>
      <w:tblGrid>
        <w:gridCol w:w="555"/>
        <w:gridCol w:w="1836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tc>
        <w:tc>
          <w:tcPr>
            <w:tcW w:w="1836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hisham-agil:~ hisham$ mongod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mongod –help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help and startup options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Jun  1 11:24:47 [initandlisten] MongoDB starting : pid=53452 port=27017 dbpath=/data/db/ 64-bit host=hisham-agil.local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Jun  1 11:24:47 [initandlisten] db version v2.0.5, pdfile version 4.5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Jun  1 11:24:47 [initandlisten] git version: nogitversion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Jun  1 11:24:47 [initandlisten] build info: Darwin gamma.local 11.3.0 Darwin Kernel Version 11.3.0: Thu Jan 12 18:48:32 PST 2012; root:xnu-1699.24.23~1/RELEASE_I386 i386 BOOST_LIB_VERSION=1_49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Jun  1 11:24:47 [initandlisten] options: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Jun  1 11:24:47 [initandlisten] exception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initAndListen: 10296 dbpath (/data/db/) doesnot exist, terminating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Jun  1 11:24:47 dbexit: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Jun  1 11:24:47 [initandlisten] shutdown: going to close listening sockets…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Jun  1 11:24:47 [initandlisten] shutdown: going to flush diaglog…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Jun  1 11:24:47 [initandlisten] shutdown: going to close sockets…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Jun  1 11:24:47 [initandlisten] shutdown: waiting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fs preallocator…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Jun  1 11:24:47 [initandlisten] shutdown: lock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final commit…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Jun  1 11:24:47 [initandlisten] shutdown: final commit…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Jun  1 11:24:47 [initandlisten] shutdown: closing all files…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Jun  1 11:24:47 [initandlisten] closeAllFiles() finished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Fri Jun  1 11:24:47 dbexit: really exiting now</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You’re running the mongo client without starting the server first. Try running mongod first.</w:t>
      </w:r>
      <w:r w:rsidRPr="00643C57">
        <w:rPr>
          <w:rFonts w:ascii="Arial" w:eastAsia="Times New Roman" w:hAnsi="Arial" w:cs="Arial"/>
          <w:color w:val="4A4A4A"/>
          <w:sz w:val="24"/>
          <w:szCs w:val="24"/>
        </w:rPr>
        <w:br/>
        <w:t>You’ll have to specify where the mongo “workspace” is using the –dbpath switch, such as mongod –dbpath /mongo/db. The specified folder should exist.</w:t>
      </w:r>
      <w:r w:rsidRPr="00643C57">
        <w:rPr>
          <w:rFonts w:ascii="Arial" w:eastAsia="Times New Roman" w:hAnsi="Arial" w:cs="Arial"/>
          <w:color w:val="4A4A4A"/>
          <w:sz w:val="24"/>
          <w:szCs w:val="24"/>
        </w:rPr>
        <w:br/>
        <w:t>By default mongod will try to use the directory /data/db for the database files.</w:t>
      </w:r>
      <w:r w:rsidRPr="00643C57">
        <w:rPr>
          <w:rFonts w:ascii="Arial" w:eastAsia="Times New Roman" w:hAnsi="Arial" w:cs="Arial"/>
          <w:color w:val="4A4A4A"/>
          <w:sz w:val="24"/>
          <w:szCs w:val="24"/>
        </w:rPr>
        <w:br/>
        <w:t>In your case that directory does not exist.</w:t>
      </w:r>
      <w:r w:rsidRPr="00643C57">
        <w:rPr>
          <w:rFonts w:ascii="Arial" w:eastAsia="Times New Roman" w:hAnsi="Arial" w:cs="Arial"/>
          <w:color w:val="4A4A4A"/>
          <w:sz w:val="24"/>
          <w:szCs w:val="24"/>
        </w:rPr>
        <w:br/>
        <w:t>Before starting mongod you should create those directories and make sure they are writable by the same user that is running mongod process.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Q186) MongoDB – how to query for a nested item inside a collection?</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have some data that looks like this:</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ObjectId(“4e2f2af16f1e7e4c2000000a”),</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“advertisers”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“created_at” : ISODate(“2011-07-26T21:02:19Z”),</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“category” : “Infinity Pro Spin Air Brush”,</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“updated_at” : ISODate(“2011-07-26T21:02:19Z”),</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“lowered_name” : “conair”,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“twitter_name”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“facebook_page_url”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“website_url”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“user_ids” :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“blog_url”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and I was thinking that a query like this would give the id of the advertiser:</w:t>
      </w:r>
    </w:p>
    <w:tbl>
      <w:tblPr>
        <w:tblW w:w="16500" w:type="dxa"/>
        <w:tblCellMar>
          <w:left w:w="0" w:type="dxa"/>
          <w:right w:w="0" w:type="dxa"/>
        </w:tblCellMar>
        <w:tblLook w:val="04A0" w:firstRow="1" w:lastRow="0" w:firstColumn="1" w:lastColumn="0" w:noHBand="0" w:noVBand="1"/>
      </w:tblPr>
      <w:tblGrid>
        <w:gridCol w:w="450"/>
        <w:gridCol w:w="1605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tc>
        <w:tc>
          <w:tcPr>
            <w:tcW w:w="1605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start  =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Date(2011, 1,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end  =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Date(2011, 12, 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db.agencies.find( { “created_at” : {$gte : start , $lt : end} } , { _id : 1 , program_ids: 1 , advertisers { name : 1 }  } ).limit(1).toArray();</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But my query didn’t work. Any idea how I can add the fields inside the nested elements to my list of fields I want to get?</w:t>
      </w:r>
      <w:r w:rsidRPr="00643C57">
        <w:rPr>
          <w:rFonts w:ascii="Arial" w:eastAsia="Times New Roman" w:hAnsi="Arial" w:cs="Arial"/>
          <w:color w:val="4A4A4A"/>
          <w:sz w:val="24"/>
          <w:szCs w:val="24"/>
        </w:rPr>
        <w:br/>
        <w:t>Thanks!</w:t>
      </w:r>
      <w:r w:rsidRPr="00643C57">
        <w:rPr>
          <w:rFonts w:ascii="Arial" w:eastAsia="Times New Roman" w:hAnsi="Arial" w:cs="Arial"/>
          <w:color w:val="4A4A4A"/>
          <w:sz w:val="24"/>
          <w:szCs w:val="24"/>
        </w:rPr>
        <w:br/>
        <w:t>Use dot notation (e.g. advertisers.name) to query and retrieve fields from nested objects:</w:t>
      </w:r>
    </w:p>
    <w:tbl>
      <w:tblPr>
        <w:tblW w:w="17460" w:type="dxa"/>
        <w:tblCellMar>
          <w:left w:w="0" w:type="dxa"/>
          <w:right w:w="0" w:type="dxa"/>
        </w:tblCellMar>
        <w:tblLook w:val="04A0" w:firstRow="1" w:lastRow="0" w:firstColumn="1" w:lastColumn="0" w:noHBand="0" w:noVBand="1"/>
      </w:tblPr>
      <w:tblGrid>
        <w:gridCol w:w="450"/>
        <w:gridCol w:w="1701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701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db.agencies.find( { “advertisers.created_at” : {$gte : start , $lt : end} } , { _id : 1 , program_ids: 1 , “advertisers.name”: 1 }  } ).limit(1).toArray();</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Reference: Retrieving a Subset of Fields and Dot Notation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Q187) How do I abort a query in mongo javascript shell</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Executing queries in the Javascript shell of Mongo feels a lot like executing commands right in the bash shell. Because of this, my fingers keep trying to Ctrl+C my way out of a command that I want to “abort” and land back at the command prompt. Unfortunately, in the mongo shell at 2.0.4, when I Ctrl+C, it drops me out of the javascript shell, rather than just aborting the command and giving me the command prompt.</w:t>
      </w:r>
      <w:r w:rsidRPr="00643C57">
        <w:rPr>
          <w:rFonts w:ascii="Arial" w:eastAsia="Times New Roman" w:hAnsi="Arial" w:cs="Arial"/>
          <w:color w:val="4A4A4A"/>
          <w:sz w:val="24"/>
          <w:szCs w:val="24"/>
        </w:rPr>
        <w:br/>
        <w:t>Is there a way in the javascript shell to abandon the current command without executing it and land back at the command prompt?</w:t>
      </w:r>
      <w:r w:rsidRPr="00643C57">
        <w:rPr>
          <w:rFonts w:ascii="Arial" w:eastAsia="Times New Roman" w:hAnsi="Arial" w:cs="Arial"/>
          <w:color w:val="4A4A4A"/>
          <w:sz w:val="24"/>
          <w:szCs w:val="24"/>
        </w:rPr>
        <w:br/>
        <w:t>What I’ve always naturally done is type a ( and then immediately hit enter three times. The shell will assume you are just hitting enter to break up your command, but if you hit enter 2 more times it will exit back to the shell. It’s wonky, but it works.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Q188) Where does mongodb stand in the CAP theorem?</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Everywhere I look, I see that MongoDB is CP. But when I dig in I see it is eventually consistent. Is it CP when you use safe=true? If so, does that mean that when I write with safe=true, all replicas will be updated before getting the result?</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MongoDB is strongly consistent by default – if you do a write and then do a read, assuming the write was successful you will always be able to read the result of the write you just read. This is because MongoDB is a single-master system and all reads go to the primary by default. If you optionally enable reading from the secondaries then MongoDB becomes eventually consistent where it’s possible to read out-of-date results.</w:t>
      </w:r>
      <w:r w:rsidRPr="00643C57">
        <w:rPr>
          <w:rFonts w:ascii="Arial" w:eastAsia="Times New Roman" w:hAnsi="Arial" w:cs="Arial"/>
          <w:color w:val="4A4A4A"/>
          <w:sz w:val="24"/>
          <w:szCs w:val="24"/>
        </w:rPr>
        <w:br/>
        <w:t>MongoDB also gets high-availability through automatic failover in replica sets: https://www.mongodb.org/display/DOCS/Replica+Sets</w:t>
      </w:r>
      <w:r w:rsidRPr="00643C57">
        <w:rPr>
          <w:rFonts w:ascii="Arial" w:eastAsia="Times New Roman" w:hAnsi="Arial" w:cs="Arial"/>
          <w:color w:val="4A4A4A"/>
          <w:sz w:val="24"/>
          <w:szCs w:val="24"/>
        </w:rPr>
        <w:br/>
        <w:t>This should help answer the question, along with other NoSQL and other persistent storage systems.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Q189) MongoDB: BIllions of documents in a collection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need to load 6.6 billion bigrams into a collection but I can’t find any information on the best way to do this.</w:t>
      </w:r>
      <w:r w:rsidRPr="00643C57">
        <w:rPr>
          <w:rFonts w:ascii="Arial" w:eastAsia="Times New Roman" w:hAnsi="Arial" w:cs="Arial"/>
          <w:color w:val="4A4A4A"/>
          <w:sz w:val="24"/>
          <w:szCs w:val="24"/>
        </w:rPr>
        <w:br/>
        <w:t>Loading that many documents onto a single primary key index would take forever but as far as I’m aware mongo doesn’t support the equivalent of partitioning?</w:t>
      </w:r>
      <w:r w:rsidRPr="00643C57">
        <w:rPr>
          <w:rFonts w:ascii="Arial" w:eastAsia="Times New Roman" w:hAnsi="Arial" w:cs="Arial"/>
          <w:color w:val="4A4A4A"/>
          <w:sz w:val="24"/>
          <w:szCs w:val="24"/>
        </w:rPr>
        <w:br/>
        <w:t>Would sharding help? Should I try and split the data set over many collections and build that logic into my application?</w:t>
      </w:r>
      <w:r w:rsidRPr="00643C57">
        <w:rPr>
          <w:rFonts w:ascii="Arial" w:eastAsia="Times New Roman" w:hAnsi="Arial" w:cs="Arial"/>
          <w:color w:val="4A4A4A"/>
          <w:sz w:val="24"/>
          <w:szCs w:val="24"/>
        </w:rPr>
        <w:br/>
        <w:t>It’s hard to say what the optimal bulk insert is — this party depends on the size of the objects you’re inserting and other immeasurable factors. You could try a few ranges and see what gives you the best performance. As an alternative, some people like using mongoimport, which is pretty fast, but your import data needs to be json or csv. There’s obviously mongodrestore, if the data is in BSON format.</w:t>
      </w:r>
      <w:r w:rsidRPr="00643C57">
        <w:rPr>
          <w:rFonts w:ascii="Arial" w:eastAsia="Times New Roman" w:hAnsi="Arial" w:cs="Arial"/>
          <w:color w:val="4A4A4A"/>
          <w:sz w:val="24"/>
          <w:szCs w:val="24"/>
        </w:rPr>
        <w:br/>
        <w:t>Mongo can easily handle billions of documents and can have billions of documents in the one collection but remember that the maximum document size is 16mb. There are many folk with billions of documents in MongoDB and there’s lots of discussions about it on the MongoDB Google User Group. Here’s a document on using a large number of collections that you may like to read, if you change your mind and want to have multiple collections instead. The more collections you have, the more indexes you will have also, which probably isn’t what you want.</w:t>
      </w:r>
      <w:r w:rsidRPr="00643C57">
        <w:rPr>
          <w:rFonts w:ascii="Arial" w:eastAsia="Times New Roman" w:hAnsi="Arial" w:cs="Arial"/>
          <w:color w:val="4A4A4A"/>
          <w:sz w:val="24"/>
          <w:szCs w:val="24"/>
        </w:rPr>
        <w:br/>
        <w:t>Here’s a presentation from Craigslist on inserting billions of documents into MongoDB and the guy’s blogpost.</w:t>
      </w:r>
      <w:r w:rsidRPr="00643C57">
        <w:rPr>
          <w:rFonts w:ascii="Arial" w:eastAsia="Times New Roman" w:hAnsi="Arial" w:cs="Arial"/>
          <w:color w:val="4A4A4A"/>
          <w:sz w:val="24"/>
          <w:szCs w:val="24"/>
        </w:rPr>
        <w:br/>
        <w:t>It does look like sharding would be a good solution for you but typically sharding is used for scaling across multiple servers and a lot of folk do it because they want to scale their writes or they are unable to keep their working set (data and indexes) in RAM. It is perfectly reasonable to start off with a single server and then move to a shard or replica-</w:t>
      </w:r>
      <w:r w:rsidRPr="00643C57">
        <w:rPr>
          <w:rFonts w:ascii="Arial" w:eastAsia="Times New Roman" w:hAnsi="Arial" w:cs="Arial"/>
          <w:color w:val="4A4A4A"/>
          <w:sz w:val="24"/>
          <w:szCs w:val="24"/>
        </w:rPr>
        <w:lastRenderedPageBreak/>
        <w:t>set as your data grows or you need extra redundancy and resilience.</w:t>
      </w:r>
      <w:r w:rsidRPr="00643C57">
        <w:rPr>
          <w:rFonts w:ascii="Arial" w:eastAsia="Times New Roman" w:hAnsi="Arial" w:cs="Arial"/>
          <w:color w:val="4A4A4A"/>
          <w:sz w:val="24"/>
          <w:szCs w:val="24"/>
        </w:rPr>
        <w:br/>
        <w:t>However, there are other users use multiple mongods to get around locking limits of a single mongod with lots of writes. It’s obvious but still worth saying but a multi-mongod setup is more complex to manage than a single server. If your IO or cpu isn’t maxed out here, your working set is smaller than RAM and your data is easy to keep balanced (pretty randomly distributed), you should see improvement (with sharding on a single server). As a FYI, there is potential for memory and IO contention. With 2.2 having improved concurrency with db locking, I suspect that there will be much less of a reason for such a deployment.</w:t>
      </w:r>
      <w:r w:rsidRPr="00643C57">
        <w:rPr>
          <w:rFonts w:ascii="Arial" w:eastAsia="Times New Roman" w:hAnsi="Arial" w:cs="Arial"/>
          <w:color w:val="4A4A4A"/>
          <w:sz w:val="24"/>
          <w:szCs w:val="24"/>
        </w:rPr>
        <w:br/>
        <w:t>You need to plan your move to sharding properly, i.e. think carefully about choosing your shard key. If you go this way then it’s best to pre-split and turn off the balancer. It will be counter-productive to be moving data around to keep things balanced which means you will need to decide up front how to split it. Additionally, it is sometimes important to design your documents with the idea that some field will be useful for sharding on, or as a primary key.</w:t>
      </w:r>
      <w:r w:rsidRPr="00643C57">
        <w:rPr>
          <w:rFonts w:ascii="Arial" w:eastAsia="Times New Roman" w:hAnsi="Arial" w:cs="Arial"/>
          <w:color w:val="4A4A4A"/>
          <w:sz w:val="24"/>
          <w:szCs w:val="24"/>
        </w:rPr>
        <w:br/>
        <w:t>Here’s some good links –</w:t>
      </w:r>
      <w:r w:rsidRPr="00643C57">
        <w:rPr>
          <w:rFonts w:ascii="Arial" w:eastAsia="Times New Roman" w:hAnsi="Arial" w:cs="Arial"/>
          <w:color w:val="4A4A4A"/>
          <w:sz w:val="24"/>
          <w:szCs w:val="24"/>
        </w:rPr>
        <w:br/>
        <w:t>1. Choosing a Shard Key</w:t>
      </w:r>
      <w:r w:rsidRPr="00643C57">
        <w:rPr>
          <w:rFonts w:ascii="Arial" w:eastAsia="Times New Roman" w:hAnsi="Arial" w:cs="Arial"/>
          <w:color w:val="4A4A4A"/>
          <w:sz w:val="24"/>
          <w:szCs w:val="24"/>
        </w:rPr>
        <w:br/>
        <w:t>2. Blog post on shard keys</w:t>
      </w:r>
      <w:r w:rsidRPr="00643C57">
        <w:rPr>
          <w:rFonts w:ascii="Arial" w:eastAsia="Times New Roman" w:hAnsi="Arial" w:cs="Arial"/>
          <w:color w:val="4A4A4A"/>
          <w:sz w:val="24"/>
          <w:szCs w:val="24"/>
        </w:rPr>
        <w:br/>
        <w:t>3. Overview presentation on sharding</w:t>
      </w:r>
      <w:r w:rsidRPr="00643C57">
        <w:rPr>
          <w:rFonts w:ascii="Arial" w:eastAsia="Times New Roman" w:hAnsi="Arial" w:cs="Arial"/>
          <w:color w:val="4A4A4A"/>
          <w:sz w:val="24"/>
          <w:szCs w:val="24"/>
        </w:rPr>
        <w:br/>
        <w:t>4. Presentation on Sharding Best Practices</w:t>
      </w:r>
      <w:r w:rsidRPr="00643C57">
        <w:rPr>
          <w:rFonts w:ascii="Arial" w:eastAsia="Times New Roman" w:hAnsi="Arial" w:cs="Arial"/>
          <w:color w:val="4A4A4A"/>
          <w:sz w:val="24"/>
          <w:szCs w:val="24"/>
        </w:rPr>
        <w:br/>
        <w:t>You can absolutely shard data in MongoDB (which partitions across N servers on the shard key). In fact, that’s one of it’s core strengths. There is no need to do that in your application.</w:t>
      </w:r>
      <w:r w:rsidRPr="00643C57">
        <w:rPr>
          <w:rFonts w:ascii="Arial" w:eastAsia="Times New Roman" w:hAnsi="Arial" w:cs="Arial"/>
          <w:color w:val="4A4A4A"/>
          <w:sz w:val="24"/>
          <w:szCs w:val="24"/>
        </w:rPr>
        <w:br/>
        <w:t>For most use cases, I would strongly recommend doing that for 6.6 billion documents. In my experience, MongoDB performs better with a number of mid-range servers rather than one large one.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Q190) Why are key names stored in the document in MongodDB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I’m curious about this quote from Kyle Banker’s MongoDB In Action:</w:t>
      </w:r>
      <w:r w:rsidRPr="00643C57">
        <w:rPr>
          <w:rFonts w:ascii="Arial" w:eastAsia="Times New Roman" w:hAnsi="Arial" w:cs="Arial"/>
          <w:color w:val="4A4A4A"/>
          <w:sz w:val="24"/>
          <w:szCs w:val="24"/>
        </w:rPr>
        <w:br/>
        <w:t xml:space="preserve">Its important to consider the length of the key names you choose, since key names are stored in the documents themselves. This contrasts with an RDBMS, where column names are always kept separate from the rows they refer to. So when using BSON, if you can live with dob in place of date_of_birth as a key name, youll save 10 bytes per document. That may not sound like much, but once you have a billion such documents, youll have saved nearly 10 GB of storage space just by using a shorter key name. This </w:t>
      </w:r>
      <w:r w:rsidRPr="00643C57">
        <w:rPr>
          <w:rFonts w:ascii="Arial" w:eastAsia="Times New Roman" w:hAnsi="Arial" w:cs="Arial"/>
          <w:color w:val="4A4A4A"/>
          <w:sz w:val="24"/>
          <w:szCs w:val="24"/>
        </w:rPr>
        <w:lastRenderedPageBreak/>
        <w:t>doesnt mean you should go to unreasonable lengths to ensure small key names; be sensible. But if you expect massive amounts of data, economizing on key names will save space.</w:t>
      </w:r>
      <w:r w:rsidRPr="00643C57">
        <w:rPr>
          <w:rFonts w:ascii="Arial" w:eastAsia="Times New Roman" w:hAnsi="Arial" w:cs="Arial"/>
          <w:color w:val="4A4A4A"/>
          <w:sz w:val="24"/>
          <w:szCs w:val="24"/>
        </w:rPr>
        <w:br/>
        <w:t>I am interested in the reason why this is not optimized on the database server side. Would a in-memory lookup table with all key names in the collection be too much of a performance penalty that is not worth the potential space savings?</w:t>
      </w:r>
      <w:r w:rsidRPr="00643C57">
        <w:rPr>
          <w:rFonts w:ascii="Arial" w:eastAsia="Times New Roman" w:hAnsi="Arial" w:cs="Arial"/>
          <w:color w:val="4A4A4A"/>
          <w:sz w:val="24"/>
          <w:szCs w:val="24"/>
        </w:rPr>
        <w:br/>
        <w:t>What you are referring to is often called “key compression”*. There are several reasons why it hasn’t been implemented:</w:t>
      </w:r>
      <w:r w:rsidRPr="00643C57">
        <w:rPr>
          <w:rFonts w:ascii="Arial" w:eastAsia="Times New Roman" w:hAnsi="Arial" w:cs="Arial"/>
          <w:color w:val="4A4A4A"/>
          <w:sz w:val="24"/>
          <w:szCs w:val="24"/>
        </w:rPr>
        <w:br/>
        <w:t>1. If you want it done, you can currently do it at the Application/ORM/ODM level quite easily.</w:t>
      </w:r>
      <w:r w:rsidRPr="00643C57">
        <w:rPr>
          <w:rFonts w:ascii="Arial" w:eastAsia="Times New Roman" w:hAnsi="Arial" w:cs="Arial"/>
          <w:color w:val="4A4A4A"/>
          <w:sz w:val="24"/>
          <w:szCs w:val="24"/>
        </w:rPr>
        <w:br/>
        <w:t>2. It’s not necessarily a performance** advantage in all cases think collections with lots of key names, and/or key names that vary wildly between documents.</w:t>
      </w:r>
      <w:r w:rsidRPr="00643C57">
        <w:rPr>
          <w:rFonts w:ascii="Arial" w:eastAsia="Times New Roman" w:hAnsi="Arial" w:cs="Arial"/>
          <w:color w:val="4A4A4A"/>
          <w:sz w:val="24"/>
          <w:szCs w:val="24"/>
        </w:rPr>
        <w:br/>
        <w:t>3. It might not provide a measurable performance** advantage at all until you have millions of documents.</w:t>
      </w:r>
      <w:r w:rsidRPr="00643C57">
        <w:rPr>
          <w:rFonts w:ascii="Arial" w:eastAsia="Times New Roman" w:hAnsi="Arial" w:cs="Arial"/>
          <w:color w:val="4A4A4A"/>
          <w:sz w:val="24"/>
          <w:szCs w:val="24"/>
        </w:rPr>
        <w:br/>
        <w:t>4. If the server does it, the full key names still have to be transmitted over the network.</w:t>
      </w:r>
      <w:r w:rsidRPr="00643C57">
        <w:rPr>
          <w:rFonts w:ascii="Arial" w:eastAsia="Times New Roman" w:hAnsi="Arial" w:cs="Arial"/>
          <w:color w:val="4A4A4A"/>
          <w:sz w:val="24"/>
          <w:szCs w:val="24"/>
        </w:rPr>
        <w:br/>
        <w:t>5. If compressed key names are transmitted over the network, then readabilityreally suffers using the javascript console.</w:t>
      </w:r>
      <w:r w:rsidRPr="00643C57">
        <w:rPr>
          <w:rFonts w:ascii="Arial" w:eastAsia="Times New Roman" w:hAnsi="Arial" w:cs="Arial"/>
          <w:color w:val="4A4A4A"/>
          <w:sz w:val="24"/>
          <w:szCs w:val="24"/>
        </w:rPr>
        <w:br/>
        <w:t>6. Compressing the entire JSON document might offer an even better performance advantage.</w:t>
      </w:r>
      <w:r w:rsidRPr="00643C57">
        <w:rPr>
          <w:rFonts w:ascii="Arial" w:eastAsia="Times New Roman" w:hAnsi="Arial" w:cs="Arial"/>
          <w:color w:val="4A4A4A"/>
          <w:sz w:val="24"/>
          <w:szCs w:val="24"/>
        </w:rPr>
        <w:br/>
        <w:t>Like all features, there’s a cost benefit analysis for implementing it, and (at least so far) other features have offered more “bang for the buck”.</w:t>
      </w:r>
      <w:r w:rsidRPr="00643C57">
        <w:rPr>
          <w:rFonts w:ascii="Arial" w:eastAsia="Times New Roman" w:hAnsi="Arial" w:cs="Arial"/>
          <w:color w:val="4A4A4A"/>
          <w:sz w:val="24"/>
          <w:szCs w:val="24"/>
        </w:rPr>
        <w:br/>
        <w:t>Full document compression is being considered for a future MongoDB version.</w:t>
      </w:r>
      <w:r w:rsidRPr="00643C57">
        <w:rPr>
          <w:rFonts w:ascii="Arial" w:eastAsia="Times New Roman" w:hAnsi="Arial" w:cs="Arial"/>
          <w:color w:val="4A4A4A"/>
          <w:sz w:val="24"/>
          <w:szCs w:val="24"/>
        </w:rPr>
        <w:br/>
        <w:t>* An in-memory lookup table for key names is basically a special case of LZW style compression that’s more or less what most compression algorithms do.</w:t>
      </w:r>
      <w:r w:rsidRPr="00643C57">
        <w:rPr>
          <w:rFonts w:ascii="Arial" w:eastAsia="Times New Roman" w:hAnsi="Arial" w:cs="Arial"/>
          <w:color w:val="4A4A4A"/>
          <w:sz w:val="24"/>
          <w:szCs w:val="24"/>
        </w:rPr>
        <w:br/>
        <w:t>** Compression provides both a space advantage and a performance advantage. Smaller documents means that more documents can be read per IO, which means that in a system with fixed IO, more documents per second can be read.</w:t>
      </w:r>
      <w:r w:rsidRPr="00643C57">
        <w:rPr>
          <w:rFonts w:ascii="Arial" w:eastAsia="Times New Roman" w:hAnsi="Arial" w:cs="Arial"/>
          <w:color w:val="4A4A4A"/>
          <w:sz w:val="24"/>
          <w:szCs w:val="24"/>
        </w:rPr>
        <w:br/>
        <w:t>I believe one of the original reasons behind storing the key names with the documents is to allow a more easily scalable schema-less database. Each document is self-contained to a greater extent, in that if you move the document to another server (for example, via replication or sharding) you can index the contents of the document without having to reference separate or centralized metadata such as a mapping of key names to more compact key IDs.</w:t>
      </w:r>
      <w:r w:rsidRPr="00643C57">
        <w:rPr>
          <w:rFonts w:ascii="Arial" w:eastAsia="Times New Roman" w:hAnsi="Arial" w:cs="Arial"/>
          <w:color w:val="4A4A4A"/>
          <w:sz w:val="24"/>
          <w:szCs w:val="24"/>
        </w:rPr>
        <w:br/>
        <w:t xml:space="preserve">Since there is no enforced schema for a MongoDB collection, the field names can </w:t>
      </w:r>
      <w:r w:rsidRPr="00643C57">
        <w:rPr>
          <w:rFonts w:ascii="Arial" w:eastAsia="Times New Roman" w:hAnsi="Arial" w:cs="Arial"/>
          <w:color w:val="4A4A4A"/>
          <w:sz w:val="24"/>
          <w:szCs w:val="24"/>
        </w:rPr>
        <w:lastRenderedPageBreak/>
        <w:t>potentially be different for every document in the same collection. In a sharded environment, inserts to each shard are (intentionally) independent so at a document level the raw data could end up differing unless the key mapping was able to be consistent per shard.</w:t>
      </w:r>
      <w:r w:rsidRPr="00643C57">
        <w:rPr>
          <w:rFonts w:ascii="Arial" w:eastAsia="Times New Roman" w:hAnsi="Arial" w:cs="Arial"/>
          <w:color w:val="4A4A4A"/>
          <w:sz w:val="24"/>
          <w:szCs w:val="24"/>
        </w:rPr>
        <w:br/>
        <w:t>Depending on your use case, the key names may or may not consume a significant amount of space relative to the accompanying data. You could always workaround the storage concern from the application / ODM implementation by mapping YourFriendlyKeyNames to shorter DB key equivalents.</w:t>
      </w:r>
      <w:r w:rsidRPr="00643C57">
        <w:rPr>
          <w:rFonts w:ascii="Arial" w:eastAsia="Times New Roman" w:hAnsi="Arial" w:cs="Arial"/>
          <w:color w:val="4A4A4A"/>
          <w:sz w:val="24"/>
          <w:szCs w:val="24"/>
        </w:rPr>
        <w:br/>
        <w:t>There is an open MongoDB Jira issue and some further discussion to have the server tokenize field names, which you can vote on to help prioritize including this feature in a future release.</w:t>
      </w:r>
      <w:r w:rsidRPr="00643C57">
        <w:rPr>
          <w:rFonts w:ascii="Arial" w:eastAsia="Times New Roman" w:hAnsi="Arial" w:cs="Arial"/>
          <w:color w:val="4A4A4A"/>
          <w:sz w:val="24"/>
          <w:szCs w:val="24"/>
        </w:rPr>
        <w:br/>
        <w:t>MongoDB’s current design goals include performance with dynamic schemas, replication &amp; high availability, auto-sharding, and in-place updates .. with one potential tradeoff being some extra disk usage.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Q191) How can I copy collection to another database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Is there some simple way to fulfill this?</w:t>
      </w:r>
      <w:r w:rsidRPr="00643C57">
        <w:rPr>
          <w:rFonts w:ascii="Arial" w:eastAsia="Times New Roman" w:hAnsi="Arial" w:cs="Arial"/>
          <w:color w:val="4A4A4A"/>
          <w:sz w:val="24"/>
          <w:szCs w:val="24"/>
        </w:rPr>
        <w:br/>
        <w:t>At the moment there is no command in MongoDB that would do this. Please note the JIRA ticket with related feature request: https://jira.mongodb.org/browse/SERVER-732.</w:t>
      </w:r>
      <w:r w:rsidRPr="00643C57">
        <w:rPr>
          <w:rFonts w:ascii="Arial" w:eastAsia="Times New Roman" w:hAnsi="Arial" w:cs="Arial"/>
          <w:color w:val="4A4A4A"/>
          <w:sz w:val="24"/>
          <w:szCs w:val="24"/>
        </w:rPr>
        <w:br/>
        <w:t>You could do something like:</w:t>
      </w:r>
      <w:r w:rsidRPr="00643C57">
        <w:rPr>
          <w:rFonts w:ascii="Arial" w:eastAsia="Times New Roman" w:hAnsi="Arial" w:cs="Arial"/>
          <w:color w:val="4A4A4A"/>
          <w:sz w:val="24"/>
          <w:szCs w:val="24"/>
        </w:rPr>
        <w:br/>
        <w:t>db..find().forEach(function(d){ db.getSiblingDB(‘’)[‘’].insert(d); });</w:t>
      </w:r>
      <w:r w:rsidRPr="00643C57">
        <w:rPr>
          <w:rFonts w:ascii="Arial" w:eastAsia="Times New Roman" w:hAnsi="Arial" w:cs="Arial"/>
          <w:color w:val="4A4A4A"/>
          <w:sz w:val="24"/>
          <w:szCs w:val="24"/>
        </w:rPr>
        <w:br/>
        <w:t>Please note that with this, the two databases would need to share the same mongod for this to work.</w:t>
      </w:r>
      <w:r w:rsidRPr="00643C57">
        <w:rPr>
          <w:rFonts w:ascii="Arial" w:eastAsia="Times New Roman" w:hAnsi="Arial" w:cs="Arial"/>
          <w:color w:val="4A4A4A"/>
          <w:sz w:val="24"/>
          <w:szCs w:val="24"/>
        </w:rPr>
        <w:br/>
        <w:t>Besides this, you can do a mongodump of a collection from one database and then mongorestore the collection to the other database.</w:t>
      </w:r>
      <w:r w:rsidRPr="00643C57">
        <w:rPr>
          <w:rFonts w:ascii="Arial" w:eastAsia="Times New Roman" w:hAnsi="Arial" w:cs="Arial"/>
          <w:color w:val="4A4A4A"/>
          <w:sz w:val="24"/>
          <w:szCs w:val="24"/>
        </w:rPr>
        <w:br/>
        <w:t>The best way is to do a mongodump then mongorestore.</w:t>
      </w:r>
      <w:r w:rsidRPr="00643C57">
        <w:rPr>
          <w:rFonts w:ascii="Arial" w:eastAsia="Times New Roman" w:hAnsi="Arial" w:cs="Arial"/>
          <w:color w:val="4A4A4A"/>
          <w:sz w:val="24"/>
          <w:szCs w:val="24"/>
        </w:rPr>
        <w:br/>
        <w:t>You can select the collection via:</w:t>
      </w:r>
      <w:r w:rsidRPr="00643C57">
        <w:rPr>
          <w:rFonts w:ascii="Arial" w:eastAsia="Times New Roman" w:hAnsi="Arial" w:cs="Arial"/>
          <w:color w:val="4A4A4A"/>
          <w:sz w:val="24"/>
          <w:szCs w:val="24"/>
        </w:rPr>
        <w:br/>
        <w:t>mongodump -d some_database -c some_collection</w:t>
      </w:r>
      <w:r w:rsidRPr="00643C57">
        <w:rPr>
          <w:rFonts w:ascii="Arial" w:eastAsia="Times New Roman" w:hAnsi="Arial" w:cs="Arial"/>
          <w:color w:val="4A4A4A"/>
          <w:sz w:val="24"/>
          <w:szCs w:val="24"/>
        </w:rPr>
        <w:br/>
        <w:t>[Optionally, zip the dump (zip some_database.zip some_database/* -r) and scp it elsewhere]</w:t>
      </w:r>
      <w:r w:rsidRPr="00643C57">
        <w:rPr>
          <w:rFonts w:ascii="Arial" w:eastAsia="Times New Roman" w:hAnsi="Arial" w:cs="Arial"/>
          <w:color w:val="4A4A4A"/>
          <w:sz w:val="24"/>
          <w:szCs w:val="24"/>
        </w:rPr>
        <w:br/>
        <w:t>Then restore it:</w:t>
      </w:r>
      <w:r w:rsidRPr="00643C57">
        <w:rPr>
          <w:rFonts w:ascii="Arial" w:eastAsia="Times New Roman" w:hAnsi="Arial" w:cs="Arial"/>
          <w:color w:val="4A4A4A"/>
          <w:sz w:val="24"/>
          <w:szCs w:val="24"/>
        </w:rPr>
        <w:br/>
        <w:t>mongorestore -d some_other_db -c some_or_other_collection dump/some_collection.bson</w:t>
      </w:r>
      <w:r w:rsidRPr="00643C57">
        <w:rPr>
          <w:rFonts w:ascii="Arial" w:eastAsia="Times New Roman" w:hAnsi="Arial" w:cs="Arial"/>
          <w:color w:val="4A4A4A"/>
          <w:sz w:val="24"/>
          <w:szCs w:val="24"/>
        </w:rPr>
        <w:br/>
        <w:t>Existing data in some_or_other_collection will be preserved. That way you can “append” a collection from one database to another.</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Prior to version 2.4.3, you will also need to add back your indexes after you copy over your data. Starting with 2.4.3, this process is automatic, and you can disable it with –noIndexRestore.</w:t>
      </w:r>
      <w:r w:rsidRPr="00643C57">
        <w:rPr>
          <w:rFonts w:ascii="Arial" w:eastAsia="Times New Roman" w:hAnsi="Arial" w:cs="Arial"/>
          <w:color w:val="4A4A4A"/>
          <w:sz w:val="24"/>
          <w:szCs w:val="24"/>
        </w:rPr>
        <w:br/>
        <w:t>I would abuse the connect function in mongo cli mongo doc. so that means you can start one or more connection. if you want to copy customer collection from test to test2 in same server. first you start mongo shell</w:t>
      </w:r>
      <w:r w:rsidRPr="00643C57">
        <w:rPr>
          <w:rFonts w:ascii="Arial" w:eastAsia="Times New Roman" w:hAnsi="Arial" w:cs="Arial"/>
          <w:color w:val="4A4A4A"/>
          <w:sz w:val="24"/>
          <w:szCs w:val="24"/>
        </w:rPr>
        <w:br/>
        <w:t>use test</w:t>
      </w:r>
      <w:r w:rsidRPr="00643C57">
        <w:rPr>
          <w:rFonts w:ascii="Arial" w:eastAsia="Times New Roman" w:hAnsi="Arial" w:cs="Arial"/>
          <w:color w:val="4A4A4A"/>
          <w:sz w:val="24"/>
          <w:szCs w:val="24"/>
        </w:rPr>
        <w:br/>
        <w:t>var db2 = connect(‘localhost:27017/test2’)</w:t>
      </w:r>
      <w:r w:rsidRPr="00643C57">
        <w:rPr>
          <w:rFonts w:ascii="Arial" w:eastAsia="Times New Roman" w:hAnsi="Arial" w:cs="Arial"/>
          <w:color w:val="4A4A4A"/>
          <w:sz w:val="24"/>
          <w:szCs w:val="24"/>
        </w:rPr>
        <w:br/>
        <w:t>do a normal find and copy the first 20 record to test2.</w:t>
      </w:r>
      <w:r w:rsidRPr="00643C57">
        <w:rPr>
          <w:rFonts w:ascii="Arial" w:eastAsia="Times New Roman" w:hAnsi="Arial" w:cs="Arial"/>
          <w:color w:val="4A4A4A"/>
          <w:sz w:val="24"/>
          <w:szCs w:val="24"/>
        </w:rPr>
        <w:br/>
        <w:t>db.customer.find().limit(20).forEach(function(p) { db2.customer.insert(p); });</w:t>
      </w:r>
      <w:r w:rsidRPr="00643C57">
        <w:rPr>
          <w:rFonts w:ascii="Arial" w:eastAsia="Times New Roman" w:hAnsi="Arial" w:cs="Arial"/>
          <w:color w:val="4A4A4A"/>
          <w:sz w:val="24"/>
          <w:szCs w:val="24"/>
        </w:rPr>
        <w:br/>
        <w:t>or filter by some criteria</w:t>
      </w:r>
      <w:r w:rsidRPr="00643C57">
        <w:rPr>
          <w:rFonts w:ascii="Arial" w:eastAsia="Times New Roman" w:hAnsi="Arial" w:cs="Arial"/>
          <w:color w:val="4A4A4A"/>
          <w:sz w:val="24"/>
          <w:szCs w:val="24"/>
        </w:rPr>
        <w:br/>
        <w:t>db.customer.find({“active”: 1}).forEach(function(p) { db2.customer.insert(p); });</w:t>
      </w:r>
      <w:r w:rsidRPr="00643C57">
        <w:rPr>
          <w:rFonts w:ascii="Arial" w:eastAsia="Times New Roman" w:hAnsi="Arial" w:cs="Arial"/>
          <w:color w:val="4A4A4A"/>
          <w:sz w:val="24"/>
          <w:szCs w:val="24"/>
        </w:rPr>
        <w:br/>
        <w:t>just change the localhost to IP or hostname to connect to remote server. I use this to copy test data to a test database for testing.</w:t>
      </w:r>
      <w:r w:rsidRPr="00643C57">
        <w:rPr>
          <w:rFonts w:ascii="Arial" w:eastAsia="Times New Roman" w:hAnsi="Arial" w:cs="Arial"/>
          <w:color w:val="4A4A4A"/>
          <w:sz w:val="24"/>
          <w:szCs w:val="24"/>
        </w:rPr>
        <w:br/>
        <w:t>Actually, there is a command to move a collection from one database to another. It’s just not called “move” or “copy”.</w:t>
      </w:r>
      <w:r w:rsidRPr="00643C57">
        <w:rPr>
          <w:rFonts w:ascii="Arial" w:eastAsia="Times New Roman" w:hAnsi="Arial" w:cs="Arial"/>
          <w:color w:val="4A4A4A"/>
          <w:sz w:val="24"/>
          <w:szCs w:val="24"/>
        </w:rPr>
        <w:br/>
        <w:t>To copy a collection, you can clone it on the same db, then move the clone.</w:t>
      </w:r>
      <w:r w:rsidRPr="00643C57">
        <w:rPr>
          <w:rFonts w:ascii="Arial" w:eastAsia="Times New Roman" w:hAnsi="Arial" w:cs="Arial"/>
          <w:color w:val="4A4A4A"/>
          <w:sz w:val="24"/>
          <w:szCs w:val="24"/>
        </w:rPr>
        <w:br/>
        <w:t>To clone:</w:t>
      </w:r>
    </w:p>
    <w:tbl>
      <w:tblPr>
        <w:tblW w:w="13920" w:type="dxa"/>
        <w:tblCellMar>
          <w:left w:w="0" w:type="dxa"/>
          <w:right w:w="0" w:type="dxa"/>
        </w:tblCellMar>
        <w:tblLook w:val="04A0" w:firstRow="1" w:lastRow="0" w:firstColumn="1" w:lastColumn="0" w:noHBand="0" w:noVBand="1"/>
      </w:tblPr>
      <w:tblGrid>
        <w:gridCol w:w="450"/>
        <w:gridCol w:w="10230"/>
        <w:gridCol w:w="324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tc>
        <w:tc>
          <w:tcPr>
            <w:tcW w:w="13470" w:type="dxa"/>
            <w:gridSpan w:val="2"/>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use db1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db.source_collection.find().forEach( function(x){db.collection_copy.insert(x)}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To move: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use admin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switched to db admin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db.runCommand({renameCollection: ‘db1.source_collection, to: ‘db2.target_collection’}) // who’d think rename could move?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The other answers are better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copying the collection, but 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is especially useful if</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you’re looking to move it.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I’d usually do:</w:t>
            </w:r>
          </w:p>
        </w:tc>
      </w:tr>
      <w:tr w:rsidR="00643C57" w:rsidRPr="00643C57" w:rsidTr="00643C57">
        <w:trPr>
          <w:gridAfter w:val="1"/>
          <w:wAfter w:w="3240" w:type="dxa"/>
        </w:trPr>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use sourcedatabase;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docs=db.sourcetable.find();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use targetdatabase;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docs.forEach(function(doc) { db.targettable.insert(doc);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Q192) In Mongo what is the difference between sharding and replication?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Replication seems to be a lot simpler than sharding, unless I am missing the benefits of what sharding is actually trying to achieve. Don’t they both provide horizontal scaling?</w:t>
      </w:r>
      <w:r w:rsidRPr="00643C57">
        <w:rPr>
          <w:rFonts w:ascii="Arial" w:eastAsia="Times New Roman" w:hAnsi="Arial" w:cs="Arial"/>
          <w:color w:val="4A4A4A"/>
          <w:sz w:val="24"/>
          <w:szCs w:val="24"/>
        </w:rPr>
        <w:br/>
        <w:t>In the context of scaling MongoDB:</w:t>
      </w:r>
      <w:r w:rsidRPr="00643C57">
        <w:rPr>
          <w:rFonts w:ascii="Arial" w:eastAsia="Times New Roman" w:hAnsi="Arial" w:cs="Arial"/>
          <w:color w:val="4A4A4A"/>
          <w:sz w:val="24"/>
          <w:szCs w:val="24"/>
        </w:rPr>
        <w:br/>
        <w:t>replicationcreates additional copies of the data and allows for automatic failover to another node. 1. Replication may help with horizontal scaling of reads if you are OK to read data that potentially isn’t the latest.</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2. sharding allows for horizontal scaling of data writes by partitioning data across multiple servers using a shard key. It’s important to choose a good shard key. For example, a poor choice of shard key could lead to “hot spots” of data only being written on a single shard.</w:t>
      </w:r>
      <w:r w:rsidRPr="00643C57">
        <w:rPr>
          <w:rFonts w:ascii="Arial" w:eastAsia="Times New Roman" w:hAnsi="Arial" w:cs="Arial"/>
          <w:color w:val="4A4A4A"/>
          <w:sz w:val="24"/>
          <w:szCs w:val="24"/>
        </w:rPr>
        <w:br/>
        <w:t>A sharded environment does add more complexity because MongoDB now has to manage distributing data and requests between shards — additional configuration and routing processes are added to manage those aspects.</w:t>
      </w:r>
      <w:r w:rsidRPr="00643C57">
        <w:rPr>
          <w:rFonts w:ascii="Arial" w:eastAsia="Times New Roman" w:hAnsi="Arial" w:cs="Arial"/>
          <w:color w:val="4A4A4A"/>
          <w:sz w:val="24"/>
          <w:szCs w:val="24"/>
        </w:rPr>
        <w:br/>
        <w:t>Replication and sharding are typically combined to created a sharded cluster where each shard is supported by a replica set.</w:t>
      </w:r>
      <w:r w:rsidRPr="00643C57">
        <w:rPr>
          <w:rFonts w:ascii="Arial" w:eastAsia="Times New Roman" w:hAnsi="Arial" w:cs="Arial"/>
          <w:color w:val="4A4A4A"/>
          <w:sz w:val="24"/>
          <w:szCs w:val="24"/>
        </w:rPr>
        <w:br/>
        <w:t>From a client application point of view you also have some control in relation to the replication/sharding interaction, in particular:</w:t>
      </w:r>
      <w:r w:rsidRPr="00643C57">
        <w:rPr>
          <w:rFonts w:ascii="Arial" w:eastAsia="Times New Roman" w:hAnsi="Arial" w:cs="Arial"/>
          <w:color w:val="4A4A4A"/>
          <w:sz w:val="24"/>
          <w:szCs w:val="24"/>
        </w:rPr>
        <w:br/>
        <w:t>1. Read preferences</w:t>
      </w:r>
      <w:r w:rsidRPr="00643C57">
        <w:rPr>
          <w:rFonts w:ascii="Arial" w:eastAsia="Times New Roman" w:hAnsi="Arial" w:cs="Arial"/>
          <w:color w:val="4A4A4A"/>
          <w:sz w:val="24"/>
          <w:szCs w:val="24"/>
        </w:rPr>
        <w:br/>
        <w:t>2. Write concerns</w:t>
      </w:r>
      <w:r w:rsidRPr="00643C57">
        <w:rPr>
          <w:rFonts w:ascii="Arial" w:eastAsia="Times New Roman" w:hAnsi="Arial" w:cs="Arial"/>
          <w:color w:val="4A4A4A"/>
          <w:sz w:val="24"/>
          <w:szCs w:val="24"/>
        </w:rPr>
        <w:br/>
        <w:t>Replication is a mostly traditional master/slave setup, data is synced to backup members and if the primary fails one of them can take its place. It is a reasonably simple tool. It’s primarily meant for redundancy, although you can scale reads by adding replica set members. That’s a little complicated, but works very well for some apps.</w:t>
      </w:r>
      <w:r w:rsidRPr="00643C57">
        <w:rPr>
          <w:rFonts w:ascii="Arial" w:eastAsia="Times New Roman" w:hAnsi="Arial" w:cs="Arial"/>
          <w:color w:val="4A4A4A"/>
          <w:sz w:val="24"/>
          <w:szCs w:val="24"/>
        </w:rPr>
        <w:br/>
        <w:t>Sharding sits on top of replication, usually. “Shards” in MongoDB are just replica sets with something called a “router” in front of them. Your application will connect to the router, issue queries, and it will decide which replica set (shard) to forward things on to. It’s significantly more complex than a single replica set because you have the router and config servers to deal with (these keep track of what data is stored where).</w:t>
      </w:r>
      <w:r w:rsidRPr="00643C57">
        <w:rPr>
          <w:rFonts w:ascii="Arial" w:eastAsia="Times New Roman" w:hAnsi="Arial" w:cs="Arial"/>
          <w:color w:val="4A4A4A"/>
          <w:sz w:val="24"/>
          <w:szCs w:val="24"/>
        </w:rPr>
        <w:br/>
        <w:t>If you want to scale Mongo horizontally, you’d shard. 10gen likes to call the router/config server setup auto-sharding. It’s possible to do a more ghetto form of sharding where you have the app decide which DB to write to as well.</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Q193) What does Mongo sort on when no sort order is specified?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When we run a Mongo find() query without any sort order specified, what does the database internally use to sort the results?</w:t>
      </w:r>
      <w:r w:rsidRPr="00643C57">
        <w:rPr>
          <w:rFonts w:ascii="Arial" w:eastAsia="Times New Roman" w:hAnsi="Arial" w:cs="Arial"/>
          <w:color w:val="4A4A4A"/>
          <w:sz w:val="24"/>
          <w:szCs w:val="24"/>
        </w:rPr>
        <w:br/>
        <w:t>According to the documentation on the mongo website:</w:t>
      </w:r>
      <w:r w:rsidRPr="00643C57">
        <w:rPr>
          <w:rFonts w:ascii="Arial" w:eastAsia="Times New Roman" w:hAnsi="Arial" w:cs="Arial"/>
          <w:color w:val="4A4A4A"/>
          <w:sz w:val="24"/>
          <w:szCs w:val="24"/>
        </w:rPr>
        <w:br/>
        <w:t>When executing a find() with no parameters, the database returns objects in forward natural order.</w:t>
      </w:r>
      <w:r w:rsidRPr="00643C57">
        <w:rPr>
          <w:rFonts w:ascii="Arial" w:eastAsia="Times New Roman" w:hAnsi="Arial" w:cs="Arial"/>
          <w:color w:val="4A4A4A"/>
          <w:sz w:val="24"/>
          <w:szCs w:val="24"/>
        </w:rPr>
        <w:br/>
        <w:t xml:space="preserve">For standard tables, natural order is not particularly useful because, although the order is often close to insertion order, it is not guaranteed to be. However, for Capped Collections, natural order is guaranteed to be the insertion order. This can be very </w:t>
      </w:r>
      <w:r w:rsidRPr="00643C57">
        <w:rPr>
          <w:rFonts w:ascii="Arial" w:eastAsia="Times New Roman" w:hAnsi="Arial" w:cs="Arial"/>
          <w:color w:val="4A4A4A"/>
          <w:sz w:val="24"/>
          <w:szCs w:val="24"/>
        </w:rPr>
        <w:lastRenderedPageBreak/>
        <w:t>useful.</w:t>
      </w:r>
      <w:r w:rsidRPr="00643C57">
        <w:rPr>
          <w:rFonts w:ascii="Arial" w:eastAsia="Times New Roman" w:hAnsi="Arial" w:cs="Arial"/>
          <w:color w:val="4A4A4A"/>
          <w:sz w:val="24"/>
          <w:szCs w:val="24"/>
        </w:rPr>
        <w:br/>
        <w:t>However for standard collections (non capped collections), what field is used to sort the results? Is it the </w:t>
      </w:r>
      <w:r w:rsidRPr="00643C57">
        <w:rPr>
          <w:rFonts w:ascii="Arial" w:eastAsia="Times New Roman" w:hAnsi="Arial" w:cs="Arial"/>
          <w:b/>
          <w:bCs/>
          <w:color w:val="4A4A4A"/>
          <w:sz w:val="24"/>
          <w:szCs w:val="24"/>
        </w:rPr>
        <w:t>_id</w:t>
      </w:r>
      <w:r w:rsidRPr="00643C57">
        <w:rPr>
          <w:rFonts w:ascii="Arial" w:eastAsia="Times New Roman" w:hAnsi="Arial" w:cs="Arial"/>
          <w:color w:val="4A4A4A"/>
          <w:sz w:val="24"/>
          <w:szCs w:val="24"/>
        </w:rPr>
        <w:t>field or something else?</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Edit:</w:t>
      </w:r>
      <w:r w:rsidRPr="00643C57">
        <w:rPr>
          <w:rFonts w:ascii="Arial" w:eastAsia="Times New Roman" w:hAnsi="Arial" w:cs="Arial"/>
          <w:color w:val="4A4A4A"/>
          <w:sz w:val="24"/>
          <w:szCs w:val="24"/>
        </w:rPr>
        <w:br/>
        <w:t>Basically, I guess what I am trying to get at is that if I execute the following search query:</w:t>
      </w:r>
      <w:r w:rsidRPr="00643C57">
        <w:rPr>
          <w:rFonts w:ascii="Arial" w:eastAsia="Times New Roman" w:hAnsi="Arial" w:cs="Arial"/>
          <w:color w:val="4A4A4A"/>
          <w:sz w:val="24"/>
          <w:szCs w:val="24"/>
        </w:rPr>
        <w:br/>
        <w:t>db.collection.find({“x”:y}).skip(10000).limit(1000);</w:t>
      </w:r>
      <w:r w:rsidRPr="00643C57">
        <w:rPr>
          <w:rFonts w:ascii="Arial" w:eastAsia="Times New Roman" w:hAnsi="Arial" w:cs="Arial"/>
          <w:color w:val="4A4A4A"/>
          <w:sz w:val="24"/>
          <w:szCs w:val="24"/>
        </w:rPr>
        <w:br/>
        <w:t>At two different points in time: </w:t>
      </w:r>
      <w:r w:rsidRPr="00643C57">
        <w:rPr>
          <w:rFonts w:ascii="Arial" w:eastAsia="Times New Roman" w:hAnsi="Arial" w:cs="Arial"/>
          <w:b/>
          <w:bCs/>
          <w:color w:val="4A4A4A"/>
          <w:sz w:val="24"/>
          <w:szCs w:val="24"/>
        </w:rPr>
        <w:t>t1</w:t>
      </w:r>
      <w:r w:rsidRPr="00643C57">
        <w:rPr>
          <w:rFonts w:ascii="Arial" w:eastAsia="Times New Roman" w:hAnsi="Arial" w:cs="Arial"/>
          <w:color w:val="4A4A4A"/>
          <w:sz w:val="24"/>
          <w:szCs w:val="24"/>
        </w:rPr>
        <w:t> and</w:t>
      </w:r>
      <w:r w:rsidRPr="00643C57">
        <w:rPr>
          <w:rFonts w:ascii="Arial" w:eastAsia="Times New Roman" w:hAnsi="Arial" w:cs="Arial"/>
          <w:b/>
          <w:bCs/>
          <w:color w:val="4A4A4A"/>
          <w:sz w:val="24"/>
          <w:szCs w:val="24"/>
        </w:rPr>
        <w:t> t2</w:t>
      </w:r>
      <w:r w:rsidRPr="00643C57">
        <w:rPr>
          <w:rFonts w:ascii="Arial" w:eastAsia="Times New Roman" w:hAnsi="Arial" w:cs="Arial"/>
          <w:color w:val="4A4A4A"/>
          <w:sz w:val="24"/>
          <w:szCs w:val="24"/>
        </w:rPr>
        <w:t>, will I get different result sets:</w:t>
      </w:r>
      <w:r w:rsidRPr="00643C57">
        <w:rPr>
          <w:rFonts w:ascii="Arial" w:eastAsia="Times New Roman" w:hAnsi="Arial" w:cs="Arial"/>
          <w:color w:val="4A4A4A"/>
          <w:sz w:val="24"/>
          <w:szCs w:val="24"/>
        </w:rPr>
        <w:br/>
        <w:t>1. When there have been no additional writes between t1 &amp; t2?</w:t>
      </w:r>
      <w:r w:rsidRPr="00643C57">
        <w:rPr>
          <w:rFonts w:ascii="Arial" w:eastAsia="Times New Roman" w:hAnsi="Arial" w:cs="Arial"/>
          <w:color w:val="4A4A4A"/>
          <w:sz w:val="24"/>
          <w:szCs w:val="24"/>
        </w:rPr>
        <w:br/>
        <w:t>2. When there have been new writes between t1 &amp; t2?</w:t>
      </w:r>
      <w:r w:rsidRPr="00643C57">
        <w:rPr>
          <w:rFonts w:ascii="Arial" w:eastAsia="Times New Roman" w:hAnsi="Arial" w:cs="Arial"/>
          <w:color w:val="4A4A4A"/>
          <w:sz w:val="24"/>
          <w:szCs w:val="24"/>
        </w:rPr>
        <w:br/>
        <w:t>3. There are new indexes that have been added between t1 &amp; t2?</w:t>
      </w:r>
      <w:r w:rsidRPr="00643C57">
        <w:rPr>
          <w:rFonts w:ascii="Arial" w:eastAsia="Times New Roman" w:hAnsi="Arial" w:cs="Arial"/>
          <w:color w:val="4A4A4A"/>
          <w:sz w:val="24"/>
          <w:szCs w:val="24"/>
        </w:rPr>
        <w:br/>
        <w:t>I have run some tests on a temp database and the results I have gotten are the same (</w:t>
      </w:r>
      <w:r w:rsidRPr="00643C57">
        <w:rPr>
          <w:rFonts w:ascii="Arial" w:eastAsia="Times New Roman" w:hAnsi="Arial" w:cs="Arial"/>
          <w:b/>
          <w:bCs/>
          <w:color w:val="4A4A4A"/>
          <w:sz w:val="24"/>
          <w:szCs w:val="24"/>
        </w:rPr>
        <w:t>Yes</w:t>
      </w:r>
      <w:r w:rsidRPr="00643C57">
        <w:rPr>
          <w:rFonts w:ascii="Arial" w:eastAsia="Times New Roman" w:hAnsi="Arial" w:cs="Arial"/>
          <w:color w:val="4A4A4A"/>
          <w:sz w:val="24"/>
          <w:szCs w:val="24"/>
        </w:rPr>
        <w:t>) for all the 3 cases – but I wanted to be sure and I am certain that my test cases weren’t very thorough.</w:t>
      </w:r>
      <w:r w:rsidRPr="00643C57">
        <w:rPr>
          <w:rFonts w:ascii="Arial" w:eastAsia="Times New Roman" w:hAnsi="Arial" w:cs="Arial"/>
          <w:color w:val="4A4A4A"/>
          <w:sz w:val="24"/>
          <w:szCs w:val="24"/>
        </w:rPr>
        <w:br/>
        <w:t>By definition the sort </w:t>
      </w:r>
      <w:r w:rsidRPr="00643C57">
        <w:rPr>
          <w:rFonts w:ascii="Arial" w:eastAsia="Times New Roman" w:hAnsi="Arial" w:cs="Arial"/>
          <w:b/>
          <w:bCs/>
          <w:color w:val="4A4A4A"/>
          <w:sz w:val="24"/>
          <w:szCs w:val="24"/>
        </w:rPr>
        <w:t>defaults to undefined</w:t>
      </w:r>
      <w:r w:rsidRPr="00643C57">
        <w:rPr>
          <w:rFonts w:ascii="Arial" w:eastAsia="Times New Roman" w:hAnsi="Arial" w:cs="Arial"/>
          <w:color w:val="4A4A4A"/>
          <w:sz w:val="24"/>
          <w:szCs w:val="24"/>
        </w:rPr>
        <w:t>, and so is the return order of documents. If there is no query then it will use the natural order. The results are returned in the </w:t>
      </w:r>
      <w:r w:rsidRPr="00643C57">
        <w:rPr>
          <w:rFonts w:ascii="Arial" w:eastAsia="Times New Roman" w:hAnsi="Arial" w:cs="Arial"/>
          <w:b/>
          <w:bCs/>
          <w:color w:val="4A4A4A"/>
          <w:sz w:val="24"/>
          <w:szCs w:val="24"/>
        </w:rPr>
        <w:t>order they are found,</w:t>
      </w:r>
      <w:r w:rsidRPr="00643C57">
        <w:rPr>
          <w:rFonts w:ascii="Arial" w:eastAsia="Times New Roman" w:hAnsi="Arial" w:cs="Arial"/>
          <w:color w:val="4A4A4A"/>
          <w:sz w:val="24"/>
          <w:szCs w:val="24"/>
        </w:rPr>
        <w:t> which may coincide with insertion order (but isn’t guaranteed to be) or the order of the index(es) used.</w:t>
      </w:r>
      <w:r w:rsidRPr="00643C57">
        <w:rPr>
          <w:rFonts w:ascii="Arial" w:eastAsia="Times New Roman" w:hAnsi="Arial" w:cs="Arial"/>
          <w:color w:val="4A4A4A"/>
          <w:sz w:val="24"/>
          <w:szCs w:val="24"/>
        </w:rPr>
        <w:br/>
        <w:t>Some examples that will affect storage (natural) order:</w:t>
      </w:r>
      <w:r w:rsidRPr="00643C57">
        <w:rPr>
          <w:rFonts w:ascii="Arial" w:eastAsia="Times New Roman" w:hAnsi="Arial" w:cs="Arial"/>
          <w:color w:val="4A4A4A"/>
          <w:sz w:val="24"/>
          <w:szCs w:val="24"/>
        </w:rPr>
        <w:br/>
        <w:t>1. if documents are updated and don’t fit in their currently allocated space, they will be moved</w:t>
      </w:r>
      <w:r w:rsidRPr="00643C57">
        <w:rPr>
          <w:rFonts w:ascii="Arial" w:eastAsia="Times New Roman" w:hAnsi="Arial" w:cs="Arial"/>
          <w:color w:val="4A4A4A"/>
          <w:sz w:val="24"/>
          <w:szCs w:val="24"/>
        </w:rPr>
        <w:br/>
        <w:t>new documents may be inserted in available gaps created by deleted or moved documents</w:t>
      </w:r>
      <w:r w:rsidRPr="00643C57">
        <w:rPr>
          <w:rFonts w:ascii="Arial" w:eastAsia="Times New Roman" w:hAnsi="Arial" w:cs="Arial"/>
          <w:color w:val="4A4A4A"/>
          <w:sz w:val="24"/>
          <w:szCs w:val="24"/>
        </w:rPr>
        <w:br/>
        <w:t>2. If an index is used, docs will be returned in the order they are found. If more than one index is used then the order depends internally on which index first identified the document during the de-duplication process.</w:t>
      </w:r>
      <w:r w:rsidRPr="00643C57">
        <w:rPr>
          <w:rFonts w:ascii="Arial" w:eastAsia="Times New Roman" w:hAnsi="Arial" w:cs="Arial"/>
          <w:color w:val="4A4A4A"/>
          <w:sz w:val="24"/>
          <w:szCs w:val="24"/>
        </w:rPr>
        <w:br/>
        <w:t>If you</w:t>
      </w:r>
      <w:r w:rsidRPr="00643C57">
        <w:rPr>
          <w:rFonts w:ascii="Arial" w:eastAsia="Times New Roman" w:hAnsi="Arial" w:cs="Arial"/>
          <w:b/>
          <w:bCs/>
          <w:color w:val="4A4A4A"/>
          <w:sz w:val="24"/>
          <w:szCs w:val="24"/>
        </w:rPr>
        <w:t> want a specific order </w:t>
      </w:r>
      <w:r w:rsidRPr="00643C57">
        <w:rPr>
          <w:rFonts w:ascii="Arial" w:eastAsia="Times New Roman" w:hAnsi="Arial" w:cs="Arial"/>
          <w:color w:val="4A4A4A"/>
          <w:sz w:val="24"/>
          <w:szCs w:val="24"/>
        </w:rPr>
        <w:t>then you </w:t>
      </w:r>
      <w:r w:rsidRPr="00643C57">
        <w:rPr>
          <w:rFonts w:ascii="Arial" w:eastAsia="Times New Roman" w:hAnsi="Arial" w:cs="Arial"/>
          <w:b/>
          <w:bCs/>
          <w:color w:val="4A4A4A"/>
          <w:sz w:val="24"/>
          <w:szCs w:val="24"/>
        </w:rPr>
        <w:t>must </w:t>
      </w:r>
      <w:r w:rsidRPr="00643C57">
        <w:rPr>
          <w:rFonts w:ascii="Arial" w:eastAsia="Times New Roman" w:hAnsi="Arial" w:cs="Arial"/>
          <w:color w:val="4A4A4A"/>
          <w:sz w:val="24"/>
          <w:szCs w:val="24"/>
        </w:rPr>
        <w:t>include a sort with your query.</w:t>
      </w:r>
      <w:r w:rsidRPr="00643C57">
        <w:rPr>
          <w:rFonts w:ascii="Arial" w:eastAsia="Times New Roman" w:hAnsi="Arial" w:cs="Arial"/>
          <w:color w:val="4A4A4A"/>
          <w:sz w:val="24"/>
          <w:szCs w:val="24"/>
        </w:rPr>
        <w:br/>
        <w:t>The exception noted for capped collections’ natural order is because documents can’t move and are stored in insertion order. The ordering is part of the capped collection feature that ensures the oldest documents “age out” first. Additionally, documents cannot be deleted or moved in a capped collection (see Usage and Restrictions for more info).</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Q194) How to reclaiming deleted space without `db.repairDatabase()`?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I want to shrink data files size by reclaiming deleted space, but I can’t run db.repairDatabase(), because free disk space is not enough.</w:t>
      </w:r>
      <w:r w:rsidRPr="00643C57">
        <w:rPr>
          <w:rFonts w:ascii="Arial" w:eastAsia="Times New Roman" w:hAnsi="Arial" w:cs="Arial"/>
          <w:color w:val="4A4A4A"/>
          <w:sz w:val="24"/>
          <w:szCs w:val="24"/>
        </w:rPr>
        <w:br/>
        <w:t>The original answer to this question is here: Reducing MongoDB database file size</w:t>
      </w:r>
      <w:r w:rsidRPr="00643C57">
        <w:rPr>
          <w:rFonts w:ascii="Arial" w:eastAsia="Times New Roman" w:hAnsi="Arial" w:cs="Arial"/>
          <w:color w:val="4A4A4A"/>
          <w:sz w:val="24"/>
          <w:szCs w:val="24"/>
        </w:rPr>
        <w:br/>
        <w:t>There really is nothing outside of repair that will reclaim space. The compact should allow you to go much longer on the existing space. Otherwise, you will have to migrate to a bigger drive.</w:t>
      </w:r>
      <w:r w:rsidRPr="00643C57">
        <w:rPr>
          <w:rFonts w:ascii="Arial" w:eastAsia="Times New Roman" w:hAnsi="Arial" w:cs="Arial"/>
          <w:color w:val="4A4A4A"/>
          <w:sz w:val="24"/>
          <w:szCs w:val="24"/>
        </w:rPr>
        <w:br/>
        <w:t>One way to do this is to use an off-line secondary from your Replica Set. This should give you a whole maintenance window to migrate, repair, move back and bring back up.</w:t>
      </w:r>
      <w:r w:rsidRPr="00643C57">
        <w:rPr>
          <w:rFonts w:ascii="Arial" w:eastAsia="Times New Roman" w:hAnsi="Arial" w:cs="Arial"/>
          <w:color w:val="4A4A4A"/>
          <w:sz w:val="24"/>
          <w:szCs w:val="24"/>
        </w:rPr>
        <w:br/>
        <w:t>If you are not running a Replica Set, it’s time to look at doing just that.</w:t>
      </w:r>
      <w:r w:rsidRPr="00643C57">
        <w:rPr>
          <w:rFonts w:ascii="Arial" w:eastAsia="Times New Roman" w:hAnsi="Arial" w:cs="Arial"/>
          <w:color w:val="4A4A4A"/>
          <w:sz w:val="24"/>
          <w:szCs w:val="24"/>
        </w:rPr>
        <w:br/>
        <w:t>You could run the compact command on a single collection, or one by one in all the collections you want to shrink.</w:t>
      </w:r>
      <w:r w:rsidRPr="00643C57">
        <w:rPr>
          <w:rFonts w:ascii="Arial" w:eastAsia="Times New Roman" w:hAnsi="Arial" w:cs="Arial"/>
          <w:color w:val="4A4A4A"/>
          <w:sz w:val="24"/>
          <w:szCs w:val="24"/>
        </w:rPr>
        <w:br/>
        <w:t>https://www.mongodb.org/display/DOCS/Compact+Command</w:t>
      </w:r>
      <w:r w:rsidRPr="00643C57">
        <w:rPr>
          <w:rFonts w:ascii="Arial" w:eastAsia="Times New Roman" w:hAnsi="Arial" w:cs="Arial"/>
          <w:color w:val="4A4A4A"/>
          <w:sz w:val="24"/>
          <w:szCs w:val="24"/>
        </w:rPr>
        <w:br/>
        <w:t>db.runCommand( { compact : ‘mycollectionname’ } )</w:t>
      </w:r>
      <w:r w:rsidRPr="00643C57">
        <w:rPr>
          <w:rFonts w:ascii="Arial" w:eastAsia="Times New Roman" w:hAnsi="Arial" w:cs="Arial"/>
          <w:color w:val="4A4A4A"/>
          <w:sz w:val="24"/>
          <w:szCs w:val="24"/>
        </w:rPr>
        <w:br/>
        <w:t>As noted in comments, I was mistaken, compact does not actually reclaim disk space, it only defragments and rebuilds collection indexes.</w:t>
      </w:r>
      <w:r w:rsidRPr="00643C57">
        <w:rPr>
          <w:rFonts w:ascii="Arial" w:eastAsia="Times New Roman" w:hAnsi="Arial" w:cs="Arial"/>
          <w:color w:val="4A4A4A"/>
          <w:sz w:val="24"/>
          <w:szCs w:val="24"/>
        </w:rPr>
        <w:br/>
        <w:t>Instead though, you could use “–repairpath” option if you have another drive available which has available freespace.</w:t>
      </w:r>
      <w:r w:rsidRPr="00643C57">
        <w:rPr>
          <w:rFonts w:ascii="Arial" w:eastAsia="Times New Roman" w:hAnsi="Arial" w:cs="Arial"/>
          <w:color w:val="4A4A4A"/>
          <w:sz w:val="24"/>
          <w:szCs w:val="24"/>
        </w:rPr>
        <w:br/>
        <w:t>For example:</w:t>
      </w:r>
      <w:r w:rsidRPr="00643C57">
        <w:rPr>
          <w:rFonts w:ascii="Arial" w:eastAsia="Times New Roman" w:hAnsi="Arial" w:cs="Arial"/>
          <w:color w:val="4A4A4A"/>
          <w:sz w:val="24"/>
          <w:szCs w:val="24"/>
        </w:rPr>
        <w:br/>
        <w:t>mongod –dbpath /data/db –repair –repairpath /data/db0</w:t>
      </w:r>
      <w:r w:rsidRPr="00643C57">
        <w:rPr>
          <w:rFonts w:ascii="Arial" w:eastAsia="Times New Roman" w:hAnsi="Arial" w:cs="Arial"/>
          <w:color w:val="4A4A4A"/>
          <w:sz w:val="24"/>
          <w:szCs w:val="24"/>
        </w:rPr>
        <w:br/>
        <w:t>Shown here: https://docs.mongodb.org/manual/tutorial/recover-data-following-unexpected-shutdown/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Q195) creating a different database for each collection in MongoDB 2.2</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MongoDB 2.2 has a write lock per database as opposed to a global write lock on the server in previous versions. So would it be ok if i store each collection in a separate database to effectively have a write lock per collection.(This will make it look like MyISAM’s table level locking). Is this approach faulty?</w:t>
      </w:r>
      <w:r w:rsidRPr="00643C57">
        <w:rPr>
          <w:rFonts w:ascii="Arial" w:eastAsia="Times New Roman" w:hAnsi="Arial" w:cs="Arial"/>
          <w:color w:val="4A4A4A"/>
          <w:sz w:val="24"/>
          <w:szCs w:val="24"/>
        </w:rPr>
        <w:br/>
        <w:t>There’s a key limitation to the locking and that is the local database. That database includes a theoplog collection which is used for replication.</w:t>
      </w:r>
      <w:r w:rsidRPr="00643C57">
        <w:rPr>
          <w:rFonts w:ascii="Arial" w:eastAsia="Times New Roman" w:hAnsi="Arial" w:cs="Arial"/>
          <w:color w:val="4A4A4A"/>
          <w:sz w:val="24"/>
          <w:szCs w:val="24"/>
        </w:rPr>
        <w:br/>
        <w:t>If you’re running in production, you should be running with Replica Sets. If you’re running with Replica Sets, you need to be aware of the write lock effect on that database.</w:t>
      </w:r>
      <w:r w:rsidRPr="00643C57">
        <w:rPr>
          <w:rFonts w:ascii="Arial" w:eastAsia="Times New Roman" w:hAnsi="Arial" w:cs="Arial"/>
          <w:color w:val="4A4A4A"/>
          <w:sz w:val="24"/>
          <w:szCs w:val="24"/>
        </w:rPr>
        <w:br/>
        <w:t>Breaking out your 10 collections into 10 DBs is useless if they all block waiting for the oplog.</w:t>
      </w:r>
      <w:r w:rsidRPr="00643C57">
        <w:rPr>
          <w:rFonts w:ascii="Arial" w:eastAsia="Times New Roman" w:hAnsi="Arial" w:cs="Arial"/>
          <w:color w:val="4A4A4A"/>
          <w:sz w:val="24"/>
          <w:szCs w:val="24"/>
        </w:rPr>
        <w:br/>
        <w:t>Before taking a large step to re-write, please ensure that the oplog will not cause issues.</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Also, be aware that MongoDB implements DB-level security. If you’re using any security features, you are now creating more DBs to secure.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Q196) How to stop mongo DB in one command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need to be able to start/stop MongoDB on the cli. It is quite simple to start:</w:t>
      </w:r>
      <w:r w:rsidRPr="00643C57">
        <w:rPr>
          <w:rFonts w:ascii="Arial" w:eastAsia="Times New Roman" w:hAnsi="Arial" w:cs="Arial"/>
          <w:color w:val="4A4A4A"/>
          <w:sz w:val="24"/>
          <w:szCs w:val="24"/>
        </w:rPr>
        <w:br/>
        <w:t>./mongod</w:t>
      </w:r>
      <w:r w:rsidRPr="00643C57">
        <w:rPr>
          <w:rFonts w:ascii="Arial" w:eastAsia="Times New Roman" w:hAnsi="Arial" w:cs="Arial"/>
          <w:color w:val="4A4A4A"/>
          <w:sz w:val="24"/>
          <w:szCs w:val="24"/>
        </w:rPr>
        <w:br/>
        <w:t>But to stop mongo DB, I need to run open mongo shell first and then type two commands:</w:t>
      </w:r>
      <w:r w:rsidRPr="00643C57">
        <w:rPr>
          <w:rFonts w:ascii="Arial" w:eastAsia="Times New Roman" w:hAnsi="Arial" w:cs="Arial"/>
          <w:color w:val="4A4A4A"/>
          <w:sz w:val="24"/>
          <w:szCs w:val="24"/>
        </w:rPr>
        <w:br/>
        <w:t>$ ./mongo</w:t>
      </w:r>
      <w:r w:rsidRPr="00643C57">
        <w:rPr>
          <w:rFonts w:ascii="Arial" w:eastAsia="Times New Roman" w:hAnsi="Arial" w:cs="Arial"/>
          <w:color w:val="4A4A4A"/>
          <w:sz w:val="24"/>
          <w:szCs w:val="24"/>
        </w:rPr>
        <w:br/>
        <w:t>use admin</w:t>
      </w:r>
      <w:r w:rsidRPr="00643C57">
        <w:rPr>
          <w:rFonts w:ascii="Arial" w:eastAsia="Times New Roman" w:hAnsi="Arial" w:cs="Arial"/>
          <w:color w:val="4A4A4A"/>
          <w:sz w:val="24"/>
          <w:szCs w:val="24"/>
        </w:rPr>
        <w:br/>
        <w:t>db.shutdownServer()</w:t>
      </w:r>
      <w:r w:rsidRPr="00643C57">
        <w:rPr>
          <w:rFonts w:ascii="Arial" w:eastAsia="Times New Roman" w:hAnsi="Arial" w:cs="Arial"/>
          <w:color w:val="4A4A4A"/>
          <w:sz w:val="24"/>
          <w:szCs w:val="24"/>
        </w:rPr>
        <w:br/>
        <w:t>So I don’t know how to stop mongo DB in one line. Any help?</w:t>
      </w:r>
      <w:r w:rsidRPr="00643C57">
        <w:rPr>
          <w:rFonts w:ascii="Arial" w:eastAsia="Times New Roman" w:hAnsi="Arial" w:cs="Arial"/>
          <w:color w:val="4A4A4A"/>
          <w:sz w:val="24"/>
          <w:szCs w:val="24"/>
        </w:rPr>
        <w:br/>
        <w:t>Starting and Stopping MongoDB is covered in the MongoDB manual. This section of the manual explains the various options of stopping MongoDB through the shell, cli, drivers etc. It also details the risks of incorrectly stopping MongoDB (such as data corruption) and talks about the different kill signals.</w:t>
      </w:r>
      <w:r w:rsidRPr="00643C57">
        <w:rPr>
          <w:rFonts w:ascii="Arial" w:eastAsia="Times New Roman" w:hAnsi="Arial" w:cs="Arial"/>
          <w:color w:val="4A4A4A"/>
          <w:sz w:val="24"/>
          <w:szCs w:val="24"/>
        </w:rPr>
        <w:br/>
        <w:t>Additionally, if you have installed MongoDB using a package manager for Ubuntu or Debian then you can stop mongod as follows:</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1. Upstart:sudo service mongodb stop&lt;br&gt;2. Sysvinit:sudo /etc/init.d/mongodb stop</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Or on Red Hat based systems:</w:t>
      </w:r>
      <w:r w:rsidRPr="00643C57">
        <w:rPr>
          <w:rFonts w:ascii="Arial" w:eastAsia="Times New Roman" w:hAnsi="Arial" w:cs="Arial"/>
          <w:color w:val="4A4A4A"/>
          <w:sz w:val="24"/>
          <w:szCs w:val="24"/>
        </w:rPr>
        <w:br/>
        <w:t>1. service mongod stop</w:t>
      </w:r>
      <w:r w:rsidRPr="00643C57">
        <w:rPr>
          <w:rFonts w:ascii="Arial" w:eastAsia="Times New Roman" w:hAnsi="Arial" w:cs="Arial"/>
          <w:color w:val="4A4A4A"/>
          <w:sz w:val="24"/>
          <w:szCs w:val="24"/>
        </w:rPr>
        <w:br/>
        <w:t>Or on Windows if you have installed as a service named MongoDB:</w:t>
      </w:r>
      <w:r w:rsidRPr="00643C57">
        <w:rPr>
          <w:rFonts w:ascii="Arial" w:eastAsia="Times New Roman" w:hAnsi="Arial" w:cs="Arial"/>
          <w:color w:val="4A4A4A"/>
          <w:sz w:val="24"/>
          <w:szCs w:val="24"/>
        </w:rPr>
        <w:br/>
        <w:t>1. net stop MongoDB</w:t>
      </w:r>
      <w:r w:rsidRPr="00643C57">
        <w:rPr>
          <w:rFonts w:ascii="Arial" w:eastAsia="Times New Roman" w:hAnsi="Arial" w:cs="Arial"/>
          <w:color w:val="4A4A4A"/>
          <w:sz w:val="24"/>
          <w:szCs w:val="24"/>
        </w:rPr>
        <w:br/>
        <w:t>To learn more about the problems of an unclean shutdown, how to best avoid such a scenario and what to do in the event of an unclean shutdown, please see: Recover Data after an Unexpected Shutdown.</w:t>
      </w:r>
      <w:r w:rsidRPr="00643C57">
        <w:rPr>
          <w:rFonts w:ascii="Arial" w:eastAsia="Times New Roman" w:hAnsi="Arial" w:cs="Arial"/>
          <w:color w:val="4A4A4A"/>
          <w:sz w:val="24"/>
          <w:szCs w:val="24"/>
        </w:rPr>
        <w:br/>
        <w:t>If you literally want a one line equivalent to the commands in your original question, you could alias:</w:t>
      </w:r>
      <w:r w:rsidRPr="00643C57">
        <w:rPr>
          <w:rFonts w:ascii="Arial" w:eastAsia="Times New Roman" w:hAnsi="Arial" w:cs="Arial"/>
          <w:color w:val="4A4A4A"/>
          <w:sz w:val="24"/>
          <w:szCs w:val="24"/>
        </w:rPr>
        <w:br/>
        <w:t>mongo –eval “db.getSiblingDB(‘admin’).shutdownServer()”</w:t>
      </w:r>
      <w:r w:rsidRPr="00643C57">
        <w:rPr>
          <w:rFonts w:ascii="Arial" w:eastAsia="Times New Roman" w:hAnsi="Arial" w:cs="Arial"/>
          <w:color w:val="4A4A4A"/>
          <w:sz w:val="24"/>
          <w:szCs w:val="24"/>
        </w:rPr>
        <w:br/>
        <w:t>Mark’s answer on starting and stopping MongoDB via services is the more typical (and recommended) administrative approach.</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mongod –dbpath /path/to/your/db –shutdown</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More info at official: https://docs.mongodb.org/manual/tutorial/manage-mongodb-processes/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lastRenderedPageBreak/>
        <w:t>Q197) MongoDB select count(distinct x) on an indexed column – count unique results for large data sets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have gone through several articles and examples, and have yet to find an efficient way to do this SQL query in MongoDB (where there are millions of  documents)</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First attempt</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(e.g. from 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almost duplicate question – Mongo equivalent of SQL’s SELECT DISTINCT?)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db.myCollection.distinct(“myIndexedNonUniqueField”).length</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Obviously I got 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error as my dataset is huge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Aug 02 12:55:24 uncaught exception: distinct failed: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“errmsg” : “exception: distinct too big, 16mb cap”,</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“code” : 10044,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“ok”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Second attempt</w:t>
      </w:r>
      <w:r w:rsidRPr="00643C57">
        <w:rPr>
          <w:rFonts w:ascii="Arial" w:eastAsia="Times New Roman" w:hAnsi="Arial" w:cs="Arial"/>
          <w:color w:val="4A4A4A"/>
          <w:sz w:val="24"/>
          <w:szCs w:val="24"/>
        </w:rPr>
        <w:br/>
        <w:t>I decided to try and do a group</w:t>
      </w:r>
      <w:r w:rsidRPr="00643C57">
        <w:rPr>
          <w:rFonts w:ascii="Arial" w:eastAsia="Times New Roman" w:hAnsi="Arial" w:cs="Arial"/>
          <w:color w:val="4A4A4A"/>
          <w:sz w:val="24"/>
          <w:szCs w:val="24"/>
        </w:rPr>
        <w:br/>
        <w:t>db.myCollection.group({key: {myIndexedNonUniqueField: 1},</w:t>
      </w:r>
      <w:r w:rsidRPr="00643C57">
        <w:rPr>
          <w:rFonts w:ascii="Arial" w:eastAsia="Times New Roman" w:hAnsi="Arial" w:cs="Arial"/>
          <w:color w:val="4A4A4A"/>
          <w:sz w:val="24"/>
          <w:szCs w:val="24"/>
        </w:rPr>
        <w:br/>
        <w:t>initial: {count: 0},</w:t>
      </w:r>
      <w:r w:rsidRPr="00643C57">
        <w:rPr>
          <w:rFonts w:ascii="Arial" w:eastAsia="Times New Roman" w:hAnsi="Arial" w:cs="Arial"/>
          <w:color w:val="4A4A4A"/>
          <w:sz w:val="24"/>
          <w:szCs w:val="24"/>
        </w:rPr>
        <w:br/>
        <w:t>reduce: function (obj, prev) { prev.count++;} } );</w:t>
      </w:r>
      <w:r w:rsidRPr="00643C57">
        <w:rPr>
          <w:rFonts w:ascii="Arial" w:eastAsia="Times New Roman" w:hAnsi="Arial" w:cs="Arial"/>
          <w:color w:val="4A4A4A"/>
          <w:sz w:val="24"/>
          <w:szCs w:val="24"/>
        </w:rPr>
        <w:br/>
        <w:t>But I got this error message instead:</w:t>
      </w:r>
      <w:r w:rsidRPr="00643C57">
        <w:rPr>
          <w:rFonts w:ascii="Arial" w:eastAsia="Times New Roman" w:hAnsi="Arial" w:cs="Arial"/>
          <w:color w:val="4A4A4A"/>
          <w:sz w:val="24"/>
          <w:szCs w:val="24"/>
        </w:rPr>
        <w:br/>
        <w:t>exception: group() can’t handle more than 20000 unique keys</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Third attempt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&lt;br&gt;I haven’t tried yet but there are several suggestions that involve mapReduce&lt;br&gt;e.g.&lt;br&gt;1. this onehow to do distinct and group in mongodb? (not accepted, answer author / OP didn’t test it)&lt;br&gt;2. this oneMongoDB group by Functionalities (seems similar to Second Attempt)&lt;br&gt;3. this onehttps://blog.emmettshear.com/post/2010/02/12/Counting-Uniques-With-MongoDB&lt;br&gt;4. this one https://groups.google.com/forum/?fromgroups#!topic/mongodb-user/trDn3jJjqtE&lt;br&gt;5. this onehttps://cookbook.mongodb.org/patterns/unique_items_map_reduce/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Also</w:t>
      </w:r>
      <w:r w:rsidRPr="00643C57">
        <w:rPr>
          <w:rFonts w:ascii="Arial" w:eastAsia="Times New Roman" w:hAnsi="Arial" w:cs="Arial"/>
          <w:color w:val="4A4A4A"/>
          <w:sz w:val="24"/>
          <w:szCs w:val="24"/>
        </w:rPr>
        <w:br/>
        <w:t>It seems there is a pull request on GitHub fixing the .distinct method to mention it should only return a count, but it’s still open: https://github.com/mongodb/mongo/pull/34</w:t>
      </w:r>
      <w:r w:rsidRPr="00643C57">
        <w:rPr>
          <w:rFonts w:ascii="Arial" w:eastAsia="Times New Roman" w:hAnsi="Arial" w:cs="Arial"/>
          <w:color w:val="4A4A4A"/>
          <w:sz w:val="24"/>
          <w:szCs w:val="24"/>
        </w:rPr>
        <w:br/>
        <w:t>But at this point I thought it’s worth to ask here, what is the latest on the subject? Should I move to SQL or another NoSQL DB for distinct counts? or is there an efficient way?</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Update:</w:t>
      </w:r>
      <w:r w:rsidRPr="00643C57">
        <w:rPr>
          <w:rFonts w:ascii="Arial" w:eastAsia="Times New Roman" w:hAnsi="Arial" w:cs="Arial"/>
          <w:color w:val="4A4A4A"/>
          <w:sz w:val="24"/>
          <w:szCs w:val="24"/>
        </w:rPr>
        <w:br/>
        <w:t>This comment on the MongoDB official docs is not encouraging, is this accurate?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https://www.mongodb.org/display/DOCS/Aggregation#comment-430445808</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lastRenderedPageBreak/>
        <w:t>Update2:</w:t>
      </w:r>
      <w:r w:rsidRPr="00643C57">
        <w:rPr>
          <w:rFonts w:ascii="Arial" w:eastAsia="Times New Roman" w:hAnsi="Arial" w:cs="Arial"/>
          <w:color w:val="4A4A4A"/>
          <w:sz w:val="24"/>
          <w:szCs w:val="24"/>
        </w:rPr>
        <w:br/>
        <w:t>Seems the new Aggregation Framework answers the above comment… (MongoDB 2.1/2.2 and above, development preview available, not for production)</w:t>
      </w:r>
      <w:r w:rsidRPr="00643C57">
        <w:rPr>
          <w:rFonts w:ascii="Arial" w:eastAsia="Times New Roman" w:hAnsi="Arial" w:cs="Arial"/>
          <w:color w:val="4A4A4A"/>
          <w:sz w:val="24"/>
          <w:szCs w:val="24"/>
        </w:rPr>
        <w:br/>
        <w:t>https://docs.mongodb.org/manual/applications/aggregation/</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1) The easiest way to do this is via the aggregation framework. This takes two “$group” commands: the first one groups by distinct values, the second one counts all of the distinct values</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pipeline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$group: { _id: “$myIndexedNonUniqueField”}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$group: { _id: 1, count: { $sum: 1 }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Run the aggregation command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 = db.runCommand(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“aggregate”: “myCollection”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“pipeline”: pipeline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printjson(R);</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2) If you want to do this with Map/Reduce you can. This is also a two-phase process: in the first phase we build a new collection with a list of every distinct value for the key. In the second we do a count() on the new collection.</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SOURCE = db.myCollection;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DEST = db.distinct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DEST.drop();</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map = function()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emit( this.myIndexedNonUniqueField , {count: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reduce = function(key, values)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count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values.forEach(function(v)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count += v[‘count’];        // count each distinct value for lagniappe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return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{count: count};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run map/reduce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res = SOURCE.mapReduce( map, reduce,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out: ‘distinct’,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verbose: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print( “distinct count= ” + res.counts.output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print( “distinct count=”, DEST.count()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Note that you cannot return the result of the map/reduce inline, because that will potentially overrun the 16MB document size limit. You can save the calculation in a collection and then count() the size of the collection, or you can get the number of results from the return value of mapReduce().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db.myCollection.aggregate(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{$group : {_id : “$myIndexedNonUniqueField”}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{$group: {_id:1, count: {$sum : 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straight to result: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db.myCollection.aggregate(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{$group : {_id : “$myIndexedNonUniqueField”}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{$group: {_id:1, count: {$sum : 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.result[0].count;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Q198) MongoDB: Find Subdocument in Array Matching Parameters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In MongoDB I would like to find a document based on the values of a subdocument meeting certain parameters. Specifically I have a document structured like this:</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“test”,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data: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“test1”,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start: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end: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“test2”,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start: 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end: 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How can I tell MongoDB to only return my document if the start time for a data subdocument is less than 5 and the end time for the same subdocument is greater than 5? Currently, if I do</w:t>
      </w:r>
    </w:p>
    <w:tbl>
      <w:tblPr>
        <w:tblW w:w="18915" w:type="dxa"/>
        <w:tblCellMar>
          <w:left w:w="0" w:type="dxa"/>
          <w:right w:w="0" w:type="dxa"/>
        </w:tblCellMar>
        <w:tblLook w:val="04A0" w:firstRow="1" w:lastRow="0" w:firstColumn="1" w:lastColumn="0" w:noHBand="0" w:noVBand="1"/>
      </w:tblPr>
      <w:tblGrid>
        <w:gridCol w:w="555"/>
        <w:gridCol w:w="1836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tc>
        <w:tc>
          <w:tcPr>
            <w:tcW w:w="1836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db.foo.findOne({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‘data.start’: { $lte: 5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‘data.end’: { $gte: 5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it will return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my document always because 5 is greater than 0 and less than 18. How can I tell MongoDB to only return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my document if</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5 (or whatever value) is greater than 0 and less than 2 OR greater than 15 and less than 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You want to use $elemMatch.</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db.foo.findOne({ data: { $elemMatch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start: { $lte: 5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end: { $gte: 5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Q199) How to efficiently perform “distinct” with multiple keys?</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For example, there is a collection like this: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{market: ‘SH’, code: ‘000001’, date: ‘2012-01-01’, price: 1000}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{market: ‘SZ’, code: ‘000001’, date: ‘2012-01-01’, price: 1000}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{market: ‘SH’, code: ‘000001’, date: ‘2012-01-02’, price: 1000}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{market: ‘SZ’, code: ‘000001’, date: ‘2012-01-02’, price: 1000}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{market: ‘SH’, code: ‘000002’, date: ‘2012-01-03’,price: 1000}</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w:t>
      </w:r>
      <w:r w:rsidRPr="00643C57">
        <w:rPr>
          <w:rFonts w:ascii="Arial" w:eastAsia="Times New Roman" w:hAnsi="Arial" w:cs="Arial"/>
          <w:color w:val="4A4A4A"/>
          <w:sz w:val="24"/>
          <w:szCs w:val="24"/>
        </w:rPr>
        <w:br/>
        <w:t>This collection contains tens of millions documents.</w:t>
      </w:r>
      <w:r w:rsidRPr="00643C57">
        <w:rPr>
          <w:rFonts w:ascii="Arial" w:eastAsia="Times New Roman" w:hAnsi="Arial" w:cs="Arial"/>
          <w:color w:val="4A4A4A"/>
          <w:sz w:val="24"/>
          <w:szCs w:val="24"/>
        </w:rPr>
        <w:br/>
        <w:t>I want to call distinct with two keys: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collection.distinct(‘market’, ‘code’);</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and get result :</w:t>
      </w:r>
    </w:p>
    <w:tbl>
      <w:tblPr>
        <w:tblW w:w="10815" w:type="dxa"/>
        <w:tblCellMar>
          <w:left w:w="0" w:type="dxa"/>
          <w:right w:w="0" w:type="dxa"/>
        </w:tblCellMar>
        <w:tblLook w:val="04A0" w:firstRow="1" w:lastRow="0" w:firstColumn="1" w:lastColumn="0" w:noHBand="0" w:noVBand="1"/>
      </w:tblPr>
      <w:tblGrid>
        <w:gridCol w:w="450"/>
        <w:gridCol w:w="1036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36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[{market: ‘SH’, code:’000001'}, {market: ‘SZ’, code:’000001'}, {market: ‘SH’, code:’000002'}]</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As native distinct command accept only one key, I try to implement it by using map-reduce. But map-reduce is far too slow to native distinct. In my one-key distinct test, map-reduce spend about ten times longer than native distinct.</w:t>
      </w:r>
      <w:r w:rsidRPr="00643C57">
        <w:rPr>
          <w:rFonts w:ascii="Arial" w:eastAsia="Times New Roman" w:hAnsi="Arial" w:cs="Arial"/>
          <w:color w:val="4A4A4A"/>
          <w:sz w:val="24"/>
          <w:szCs w:val="24"/>
        </w:rPr>
        <w:br/>
        <w:t>Is there a efficient way to implement multikey distinct?</w:t>
      </w:r>
      <w:r w:rsidRPr="00643C57">
        <w:rPr>
          <w:rFonts w:ascii="Arial" w:eastAsia="Times New Roman" w:hAnsi="Arial" w:cs="Arial"/>
          <w:color w:val="4A4A4A"/>
          <w:sz w:val="24"/>
          <w:szCs w:val="24"/>
        </w:rPr>
        <w:br/>
        <w:t>If you are willing to wait for the upcoming 2.2 release of MongoDB, you can run this query efficiently using the aggregation framework:</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collection = db.tb;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result = collection.aggregate(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{“$group”: { “_id”: { market: “$market”, code: “$code” }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printjson(result);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On a million-record collection on my test machine, this ran in 4 seconds, while the map/reduce version took over a minute.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Q200) MongoDB: Trade-offs of dropping a collection vs. removing all of its documents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What are the trade-offs of dropping a MongoDB collection vs. removing all of its documents (assuming the collection will be re-created immediately)?</w:t>
      </w:r>
      <w:r w:rsidRPr="00643C57">
        <w:rPr>
          <w:rFonts w:ascii="Arial" w:eastAsia="Times New Roman" w:hAnsi="Arial" w:cs="Arial"/>
          <w:color w:val="4A4A4A"/>
          <w:sz w:val="24"/>
          <w:szCs w:val="24"/>
        </w:rPr>
        <w:br/>
        <w:t>If you go through a remove all the documents from a collection, then you’ll be doing a lot more work (freeing the document’s storage, clearing the index entries that point to the document, and so on). If you instead just drop the collection, it’ll just be reclaiming the extents that the collection and its indexes use.</w:t>
      </w:r>
      <w:r w:rsidRPr="00643C57">
        <w:rPr>
          <w:rFonts w:ascii="Arial" w:eastAsia="Times New Roman" w:hAnsi="Arial" w:cs="Arial"/>
          <w:color w:val="4A4A4A"/>
          <w:sz w:val="24"/>
          <w:szCs w:val="24"/>
        </w:rPr>
        <w:br/>
        <w:t>One other difference is that dropping the collection will also remove the collection’s indexes.</w:t>
      </w:r>
      <w:r w:rsidRPr="00643C57">
        <w:rPr>
          <w:rFonts w:ascii="Arial" w:eastAsia="Times New Roman" w:hAnsi="Arial" w:cs="Arial"/>
          <w:color w:val="4A4A4A"/>
          <w:sz w:val="24"/>
          <w:szCs w:val="24"/>
        </w:rPr>
        <w:br/>
        <w:t>A benefit of simply dropping a collection is that it is much faster than removing all of a collection’s documents. If your collection will be “re-created immediately” anyway (assuming that includes index re-creation), then this is probably the most-attractive option.</w:t>
      </w:r>
      <w:r w:rsidRPr="00643C57">
        <w:rPr>
          <w:rFonts w:ascii="Arial" w:eastAsia="Times New Roman" w:hAnsi="Arial" w:cs="Arial"/>
          <w:color w:val="4A4A4A"/>
          <w:sz w:val="24"/>
          <w:szCs w:val="24"/>
        </w:rPr>
        <w:br/>
        <w:t>The authors of the book MongoDB: The Definitive Guide (Kristina Chodorow and Michael Dirolf) ran an experiment where they provided a Python script which timed a drop vs. a remove of 1000000 records. The results came in at 46.08 seconds for the remove and .01 seconds for the drop. Now while the exact times may differ based-on hardware and other factors, it nonetheless illustrates the point that the drop is significantly faster.</w:t>
      </w:r>
      <w:r w:rsidRPr="00643C57">
        <w:rPr>
          <w:rFonts w:ascii="Arial" w:eastAsia="Times New Roman" w:hAnsi="Arial" w:cs="Arial"/>
          <w:color w:val="4A4A4A"/>
          <w:sz w:val="24"/>
          <w:szCs w:val="24"/>
        </w:rPr>
        <w:br/>
        <w:t>reference: Chodorow K., Dirolf M. (2010). MongoDB: The Definitive Guide. O’Reilly Media, Inc. Sebastapol, CA., pp.25</w:t>
      </w:r>
    </w:p>
    <w:p w:rsidR="00643C57" w:rsidRPr="00643C57" w:rsidRDefault="00643C57" w:rsidP="00643C57">
      <w:pPr>
        <w:shd w:val="clear" w:color="auto" w:fill="EEEEEE"/>
        <w:spacing w:after="0" w:line="240" w:lineRule="auto"/>
        <w:jc w:val="both"/>
        <w:rPr>
          <w:rFonts w:ascii="Arial" w:eastAsia="Times New Roman" w:hAnsi="Arial" w:cs="Arial"/>
          <w:color w:val="222222"/>
          <w:sz w:val="20"/>
          <w:szCs w:val="20"/>
        </w:rPr>
      </w:pPr>
      <w:r w:rsidRPr="00643C57">
        <w:rPr>
          <w:rFonts w:ascii="Arial" w:eastAsia="Times New Roman" w:hAnsi="Arial" w:cs="Arial"/>
          <w:b/>
          <w:bCs/>
          <w:color w:val="222222"/>
          <w:sz w:val="24"/>
          <w:szCs w:val="24"/>
        </w:rPr>
        <w:t>Related Page: </w:t>
      </w:r>
      <w:hyperlink r:id="rId188" w:history="1">
        <w:r w:rsidRPr="00643C57">
          <w:rPr>
            <w:rFonts w:ascii="Arial" w:eastAsia="Times New Roman" w:hAnsi="Arial" w:cs="Arial"/>
            <w:b/>
            <w:bCs/>
            <w:color w:val="003BBB"/>
            <w:sz w:val="20"/>
            <w:szCs w:val="20"/>
            <w:u w:val="single"/>
          </w:rPr>
          <w:t>MongoDB Vs MySQL - Which Is A Better Database?</w:t>
        </w:r>
      </w:hyperlink>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Q201) MongoDB : find value in Array with multiple criteria</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have the following documents: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1, numbers : [-1000, 1000]}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2, numbers : [5]}</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I’m trying to get a query that will find a document that has a value in the numbers array that is between -10 and 10 (in this case, _id : 2). However, when I try the following:</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db.foo.find({numbers : $and : [{$gt : -10},{$lt : 10}]})</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it returns all documents. Is this possible to do without map-reduce? Thanks, -JWW</w:t>
      </w:r>
      <w:r w:rsidRPr="00643C57">
        <w:rPr>
          <w:rFonts w:ascii="Arial" w:eastAsia="Times New Roman" w:hAnsi="Arial" w:cs="Arial"/>
          <w:color w:val="4A4A4A"/>
          <w:sz w:val="24"/>
          <w:szCs w:val="24"/>
        </w:rPr>
        <w:br/>
        <w:t>You can use $elemMatch to check if an element in an array matches a specified match expression.</w:t>
      </w:r>
      <w:r w:rsidRPr="00643C57">
        <w:rPr>
          <w:rFonts w:ascii="Arial" w:eastAsia="Times New Roman" w:hAnsi="Arial" w:cs="Arial"/>
          <w:color w:val="4A4A4A"/>
          <w:sz w:val="24"/>
          <w:szCs w:val="24"/>
        </w:rPr>
        <w:br/>
        <w:t>In this case, you can use it to get a document whose numbers array has an element that is between -10 and 10:</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db.foo.find( { numbers : { $elemMatch : { $gt : -10 , $lt : 10 } } } );</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This will just return the _id : 2 document.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Q202) MongoDB 2.1 Aggregate Framework Sum of Array Elements matching a name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This is a question about the best way to add up a series of data in an array where I have to match another element. I’m trying to use the 2.2 Aggregation framework and it’s possible I can do this with a simple group.</w:t>
      </w:r>
      <w:r w:rsidRPr="00643C57">
        <w:rPr>
          <w:rFonts w:ascii="Arial" w:eastAsia="Times New Roman" w:hAnsi="Arial" w:cs="Arial"/>
          <w:color w:val="4A4A4A"/>
          <w:sz w:val="24"/>
          <w:szCs w:val="24"/>
        </w:rPr>
        <w:br/>
        <w:t>So for a given set of documents I’m trying to get an output like this;</w:t>
      </w:r>
    </w:p>
    <w:tbl>
      <w:tblPr>
        <w:tblW w:w="11025" w:type="dxa"/>
        <w:tblCellMar>
          <w:left w:w="0" w:type="dxa"/>
          <w:right w:w="0" w:type="dxa"/>
        </w:tblCellMar>
        <w:tblLook w:val="04A0" w:firstRow="1" w:lastRow="0" w:firstColumn="1" w:lastColumn="0" w:noHBand="0" w:noVBand="1"/>
      </w:tblPr>
      <w:tblGrid>
        <w:gridCol w:w="555"/>
        <w:gridCol w:w="1047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31</w:t>
            </w:r>
          </w:p>
        </w:tc>
        <w:tc>
          <w:tcPr>
            <w:tcW w:w="1047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“result”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“numberOf”: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“Sales” : 468000,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“profit” : 246246,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“ok”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Now, I originally had a list of documents, containing values assigned to named properties, eg;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finance: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sales: 234000,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profit: 123123,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finance: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sales: 234000,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profit: 123123,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This was easy enough to add up, but the structure didn’t work for other reasons. For instance, there are may other columns like “finance” and I want to be able to index them without creating thousands of indexes, so I need to convert to a structure like this;</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38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42</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finance: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“k”: “sales”,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“description”:”sales over the year”,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 234000,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“k”: “profit”,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“description”:”money made from sales”,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 123123,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finance: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“k”: “sales”,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“description”:”sales over the year”,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 234000,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“k”: “profit”,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“description”: “money made from sales”,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 123123,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I can index finance.k if I want, but then I’m struggling to build an aggregate query to add up all the numbers matching a particular key. This was the reason I originally went for named properties, but this really needs to work in a situation whereby there are thousands of “k” labels.</w:t>
      </w:r>
      <w:r w:rsidRPr="00643C57">
        <w:rPr>
          <w:rFonts w:ascii="Arial" w:eastAsia="Times New Roman" w:hAnsi="Arial" w:cs="Arial"/>
          <w:color w:val="4A4A4A"/>
          <w:sz w:val="24"/>
          <w:szCs w:val="24"/>
        </w:rPr>
        <w:br/>
        <w:t>Does anyone know how to build an aggregate query for this using the new framework? I’ve tried this;</w:t>
      </w:r>
    </w:p>
    <w:tbl>
      <w:tblPr>
        <w:tblW w:w="15855" w:type="dxa"/>
        <w:tblCellMar>
          <w:left w:w="0" w:type="dxa"/>
          <w:right w:w="0" w:type="dxa"/>
        </w:tblCellMar>
        <w:tblLook w:val="04A0" w:firstRow="1" w:lastRow="0" w:firstColumn="1" w:lastColumn="0" w:noHBand="0" w:noVBand="1"/>
      </w:tblPr>
      <w:tblGrid>
        <w:gridCol w:w="555"/>
        <w:gridCol w:w="1530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33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63</w:t>
            </w:r>
          </w:p>
        </w:tc>
        <w:tc>
          <w:tcPr>
            <w:tcW w:w="1530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db.projects.aggregate([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$match: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QUERY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$and: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main query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$group: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“numberOf”: { $sum: 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“sales”:    { $sum: “$finance.v.v”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“profit”:   { $sum: “$finance.v.v”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but I get;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“errmsg” : “exception: can’t convert from BSON type Array to double”,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“code” : 16005,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“ok”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For extra kudos, I’ll need to be able to do</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a MapReduce query as well.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You can use the aggregation framework to get sales and profit and any other value you may be storing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your key/value pair representation.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For your example data:</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pipeline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“$unwind” : “$finance”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“$group”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“$finance.k”,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“numberOf”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“$sum”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“total”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“$sum” : “$finance.v.v”</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 = db.tb.aggregate( pipeline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printjson(R);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“result”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“profit”,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“numberOf”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“total” : 246246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“sales”,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“numberOf”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“total” : 468000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“ok”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If you have additional k/v pairs then you can add a match which only passes through k values in [“sales”,”profit”].</w:t>
      </w:r>
      <w:r w:rsidRPr="00643C57">
        <w:rPr>
          <w:rFonts w:ascii="Arial" w:eastAsia="Times New Roman" w:hAnsi="Arial" w:cs="Arial"/>
          <w:color w:val="4A4A4A"/>
          <w:sz w:val="24"/>
          <w:szCs w:val="24"/>
        </w:rPr>
        <w:br/>
        <w:t>You will have to use ‘$unwind” to break out the values in the array, which will mean that you can’t get the sum of the sales and the profit in a single aggregation command. Given that, the query itself is easy:</w:t>
      </w:r>
    </w:p>
    <w:tbl>
      <w:tblPr>
        <w:tblW w:w="11895" w:type="dxa"/>
        <w:tblCellMar>
          <w:left w:w="0" w:type="dxa"/>
          <w:right w:w="0" w:type="dxa"/>
        </w:tblCellMar>
        <w:tblLook w:val="04A0" w:firstRow="1" w:lastRow="0" w:firstColumn="1" w:lastColumn="0" w:noHBand="0" w:noVBand="1"/>
      </w:tblPr>
      <w:tblGrid>
        <w:gridCol w:w="555"/>
        <w:gridCol w:w="1134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48</w:t>
            </w:r>
          </w:p>
        </w:tc>
        <w:tc>
          <w:tcPr>
            <w:tcW w:w="1134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pipeline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{“$unwind”: “$finance”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{“$match”: {“finance.k”: “sales”}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$group:</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_id: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numberOf: { “$sum”: 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sales: {“$sum”: “$finance.v.v”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 = db.tb.aggregate( pipeline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printjson(R);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“result”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“numberOf”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“sales” : 236340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“ok”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You can run a similar query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profit, just substitute “profit”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“sales”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the “$match” operator.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Oh, and here’s the map/reduce example: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map = function()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ret = { sales: 0.0 , profit: 0.0, count: 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iterate over ‘finance[]’ array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this.finance.forEach( function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if</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i.k == “sales” ) ret.sales =  i.v.v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if</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i.k == “profit” ) ret.profit =  i.v.v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emit( 1, ret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reduce = function(key, values)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ret = { sales: 0.0 , profit: 0.0, count: 0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values.forEach(function(v)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ret.sales += v.sales;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ret.profit += v.profit;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ret.count += v.count;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return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ret;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run map/reduce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res = SOURCE.mapReduce( map, reduce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lastRenderedPageBreak/>
        <w:t>Q203) Select * group by in mongo aggregation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am trying to do something that I think is quite simple. Suppose I have a series of records in mongo that have a common key, and variable number of attributes. I want to select all attributes and group by name across the records. For example</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br/>
        <w:t>Tried</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DB.data.aggregate({ $group : { _id : “$Name” }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Unfortunately I get back all the names as records but not the union of all the possible attributes.</w:t>
      </w:r>
      <w:r w:rsidRPr="00643C57">
        <w:rPr>
          <w:rFonts w:ascii="Arial" w:eastAsia="Times New Roman" w:hAnsi="Arial" w:cs="Arial"/>
          <w:color w:val="4A4A4A"/>
          <w:sz w:val="24"/>
          <w:szCs w:val="24"/>
        </w:rPr>
        <w:br/>
        <w:t>If you want to combine the attributes, you’ll need to add those to the group. For example, using$addToSet to find the unique values of the x,y,z attributes grouped by each name: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db.data.aggregate(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$group : {</w:t>
            </w:r>
          </w:p>
        </w:tc>
      </w:tr>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Name: George, x: 5, y: 3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Name: George, z: 9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Name: Rob, x: 12, y: 2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 would like to produce a CSV that looks like this: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X   Y   Z</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George   5   3   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Rob      12  2</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 </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35</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_id : “$Name”,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x: { $addToSet: “$x”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y: { $addToSet: “$y”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z: { $addToSet: “$z”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Returns: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“result”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“Rob”,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“x”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“y”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“z” :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“George”,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“x”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“y”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“z”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“ok”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lastRenderedPageBreak/>
        <w:t>Q204) Creating custom Object ID in MongoDB</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am creating a service for which I will use MongoDB as a storage backend. The service will produce a hash of the user input and then see if that same hash (+ input) already exists in our dataset.</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The hash will be unique yet random ( = non-incremental/sequential), so my question is:&lt;br&gt;Is it -legitimate- to use a random value for an Object ID? Example:&lt;br&gt;$object_id = new MongoId(HEX-OF-96BIT-HASH);</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Or will MongoDB treat the ObjectID differently from other server-produced ones, since a “real” ObjectID also contains timestamps, machine_id, etc?</w:t>
      </w:r>
      <w:r w:rsidRPr="00643C57">
        <w:rPr>
          <w:rFonts w:ascii="Arial" w:eastAsia="Times New Roman" w:hAnsi="Arial" w:cs="Arial"/>
          <w:color w:val="4A4A4A"/>
          <w:sz w:val="24"/>
          <w:szCs w:val="24"/>
        </w:rPr>
        <w:br/>
        <w:t>What are the pros and cons of using a ‘random’ value? I guess it would be statistically slower for the engine to update the index on inserts when the new _id’s are not in any way incremental – am I correct on that?</w:t>
      </w:r>
      <w:r w:rsidRPr="00643C57">
        <w:rPr>
          <w:rFonts w:ascii="Arial" w:eastAsia="Times New Roman" w:hAnsi="Arial" w:cs="Arial"/>
          <w:color w:val="4A4A4A"/>
          <w:sz w:val="24"/>
          <w:szCs w:val="24"/>
        </w:rPr>
        <w:br/>
        <w:t>Yes it is perfectly fine to use a random value for an object id, if some value is present in _id field of a document being stored, it is treated as objectId.</w:t>
      </w:r>
      <w:r w:rsidRPr="00643C57">
        <w:rPr>
          <w:rFonts w:ascii="Arial" w:eastAsia="Times New Roman" w:hAnsi="Arial" w:cs="Arial"/>
          <w:color w:val="4A4A4A"/>
          <w:sz w:val="24"/>
          <w:szCs w:val="24"/>
        </w:rPr>
        <w:br/>
        <w:t>Since _id field is always indexed, and primary key, you need to make sure that different objectid is generated for each object. There are some guidelines to optimize user defined object ids :</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https://www.mongodb.org/display/DOCS/Optimizing+Object+IDs#OptimizingObjectIDs-Usethecollections%27naturalprimarykey%27intheidfield.</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Whether it is good or bad depends upon it’s uniqueness. Of course the ObjectId provided by MongoDB is quite unique so this is a good thing. So long as you can replicate that uniqueness then you should be fine.</w:t>
      </w:r>
      <w:r w:rsidRPr="00643C57">
        <w:rPr>
          <w:rFonts w:ascii="Arial" w:eastAsia="Times New Roman" w:hAnsi="Arial" w:cs="Arial"/>
          <w:color w:val="4A4A4A"/>
          <w:sz w:val="24"/>
          <w:szCs w:val="24"/>
        </w:rPr>
        <w:br/>
        <w:t>There are no inherent risks/performance loses by using your own ID. I guess using it in string form might use up more index/storage/querying power but there you are using it in MongoID (ObjectId) form which should preserve the strengths of not storing it in a simple string.</w:t>
      </w:r>
      <w:r w:rsidRPr="00643C57">
        <w:rPr>
          <w:rFonts w:ascii="Arial" w:eastAsia="Times New Roman" w:hAnsi="Arial" w:cs="Arial"/>
          <w:color w:val="4A4A4A"/>
          <w:sz w:val="24"/>
          <w:szCs w:val="24"/>
        </w:rPr>
        <w:br/>
        <w:t>While any values, including hashes, can be used for the _id field, I would recommend against using random values for two reasons:</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1. You may need to develop a collision-management strategy in the case you produce identical random values for two different objects. In the question, you imply that you’ll generate IDs using a some type of a hash algorithm. I would not consider these values “random” as they are based on the content you are digesting with the hash. The probability of a collision then is a function of the diversity of content and the hash algorithm. If you are using something like MD5 or SHA-1, I wouldn’t worry about the algorithm, just the content you are hashing. If you need to develop a collision-management strategy then you definitely should not use random or hash-based IDs as collision management in a clustered environment is complicated and requires additional queries.</w:t>
      </w:r>
      <w:r w:rsidRPr="00643C57">
        <w:rPr>
          <w:rFonts w:ascii="Arial" w:eastAsia="Times New Roman" w:hAnsi="Arial" w:cs="Arial"/>
          <w:color w:val="4A4A4A"/>
          <w:sz w:val="24"/>
          <w:szCs w:val="24"/>
        </w:rPr>
        <w:br/>
        <w:t>2. Random values as well as hash values are purposefully meant to be dispersed on the number line. That (a) will require more of the B-tree index to be kept in memory at all times and (b) may cause variable insert performance due to B-tree rebalancing. MongoDB is optimized to handle ObjectIDs, which come in ascending order (with one second time granularity). You’re likely better off sticking with them.</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Q205) How to resolve error :dbpath (/data/db/) does not exist permanently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have installed mongodb in my Ubuntu 10.04.</w:t>
      </w:r>
      <w:r w:rsidRPr="00643C57">
        <w:rPr>
          <w:rFonts w:ascii="Arial" w:eastAsia="Times New Roman" w:hAnsi="Arial" w:cs="Arial"/>
          <w:color w:val="4A4A4A"/>
          <w:sz w:val="24"/>
          <w:szCs w:val="24"/>
        </w:rPr>
        <w:br/>
        <w:t>I know that when it comes to start the mongodb server with the command “mongod“,then it expects /data/db folder and it can be easily resolved by creating “/data/db/”. One more way is to provide your own path using mongod –dbpath “path”,when we intend to give our own custom path for db.</w:t>
      </w:r>
      <w:r w:rsidRPr="00643C57">
        <w:rPr>
          <w:rFonts w:ascii="Arial" w:eastAsia="Times New Roman" w:hAnsi="Arial" w:cs="Arial"/>
          <w:color w:val="4A4A4A"/>
          <w:sz w:val="24"/>
          <w:szCs w:val="24"/>
        </w:rPr>
        <w:br/>
        <w:t>But while going through https://docs.mongodb.org/manual/tutorial/install-mongodb-on-ubuntu/link i found that there is a configuration file.</w:t>
      </w:r>
      <w:r w:rsidRPr="00643C57">
        <w:rPr>
          <w:rFonts w:ascii="Arial" w:eastAsia="Times New Roman" w:hAnsi="Arial" w:cs="Arial"/>
          <w:color w:val="4A4A4A"/>
          <w:sz w:val="24"/>
          <w:szCs w:val="24"/>
        </w:rPr>
        <w:br/>
        <w:t>I made the following changes to it.</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mongodb.conf</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dbpath=/EBS/Work/mongodb/data/db/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logpath=/EBS/Work/mongodb/mongodb.log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logappend=true</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But still when I try to start the server with “</w:t>
      </w:r>
      <w:r w:rsidRPr="00643C57">
        <w:rPr>
          <w:rFonts w:ascii="Arial" w:eastAsia="Times New Roman" w:hAnsi="Arial" w:cs="Arial"/>
          <w:b/>
          <w:bCs/>
          <w:color w:val="4A4A4A"/>
          <w:sz w:val="24"/>
          <w:szCs w:val="24"/>
        </w:rPr>
        <w:t>mongod</w:t>
      </w:r>
      <w:r w:rsidRPr="00643C57">
        <w:rPr>
          <w:rFonts w:ascii="Arial" w:eastAsia="Times New Roman" w:hAnsi="Arial" w:cs="Arial"/>
          <w:color w:val="4A4A4A"/>
          <w:sz w:val="24"/>
          <w:szCs w:val="24"/>
        </w:rPr>
        <w:t>” it throws the same </w:t>
      </w:r>
      <w:r w:rsidRPr="00643C57">
        <w:rPr>
          <w:rFonts w:ascii="Arial" w:eastAsia="Times New Roman" w:hAnsi="Arial" w:cs="Arial"/>
          <w:b/>
          <w:bCs/>
          <w:color w:val="4A4A4A"/>
          <w:sz w:val="24"/>
          <w:szCs w:val="24"/>
        </w:rPr>
        <w:t>error i.e error :dbpath (/data/db/) does not exist</w:t>
      </w:r>
      <w:r w:rsidRPr="00643C57">
        <w:rPr>
          <w:rFonts w:ascii="Arial" w:eastAsia="Times New Roman" w:hAnsi="Arial" w:cs="Arial"/>
          <w:color w:val="4A4A4A"/>
          <w:sz w:val="24"/>
          <w:szCs w:val="24"/>
        </w:rPr>
        <w:t> . I wanted to know that how can I permanently redirect my dbpath to my own custom folder cause everytime you don’t want to type the path using “mongod –dbpath path”.Rather we look to make some changes in configuration file.</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Assuming you have followed the instructions to install a packaged version of MongoDB from 10gen, you should be starting and stopping mongod using service.</w:t>
      </w:r>
      <w:r w:rsidRPr="00643C57">
        <w:rPr>
          <w:rFonts w:ascii="Arial" w:eastAsia="Times New Roman" w:hAnsi="Arial" w:cs="Arial"/>
          <w:color w:val="4A4A4A"/>
          <w:sz w:val="24"/>
          <w:szCs w:val="24"/>
        </w:rPr>
        <w:br/>
        <w:t>To start mongod:</w:t>
      </w:r>
      <w:r w:rsidRPr="00643C57">
        <w:rPr>
          <w:rFonts w:ascii="Arial" w:eastAsia="Times New Roman" w:hAnsi="Arial" w:cs="Arial"/>
          <w:color w:val="4A4A4A"/>
          <w:sz w:val="24"/>
          <w:szCs w:val="24"/>
        </w:rPr>
        <w:br/>
        <w:t>sudo service mongodb start</w:t>
      </w:r>
      <w:r w:rsidRPr="00643C57">
        <w:rPr>
          <w:rFonts w:ascii="Arial" w:eastAsia="Times New Roman" w:hAnsi="Arial" w:cs="Arial"/>
          <w:color w:val="4A4A4A"/>
          <w:sz w:val="24"/>
          <w:szCs w:val="24"/>
        </w:rPr>
        <w:br/>
        <w:t>To stop mongod:</w:t>
      </w:r>
      <w:r w:rsidRPr="00643C57">
        <w:rPr>
          <w:rFonts w:ascii="Arial" w:eastAsia="Times New Roman" w:hAnsi="Arial" w:cs="Arial"/>
          <w:color w:val="4A4A4A"/>
          <w:sz w:val="24"/>
          <w:szCs w:val="24"/>
        </w:rPr>
        <w:br/>
        <w:t>sudo service mongodb stop</w:t>
      </w:r>
      <w:r w:rsidRPr="00643C57">
        <w:rPr>
          <w:rFonts w:ascii="Arial" w:eastAsia="Times New Roman" w:hAnsi="Arial" w:cs="Arial"/>
          <w:color w:val="4A4A4A"/>
          <w:sz w:val="24"/>
          <w:szCs w:val="24"/>
        </w:rPr>
        <w:br/>
        <w:t>If you use the service command to start and stop, it should be using the configuration file:/etc/mongodb.conf.</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Starting mongod from the command line</w:t>
      </w:r>
      <w:r w:rsidRPr="00643C57">
        <w:rPr>
          <w:rFonts w:ascii="Arial" w:eastAsia="Times New Roman" w:hAnsi="Arial" w:cs="Arial"/>
          <w:color w:val="4A4A4A"/>
          <w:sz w:val="24"/>
          <w:szCs w:val="24"/>
        </w:rPr>
        <w:br/>
        <w:t>If you run mongod directly instead of using the service definition, you will also have to specify a configuration file as a command line parameter if you want one to be used:</w:t>
      </w:r>
      <w:r w:rsidRPr="00643C57">
        <w:rPr>
          <w:rFonts w:ascii="Arial" w:eastAsia="Times New Roman" w:hAnsi="Arial" w:cs="Arial"/>
          <w:color w:val="4A4A4A"/>
          <w:sz w:val="24"/>
          <w:szCs w:val="24"/>
        </w:rPr>
        <w:br/>
        <w:t>mongod –config /etc/mongodb.conf</w:t>
      </w:r>
      <w:r w:rsidRPr="00643C57">
        <w:rPr>
          <w:rFonts w:ascii="Arial" w:eastAsia="Times New Roman" w:hAnsi="Arial" w:cs="Arial"/>
          <w:color w:val="4A4A4A"/>
          <w:sz w:val="24"/>
          <w:szCs w:val="24"/>
        </w:rPr>
        <w:br/>
        <w:t>here is how i solve this problem. followed their offcial Doc . HERE. long story short , I created a directory inside /srv and excuted the command mongod –dbpath /srv/mongodb/ RAN like a champ.</w:t>
      </w:r>
    </w:p>
    <w:tbl>
      <w:tblPr>
        <w:tblW w:w="18540" w:type="dxa"/>
        <w:tblCellMar>
          <w:left w:w="0" w:type="dxa"/>
          <w:right w:w="0" w:type="dxa"/>
        </w:tblCellMar>
        <w:tblLook w:val="04A0" w:firstRow="1" w:lastRow="0" w:firstColumn="1" w:lastColumn="0" w:noHBand="0" w:noVBand="1"/>
      </w:tblPr>
      <w:tblGrid>
        <w:gridCol w:w="555"/>
        <w:gridCol w:w="1798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27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73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75</w:t>
            </w:r>
          </w:p>
        </w:tc>
        <w:tc>
          <w:tcPr>
            <w:tcW w:w="1798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mongod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20:27:39.564 [initandlisten] MongoDB starting : pid=5380 port=27017 dbpath=/srv/mongodb/ 64-bit host= -SVE1411EGXB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20:27:39.564 [initandlisten] db version v2.4.10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20:27:39.564 [initandlisten] git version: e3d78955d181e475345ebd60053a4738a4c5268a</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20:27:39.564 [initandlisten] build info: Linux ip-10-2-29-40 2.6.21.7-2.ec2.v1.2.fc8xen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#1 SMP Fri Nov 20 17:48:28 EST 2009 x86_64 BOOST_LIB_VERSION=1_49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20:27:39.564 [initandlisten] allocator: tcmalloc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20:27:39.564 [initandlisten] options: { dbpath: “/srv/mongodb/”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20:27:39.565 [initandlisten] exception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initAndListen: 10296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ERROR: dbpath (/srv/mongodb/) does not exist.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Create 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directory or give existing directory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–dbpath.</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See https://dochub.mongodb.org/core/startingandstoppingmongo</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terminating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20:27:39.565 dbexit: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20:27:39.565 [initandlisten] shutdown: going to close listening sockets…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20:27:39.565 [initandlisten] shutdown: going to flush diaglog…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20:27:39.565 [initandlisten] shutdown: going to close sockets…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20:27:39.565 [initandlisten] shutdown: waiting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fs preallocator…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20:27:39.565 [initandlisten] shutdown: lock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final commit…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20:27:39.565 [initandlisten] shutdown: final commit…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20:27:39.565 [initandlisten] shutdown: closing all files…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20:27:39.565 [initandlisten] closeAllFiles() finished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20:27:39.565 dbexit: really exiting now</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mongod –dbpath /srv/mongodb/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20:27:55.616 [initandlisten] MongoDB starting : pid=5445 port=27017 dbpath=/srv/mongodb/ 64-bit host= -SVE1411EGXB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20:27:55.616 [initandlisten] db version v2.4.10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20:27:55.616 [initandlisten] git version: e3d78955d181e475345ebd60053a4738a4c5268a</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20:27:55.616 [initandlisten] build info: Linux ip-10-2-29-40 2.6.21.7-2.ec2.v1.2.fc8xen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#1 SMP Fri Nov 20 17:48:28 EST 2009 x86_64 BOOST_LIB_VERSION=1_49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Tue Jun  3 20:27:55.616 [initandlisten] allocator: tcmalloc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20:27:55.616 [initandlisten] options: { dbpath: “/srv/mongodb/”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20:27:55.617 [initandlisten] exception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initAndListen: 10296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sudo service mongodb start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start: Job is already running: mongodb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sudo service mongodb stop</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mongodb stop/waiting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cd /srv/</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~$~$/srv$ ls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/srv$ mkdir mongodb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mkdir: cannot create directory mongodb: Permission denied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cd –  /srv</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sudo chgrp   /srv</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sudo chmod 775 /srv</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cd /srv/</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/srv$ ls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/srv$ mkdir mongodb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/srv$ ls mongodb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/srv$ cd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mongod –dbpath /srv/mongodb/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20:40:57.457 [initandlisten] MongoDB starting : pid=6018 port=27017 dbpath=/srv/mongodb/ 64-bit host= -SVE1411EGXB</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20:40:57.457 [initandlisten] db version v2.4.10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20:40:57.457 [initandlisten] git version: e3d78955d181e475345ebd60053a4738a4c5268a</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20:40:57.457 [initandlisten] build info: Linux ip-10-2-29-40 2.6.21.7-2.ec2.v1.2.fc8xen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#1 SMP Fri Nov 20 17:48:28 EST 2009 x86_64 BOOST_LIB_VERSION=1_49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20:40:57.457 [initandlisten] allocator: tcmalloc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20:40:57.457 [initandlisten] options: { dbpath: “/srv/mongodb/”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20:40:57.520 [initandlisten] journal dir=/srv/mongodb/journal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20:40:57.521 [initandlisten] recover : no journal files present, no recovery needed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20:41:00.545 [initandlisten] preallocateIsFaster=true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36.86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20:41:03.489 [initandlisten] preallocateIsFaster=true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35.06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20:41:07.456 [initandlisten] preallocateIsFaster=true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34.44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20:41:07.456 [initandlisten] preallocateIsFaster check took 9.935 secs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20:41:07.456 [initandlisten] preallocating a journal file /srv/mongodb/journal/prealloc.0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20:41:10.009 [initandlisten]         File Preallocator Progress: 985661440/1073741824    91%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20:41:22.273 [initandlisten] preallocating a journal file /srv/mongodb/journal/prealloc.1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20:41:25.009 [initandlisten]         File Preallocator Progress: 933232640/1073741824    86%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20:41:37.119 [initandlisten] preallocating a journal file /srv/mongodb/journal/prealloc.2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20:41:40.093 [initandlisten]         File Preallocator Progress: 1006632960/1073741824   93%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20:41:52.450 [FileAllocator] allocating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datafile /srv/mongodb/local.ns, fillingwith zeroes…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20:41:52.450 [FileAllocator] creating directory /srv/mongodb/_tmp</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20:41:52.503 [FileAllocator] done allocating datafile /srv/mongodb/local.ns, size: 16MB,  took0.022 secs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20:41:52.517 [FileAllocator] allocating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datafile /srv/mongodb/local.0, filling with</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zeroes…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20:41:52.537 [FileAllocator] done allocating datafile /srv/mongodb/local.0, size: 64MB,  took0.02 secs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20:41:52.538 [websvr] admin web console waiting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connections on port 28017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Tue Jun  3 20:41:52.538 [initandlisten] waiting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connections on port 27017</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lastRenderedPageBreak/>
        <w:t>Q206) install mongodb-10gen failed with apt-get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Install mongodb-10gen as</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https://docs.mongodb.org/manual/tutorial/install-mongodb-on-debian/but got error below:</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&lt;br&gt;dpkg: error processing /var/cache/apt/archives/mongodb-10gen_2.2.0_amd64.deb (–unpack):</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trying to overwrite ‘/usr/bin/mongoimport’, which is also in package mongodb-clients 1:1.4.4-3</w:t>
      </w:r>
      <w:r w:rsidRPr="00643C57">
        <w:rPr>
          <w:rFonts w:ascii="Arial" w:eastAsia="Times New Roman" w:hAnsi="Arial" w:cs="Arial"/>
          <w:color w:val="4A4A4A"/>
          <w:sz w:val="24"/>
          <w:szCs w:val="24"/>
        </w:rPr>
        <w:br/>
        <w:t>configured to not write apport reports</w:t>
      </w:r>
      <w:r w:rsidRPr="00643C57">
        <w:rPr>
          <w:rFonts w:ascii="Arial" w:eastAsia="Times New Roman" w:hAnsi="Arial" w:cs="Arial"/>
          <w:color w:val="4A4A4A"/>
          <w:sz w:val="24"/>
          <w:szCs w:val="24"/>
        </w:rPr>
        <w:br/>
        <w:t>dpkg-deb: subprocess paste killed by signal (Broken pipe)</w:t>
      </w:r>
      <w:r w:rsidRPr="00643C57">
        <w:rPr>
          <w:rFonts w:ascii="Arial" w:eastAsia="Times New Roman" w:hAnsi="Arial" w:cs="Arial"/>
          <w:color w:val="4A4A4A"/>
          <w:sz w:val="24"/>
          <w:szCs w:val="24"/>
        </w:rPr>
        <w:br/>
        <w:t>Errors were encountered while processing:</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/var/cache/apt/archives/mongodb-10gen_2.2.0_amd64.deb</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E: Sub-process /usr/bin/dpkg returned an error code (1)</w:t>
      </w:r>
      <w:r w:rsidRPr="00643C57">
        <w:rPr>
          <w:rFonts w:ascii="Arial" w:eastAsia="Times New Roman" w:hAnsi="Arial" w:cs="Arial"/>
          <w:color w:val="4A4A4A"/>
          <w:sz w:val="24"/>
          <w:szCs w:val="24"/>
        </w:rPr>
        <w:br/>
        <w:t>A bug here https://jira.mongodb.org/browse/SERVER-6910</w:t>
      </w:r>
      <w:r w:rsidRPr="00643C57">
        <w:rPr>
          <w:rFonts w:ascii="Arial" w:eastAsia="Times New Roman" w:hAnsi="Arial" w:cs="Arial"/>
          <w:color w:val="4A4A4A"/>
          <w:sz w:val="24"/>
          <w:szCs w:val="24"/>
        </w:rPr>
        <w:br/>
        <w:t>apt-get remove mongodb-clients first, and then the installation of mongodb-10gen should work.</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Q207) Mongodb Explain for Aggregation framework</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Is there an explain function for the Aggregation framework in MongoDB? I can’t see it in the documentation.</w:t>
      </w:r>
      <w:r w:rsidRPr="00643C57">
        <w:rPr>
          <w:rFonts w:ascii="Arial" w:eastAsia="Times New Roman" w:hAnsi="Arial" w:cs="Arial"/>
          <w:color w:val="4A4A4A"/>
          <w:sz w:val="24"/>
          <w:szCs w:val="24"/>
        </w:rPr>
        <w:br/>
        <w:t>If not is there some other way to check, how a query performs within the aggregation framework?</w:t>
      </w:r>
      <w:r w:rsidRPr="00643C57">
        <w:rPr>
          <w:rFonts w:ascii="Arial" w:eastAsia="Times New Roman" w:hAnsi="Arial" w:cs="Arial"/>
          <w:color w:val="4A4A4A"/>
          <w:sz w:val="24"/>
          <w:szCs w:val="24"/>
        </w:rPr>
        <w:br/>
        <w:t>I know with find you just do</w:t>
      </w:r>
      <w:r w:rsidRPr="00643C57">
        <w:rPr>
          <w:rFonts w:ascii="Arial" w:eastAsia="Times New Roman" w:hAnsi="Arial" w:cs="Arial"/>
          <w:color w:val="4A4A4A"/>
          <w:sz w:val="24"/>
          <w:szCs w:val="24"/>
        </w:rPr>
        <w:br/>
        <w:t>db.collection.find().explain()</w:t>
      </w:r>
      <w:r w:rsidRPr="00643C57">
        <w:rPr>
          <w:rFonts w:ascii="Arial" w:eastAsia="Times New Roman" w:hAnsi="Arial" w:cs="Arial"/>
          <w:color w:val="4A4A4A"/>
          <w:sz w:val="24"/>
          <w:szCs w:val="24"/>
        </w:rPr>
        <w:br/>
        <w:t>But with the aggregation framework I get an error</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db.collection.aggregate(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$project : { “Tags._id” : 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$unwind : “$Tags”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$match: {$or: [{“Tags._id”:”tag1?},{“Tags._id”:”tag2?}]}},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$group:</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 id: “$_id”},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“count”: { $sum:1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$sort: {“count”:-1}}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).explain()</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There isn’t an explain() feature for the Aggregation Framework as at MongoDB 2.2.0, however you should read up on the documentation regarding Optimizing Performance.</w:t>
      </w:r>
      <w:r w:rsidRPr="00643C57">
        <w:rPr>
          <w:rFonts w:ascii="Arial" w:eastAsia="Times New Roman" w:hAnsi="Arial" w:cs="Arial"/>
          <w:color w:val="4A4A4A"/>
          <w:sz w:val="24"/>
          <w:szCs w:val="24"/>
        </w:rPr>
        <w:br/>
        <w:t>The following pipeline operators take advantage of an index when they occur at the beginning of the pipeline: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$match $sort $limit $skip</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 above operators can also use an index when placed before the following aggregation operators:</w:t>
      </w:r>
      <w:r w:rsidRPr="00643C57">
        <w:rPr>
          <w:rFonts w:ascii="Arial" w:eastAsia="Times New Roman" w:hAnsi="Arial" w:cs="Arial"/>
          <w:color w:val="4A4A4A"/>
          <w:sz w:val="24"/>
          <w:szCs w:val="24"/>
        </w:rPr>
        <w:br/>
        <w:t>$project $unwind $group</w:t>
      </w:r>
      <w:r w:rsidRPr="00643C57">
        <w:rPr>
          <w:rFonts w:ascii="Arial" w:eastAsia="Times New Roman" w:hAnsi="Arial" w:cs="Arial"/>
          <w:color w:val="4A4A4A"/>
          <w:sz w:val="24"/>
          <w:szCs w:val="24"/>
        </w:rPr>
        <w:br/>
        <w:t>So for your specific example, the pipeline will execute faster if you add an initial $match at the beginning to reduce the number of documents that need to be projected/unwound for the subsequent$match.</w:t>
      </w:r>
      <w:r w:rsidRPr="00643C57">
        <w:rPr>
          <w:rFonts w:ascii="Arial" w:eastAsia="Times New Roman" w:hAnsi="Arial" w:cs="Arial"/>
          <w:color w:val="4A4A4A"/>
          <w:sz w:val="24"/>
          <w:szCs w:val="24"/>
        </w:rPr>
        <w:br/>
        <w:t>Update</w:t>
      </w:r>
      <w:r w:rsidRPr="00643C57">
        <w:rPr>
          <w:rFonts w:ascii="Arial" w:eastAsia="Times New Roman" w:hAnsi="Arial" w:cs="Arial"/>
          <w:color w:val="4A4A4A"/>
          <w:sz w:val="24"/>
          <w:szCs w:val="24"/>
        </w:rPr>
        <w:br/>
        <w:t>MongoDB 2.6 (which is currently a Release Candidate) now includes an explain option for the aggregation pipeline.</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db.collection.aggregate([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$project : { “Tags._id” : 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$unwind : “$Tags”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$match: {$or: [{“Tags._id”:”tag1?},{“Tags._id”:”tag2?}]}},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$group: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 “$_id”,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count: { $sum:1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{$sort: {“count”:-1}}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explain:true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Starting with version 2.6.x mongodb allows users to do explain with aggregation framework.</w:t>
      </w:r>
      <w:r w:rsidRPr="00643C57">
        <w:rPr>
          <w:rFonts w:ascii="Arial" w:eastAsia="Times New Roman" w:hAnsi="Arial" w:cs="Arial"/>
          <w:color w:val="4A4A4A"/>
          <w:sz w:val="24"/>
          <w:szCs w:val="24"/>
        </w:rPr>
        <w:br/>
        <w:t>All you need to do is to add explain : true</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db.records.aggregate(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…your pipeline…],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explain: 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Thanks to Rafa, I know that it was possible to do even in 2.4, but only through runCommand(). But now you can use aggregate as well.</w:t>
      </w:r>
    </w:p>
    <w:p w:rsidR="00643C57" w:rsidRPr="00643C57" w:rsidRDefault="00643C57" w:rsidP="00643C57">
      <w:pPr>
        <w:shd w:val="clear" w:color="auto" w:fill="EEEEEE"/>
        <w:spacing w:after="0" w:line="240" w:lineRule="auto"/>
        <w:jc w:val="both"/>
        <w:rPr>
          <w:rFonts w:ascii="Arial" w:eastAsia="Times New Roman" w:hAnsi="Arial" w:cs="Arial"/>
          <w:color w:val="222222"/>
          <w:sz w:val="20"/>
          <w:szCs w:val="20"/>
        </w:rPr>
      </w:pPr>
      <w:r w:rsidRPr="00643C57">
        <w:rPr>
          <w:rFonts w:ascii="Arial" w:eastAsia="Times New Roman" w:hAnsi="Arial" w:cs="Arial"/>
          <w:b/>
          <w:bCs/>
          <w:color w:val="222222"/>
          <w:sz w:val="24"/>
          <w:szCs w:val="24"/>
        </w:rPr>
        <w:t>Related Page: </w:t>
      </w:r>
      <w:hyperlink r:id="rId189" w:tgtFrame="_blank" w:history="1">
        <w:r w:rsidRPr="00643C57">
          <w:rPr>
            <w:rFonts w:ascii="Arial" w:eastAsia="Times New Roman" w:hAnsi="Arial" w:cs="Arial"/>
            <w:b/>
            <w:bCs/>
            <w:color w:val="003BBB"/>
            <w:sz w:val="20"/>
            <w:szCs w:val="20"/>
            <w:u w:val="single"/>
          </w:rPr>
          <w:t>MongoDB Aggregate</w:t>
        </w:r>
      </w:hyperlink>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Q208) Run script against replica set in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have replica set of 3 nodes and I want to run a cleanup script against it every end of day. What I would do if there was only single node would be a simple bash script:</w:t>
      </w:r>
      <w:r w:rsidRPr="00643C57">
        <w:rPr>
          <w:rFonts w:ascii="Arial" w:eastAsia="Times New Roman" w:hAnsi="Arial" w:cs="Arial"/>
          <w:color w:val="4A4A4A"/>
          <w:sz w:val="24"/>
          <w:szCs w:val="24"/>
        </w:rPr>
        <w:br/>
        <w:t>~/mongo/bin/mongo host:port cleanupScript.js</w:t>
      </w:r>
      <w:r w:rsidRPr="00643C57">
        <w:rPr>
          <w:rFonts w:ascii="Arial" w:eastAsia="Times New Roman" w:hAnsi="Arial" w:cs="Arial"/>
          <w:color w:val="4A4A4A"/>
          <w:sz w:val="24"/>
          <w:szCs w:val="24"/>
        </w:rPr>
        <w:br/>
        <w:t>But since I want to run the same script against replica-set I can’t use this approach. I would need to somehow find which node is primary and run the script against that node.</w:t>
      </w:r>
      <w:r w:rsidRPr="00643C57">
        <w:rPr>
          <w:rFonts w:ascii="Arial" w:eastAsia="Times New Roman" w:hAnsi="Arial" w:cs="Arial"/>
          <w:color w:val="4A4A4A"/>
          <w:sz w:val="24"/>
          <w:szCs w:val="24"/>
        </w:rPr>
        <w:br/>
        <w:t>So the question: Is there a way how to run the script against whole replica set and let the mongoprocess pick the primary node and execute on it?</w:t>
      </w:r>
      <w:r w:rsidRPr="00643C57">
        <w:rPr>
          <w:rFonts w:ascii="Arial" w:eastAsia="Times New Roman" w:hAnsi="Arial" w:cs="Arial"/>
          <w:color w:val="4A4A4A"/>
          <w:sz w:val="24"/>
          <w:szCs w:val="24"/>
        </w:rPr>
        <w:br/>
        <w:t>Thanks!</w:t>
      </w:r>
      <w:r w:rsidRPr="00643C57">
        <w:rPr>
          <w:rFonts w:ascii="Arial" w:eastAsia="Times New Roman" w:hAnsi="Arial" w:cs="Arial"/>
          <w:color w:val="4A4A4A"/>
          <w:sz w:val="24"/>
          <w:szCs w:val="24"/>
        </w:rPr>
        <w:br/>
        <w:t>The mongo shell can connect directly to a replica set – this works with 2.4 (current), 2.2 (previous) and 2.0 (the version before that).</w:t>
      </w:r>
      <w:r w:rsidRPr="00643C57">
        <w:rPr>
          <w:rFonts w:ascii="Arial" w:eastAsia="Times New Roman" w:hAnsi="Arial" w:cs="Arial"/>
          <w:color w:val="4A4A4A"/>
          <w:sz w:val="24"/>
          <w:szCs w:val="24"/>
        </w:rPr>
        <w:br/>
        <w:t>Assuming you have a replica set called myrs and your hosts are host1:27017, etc. use the following syntax:</w:t>
      </w:r>
      <w:r w:rsidRPr="00643C57">
        <w:rPr>
          <w:rFonts w:ascii="Arial" w:eastAsia="Times New Roman" w:hAnsi="Arial" w:cs="Arial"/>
          <w:color w:val="4A4A4A"/>
          <w:sz w:val="24"/>
          <w:szCs w:val="24"/>
        </w:rPr>
        <w:br/>
        <w:t>mongo -host myrs/host1:27017</w:t>
      </w:r>
      <w:r w:rsidRPr="00643C57">
        <w:rPr>
          <w:rFonts w:ascii="Arial" w:eastAsia="Times New Roman" w:hAnsi="Arial" w:cs="Arial"/>
          <w:color w:val="4A4A4A"/>
          <w:sz w:val="24"/>
          <w:szCs w:val="24"/>
        </w:rPr>
        <w:br/>
        <w:t>The shell will figure out the rest, including connecting to the primary and if the primary steps down or goes away it will reconnect to the new primary once it’s elected.</w:t>
      </w:r>
      <w:r w:rsidRPr="00643C57">
        <w:rPr>
          <w:rFonts w:ascii="Arial" w:eastAsia="Times New Roman" w:hAnsi="Arial" w:cs="Arial"/>
          <w:color w:val="4A4A4A"/>
          <w:sz w:val="24"/>
          <w:szCs w:val="24"/>
        </w:rPr>
        <w:br/>
        <w:t>Unfortunately, the ‘mongo’ shell does not support making connections to a replica set: only to individual nodes. You have two choices if you want to do this:</w:t>
      </w:r>
      <w:r w:rsidRPr="00643C57">
        <w:rPr>
          <w:rFonts w:ascii="Arial" w:eastAsia="Times New Roman" w:hAnsi="Arial" w:cs="Arial"/>
          <w:color w:val="4A4A4A"/>
          <w:sz w:val="24"/>
          <w:szCs w:val="24"/>
        </w:rPr>
        <w:br/>
        <w:t>1. Use a different language, which supports making a connection to a replica set. (PHP, Python, Perl, Java and Ruby all support this.)</w:t>
      </w:r>
      <w:r w:rsidRPr="00643C57">
        <w:rPr>
          <w:rFonts w:ascii="Arial" w:eastAsia="Times New Roman" w:hAnsi="Arial" w:cs="Arial"/>
          <w:color w:val="4A4A4A"/>
          <w:sz w:val="24"/>
          <w:szCs w:val="24"/>
        </w:rPr>
        <w:br/>
        <w:t>2. Have a driver script that runs an ‘rs.status()’ command, parses the output of that command, and determines the current primary. If it’s not the node you’ve connected to, then re-connect to the correct primary node</w:t>
      </w:r>
      <w:r w:rsidRPr="00643C57">
        <w:rPr>
          <w:rFonts w:ascii="Arial" w:eastAsia="Times New Roman" w:hAnsi="Arial" w:cs="Arial"/>
          <w:color w:val="4A4A4A"/>
          <w:sz w:val="24"/>
          <w:szCs w:val="24"/>
        </w:rPr>
        <w:br/>
        <w:t>I wish I had a better answer for you.</w:t>
      </w:r>
      <w:r w:rsidRPr="00643C57">
        <w:rPr>
          <w:rFonts w:ascii="Arial" w:eastAsia="Times New Roman" w:hAnsi="Arial" w:cs="Arial"/>
          <w:color w:val="4A4A4A"/>
          <w:sz w:val="24"/>
          <w:szCs w:val="24"/>
        </w:rPr>
        <w:br/>
        <w:t>I normally set priority for a node in replicaset. This gives me freedom to chose which node should get read and write load.</w:t>
      </w:r>
      <w:r w:rsidRPr="00643C57">
        <w:rPr>
          <w:rFonts w:ascii="Arial" w:eastAsia="Times New Roman" w:hAnsi="Arial" w:cs="Arial"/>
          <w:color w:val="4A4A4A"/>
          <w:sz w:val="24"/>
          <w:szCs w:val="24"/>
        </w:rPr>
        <w:br/>
        <w:t>In your case, I think, if you set priority for the nodes then you can always run your script against the highest priority node as that node will be primary almost all the time.</w:t>
      </w:r>
      <w:r w:rsidRPr="00643C57">
        <w:rPr>
          <w:rFonts w:ascii="Arial" w:eastAsia="Times New Roman" w:hAnsi="Arial" w:cs="Arial"/>
          <w:color w:val="4A4A4A"/>
          <w:sz w:val="24"/>
          <w:szCs w:val="24"/>
        </w:rPr>
        <w:br/>
        <w:t>Setting priority is quite simple and straight forward. You can check this link https://docs.mongodb.org/manual/tutorial/force-member-to-be-primary/</w:t>
      </w:r>
      <w:r w:rsidRPr="00643C57">
        <w:rPr>
          <w:rFonts w:ascii="Arial" w:eastAsia="Times New Roman" w:hAnsi="Arial" w:cs="Arial"/>
          <w:color w:val="4A4A4A"/>
          <w:sz w:val="24"/>
          <w:szCs w:val="24"/>
        </w:rPr>
        <w:br/>
      </w:r>
      <w:r w:rsidRPr="00643C57">
        <w:rPr>
          <w:rFonts w:ascii="Arial" w:eastAsia="Times New Roman" w:hAnsi="Arial" w:cs="Arial"/>
          <w:color w:val="4A4A4A"/>
          <w:sz w:val="24"/>
          <w:szCs w:val="24"/>
        </w:rPr>
        <w:lastRenderedPageBreak/>
        <w:t>I hope this will solve your problem.</w:t>
      </w:r>
      <w:r w:rsidRPr="00643C57">
        <w:rPr>
          <w:rFonts w:ascii="Arial" w:eastAsia="Times New Roman" w:hAnsi="Arial" w:cs="Arial"/>
          <w:color w:val="4A4A4A"/>
          <w:sz w:val="24"/>
          <w:szCs w:val="24"/>
        </w:rPr>
        <w:br/>
        <w:t>OKAY…. Probably this is what you need..</w:t>
      </w:r>
    </w:p>
    <w:tbl>
      <w:tblPr>
        <w:tblW w:w="12540" w:type="dxa"/>
        <w:tblCellMar>
          <w:left w:w="0" w:type="dxa"/>
          <w:right w:w="0" w:type="dxa"/>
        </w:tblCellMar>
        <w:tblLook w:val="04A0" w:firstRow="1" w:lastRow="0" w:firstColumn="1" w:lastColumn="0" w:noHBand="0" w:noVBand="1"/>
      </w:tblPr>
      <w:tblGrid>
        <w:gridCol w:w="450"/>
        <w:gridCol w:w="1209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209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#!/bin/bash</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PRIMARY=`~/mongo/bin/mongo localhost:27017 –eval “printjson(rs.isMaster())” | grep “primary” | cut -d””” -f4`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echo “$PRIMARY”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~/mongo/bin/mongo “$PRIMARY” cleanupScript.js</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Run this on any node and it will give you the “server:port” of the primary. Give full path to the mongo executable.. just to avoid errors.</w:t>
      </w:r>
      <w:r w:rsidRPr="00643C57">
        <w:rPr>
          <w:rFonts w:ascii="Arial" w:eastAsia="Times New Roman" w:hAnsi="Arial" w:cs="Arial"/>
          <w:color w:val="4A4A4A"/>
          <w:sz w:val="24"/>
          <w:szCs w:val="24"/>
        </w:rPr>
        <w:br/>
        <w:t>PS: the whole command is in the backticks. Somehow those are not visible so thought of telling you.</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Q209) Couldn’t connect to server 127.0.0.1:27017</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I’m getting the following error:</w:t>
      </w:r>
    </w:p>
    <w:tbl>
      <w:tblPr>
        <w:tblW w:w="11250" w:type="dxa"/>
        <w:tblCellMar>
          <w:left w:w="0" w:type="dxa"/>
          <w:right w:w="0" w:type="dxa"/>
        </w:tblCellMar>
        <w:tblLook w:val="04A0" w:firstRow="1" w:lastRow="0" w:firstColumn="1" w:lastColumn="0" w:noHBand="0" w:noVBand="1"/>
      </w:tblPr>
      <w:tblGrid>
        <w:gridCol w:w="450"/>
        <w:gridCol w:w="1080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tc>
        <w:tc>
          <w:tcPr>
            <w:tcW w:w="1080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alex@alex-K43U:/$ mongo</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MongoDB shell version: 2.2.0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connecting to: test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11:46:53 Error: couldn’t connect to server 127.0.0.1:27017 src/mongo/shell/mongo.js:91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exception: connect failed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alex@alex-K43U:/$</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This is what happens when I try to start mongodb:</w:t>
      </w:r>
      <w:r w:rsidRPr="00643C57">
        <w:rPr>
          <w:rFonts w:ascii="Arial" w:eastAsia="Times New Roman" w:hAnsi="Arial" w:cs="Arial"/>
          <w:color w:val="4A4A4A"/>
          <w:sz w:val="24"/>
          <w:szCs w:val="24"/>
        </w:rPr>
        <w:br/>
        <w:t>* Starting database mongodb                                             [fail]</w:t>
      </w:r>
      <w:r w:rsidRPr="00643C57">
        <w:rPr>
          <w:rFonts w:ascii="Arial" w:eastAsia="Times New Roman" w:hAnsi="Arial" w:cs="Arial"/>
          <w:color w:val="4A4A4A"/>
          <w:sz w:val="24"/>
          <w:szCs w:val="24"/>
        </w:rPr>
        <w:br/>
        <w:t>I already tried mongo –repair</w:t>
      </w:r>
      <w:r w:rsidRPr="00643C57">
        <w:rPr>
          <w:rFonts w:ascii="Arial" w:eastAsia="Times New Roman" w:hAnsi="Arial" w:cs="Arial"/>
          <w:color w:val="4A4A4A"/>
          <w:sz w:val="24"/>
          <w:szCs w:val="24"/>
        </w:rPr>
        <w:br/>
        <w:t>I made chown and chmod to var, lib, and data/db and log mongodb.</w:t>
      </w:r>
      <w:r w:rsidRPr="00643C57">
        <w:rPr>
          <w:rFonts w:ascii="Arial" w:eastAsia="Times New Roman" w:hAnsi="Arial" w:cs="Arial"/>
          <w:color w:val="4A4A4A"/>
          <w:sz w:val="24"/>
          <w:szCs w:val="24"/>
        </w:rPr>
        <w:br/>
        <w:t>Not sure what else to do. Any suggestions?</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mongodb.log:</w:t>
      </w:r>
      <w:r w:rsidRPr="00643C57">
        <w:rPr>
          <w:rFonts w:ascii="Arial" w:eastAsia="Times New Roman" w:hAnsi="Arial" w:cs="Arial"/>
          <w:color w:val="4A4A4A"/>
          <w:sz w:val="24"/>
          <w:szCs w:val="24"/>
        </w:rPr>
        <w:br/>
        <w:t>Skip code block</w:t>
      </w:r>
    </w:p>
    <w:tbl>
      <w:tblPr>
        <w:tblW w:w="18915" w:type="dxa"/>
        <w:tblCellMar>
          <w:left w:w="0" w:type="dxa"/>
          <w:right w:w="0" w:type="dxa"/>
        </w:tblCellMar>
        <w:tblLook w:val="04A0" w:firstRow="1" w:lastRow="0" w:firstColumn="1" w:lastColumn="0" w:noHBand="0" w:noVBand="1"/>
      </w:tblPr>
      <w:tblGrid>
        <w:gridCol w:w="555"/>
        <w:gridCol w:w="1836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58</w:t>
            </w:r>
          </w:p>
        </w:tc>
        <w:tc>
          <w:tcPr>
            <w:tcW w:w="1836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 SERVER RESTARTED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08:29:40 warning: 32-bit servers don’t have journaling enabled by default. Please use –journal if</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you want durability.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08:29:41 [initandlisten] MongoDB starting : pid=1052 port=27017 dbpath=/var/lib/mongodb 32-bit host=alex-K43U</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08:29:41 [initandlisten]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08:29:41 [initandlisten] ** NOTE: when using MongoDB 32 bit, you are limited to about 2 gigabytes of data</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08:29:41 [initandlisten] **       see https://blog.mongodb.org/post/137788967/32-bit-limitations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08:29:41 [initandlisten] **       with</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–journal, the limit is lower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08:29:41 [initandlisten]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08:29:41 [initandlisten] db version v2.2.0, pdfile version 4.5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08:29:41 [initandlisten] git version: f5e83eae9cfbec7fb7a071321928f00d1b0c5207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08:29:41 [initandlisten] build info: Linux domU-12-31-39-01-70-B4 2.6.21.7-2.fc8xen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#1 SMP Fri Feb 15 12:39:36 EST 2008 i686 BOOST_LIB_VERSION=1_49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08:29:41 [initandlisten] options: { config: “/etc/mongodb.conf”, dbpath: “/var/lib/mongodb”, logappend: “true”, logpath: “/var/log/mongodb/mongodb.log”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Thu Oct 11 08:29:41 [initandlisten] Unable to check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journal files due to: boost::filesystem::basic_directory_iterator constructor: No such file or directory: “/var/lib/mongodb/journal”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Unclean shutdown detected.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Please visit https://dochub.mongodb.org/core/repair for recovery instructions.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08:29:41 [initandlisten] exception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initAndListen: 12596 old lock file, terminating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08:29:41 dbexit: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08:29:41 [initandlisten] shutdown: going to close listening sockets…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08:29:41 [initandlisten] shutdown: going to flush diaglog…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08:29:41 [initandlisten] shutdown: going to close sockets…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08:29:41 [initandlisten] shutdown: waiting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fs preallocator…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08:29:41 [initandlisten] shutdown: closing all files…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08:29:41 [initandlisten] closeAllFiles() finished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08:29:41 dbexit: really exiting now</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EDIT: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 removed the lock then did mongod repair and got 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error: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12:05:37 [initandlisten] exception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initAndListen: 10309 Unable to create/openlock file: /data/db/mongod.lock errno:13 Permission denied Is a mongod instance already running?, terminating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so I did it with</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sudo:</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alex@alex-K43U:~$ sudo mongod –repair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warning: 32-bit servers don’t have journaling enabled by default. Please use –journal if</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you want durability.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[initandlisten] MongoDB starting : pid=5129 port=27017 dbpath=/data/db/ 32-bit host=alex-K43U</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[initandlisten]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[initandlisten] ** NOTE: when using MongoDB 32 bit, you are limited to about 2 gigabytes of data</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[initandlisten] **       see https://blog.mongodb.org/post/137788967/32-bit-limitations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[initandlisten] **       with</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–journal, the limit is lower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[initandlisten]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[initandlisten] db version v2.2.0, pdfile version 4.5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[initandlisten] git version: f5e83eae9cfbec7fb7a071321928f00d1b0c5207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[initandlisten] build info: Linux domU-12-31-39-01-70-B4 2.6.21.7-2.fc8xen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#1 SMP Fri Feb 15 12:39:36 EST 2008 i686 BOOST_LIB_VERSION=1_49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[initandlisten] options: { repair: 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[initandlisten] Unable to check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journal files due to: boost::filesystem::basic_directory_iterator constructor: No such file or directory: “/data/db/journal”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[initandlisten] finished checking dbs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dbexit: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[initandlisten] shutdown: going to close listening sockets…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[initandlisten] shutdown: going to flush diaglog…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[initandlisten] shutdown: going to close sockets…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[initandlisten] shutdown: waiting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fs preallocator…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[initandlisten] shutdown: closing all files…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[initandlisten] closeAllFiles() finished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[initandlisten] shutdown: removing fs 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11 12:05:42 dbexit: really exiting now</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But still having the same problem.</w:t>
      </w:r>
      <w:r w:rsidRPr="00643C57">
        <w:rPr>
          <w:rFonts w:ascii="Arial" w:eastAsia="Times New Roman" w:hAnsi="Arial" w:cs="Arial"/>
          <w:color w:val="4A4A4A"/>
          <w:sz w:val="24"/>
          <w:szCs w:val="24"/>
        </w:rPr>
        <w:br/>
        <w:t>The log indicates that mongodb is terminating because there is an old lock file.</w:t>
      </w:r>
      <w:r w:rsidRPr="00643C57">
        <w:rPr>
          <w:rFonts w:ascii="Arial" w:eastAsia="Times New Roman" w:hAnsi="Arial" w:cs="Arial"/>
          <w:color w:val="4A4A4A"/>
          <w:sz w:val="24"/>
          <w:szCs w:val="24"/>
        </w:rPr>
        <w:br/>
        <w:t>If you are not and were not running with journaling, remove the lock file, run repair, and start mongodb again.</w:t>
      </w:r>
      <w:r w:rsidRPr="00643C57">
        <w:rPr>
          <w:rFonts w:ascii="Arial" w:eastAsia="Times New Roman" w:hAnsi="Arial" w:cs="Arial"/>
          <w:color w:val="4A4A4A"/>
          <w:sz w:val="24"/>
          <w:szCs w:val="24"/>
        </w:rPr>
        <w:br/>
        <w:t>If you are or were running with journaling turned on, see the relevant Mongo DB docs. Note that they say “If you are running with Journaling you should not do a repair to recover to a consistent state.” So if you were journaling, the repair may have made things worse.</w:t>
      </w:r>
      <w:r w:rsidRPr="00643C57">
        <w:rPr>
          <w:rFonts w:ascii="Arial" w:eastAsia="Times New Roman" w:hAnsi="Arial" w:cs="Arial"/>
          <w:color w:val="4A4A4A"/>
          <w:sz w:val="24"/>
          <w:szCs w:val="24"/>
        </w:rPr>
        <w:br/>
        <w:t>Skip code block</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Step 1:</w:t>
      </w:r>
      <w:r w:rsidRPr="00643C57">
        <w:rPr>
          <w:rFonts w:ascii="Arial" w:eastAsia="Times New Roman" w:hAnsi="Arial" w:cs="Arial"/>
          <w:color w:val="4A4A4A"/>
          <w:sz w:val="24"/>
          <w:szCs w:val="24"/>
        </w:rPr>
        <w:t> Remove lock file.</w:t>
      </w:r>
      <w:r w:rsidRPr="00643C57">
        <w:rPr>
          <w:rFonts w:ascii="Arial" w:eastAsia="Times New Roman" w:hAnsi="Arial" w:cs="Arial"/>
          <w:color w:val="4A4A4A"/>
          <w:sz w:val="24"/>
          <w:szCs w:val="24"/>
        </w:rPr>
        <w:br/>
        <w:t>sudo rm /var/lib/mongodb/mongod.lock</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Step 2:</w:t>
      </w:r>
      <w:r w:rsidRPr="00643C57">
        <w:rPr>
          <w:rFonts w:ascii="Arial" w:eastAsia="Times New Roman" w:hAnsi="Arial" w:cs="Arial"/>
          <w:color w:val="4A4A4A"/>
          <w:sz w:val="24"/>
          <w:szCs w:val="24"/>
        </w:rPr>
        <w:t> Repair mongodb.</w:t>
      </w:r>
      <w:r w:rsidRPr="00643C57">
        <w:rPr>
          <w:rFonts w:ascii="Arial" w:eastAsia="Times New Roman" w:hAnsi="Arial" w:cs="Arial"/>
          <w:color w:val="4A4A4A"/>
          <w:sz w:val="24"/>
          <w:szCs w:val="24"/>
        </w:rPr>
        <w:br/>
        <w:t>mongod –repair</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Step 3:</w:t>
      </w:r>
      <w:r w:rsidRPr="00643C57">
        <w:rPr>
          <w:rFonts w:ascii="Arial" w:eastAsia="Times New Roman" w:hAnsi="Arial" w:cs="Arial"/>
          <w:color w:val="4A4A4A"/>
          <w:sz w:val="24"/>
          <w:szCs w:val="24"/>
        </w:rPr>
        <w:t> start mongodb.</w:t>
      </w:r>
      <w:r w:rsidRPr="00643C57">
        <w:rPr>
          <w:rFonts w:ascii="Arial" w:eastAsia="Times New Roman" w:hAnsi="Arial" w:cs="Arial"/>
          <w:color w:val="4A4A4A"/>
          <w:sz w:val="24"/>
          <w:szCs w:val="24"/>
        </w:rPr>
        <w:br/>
        <w:t>sudo start mongodb</w:t>
      </w:r>
      <w:r w:rsidRPr="00643C57">
        <w:rPr>
          <w:rFonts w:ascii="Arial" w:eastAsia="Times New Roman" w:hAnsi="Arial" w:cs="Arial"/>
          <w:color w:val="4A4A4A"/>
          <w:sz w:val="24"/>
          <w:szCs w:val="24"/>
        </w:rPr>
        <w:br/>
        <w:t>or</w:t>
      </w:r>
      <w:r w:rsidRPr="00643C57">
        <w:rPr>
          <w:rFonts w:ascii="Arial" w:eastAsia="Times New Roman" w:hAnsi="Arial" w:cs="Arial"/>
          <w:color w:val="4A4A4A"/>
          <w:sz w:val="24"/>
          <w:szCs w:val="24"/>
        </w:rPr>
        <w:br/>
        <w:t>sudo service mongodb start</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Step 4</w:t>
      </w:r>
      <w:r w:rsidRPr="00643C57">
        <w:rPr>
          <w:rFonts w:ascii="Arial" w:eastAsia="Times New Roman" w:hAnsi="Arial" w:cs="Arial"/>
          <w:color w:val="4A4A4A"/>
          <w:sz w:val="24"/>
          <w:szCs w:val="24"/>
        </w:rPr>
        <w:t>: Check status of mongodb.</w:t>
      </w:r>
      <w:r w:rsidRPr="00643C57">
        <w:rPr>
          <w:rFonts w:ascii="Arial" w:eastAsia="Times New Roman" w:hAnsi="Arial" w:cs="Arial"/>
          <w:color w:val="4A4A4A"/>
          <w:sz w:val="24"/>
          <w:szCs w:val="24"/>
        </w:rPr>
        <w:br/>
        <w:t>sudo status mongodb</w:t>
      </w:r>
      <w:r w:rsidRPr="00643C57">
        <w:rPr>
          <w:rFonts w:ascii="Arial" w:eastAsia="Times New Roman" w:hAnsi="Arial" w:cs="Arial"/>
          <w:color w:val="4A4A4A"/>
          <w:sz w:val="24"/>
          <w:szCs w:val="24"/>
        </w:rPr>
        <w:br/>
        <w:t>or</w:t>
      </w:r>
      <w:r w:rsidRPr="00643C57">
        <w:rPr>
          <w:rFonts w:ascii="Arial" w:eastAsia="Times New Roman" w:hAnsi="Arial" w:cs="Arial"/>
          <w:color w:val="4A4A4A"/>
          <w:sz w:val="24"/>
          <w:szCs w:val="24"/>
        </w:rPr>
        <w:br/>
        <w:t>sudo service mongodb status</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Step 5:</w:t>
      </w:r>
      <w:r w:rsidRPr="00643C57">
        <w:rPr>
          <w:rFonts w:ascii="Arial" w:eastAsia="Times New Roman" w:hAnsi="Arial" w:cs="Arial"/>
          <w:color w:val="4A4A4A"/>
          <w:sz w:val="24"/>
          <w:szCs w:val="24"/>
        </w:rPr>
        <w:t> Start mongo console.</w:t>
      </w:r>
      <w:r w:rsidRPr="00643C57">
        <w:rPr>
          <w:rFonts w:ascii="Arial" w:eastAsia="Times New Roman" w:hAnsi="Arial" w:cs="Arial"/>
          <w:color w:val="4A4A4A"/>
          <w:sz w:val="24"/>
          <w:szCs w:val="24"/>
        </w:rPr>
        <w:br/>
        <w:t>mongo</w:t>
      </w:r>
      <w:r w:rsidRPr="00643C57">
        <w:rPr>
          <w:rFonts w:ascii="Arial" w:eastAsia="Times New Roman" w:hAnsi="Arial" w:cs="Arial"/>
          <w:color w:val="4A4A4A"/>
          <w:sz w:val="24"/>
          <w:szCs w:val="24"/>
        </w:rPr>
        <w:br/>
        <w:t>Did you run mongod before running mongo?</w:t>
      </w:r>
      <w:r w:rsidRPr="00643C57">
        <w:rPr>
          <w:rFonts w:ascii="Arial" w:eastAsia="Times New Roman" w:hAnsi="Arial" w:cs="Arial"/>
          <w:color w:val="4A4A4A"/>
          <w:sz w:val="24"/>
          <w:szCs w:val="24"/>
        </w:rPr>
        <w:br/>
        <w:t>I followed installation instructions for mongodb from https://docs.mongodb.org/manual/tutorial/install-mongodb-on-os-x/ and I had the same error as you only when I ran mongo before actually running the mongo process with mongod. I thought installing mongodb would also launch it but you need to launch it manually with mongod before you do anything else that needs mongodb.</w:t>
      </w:r>
      <w:r w:rsidRPr="00643C57">
        <w:rPr>
          <w:rFonts w:ascii="Arial" w:eastAsia="Times New Roman" w:hAnsi="Arial" w:cs="Arial"/>
          <w:color w:val="4A4A4A"/>
          <w:sz w:val="24"/>
          <w:szCs w:val="24"/>
        </w:rPr>
        <w:br/>
        <w:t>try</w:t>
      </w:r>
      <w:r w:rsidRPr="00643C57">
        <w:rPr>
          <w:rFonts w:ascii="Arial" w:eastAsia="Times New Roman" w:hAnsi="Arial" w:cs="Arial"/>
          <w:color w:val="4A4A4A"/>
          <w:sz w:val="24"/>
          <w:szCs w:val="24"/>
        </w:rPr>
        <w:br/>
        <w:t>sudo service mongodb start</w:t>
      </w:r>
      <w:r w:rsidRPr="00643C57">
        <w:rPr>
          <w:rFonts w:ascii="Arial" w:eastAsia="Times New Roman" w:hAnsi="Arial" w:cs="Arial"/>
          <w:color w:val="4A4A4A"/>
          <w:sz w:val="24"/>
          <w:szCs w:val="24"/>
        </w:rPr>
        <w:br/>
        <w:t>I solved my problem by this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Q210) Operate on all databases from the mongo shell</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We have a system with many different mongo databases. I regularly want to write ad-hoc queries that will apply to all (or a subset) of them, without having a priori knowledge of what databases are there.</w:t>
      </w:r>
      <w:r w:rsidRPr="00643C57">
        <w:rPr>
          <w:rFonts w:ascii="Arial" w:eastAsia="Times New Roman" w:hAnsi="Arial" w:cs="Arial"/>
          <w:color w:val="4A4A4A"/>
          <w:sz w:val="24"/>
          <w:szCs w:val="24"/>
        </w:rPr>
        <w:br/>
        <w:t>I can do show dbs, which will visually print a list, but is there a way to do something like:</w:t>
      </w:r>
    </w:p>
    <w:tbl>
      <w:tblPr>
        <w:tblW w:w="13920" w:type="dxa"/>
        <w:tblCellMar>
          <w:left w:w="0" w:type="dxa"/>
          <w:right w:w="0" w:type="dxa"/>
        </w:tblCellMar>
        <w:tblLook w:val="04A0" w:firstRow="1" w:lastRow="0" w:firstColumn="1" w:lastColumn="0" w:noHBand="0" w:noVBand="1"/>
      </w:tblPr>
      <w:tblGrid>
        <w:gridCol w:w="555"/>
        <w:gridCol w:w="1336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25</w:t>
            </w:r>
          </w:p>
        </w:tc>
        <w:tc>
          <w:tcPr>
            <w:tcW w:w="1336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db_list = listDatabases();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(i = 0; i &lt; db_list.length; i++)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do_something(db_list[i])</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My problem with</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show dbs is that it doesn’t capture any return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values, so I can’t do</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anything productive with</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the output.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You can use the ‘listDatabases’ admin command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that: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db_list = db.adminCommand(‘listDatabases’);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That returns an object that looks like this: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“databases”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 “test”,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“sizeOnDisk” : 2097152000,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“empty”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 “local”,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“sizeOnDisk”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“empty” :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“totalSize” : 8487174144,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“ok”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Q211) I accidentally named a collection “stats” in MongoDB and now cannot rename it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Oops.</w:t>
      </w:r>
      <w:r w:rsidRPr="00643C57">
        <w:rPr>
          <w:rFonts w:ascii="Arial" w:eastAsia="Times New Roman" w:hAnsi="Arial" w:cs="Arial"/>
          <w:color w:val="4A4A4A"/>
          <w:sz w:val="24"/>
          <w:szCs w:val="24"/>
        </w:rPr>
        <w:br/>
        <w:t>I use mongoose, and accidentally created a collection “stats”. I didn’t realize this was going to be an issue until a few weeks later, so I now need to rename (rather than just delete) the collection…</w:t>
      </w:r>
      <w:r w:rsidRPr="00643C57">
        <w:rPr>
          <w:rFonts w:ascii="Arial" w:eastAsia="Times New Roman" w:hAnsi="Arial" w:cs="Arial"/>
          <w:color w:val="4A4A4A"/>
          <w:sz w:val="24"/>
          <w:szCs w:val="24"/>
        </w:rPr>
        <w:br/>
        <w:t>However, my attempts have hit a predictable problem:</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PRIMARY&gt; db.stats.find();</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Thu Oct 18 10:39:43 TypeError: db.stats.find is not a function (shell):1</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PRIMARY&gt; db.stats.renameCollection(‘statssnapshots’);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Thu Oct 18 10:39:45 TypeError: db.stats.renameCollection is not a function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(shell):1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Try db[“stats”].find() and db[“stats”].renameCollection(‘statssnapshots’).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You could also do</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db.getCollection(“stats”).find().</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lastRenderedPageBreak/>
        <w:t>Q212) Set max on mongo capped collection</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have an existing collection that I need to convert into a Capped Collection using the method listed:</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db.runCommand({“convertToCapped”: “mycoll”, size: 100000});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However, the max field is not accepted as a parameter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db.mycol1.convertToCapped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function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(bytes)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if</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(!bytes)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throw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“have to specify</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of bytes”;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return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this._dbCommand({convertToCapped: this._shortName, size: bytes});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Any idea how to set this?</w:t>
      </w:r>
      <w:r w:rsidRPr="00643C57">
        <w:rPr>
          <w:rFonts w:ascii="Arial" w:eastAsia="Times New Roman" w:hAnsi="Arial" w:cs="Arial"/>
          <w:color w:val="4A4A4A"/>
          <w:sz w:val="24"/>
          <w:szCs w:val="24"/>
        </w:rPr>
        <w:br/>
        <w:t>max is only an option in the createCollection method, not convertToCapped:</w:t>
      </w:r>
      <w:r w:rsidRPr="00643C57">
        <w:rPr>
          <w:rFonts w:ascii="Arial" w:eastAsia="Times New Roman" w:hAnsi="Arial" w:cs="Arial"/>
          <w:color w:val="4A4A4A"/>
          <w:sz w:val="24"/>
          <w:szCs w:val="24"/>
        </w:rPr>
        <w:br/>
        <w:t>db.createCollection(“mycoll”, {capped:true, size:100000, max:100});</w:t>
      </w:r>
      <w:r w:rsidRPr="00643C57">
        <w:rPr>
          <w:rFonts w:ascii="Arial" w:eastAsia="Times New Roman" w:hAnsi="Arial" w:cs="Arial"/>
          <w:color w:val="4A4A4A"/>
          <w:sz w:val="24"/>
          <w:szCs w:val="24"/>
        </w:rPr>
        <w:br/>
        <w:t>There’s a cloneCollectionAsCapped, but it doesn’t look like there’s a max doc option there either:</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&lt;strong&gt;https://docs.mongodb.org/manual/reference/command/cloneCollectionAsCapped/&lt;/strong&gt;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You may need to create a new capped collection with the max parameter and transfer data and indices from the existing collection. See https://learnmongo.com/posts/easily-move-documents-between-collections-or-databases/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Q213) Does MongoDB reuse deleted space?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First off, I know about this question:</w:t>
      </w:r>
      <w:r w:rsidRPr="00643C57">
        <w:rPr>
          <w:rFonts w:ascii="Arial" w:eastAsia="Times New Roman" w:hAnsi="Arial" w:cs="Arial"/>
          <w:color w:val="4A4A4A"/>
          <w:sz w:val="24"/>
          <w:szCs w:val="24"/>
        </w:rPr>
        <w:br/>
        <w:t>Auto compact the deleted space in mongodb?</w:t>
      </w:r>
      <w:r w:rsidRPr="00643C57">
        <w:rPr>
          <w:rFonts w:ascii="Arial" w:eastAsia="Times New Roman" w:hAnsi="Arial" w:cs="Arial"/>
          <w:color w:val="4A4A4A"/>
          <w:sz w:val="24"/>
          <w:szCs w:val="24"/>
        </w:rPr>
        <w:br/>
        <w:t>My question is not about shrinking DB file sizes though, but more about the reuse of deleted space. Say I have 100K documents in a collection, I then delete 50K of those. Will Mongo reuse the space within its data file that the deleted documents have freed? Or are they simply “marked” as deleted?</w:t>
      </w:r>
      <w:r w:rsidRPr="00643C57">
        <w:rPr>
          <w:rFonts w:ascii="Arial" w:eastAsia="Times New Roman" w:hAnsi="Arial" w:cs="Arial"/>
          <w:color w:val="4A4A4A"/>
          <w:sz w:val="24"/>
          <w:szCs w:val="24"/>
        </w:rPr>
        <w:br/>
        <w:t>I don’t care so much about the actual size of the file on disk, its more about “does it just grow and grow”.</w:t>
      </w:r>
      <w:r w:rsidRPr="00643C57">
        <w:rPr>
          <w:rFonts w:ascii="Arial" w:eastAsia="Times New Roman" w:hAnsi="Arial" w:cs="Arial"/>
          <w:color w:val="4A4A4A"/>
          <w:sz w:val="24"/>
          <w:szCs w:val="24"/>
        </w:rPr>
        <w:br/>
        <w:t xml:space="preserve">When documents are deleted the space left behind is put into a free list, yes. However, to use the space there will need to be similarly sized documents inserted later, and MongoDB will need to find an appropriate space for that document within a certain time frame (once it times out looking at the list, it will just append) otherwise the space re-use </w:t>
      </w:r>
      <w:r w:rsidRPr="00643C57">
        <w:rPr>
          <w:rFonts w:ascii="Arial" w:eastAsia="Times New Roman" w:hAnsi="Arial" w:cs="Arial"/>
          <w:color w:val="4A4A4A"/>
          <w:sz w:val="24"/>
          <w:szCs w:val="24"/>
        </w:rPr>
        <w:lastRenderedPageBreak/>
        <w:t>is not going to happen very often. This deletion is done within the data files, so there is no disk space reclamation happening here – all of this is done internally within the existing data files.</w:t>
      </w:r>
      <w:r w:rsidRPr="00643C57">
        <w:rPr>
          <w:rFonts w:ascii="Arial" w:eastAsia="Times New Roman" w:hAnsi="Arial" w:cs="Arial"/>
          <w:color w:val="4A4A4A"/>
          <w:sz w:val="24"/>
          <w:szCs w:val="24"/>
        </w:rPr>
        <w:br/>
        <w:t>If you subsequently do a repair, or resync a secondary from scratch, the data files are rewritten and the space on disk will be reclaimed (any padding on docs is also removed). This is where you will see actual space reclamation on-disk. For any other actions (compact included) the on disk usage will not change and may even increase.</w:t>
      </w:r>
      <w:r w:rsidRPr="00643C57">
        <w:rPr>
          <w:rFonts w:ascii="Arial" w:eastAsia="Times New Roman" w:hAnsi="Arial" w:cs="Arial"/>
          <w:color w:val="4A4A4A"/>
          <w:sz w:val="24"/>
          <w:szCs w:val="24"/>
        </w:rPr>
        <w:br/>
        <w:t>With 2.2 you can now use the collMod command and the use PowersOf2Sizes option to make the re-use of deleted space more likely. This means that the initial space allocation for a document is a bit less efficient (512 bytes for a 400 byte doc for example) but means that when a new doc is inserted it is more likely to be able to re-use that space. If you are deleting (or growing and hence moving) documents a lot, then this will be more efficient in the long term.</w:t>
      </w:r>
      <w:r w:rsidRPr="00643C57">
        <w:rPr>
          <w:rFonts w:ascii="Arial" w:eastAsia="Times New Roman" w:hAnsi="Arial" w:cs="Arial"/>
          <w:color w:val="4A4A4A"/>
          <w:sz w:val="24"/>
          <w:szCs w:val="24"/>
        </w:rPr>
        <w:br/>
        <w:t>For anyone that is interested, one of the people that wrote a lot of the storage code (Mathias Stearn) has a great presentation about the storage internals, which can be found here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Q214) Can not delete collection from mongodb</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Can not delete the collection from the shell,</w:t>
      </w:r>
      <w:r w:rsidRPr="00643C57">
        <w:rPr>
          <w:rFonts w:ascii="Arial" w:eastAsia="Times New Roman" w:hAnsi="Arial" w:cs="Arial"/>
          <w:color w:val="4A4A4A"/>
          <w:sz w:val="24"/>
          <w:szCs w:val="24"/>
        </w:rPr>
        <w:br/>
        <w:t>The thing that the collection is available and my php script is accessing it (selecting|updating)</w:t>
      </w:r>
      <w:r w:rsidRPr="00643C57">
        <w:rPr>
          <w:rFonts w:ascii="Arial" w:eastAsia="Times New Roman" w:hAnsi="Arial" w:cs="Arial"/>
          <w:color w:val="4A4A4A"/>
          <w:sz w:val="24"/>
          <w:szCs w:val="24"/>
        </w:rPr>
        <w:br/>
        <w:t>But when I used:</w:t>
      </w:r>
      <w:r w:rsidRPr="00643C57">
        <w:rPr>
          <w:rFonts w:ascii="Arial" w:eastAsia="Times New Roman" w:hAnsi="Arial" w:cs="Arial"/>
          <w:color w:val="4A4A4A"/>
          <w:sz w:val="24"/>
          <w:szCs w:val="24"/>
        </w:rPr>
        <w:br/>
        <w:t>db._registration.drop()</w:t>
      </w:r>
      <w:r w:rsidRPr="00643C57">
        <w:rPr>
          <w:rFonts w:ascii="Arial" w:eastAsia="Times New Roman" w:hAnsi="Arial" w:cs="Arial"/>
          <w:color w:val="4A4A4A"/>
          <w:sz w:val="24"/>
          <w:szCs w:val="24"/>
        </w:rPr>
        <w:br/>
        <w:t>it gives me an error:</w:t>
      </w:r>
      <w:r w:rsidRPr="00643C57">
        <w:rPr>
          <w:rFonts w:ascii="Arial" w:eastAsia="Times New Roman" w:hAnsi="Arial" w:cs="Arial"/>
          <w:color w:val="4A4A4A"/>
          <w:sz w:val="24"/>
          <w:szCs w:val="24"/>
        </w:rPr>
        <w:br/>
        <w:t>Date, JS Error: TypeErrorL db._registration has no properties (shell): 1</w:t>
      </w:r>
      <w:r w:rsidRPr="00643C57">
        <w:rPr>
          <w:rFonts w:ascii="Arial" w:eastAsia="Times New Roman" w:hAnsi="Arial" w:cs="Arial"/>
          <w:color w:val="4A4A4A"/>
          <w:sz w:val="24"/>
          <w:szCs w:val="24"/>
        </w:rPr>
        <w:br/>
        <w:t>The problem is not with deleting the collection. The problem is with accessing the collection. So you would not be able to update, find or do anything with it from the shell. As it was pointed in mongodb JIRA, this is a bug when a collection has characters like _, – or .</w:t>
      </w:r>
      <w:r w:rsidRPr="00643C57">
        <w:rPr>
          <w:rFonts w:ascii="Arial" w:eastAsia="Times New Roman" w:hAnsi="Arial" w:cs="Arial"/>
          <w:color w:val="4A4A4A"/>
          <w:sz w:val="24"/>
          <w:szCs w:val="24"/>
        </w:rPr>
        <w:br/>
        <w:t>Nevertheless this type of names for collections is acceptable, but it cause a problem in shell.</w:t>
      </w:r>
      <w:r w:rsidRPr="00643C57">
        <w:rPr>
          <w:rFonts w:ascii="Arial" w:eastAsia="Times New Roman" w:hAnsi="Arial" w:cs="Arial"/>
          <w:color w:val="4A4A4A"/>
          <w:sz w:val="24"/>
          <w:szCs w:val="24"/>
        </w:rPr>
        <w:br/>
        <w:t>You can delete it in shell with this command:</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db.getCollection(“_registration”).drop()</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but I would rather rename it (of course if it is possible and will not end up with a lot of changing).</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Q215) explain() in Mongodb: differences between “nscanned” and “nscannedObjects”</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cannot get the exact difference between “nscanned” and “nscannedObjects” in the Mongodb’s explain query output.</w:t>
      </w:r>
      <w:r w:rsidRPr="00643C57">
        <w:rPr>
          <w:rFonts w:ascii="Arial" w:eastAsia="Times New Roman" w:hAnsi="Arial" w:cs="Arial"/>
          <w:color w:val="4A4A4A"/>
          <w:sz w:val="24"/>
          <w:szCs w:val="24"/>
        </w:rPr>
        <w:br/>
        <w:t>On MongoDB Explain documentation I can read:</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nscanned </w:t>
      </w:r>
      <w:r w:rsidRPr="00643C57">
        <w:rPr>
          <w:rFonts w:ascii="Arial" w:eastAsia="Times New Roman" w:hAnsi="Arial" w:cs="Arial"/>
          <w:color w:val="4A4A4A"/>
          <w:sz w:val="24"/>
          <w:szCs w:val="24"/>
        </w:rPr>
        <w:t>Number of items (documents or index entries) examined. Items might be objects or index keys. If a “covered index” is involved, nscanned may be higher than nscannedObjects.</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nscannedObjects</w:t>
      </w:r>
      <w:r w:rsidRPr="00643C57">
        <w:rPr>
          <w:rFonts w:ascii="Arial" w:eastAsia="Times New Roman" w:hAnsi="Arial" w:cs="Arial"/>
          <w:color w:val="4A4A4A"/>
          <w:sz w:val="24"/>
          <w:szCs w:val="24"/>
        </w:rPr>
        <w:t> Number of documents scanned.</w:t>
      </w:r>
      <w:r w:rsidRPr="00643C57">
        <w:rPr>
          <w:rFonts w:ascii="Arial" w:eastAsia="Times New Roman" w:hAnsi="Arial" w:cs="Arial"/>
          <w:color w:val="4A4A4A"/>
          <w:sz w:val="24"/>
          <w:szCs w:val="24"/>
        </w:rPr>
        <w:br/>
        <w:t>What’s the different between these two fields? And more specific what does exactly mean when I have a query, which uses a BtreeCursor (an index), and these two fields have two different </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values,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example: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“cursor” : “BtreeCursor a_1_b_1”,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“isMultiKey”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 : 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“nscannedObjects” : 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 : 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I know what a “covered index” is. I would like to understand exactly what the query did in the example above. Did it pass through (“scanned”) 9 elements (nscanned = 9), where all of them are index entries and read (“examined”) the value of only 5 of them (nscannedObjects = 5) to produce the result set?</w:t>
      </w:r>
      <w:r w:rsidRPr="00643C57">
        <w:rPr>
          <w:rFonts w:ascii="Arial" w:eastAsia="Times New Roman" w:hAnsi="Arial" w:cs="Arial"/>
          <w:color w:val="4A4A4A"/>
          <w:sz w:val="24"/>
          <w:szCs w:val="24"/>
        </w:rPr>
        <w:br/>
        <w:t>This means that :</w:t>
      </w:r>
      <w:r w:rsidRPr="00643C57">
        <w:rPr>
          <w:rFonts w:ascii="Arial" w:eastAsia="Times New Roman" w:hAnsi="Arial" w:cs="Arial"/>
          <w:color w:val="4A4A4A"/>
          <w:sz w:val="24"/>
          <w:szCs w:val="24"/>
        </w:rPr>
        <w:br/>
        <w:t>The query returned 5 documents – n</w:t>
      </w:r>
      <w:r w:rsidRPr="00643C57">
        <w:rPr>
          <w:rFonts w:ascii="Arial" w:eastAsia="Times New Roman" w:hAnsi="Arial" w:cs="Arial"/>
          <w:color w:val="4A4A4A"/>
          <w:sz w:val="24"/>
          <w:szCs w:val="24"/>
        </w:rPr>
        <w:br/>
        <w:t>scanned 9 documents from the index – nscanned</w:t>
      </w:r>
      <w:r w:rsidRPr="00643C57">
        <w:rPr>
          <w:rFonts w:ascii="Arial" w:eastAsia="Times New Roman" w:hAnsi="Arial" w:cs="Arial"/>
          <w:color w:val="4A4A4A"/>
          <w:sz w:val="24"/>
          <w:szCs w:val="24"/>
        </w:rPr>
        <w:br/>
        <w:t>and then read 5 full documents from the collection – nscannedObjects</w:t>
      </w:r>
      <w:r w:rsidRPr="00643C57">
        <w:rPr>
          <w:rFonts w:ascii="Arial" w:eastAsia="Times New Roman" w:hAnsi="Arial" w:cs="Arial"/>
          <w:color w:val="4A4A4A"/>
          <w:sz w:val="24"/>
          <w:szCs w:val="24"/>
        </w:rPr>
        <w:br/>
        <w:t>Similar example is given at :</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&lt;br&gt;&lt;strong&gt;https://docs.mongodb.org/manual/core/read-operations/#measuring-index-use&lt;/strong&gt;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Q216) MongoDb Database vs Collection</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I am designing a system with MongoDb (64 bit version) to handle a large amount of users (around 100,000) and each user will have large amounts of data (around 1 million records).</w:t>
      </w:r>
      <w:r w:rsidRPr="00643C57">
        <w:rPr>
          <w:rFonts w:ascii="Arial" w:eastAsia="Times New Roman" w:hAnsi="Arial" w:cs="Arial"/>
          <w:color w:val="4A4A4A"/>
          <w:sz w:val="24"/>
          <w:szCs w:val="24"/>
        </w:rPr>
        <w:br/>
        <w:t>What is the best strategy of design?</w:t>
      </w:r>
      <w:r w:rsidRPr="00643C57">
        <w:rPr>
          <w:rFonts w:ascii="Arial" w:eastAsia="Times New Roman" w:hAnsi="Arial" w:cs="Arial"/>
          <w:color w:val="4A4A4A"/>
          <w:sz w:val="24"/>
          <w:szCs w:val="24"/>
        </w:rPr>
        <w:br/>
        <w:t>Dump all records in single collection</w:t>
      </w:r>
      <w:r w:rsidRPr="00643C57">
        <w:rPr>
          <w:rFonts w:ascii="Arial" w:eastAsia="Times New Roman" w:hAnsi="Arial" w:cs="Arial"/>
          <w:color w:val="4A4A4A"/>
          <w:sz w:val="24"/>
          <w:szCs w:val="24"/>
        </w:rPr>
        <w:br/>
        <w:t>Have a collection for each user</w:t>
      </w:r>
      <w:r w:rsidRPr="00643C57">
        <w:rPr>
          <w:rFonts w:ascii="Arial" w:eastAsia="Times New Roman" w:hAnsi="Arial" w:cs="Arial"/>
          <w:color w:val="4A4A4A"/>
          <w:sz w:val="24"/>
          <w:szCs w:val="24"/>
        </w:rPr>
        <w:br/>
        <w:t>Have a database for each user.</w:t>
      </w:r>
      <w:r w:rsidRPr="00643C57">
        <w:rPr>
          <w:rFonts w:ascii="Arial" w:eastAsia="Times New Roman" w:hAnsi="Arial" w:cs="Arial"/>
          <w:color w:val="4A4A4A"/>
          <w:sz w:val="24"/>
          <w:szCs w:val="24"/>
        </w:rPr>
        <w:br/>
        <w:t>Many Thanks,</w:t>
      </w:r>
      <w:r w:rsidRPr="00643C57">
        <w:rPr>
          <w:rFonts w:ascii="Arial" w:eastAsia="Times New Roman" w:hAnsi="Arial" w:cs="Arial"/>
          <w:color w:val="4A4A4A"/>
          <w:sz w:val="24"/>
          <w:szCs w:val="24"/>
        </w:rPr>
        <w:br/>
        <w:t>So you’re looking at somewhere in the region of 100 billion records (1 million records * 100,000 users).</w:t>
      </w:r>
      <w:r w:rsidRPr="00643C57">
        <w:rPr>
          <w:rFonts w:ascii="Arial" w:eastAsia="Times New Roman" w:hAnsi="Arial" w:cs="Arial"/>
          <w:color w:val="4A4A4A"/>
          <w:sz w:val="24"/>
          <w:szCs w:val="24"/>
        </w:rPr>
        <w:br/>
        <w:t>The preferred way to deal with large amounts of data is to create a sharded cluster that splits the data out over several servers that are presented as single logical unit via the mongo client.</w:t>
      </w:r>
      <w:r w:rsidRPr="00643C57">
        <w:rPr>
          <w:rFonts w:ascii="Arial" w:eastAsia="Times New Roman" w:hAnsi="Arial" w:cs="Arial"/>
          <w:color w:val="4A4A4A"/>
          <w:sz w:val="24"/>
          <w:szCs w:val="24"/>
        </w:rPr>
        <w:br/>
        <w:t>Therefore the answer to your question is put all your records in a single sharded collection.</w:t>
      </w:r>
      <w:r w:rsidRPr="00643C57">
        <w:rPr>
          <w:rFonts w:ascii="Arial" w:eastAsia="Times New Roman" w:hAnsi="Arial" w:cs="Arial"/>
          <w:color w:val="4A4A4A"/>
          <w:sz w:val="24"/>
          <w:szCs w:val="24"/>
        </w:rPr>
        <w:br/>
        <w:t>The number of shards required and configuration of the cluster is related to the size of the data and other factors such as the quantity and distribution of reads and writes. The answers to those questions are probably very specific to your unique situation, so I won’t attempt to guess them.</w:t>
      </w:r>
      <w:r w:rsidRPr="00643C57">
        <w:rPr>
          <w:rFonts w:ascii="Arial" w:eastAsia="Times New Roman" w:hAnsi="Arial" w:cs="Arial"/>
          <w:color w:val="4A4A4A"/>
          <w:sz w:val="24"/>
          <w:szCs w:val="24"/>
        </w:rPr>
        <w:br/>
        <w:t>I’d probably start by deciding how many shards you have the time and machines available to set up and testing the system on a cluster of that many machines. Based on the performance of that, you can decide whether you need more or fewer shards in your cluster</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Q217) MongoDB upsert – insert or update</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can’t find this in the documentation in any of the obvious places. I’d like to know if it is possible to know if mongo executed an insert or update in the upsert operation? Thanks.</w:t>
      </w:r>
      <w:r w:rsidRPr="00643C57">
        <w:rPr>
          <w:rFonts w:ascii="Arial" w:eastAsia="Times New Roman" w:hAnsi="Arial" w:cs="Arial"/>
          <w:color w:val="4A4A4A"/>
          <w:sz w:val="24"/>
          <w:szCs w:val="24"/>
        </w:rPr>
        <w:br/>
        <w:t>Yes there is, on a safe call (or getLastError) the update function will return an array with an upsert field and a updatedExisting field.</w:t>
      </w:r>
      <w:r w:rsidRPr="00643C57">
        <w:rPr>
          <w:rFonts w:ascii="Arial" w:eastAsia="Times New Roman" w:hAnsi="Arial" w:cs="Arial"/>
          <w:color w:val="4A4A4A"/>
          <w:sz w:val="24"/>
          <w:szCs w:val="24"/>
        </w:rPr>
        <w:br/>
        <w:t>You can read the PHP version of this here: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 xml:space="preserve"> &lt;strong&gt;https://php.net/manual/en/mongocollection.insert.phptowards&lt;/strong&gt; </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 bottom.</w:t>
      </w:r>
      <w:r w:rsidRPr="00643C57">
        <w:rPr>
          <w:rFonts w:ascii="Arial" w:eastAsia="Times New Roman" w:hAnsi="Arial" w:cs="Arial"/>
          <w:color w:val="4A4A4A"/>
          <w:sz w:val="24"/>
          <w:szCs w:val="24"/>
        </w:rPr>
        <w:br/>
        <w:t>As it says within the documentation on upserted:</w:t>
      </w:r>
      <w:r w:rsidRPr="00643C57">
        <w:rPr>
          <w:rFonts w:ascii="Arial" w:eastAsia="Times New Roman" w:hAnsi="Arial" w:cs="Arial"/>
          <w:color w:val="4A4A4A"/>
          <w:sz w:val="24"/>
          <w:szCs w:val="24"/>
        </w:rPr>
        <w:br/>
        <w:t xml:space="preserve">If an upsert occured, this field will contain the new record’s _id field. For upserts, either </w:t>
      </w:r>
      <w:r w:rsidRPr="00643C57">
        <w:rPr>
          <w:rFonts w:ascii="Arial" w:eastAsia="Times New Roman" w:hAnsi="Arial" w:cs="Arial"/>
          <w:color w:val="4A4A4A"/>
          <w:sz w:val="24"/>
          <w:szCs w:val="24"/>
        </w:rPr>
        <w:lastRenderedPageBreak/>
        <w:t>this field or updatedExisting will be present (unless an error occurred).</w:t>
      </w:r>
      <w:r w:rsidRPr="00643C57">
        <w:rPr>
          <w:rFonts w:ascii="Arial" w:eastAsia="Times New Roman" w:hAnsi="Arial" w:cs="Arial"/>
          <w:color w:val="4A4A4A"/>
          <w:sz w:val="24"/>
          <w:szCs w:val="24"/>
        </w:rPr>
        <w:br/>
        <w:t>So upserted contains the _id of the new record if a insert was done or it will incrementupdatedExisting if it updated a record.</w:t>
      </w:r>
      <w:r w:rsidRPr="00643C57">
        <w:rPr>
          <w:rFonts w:ascii="Arial" w:eastAsia="Times New Roman" w:hAnsi="Arial" w:cs="Arial"/>
          <w:color w:val="4A4A4A"/>
          <w:sz w:val="24"/>
          <w:szCs w:val="24"/>
        </w:rPr>
        <w:br/>
        <w:t>I am sure a similar thing appears in all drivers.</w:t>
      </w:r>
      <w:r w:rsidRPr="00643C57">
        <w:rPr>
          <w:rFonts w:ascii="Arial" w:eastAsia="Times New Roman" w:hAnsi="Arial" w:cs="Arial"/>
          <w:color w:val="4A4A4A"/>
          <w:sz w:val="24"/>
          <w:szCs w:val="24"/>
        </w:rPr>
        <w:br/>
      </w:r>
      <w:r w:rsidRPr="00643C57">
        <w:rPr>
          <w:rFonts w:ascii="Arial" w:eastAsia="Times New Roman" w:hAnsi="Arial" w:cs="Arial"/>
          <w:b/>
          <w:bCs/>
          <w:color w:val="4A4A4A"/>
          <w:sz w:val="24"/>
          <w:szCs w:val="24"/>
        </w:rPr>
        <w:t>Edit</w:t>
      </w:r>
      <w:r w:rsidRPr="00643C57">
        <w:rPr>
          <w:rFonts w:ascii="Arial" w:eastAsia="Times New Roman" w:hAnsi="Arial" w:cs="Arial"/>
          <w:color w:val="4A4A4A"/>
          <w:sz w:val="24"/>
          <w:szCs w:val="24"/>
        </w:rPr>
        <w:br/>
        <w:t>It will actually be a boolean in the updatedExisting field of true or false</w:t>
      </w:r>
      <w:r w:rsidRPr="00643C57">
        <w:rPr>
          <w:rFonts w:ascii="Arial" w:eastAsia="Times New Roman" w:hAnsi="Arial" w:cs="Arial"/>
          <w:color w:val="4A4A4A"/>
          <w:sz w:val="24"/>
          <w:szCs w:val="24"/>
        </w:rPr>
        <w:br/>
        <w:t>For reference only, in node.js:</w:t>
      </w:r>
    </w:p>
    <w:tbl>
      <w:tblPr>
        <w:tblW w:w="11670" w:type="dxa"/>
        <w:tblCellMar>
          <w:left w:w="0" w:type="dxa"/>
          <w:right w:w="0" w:type="dxa"/>
        </w:tblCellMar>
        <w:tblLook w:val="04A0" w:firstRow="1" w:lastRow="0" w:firstColumn="1" w:lastColumn="0" w:noHBand="0" w:noVBand="1"/>
      </w:tblPr>
      <w:tblGrid>
        <w:gridCol w:w="555"/>
        <w:gridCol w:w="1111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tc>
        <w:tc>
          <w:tcPr>
            <w:tcW w:w="1111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collection.update( source, target, { upsert: 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function(err, result, upserted)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For reference only, 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node.js using Mongoose 3.6: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model.update( findquery, updatequery, { upsert: true</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 function(err, numberAffected, rawResponse)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Where rawResponse looks like 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when it has updated an existing document: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updatedExisting: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connectionId: 222,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err: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ok: 1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And it looks like this</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when it has created a new</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document: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updatedExisting: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upserted: 51eebc080eb3e2208a630d8e,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connectionId: 222,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err: null,</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(Both cases would return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numberAffected = 1)</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Q218) How to insert an element to MongoDB internal list?</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have the following doc stored in MongoDB:</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‘myDoc’,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list: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id:1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items:[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{id:1, name:’item1'},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{id:2, name:’item2'}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id:2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items:[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{id:1, name:’item1'},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{id:3, name:’item3'}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I found a way to add an element to ‘list’ using ‘$addToSet’ but I couldn’t find a way to add to a specific list of ‘items’ an item.</w:t>
      </w:r>
      <w:r w:rsidRPr="00643C57">
        <w:rPr>
          <w:rFonts w:ascii="Arial" w:eastAsia="Times New Roman" w:hAnsi="Arial" w:cs="Arial"/>
          <w:color w:val="4A4A4A"/>
          <w:sz w:val="24"/>
          <w:szCs w:val="24"/>
        </w:rPr>
        <w:br/>
        <w:t>e.g. I get the following:</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{id:5, name:’item5'}</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and I want to add it to the element’s item in the list with id:2.</w:t>
      </w:r>
      <w:r w:rsidRPr="00643C57">
        <w:rPr>
          <w:rFonts w:ascii="Arial" w:eastAsia="Times New Roman" w:hAnsi="Arial" w:cs="Arial"/>
          <w:color w:val="4A4A4A"/>
          <w:sz w:val="24"/>
          <w:szCs w:val="24"/>
        </w:rPr>
        <w:br/>
        <w:t>One way of doing it would be with $push:</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db.col.update(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name: ‘doc’, ‘list.id’: 2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{$push: {‘list.$.items’: {id: 5, name: ‘item5’}}}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&lt;br&gt;https://docs.mongodb.org/manual/reference/operator/push/</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You can also replace $push with other operators like (possibly) $addToSet to get the exact results you are looking for.</w:t>
      </w:r>
      <w:r w:rsidRPr="00643C57">
        <w:rPr>
          <w:rFonts w:ascii="Arial" w:eastAsia="Times New Roman" w:hAnsi="Arial" w:cs="Arial"/>
          <w:color w:val="4A4A4A"/>
          <w:sz w:val="24"/>
          <w:szCs w:val="24"/>
        </w:rPr>
        <w:br/>
        <w:t>You can use this: –</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var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toInsert = {id: 5, name: ‘item6’}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&gt; db.abc.update(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name: ‘myDoc’, list: { $elemMatch: { id: 2 }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$addToSet: { ‘list.$.items’: toInsert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The query part will find the document from the list array with id = 2. Then we use $ positional element to add a new element at that array index.</w:t>
      </w:r>
      <w:r w:rsidRPr="00643C57">
        <w:rPr>
          <w:rFonts w:ascii="Arial" w:eastAsia="Times New Roman" w:hAnsi="Arial" w:cs="Arial"/>
          <w:color w:val="4A4A4A"/>
          <w:sz w:val="24"/>
          <w:szCs w:val="24"/>
        </w:rPr>
        <w:br/>
        <w:t>See positional $ operator</w:t>
      </w:r>
      <w:r w:rsidRPr="00643C57">
        <w:rPr>
          <w:rFonts w:ascii="Arial" w:eastAsia="Times New Roman" w:hAnsi="Arial" w:cs="Arial"/>
          <w:color w:val="4A4A4A"/>
          <w:sz w:val="24"/>
          <w:szCs w:val="24"/>
        </w:rPr>
        <w:br/>
        <w:t>You can also replace list: {$elemMatch: {id: 2}} with just ‘list.id’: 2.</w:t>
      </w:r>
      <w:r w:rsidRPr="00643C57">
        <w:rPr>
          <w:rFonts w:ascii="Arial" w:eastAsia="Times New Roman" w:hAnsi="Arial" w:cs="Arial"/>
          <w:color w:val="4A4A4A"/>
          <w:sz w:val="24"/>
          <w:szCs w:val="24"/>
        </w:rPr>
        <w:br/>
        <w:t>But using $elemMatch will be better, when you want to update based on multiple elements of your array. For e.g., when your matching criteria is id and some another field in the array say length: –</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&lt;br&gt;list: {$elemMatch: {id: 2, length: 5}}</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Q219) Fastest way to remove duplicate documents in mongodb</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t>I have approximately 1.7M documents in mongodb (in future 10m+). Some of them represent duplicate entry which I do not want. Structure of document is something like this:</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_id: 14124412,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nodes: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12345,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54321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name: “Some beauty”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Document is duplicate if it has at</w:t>
      </w:r>
      <w:r w:rsidRPr="00643C57">
        <w:rPr>
          <w:rFonts w:ascii="Arial" w:eastAsia="Times New Roman" w:hAnsi="Arial" w:cs="Arial"/>
          <w:b/>
          <w:bCs/>
          <w:color w:val="4A4A4A"/>
          <w:sz w:val="24"/>
          <w:szCs w:val="24"/>
        </w:rPr>
        <w:t> least one node same</w:t>
      </w:r>
      <w:r w:rsidRPr="00643C57">
        <w:rPr>
          <w:rFonts w:ascii="Arial" w:eastAsia="Times New Roman" w:hAnsi="Arial" w:cs="Arial"/>
          <w:color w:val="4A4A4A"/>
          <w:sz w:val="24"/>
          <w:szCs w:val="24"/>
        </w:rPr>
        <w:t> as another document with </w:t>
      </w:r>
      <w:r w:rsidRPr="00643C57">
        <w:rPr>
          <w:rFonts w:ascii="Arial" w:eastAsia="Times New Roman" w:hAnsi="Arial" w:cs="Arial"/>
          <w:b/>
          <w:bCs/>
          <w:color w:val="4A4A4A"/>
          <w:sz w:val="24"/>
          <w:szCs w:val="24"/>
        </w:rPr>
        <w:t>same name</w:t>
      </w:r>
      <w:r w:rsidRPr="00643C57">
        <w:rPr>
          <w:rFonts w:ascii="Arial" w:eastAsia="Times New Roman" w:hAnsi="Arial" w:cs="Arial"/>
          <w:color w:val="4A4A4A"/>
          <w:sz w:val="24"/>
          <w:szCs w:val="24"/>
        </w:rPr>
        <w:t>. What is the fastest way to remove duplicates?</w:t>
      </w:r>
      <w:r w:rsidRPr="00643C57">
        <w:rPr>
          <w:rFonts w:ascii="Arial" w:eastAsia="Times New Roman" w:hAnsi="Arial" w:cs="Arial"/>
          <w:color w:val="4A4A4A"/>
          <w:sz w:val="24"/>
          <w:szCs w:val="24"/>
        </w:rPr>
        <w:br/>
        <w:t>Assuming you want to permanently delete docs that contain a duplicate name + nodes entry from the collection, you can add a unique index with the dropDups: true option:</w:t>
      </w:r>
      <w:r w:rsidRPr="00643C57">
        <w:rPr>
          <w:rFonts w:ascii="Arial" w:eastAsia="Times New Roman" w:hAnsi="Arial" w:cs="Arial"/>
          <w:color w:val="4A4A4A"/>
          <w:sz w:val="24"/>
          <w:szCs w:val="24"/>
        </w:rPr>
        <w:br/>
        <w:t>db.test.ensureIndex({name: 1, nodes: 1}, {unique: true, dropDups: true})</w:t>
      </w:r>
      <w:r w:rsidRPr="00643C57">
        <w:rPr>
          <w:rFonts w:ascii="Arial" w:eastAsia="Times New Roman" w:hAnsi="Arial" w:cs="Arial"/>
          <w:color w:val="4A4A4A"/>
          <w:sz w:val="24"/>
          <w:szCs w:val="24"/>
        </w:rPr>
        <w:br/>
        <w:t>As the docs say, use extreme caution with this as it will delete data from your database. Back up your database first in case it doesn’t do exactly as you’re expecting.</w:t>
      </w:r>
    </w:p>
    <w:p w:rsidR="00643C57" w:rsidRPr="00643C57" w:rsidRDefault="00643C57" w:rsidP="00643C57">
      <w:pPr>
        <w:shd w:val="clear" w:color="auto" w:fill="EEEEEE"/>
        <w:spacing w:after="0" w:line="240" w:lineRule="auto"/>
        <w:jc w:val="both"/>
        <w:rPr>
          <w:rFonts w:ascii="Arial" w:eastAsia="Times New Roman" w:hAnsi="Arial" w:cs="Arial"/>
          <w:color w:val="222222"/>
          <w:sz w:val="20"/>
          <w:szCs w:val="20"/>
        </w:rPr>
      </w:pPr>
      <w:r w:rsidRPr="00643C57">
        <w:rPr>
          <w:rFonts w:ascii="Arial" w:eastAsia="Times New Roman" w:hAnsi="Arial" w:cs="Arial"/>
          <w:b/>
          <w:bCs/>
          <w:color w:val="222222"/>
          <w:sz w:val="24"/>
          <w:szCs w:val="24"/>
        </w:rPr>
        <w:t>Related Page: </w:t>
      </w:r>
      <w:hyperlink r:id="rId190" w:tgtFrame="_blank" w:history="1">
        <w:r w:rsidRPr="00643C57">
          <w:rPr>
            <w:rFonts w:ascii="Arial" w:eastAsia="Times New Roman" w:hAnsi="Arial" w:cs="Arial"/>
            <w:b/>
            <w:bCs/>
            <w:color w:val="003BBB"/>
            <w:sz w:val="20"/>
            <w:szCs w:val="20"/>
            <w:u w:val="single"/>
          </w:rPr>
          <w:t>MongoDB Update Document</w:t>
        </w:r>
      </w:hyperlink>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Q220) MongoDB $query operator ignores index?</w:t>
      </w:r>
    </w:p>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created a test MongoDB collection “sampleCollection” with documents which looks like:</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27</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“_id” : ObjectId(“510929e041cb2179b41ace1c”),</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“stringField” : “Random string0”,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“longField” : NumberLong(886)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and has index on field “stringField”. When I execute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db.sampleCollection.find({“stringField”:”Random string0?}).explain()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everything is ok: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“cursor” : “BtreeCursor stringField_1”,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“isMultiKey”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“nscannedObjects”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“nscannedObjectsAllPlans”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“nscannedAllPlans”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“scanAndOrder”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“indexOnly”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“nYields”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“nChunkSkips”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“millis”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“indexBounds”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“stringField”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“Random string0”,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“Random string0”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but</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db.sampleCollection.find({$query:{“stringField”:”Random string0?}}).explain()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gets me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“cursor” : “BasicCursor”,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“isMultiKey”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“nscannedObjects” : 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 : 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“nscannedObjectsAllPlans” : 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“nscannedAllPlans” : 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“scanAndOrder”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“indexOnly”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“nYields”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“nChunkSkips”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“millis”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“indexBounds”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br/>
        <w:t>This is not looks like a problem, but I’m using </w:t>
      </w:r>
      <w:r w:rsidRPr="00643C57">
        <w:rPr>
          <w:rFonts w:ascii="Arial" w:eastAsia="Times New Roman" w:hAnsi="Arial" w:cs="Arial"/>
          <w:b/>
          <w:bCs/>
          <w:color w:val="4A4A4A"/>
          <w:sz w:val="24"/>
          <w:szCs w:val="24"/>
        </w:rPr>
        <w:t>org.springframework.data.mongodb</w:t>
      </w:r>
      <w:r w:rsidRPr="00643C57">
        <w:rPr>
          <w:rFonts w:ascii="Arial" w:eastAsia="Times New Roman" w:hAnsi="Arial" w:cs="Arial"/>
          <w:color w:val="4A4A4A"/>
          <w:sz w:val="24"/>
          <w:szCs w:val="24"/>
        </w:rPr>
        <w:t>framework in production and usage of query constructions is an only way to write repositories. And thus I have a db which completely ignores indexed data.</w:t>
      </w:r>
      <w:r w:rsidRPr="00643C57">
        <w:rPr>
          <w:rFonts w:ascii="Arial" w:eastAsia="Times New Roman" w:hAnsi="Arial" w:cs="Arial"/>
          <w:color w:val="4A4A4A"/>
          <w:sz w:val="24"/>
          <w:szCs w:val="24"/>
        </w:rPr>
        <w:br/>
        <w:t>Is it correct? Or I misunderstood something?</w:t>
      </w:r>
      <w:r w:rsidRPr="00643C57">
        <w:rPr>
          <w:rFonts w:ascii="Arial" w:eastAsia="Times New Roman" w:hAnsi="Arial" w:cs="Arial"/>
          <w:color w:val="4A4A4A"/>
          <w:sz w:val="24"/>
          <w:szCs w:val="24"/>
        </w:rPr>
        <w:br/>
        <w:t>That was funny i cannot decide to say it is a bug or not it is up to you:</w:t>
      </w:r>
      <w:r w:rsidRPr="00643C57">
        <w:rPr>
          <w:rFonts w:ascii="Arial" w:eastAsia="Times New Roman" w:hAnsi="Arial" w:cs="Arial"/>
          <w:color w:val="4A4A4A"/>
          <w:sz w:val="24"/>
          <w:szCs w:val="24"/>
        </w:rPr>
        <w:br/>
        <w:t>There are two available syntax: https://docs.mongodb.org/manual/reference/operator/query/</w:t>
      </w:r>
      <w:r w:rsidRPr="00643C57">
        <w:rPr>
          <w:rFonts w:ascii="Arial" w:eastAsia="Times New Roman" w:hAnsi="Arial" w:cs="Arial"/>
          <w:color w:val="4A4A4A"/>
          <w:sz w:val="24"/>
          <w:szCs w:val="24"/>
        </w:rPr>
        <w:br/>
        <w:t>When you using:</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db.collection.find( { age : 25 } )</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also will</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2</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db.collection.find( { age : 25 } ).explain()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db.collection.find( { age : 25 } ).hint(someindex)</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work fine.</w:t>
      </w:r>
      <w:r w:rsidRPr="00643C57">
        <w:rPr>
          <w:rFonts w:ascii="Arial" w:eastAsia="Times New Roman" w:hAnsi="Arial" w:cs="Arial"/>
          <w:color w:val="4A4A4A"/>
          <w:sz w:val="24"/>
          <w:szCs w:val="24"/>
        </w:rPr>
        <w:br/>
        <w:t>When you using your solution (the other syntax):</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db.collection.find( { $query: { age : 25 } } )</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the output of</w:t>
      </w:r>
      <w:r w:rsidRPr="00643C57">
        <w:rPr>
          <w:rFonts w:ascii="Arial" w:eastAsia="Times New Roman" w:hAnsi="Arial" w:cs="Arial"/>
          <w:color w:val="4A4A4A"/>
          <w:sz w:val="24"/>
          <w:szCs w:val="24"/>
        </w:rPr>
        <w:br/>
        <w:t>db.sampleCollection.find({$query:{“stringField”:”Random string0?}}).explain()</w:t>
      </w:r>
      <w:r w:rsidRPr="00643C57">
        <w:rPr>
          <w:rFonts w:ascii="Arial" w:eastAsia="Times New Roman" w:hAnsi="Arial" w:cs="Arial"/>
          <w:color w:val="4A4A4A"/>
          <w:sz w:val="24"/>
          <w:szCs w:val="24"/>
        </w:rPr>
        <w:br/>
        <w:t>Will show like the query not using the index</w:t>
      </w:r>
      <w:r w:rsidRPr="00643C57">
        <w:rPr>
          <w:rFonts w:ascii="Arial" w:eastAsia="Times New Roman" w:hAnsi="Arial" w:cs="Arial"/>
          <w:color w:val="4A4A4A"/>
          <w:sz w:val="24"/>
          <w:szCs w:val="24"/>
        </w:rPr>
        <w:br/>
        <w:t>if you also use .hint for the index it will omit the result. :) (That is i do not really understand)</w:t>
      </w:r>
      <w:r w:rsidRPr="00643C57">
        <w:rPr>
          <w:rFonts w:ascii="Arial" w:eastAsia="Times New Roman" w:hAnsi="Arial" w:cs="Arial"/>
          <w:color w:val="4A4A4A"/>
          <w:sz w:val="24"/>
          <w:szCs w:val="24"/>
        </w:rPr>
        <w:br/>
        <w:t>Fortunately there is another syntax for these operations too: you can use:</w:t>
      </w:r>
      <w:r w:rsidRPr="00643C57">
        <w:rPr>
          <w:rFonts w:ascii="Arial" w:eastAsia="Times New Roman" w:hAnsi="Arial" w:cs="Arial"/>
          <w:color w:val="4A4A4A"/>
          <w:sz w:val="24"/>
          <w:szCs w:val="24"/>
        </w:rPr>
        <w:br/>
        <w:t>db.sampleCollection.find({$query:{“stringField”:”Random string0?}, $explain:1})</w:t>
      </w:r>
      <w:r w:rsidRPr="00643C57">
        <w:rPr>
          <w:rFonts w:ascii="Arial" w:eastAsia="Times New Roman" w:hAnsi="Arial" w:cs="Arial"/>
          <w:color w:val="4A4A4A"/>
          <w:sz w:val="24"/>
          <w:szCs w:val="24"/>
        </w:rPr>
        <w:br/>
        <w:t>it will have the right output and showed for me the usage of the index. Also there is similar syntax for $hint.</w:t>
      </w:r>
      <w:r w:rsidRPr="00643C57">
        <w:rPr>
          <w:rFonts w:ascii="Arial" w:eastAsia="Times New Roman" w:hAnsi="Arial" w:cs="Arial"/>
          <w:color w:val="4A4A4A"/>
          <w:sz w:val="24"/>
          <w:szCs w:val="24"/>
        </w:rPr>
        <w:br/>
        <w:t>You can check the documentation here: https://docs.mongodb.org/manual/reference/meta-query-operators/</w:t>
      </w:r>
      <w:r w:rsidRPr="00643C57">
        <w:rPr>
          <w:rFonts w:ascii="Arial" w:eastAsia="Times New Roman" w:hAnsi="Arial" w:cs="Arial"/>
          <w:color w:val="4A4A4A"/>
          <w:sz w:val="24"/>
          <w:szCs w:val="24"/>
        </w:rPr>
        <w:br/>
        <w:t>I found this really interesting so i turned on the profiler:</w:t>
      </w:r>
      <w:r w:rsidRPr="00643C57">
        <w:rPr>
          <w:rFonts w:ascii="Arial" w:eastAsia="Times New Roman" w:hAnsi="Arial" w:cs="Arial"/>
          <w:color w:val="4A4A4A"/>
          <w:sz w:val="24"/>
          <w:szCs w:val="24"/>
        </w:rPr>
        <w:br/>
        <w:t>i made a test collection (queryTst) with around 250k docs each with only _id and an age field in the structure with an index on age.</w:t>
      </w:r>
      <w:r w:rsidRPr="00643C57">
        <w:rPr>
          <w:rFonts w:ascii="Arial" w:eastAsia="Times New Roman" w:hAnsi="Arial" w:cs="Arial"/>
          <w:color w:val="4A4A4A"/>
          <w:sz w:val="24"/>
          <w:szCs w:val="24"/>
        </w:rPr>
        <w:br/>
        <w:t>For this query:</w:t>
      </w:r>
    </w:p>
    <w:tbl>
      <w:tblPr>
        <w:tblW w:w="10680" w:type="dxa"/>
        <w:tblCellMar>
          <w:left w:w="0" w:type="dxa"/>
          <w:right w:w="0" w:type="dxa"/>
        </w:tblCellMar>
        <w:tblLook w:val="04A0" w:firstRow="1" w:lastRow="0" w:firstColumn="1" w:lastColumn="0" w:noHBand="0" w:noVBand="1"/>
      </w:tblPr>
      <w:tblGrid>
        <w:gridCol w:w="660"/>
        <w:gridCol w:w="1002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59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67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113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140</w:t>
            </w:r>
          </w:p>
        </w:tc>
        <w:tc>
          <w:tcPr>
            <w:tcW w:w="1002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db.queryTst.find({$query:{“age”:16},$explain:1})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 got: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“cursor” : “BtreeCursor age_1”,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“isMultiKey”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“nscannedObjects”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“nscannedObjectsAllPlans”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“nscannedAllPlans”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“scanAndOrder”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“indexOnly”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“nYields”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“nChunkSkips”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“millis”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“indexBounds”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“age”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“allPlans”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“cursor” : “BtreeCursor age_1”,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“nscannedObjects”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“indexBounds”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“age”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“oldPlan”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“cursor” : “BtreeCursor age_1”,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“indexBounds”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“age”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“server”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this:</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db.queryTst.find({$query:{“age”:16},$explain:1}).explain()</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 got: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“cursor” : “BasicCursor”,</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“isMultiKey”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“nscannedObjects” : 250011,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 : 250011,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“nscannedObjectsAllPlans” : 250011,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“nscannedAllPlans” : 250011,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“scanAndOrder”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“indexOnly” :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“nYields”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“nChunkSkips”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“millis” : 103,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“indexBounds”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in</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the profiler log: 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the first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“ts” : ISODate(“2013-01-30T20:35:40.526Z”),</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“op” : “query”,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 : “test.queryTst”,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“query”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“$query”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“age” : 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“$explain”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“ntoreturn”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“ntoskip”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 : 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“keyUpdates”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“numYield”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“lockStats”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“timeLockedMicros”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 : NumberLong(368),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 : NumberLong(0)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“timeAcquiringMicros”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 : NumberLong(8),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 : NumberLong(5)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“nreturned”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“responseLength” : 567,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“millis”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“client” : “127.0.0.1”,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“user”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for</w:t>
            </w:r>
            <w:r w:rsidRPr="00643C57">
              <w:rPr>
                <w:rFonts w:ascii="Times New Roman" w:eastAsia="Times New Roman" w:hAnsi="Times New Roman" w:cs="Times New Roman"/>
                <w:sz w:val="24"/>
                <w:szCs w:val="24"/>
              </w:rPr>
              <w:t xml:space="preserve"> </w:t>
            </w:r>
            <w:r w:rsidRPr="00643C57">
              <w:rPr>
                <w:rFonts w:ascii="Courier New" w:eastAsia="Times New Roman" w:hAnsi="Courier New" w:cs="Courier New"/>
                <w:sz w:val="20"/>
                <w:szCs w:val="20"/>
              </w:rPr>
              <w:t>the second: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Skip code block</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“ts” : ISODate(“2013-01-30T20:35:47.715Z”),</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“op” : “query”,</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 : “test.queryTst”,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“query”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“query”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“$query”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“age” : 16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“$explain”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“$explain” : true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“ntoreturn”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“ntoskip”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“nscanned” : 250011,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“keyUpdates”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“numYield” : 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“lockStats”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“timeLockedMicros”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 : NumberLong(104092),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 : NumberLong(0)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“timeAcquiringMicros”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 : NumberLong(13),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 : NumberLong(5)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“nreturned” :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“responseLength” : 373,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“millis” : 104,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“client” : “127.0.0.1”,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“user” :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which somehow means to me that is the explain() cause the table scan in the mixed syntax.</w:t>
      </w:r>
      <w:r w:rsidRPr="00643C57">
        <w:rPr>
          <w:rFonts w:ascii="Arial" w:eastAsia="Times New Roman" w:hAnsi="Arial" w:cs="Arial"/>
          <w:color w:val="4A4A4A"/>
          <w:sz w:val="24"/>
          <w:szCs w:val="24"/>
        </w:rPr>
        <w:br/>
        <w:t>this is not a bug, I happened to have the same question you had, and was about to report it as an issue in mongodb, but reading the documentation it specifies that you shouldn’t mix cursor methods ( like the explain() ) with this query format, you should use $explain, like in the example provided in this page:</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https://docs.mongodb.org/manual/reference/operator/query/</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b/>
          <w:bCs/>
          <w:color w:val="4A4A4A"/>
          <w:sz w:val="24"/>
          <w:szCs w:val="24"/>
        </w:rPr>
        <w:t>Q223). How to index an $or query with sort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Suppose I have a query that looks something like this:</w:t>
      </w:r>
      <w:r w:rsidRPr="00643C57">
        <w:rPr>
          <w:rFonts w:ascii="Arial" w:eastAsia="Times New Roman" w:hAnsi="Arial" w:cs="Arial"/>
          <w:color w:val="4A4A4A"/>
          <w:sz w:val="24"/>
          <w:szCs w:val="24"/>
        </w:rPr>
        <w:br/>
        <w:t>Skip code block</w:t>
      </w:r>
    </w:p>
    <w:tbl>
      <w:tblPr>
        <w:tblW w:w="10680" w:type="dxa"/>
        <w:tblCellMar>
          <w:left w:w="0" w:type="dxa"/>
          <w:right w:w="0" w:type="dxa"/>
        </w:tblCellMar>
        <w:tblLook w:val="04A0" w:firstRow="1" w:lastRow="0" w:firstColumn="1" w:lastColumn="0" w:noHBand="0" w:noVBand="1"/>
      </w:tblPr>
      <w:tblGrid>
        <w:gridCol w:w="555"/>
        <w:gridCol w:w="10125"/>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3</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4</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lastRenderedPageBreak/>
              <w:t>5</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6</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7</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8</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9</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10</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12</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13</w:t>
            </w:r>
          </w:p>
        </w:tc>
        <w:tc>
          <w:tcPr>
            <w:tcW w:w="10125"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db.things.find({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deleted: false,</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type: ‘thing’,</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$or: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‘creator._id’: someid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lastRenderedPageBreak/>
              <w: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‘parent._id’: someid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 {</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‘somerelation._id’: someid</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}).sort({</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‘date.created’: -1</w:t>
            </w:r>
          </w:p>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w:t>
            </w:r>
          </w:p>
        </w:tc>
      </w:tr>
    </w:tbl>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lastRenderedPageBreak/>
        <w:br/>
        <w:t>That is, I want to find documents that meets one of those three conditions and sort it by newest. However, $or queries do not use indexes in parallel when used with a sort. Thus, how would I index this query?</w:t>
      </w:r>
    </w:p>
    <w:p w:rsidR="00643C57" w:rsidRPr="00643C57" w:rsidRDefault="00643C57" w:rsidP="00643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222222"/>
          <w:sz w:val="20"/>
          <w:szCs w:val="20"/>
        </w:rPr>
      </w:pPr>
      <w:r w:rsidRPr="00643C57">
        <w:rPr>
          <w:rFonts w:ascii="Courier New" w:eastAsia="Times New Roman" w:hAnsi="Courier New" w:cs="Courier New"/>
          <w:color w:val="222222"/>
          <w:sz w:val="20"/>
          <w:szCs w:val="20"/>
        </w:rPr>
        <w:t>&lt;br&gt;&lt;strong&gt;https://docs.mongodb.org/manual/core/indexes/#index-behaviors-and-limitations&lt;/strong&gt;</w:t>
      </w:r>
    </w:p>
    <w:p w:rsidR="00643C57" w:rsidRPr="00643C57" w:rsidRDefault="00643C57" w:rsidP="00643C57">
      <w:pPr>
        <w:shd w:val="clear" w:color="auto" w:fill="FFFFFF"/>
        <w:spacing w:after="0"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You can assume the following selectivity:</w:t>
      </w:r>
      <w:r w:rsidRPr="00643C57">
        <w:rPr>
          <w:rFonts w:ascii="Arial" w:eastAsia="Times New Roman" w:hAnsi="Arial" w:cs="Arial"/>
          <w:color w:val="4A4A4A"/>
          <w:sz w:val="24"/>
          <w:szCs w:val="24"/>
        </w:rPr>
        <w:br/>
        <w:t>1. deleted- 99%</w:t>
      </w:r>
      <w:r w:rsidRPr="00643C57">
        <w:rPr>
          <w:rFonts w:ascii="Arial" w:eastAsia="Times New Roman" w:hAnsi="Arial" w:cs="Arial"/>
          <w:color w:val="4A4A4A"/>
          <w:sz w:val="24"/>
          <w:szCs w:val="24"/>
        </w:rPr>
        <w:br/>
        <w:t>2. type- 25%</w:t>
      </w:r>
      <w:r w:rsidRPr="00643C57">
        <w:rPr>
          <w:rFonts w:ascii="Arial" w:eastAsia="Times New Roman" w:hAnsi="Arial" w:cs="Arial"/>
          <w:color w:val="4A4A4A"/>
          <w:sz w:val="24"/>
          <w:szCs w:val="24"/>
        </w:rPr>
        <w:br/>
        <w:t>3. creator._id,parent._id, somerelation._id – &lt; 1%</w:t>
      </w:r>
      <w:r w:rsidRPr="00643C57">
        <w:rPr>
          <w:rFonts w:ascii="Arial" w:eastAsia="Times New Roman" w:hAnsi="Arial" w:cs="Arial"/>
          <w:color w:val="4A4A4A"/>
          <w:sz w:val="24"/>
          <w:szCs w:val="24"/>
        </w:rPr>
        <w:br/>
        <w:t>Now you are going to need more than one index for this query, there is no doubt about that.</w:t>
      </w:r>
      <w:r w:rsidRPr="00643C57">
        <w:rPr>
          <w:rFonts w:ascii="Arial" w:eastAsia="Times New Roman" w:hAnsi="Arial" w:cs="Arial"/>
          <w:color w:val="4A4A4A"/>
          <w:sz w:val="24"/>
          <w:szCs w:val="24"/>
        </w:rPr>
        <w:br/>
        <w:t>The question is what indexes?</w:t>
      </w:r>
      <w:r w:rsidRPr="00643C57">
        <w:rPr>
          <w:rFonts w:ascii="Arial" w:eastAsia="Times New Roman" w:hAnsi="Arial" w:cs="Arial"/>
          <w:color w:val="4A4A4A"/>
          <w:sz w:val="24"/>
          <w:szCs w:val="24"/>
        </w:rPr>
        <w:br/>
        <w:t>Now you have to take into consideration that none of your $ors will be able to sort their data cardinally in a optimal manner using the index due to a bug in MongoDBs query optimiser: https://jira.mongodb.org/browse/SERVER-1205.</w:t>
      </w:r>
      <w:r w:rsidRPr="00643C57">
        <w:rPr>
          <w:rFonts w:ascii="Arial" w:eastAsia="Times New Roman" w:hAnsi="Arial" w:cs="Arial"/>
          <w:color w:val="4A4A4A"/>
          <w:sz w:val="24"/>
          <w:szCs w:val="24"/>
        </w:rPr>
        <w:br/>
        <w:t>So you know that the $or will have some performance problems with a sort and that putting the sort field into the $or clause indexes is useless atm.</w:t>
      </w:r>
      <w:r w:rsidRPr="00643C57">
        <w:rPr>
          <w:rFonts w:ascii="Arial" w:eastAsia="Times New Roman" w:hAnsi="Arial" w:cs="Arial"/>
          <w:color w:val="4A4A4A"/>
          <w:sz w:val="24"/>
          <w:szCs w:val="24"/>
        </w:rPr>
        <w:br/>
        <w:t>So condering this the first index you want is one that covers the base query you are making. As @Leonid said you can make this into a compound index, however I would not do it the order he has done it. Instead I would do:</w:t>
      </w:r>
    </w:p>
    <w:tbl>
      <w:tblPr>
        <w:tblW w:w="10680" w:type="dxa"/>
        <w:tblCellMar>
          <w:left w:w="0" w:type="dxa"/>
          <w:right w:w="0" w:type="dxa"/>
        </w:tblCellMar>
        <w:tblLook w:val="04A0" w:firstRow="1" w:lastRow="0" w:firstColumn="1" w:lastColumn="0" w:noHBand="0" w:noVBand="1"/>
      </w:tblPr>
      <w:tblGrid>
        <w:gridCol w:w="450"/>
        <w:gridCol w:w="10230"/>
      </w:tblGrid>
      <w:tr w:rsidR="00643C57" w:rsidRPr="00643C57" w:rsidTr="00643C57">
        <w:tc>
          <w:tcPr>
            <w:tcW w:w="0" w:type="auto"/>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Times New Roman" w:eastAsia="Times New Roman" w:hAnsi="Times New Roman" w:cs="Times New Roman"/>
                <w:sz w:val="24"/>
                <w:szCs w:val="24"/>
              </w:rPr>
              <w:t>1</w:t>
            </w:r>
          </w:p>
        </w:tc>
        <w:tc>
          <w:tcPr>
            <w:tcW w:w="10230" w:type="dxa"/>
            <w:vAlign w:val="center"/>
            <w:hideMark/>
          </w:tcPr>
          <w:p w:rsidR="00643C57" w:rsidRPr="00643C57" w:rsidRDefault="00643C57" w:rsidP="00643C57">
            <w:pPr>
              <w:spacing w:after="0" w:line="240" w:lineRule="auto"/>
              <w:rPr>
                <w:rFonts w:ascii="Times New Roman" w:eastAsia="Times New Roman" w:hAnsi="Times New Roman" w:cs="Times New Roman"/>
                <w:sz w:val="24"/>
                <w:szCs w:val="24"/>
              </w:rPr>
            </w:pPr>
            <w:r w:rsidRPr="00643C57">
              <w:rPr>
                <w:rFonts w:ascii="Courier New" w:eastAsia="Times New Roman" w:hAnsi="Courier New" w:cs="Courier New"/>
                <w:sz w:val="20"/>
                <w:szCs w:val="20"/>
              </w:rPr>
              <w:t>db.col.ensureIndex({type:-1,deleted:-1,date.created:-1})</w:t>
            </w:r>
          </w:p>
        </w:tc>
      </w:tr>
    </w:tbl>
    <w:p w:rsidR="00643C57" w:rsidRPr="00643C57" w:rsidRDefault="00643C57" w:rsidP="00643C57">
      <w:pPr>
        <w:shd w:val="clear" w:color="auto" w:fill="FFFFFF"/>
        <w:spacing w:before="75" w:after="75" w:line="375" w:lineRule="atLeast"/>
        <w:jc w:val="both"/>
        <w:rPr>
          <w:rFonts w:ascii="Arial" w:eastAsia="Times New Roman" w:hAnsi="Arial" w:cs="Arial"/>
          <w:color w:val="4A4A4A"/>
          <w:sz w:val="24"/>
          <w:szCs w:val="24"/>
        </w:rPr>
      </w:pPr>
      <w:r w:rsidRPr="00643C57">
        <w:rPr>
          <w:rFonts w:ascii="Arial" w:eastAsia="Times New Roman" w:hAnsi="Arial" w:cs="Arial"/>
          <w:color w:val="4A4A4A"/>
          <w:sz w:val="24"/>
          <w:szCs w:val="24"/>
        </w:rPr>
        <w:t>I am very unsure about the deleted field being in the index at all due to it’s super low selectivity, it could in fact create a less performant operation (this is true for most databases including SQL) being in the index rather than being taken out. This part will need testing by you, maybe the field should be last (?)</w:t>
      </w:r>
    </w:p>
    <w:p w:rsidR="00643C57" w:rsidRDefault="00643C57">
      <w:pPr>
        <w:pBdr>
          <w:bottom w:val="single" w:sz="6" w:space="1" w:color="auto"/>
        </w:pBdr>
      </w:pPr>
    </w:p>
    <w:p w:rsidR="00643C57" w:rsidRDefault="00643C57"/>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lastRenderedPageBreak/>
        <w:t>Q1) Compare MongoDB and Cassandra</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MongoDB:</w:t>
      </w:r>
    </w:p>
    <w:p w:rsidR="00643C57" w:rsidRPr="00643C57" w:rsidRDefault="00643C57" w:rsidP="00643C57">
      <w:pPr>
        <w:numPr>
          <w:ilvl w:val="0"/>
          <w:numId w:val="171"/>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data mode are document</w:t>
      </w:r>
    </w:p>
    <w:p w:rsidR="00643C57" w:rsidRPr="00643C57" w:rsidRDefault="00643C57" w:rsidP="00643C57">
      <w:pPr>
        <w:numPr>
          <w:ilvl w:val="0"/>
          <w:numId w:val="171"/>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database scalability is read only</w:t>
      </w:r>
    </w:p>
    <w:p w:rsidR="00643C57" w:rsidRPr="00643C57" w:rsidRDefault="00643C57" w:rsidP="00643C57">
      <w:pPr>
        <w:numPr>
          <w:ilvl w:val="0"/>
          <w:numId w:val="171"/>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query of the data is multi-index</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Cassandra:</w:t>
      </w:r>
    </w:p>
    <w:p w:rsidR="00643C57" w:rsidRPr="00643C57" w:rsidRDefault="00643C57" w:rsidP="00643C57">
      <w:pPr>
        <w:numPr>
          <w:ilvl w:val="0"/>
          <w:numId w:val="172"/>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data mode are big table like</w:t>
      </w:r>
    </w:p>
    <w:p w:rsidR="00643C57" w:rsidRPr="00643C57" w:rsidRDefault="00643C57" w:rsidP="00643C57">
      <w:pPr>
        <w:numPr>
          <w:ilvl w:val="0"/>
          <w:numId w:val="172"/>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database scalability is write only</w:t>
      </w:r>
    </w:p>
    <w:p w:rsidR="00643C57" w:rsidRPr="00643C57" w:rsidRDefault="00643C57" w:rsidP="00643C57">
      <w:pPr>
        <w:numPr>
          <w:ilvl w:val="0"/>
          <w:numId w:val="172"/>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query of the data is using key or scana</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Q2) what make magodb best?</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it is consider has nosql database  because documented oriented (do).</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Q3) When do we use Namespace in MongoDB?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in  database hte namespace is used</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Q4) when an index does not fit into RAM?</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index is very huge then index will not fit to RAM.</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Q5) If you remove an object attribute, is it deleted from the database?</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yes when the object attribute is delete then the object will be drop</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Q6) Define MongoDB.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it th DO database which use in high availability and it is dynamic schema loction</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Q7) What are the key features of mongodb?</w:t>
      </w:r>
    </w:p>
    <w:p w:rsidR="00643C57" w:rsidRPr="00643C57" w:rsidRDefault="00643C57" w:rsidP="00643C57">
      <w:pPr>
        <w:numPr>
          <w:ilvl w:val="0"/>
          <w:numId w:val="173"/>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high perform</w:t>
      </w:r>
    </w:p>
    <w:p w:rsidR="00643C57" w:rsidRPr="00643C57" w:rsidRDefault="00643C57" w:rsidP="00643C57">
      <w:pPr>
        <w:numPr>
          <w:ilvl w:val="0"/>
          <w:numId w:val="173"/>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high availability</w:t>
      </w:r>
    </w:p>
    <w:p w:rsidR="00643C57" w:rsidRPr="00643C57" w:rsidRDefault="00643C57" w:rsidP="00643C57">
      <w:pPr>
        <w:numPr>
          <w:ilvl w:val="0"/>
          <w:numId w:val="173"/>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automatic scaling,</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lastRenderedPageBreak/>
        <w:t>Q8) what is meant by CRUD?</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create read update delete</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Q9)What is sharing in MongoDB?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the process of storing the record in multiple Machine is know has sharing.</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Q10) How can you see the connection used by Mongos?</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Mongos use db_adminCommand (“connPoolStats”);</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Q11) Explain what is a replica set?</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A replica set is the group of magodb instance which is host in same data set</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Q12) How replication works in MongoDB?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the process of synchronization across the multiple server os know has replication.</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Q13) While creating Schema in MongoDB what are the points need to be taken in consideration?</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below are the following point need to be take care while carating the schema the combine objects into one document if you use them together for most frequent use cases optimize your schema</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Q14) What is the syntax to create a collection?</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syntax.</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db.create Collection(name,options)</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Q15) What is the syntax to drop a collection?</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syntax:</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drop collection in MongoDB is db.collection.drop()</w:t>
      </w:r>
    </w:p>
    <w:p w:rsidR="00643C57" w:rsidRPr="00643C57" w:rsidRDefault="00643C57" w:rsidP="00643C57">
      <w:pPr>
        <w:shd w:val="clear" w:color="auto" w:fill="FFFFFF"/>
        <w:spacing w:after="0" w:line="240" w:lineRule="auto"/>
        <w:jc w:val="center"/>
        <w:rPr>
          <w:rFonts w:ascii="Arial" w:eastAsia="Times New Roman" w:hAnsi="Arial" w:cs="Arial"/>
          <w:color w:val="555555"/>
          <w:sz w:val="20"/>
          <w:szCs w:val="20"/>
        </w:rPr>
      </w:pPr>
      <w:hyperlink r:id="rId191" w:tgtFrame="_self" w:tooltip="Get MongoDB Online Training" w:history="1">
        <w:r w:rsidRPr="00643C57">
          <w:rPr>
            <w:rFonts w:ascii="Georgia" w:eastAsia="Times New Roman" w:hAnsi="Georgia" w:cs="Arial"/>
            <w:i/>
            <w:iCs/>
            <w:color w:val="FFFFFF"/>
            <w:sz w:val="27"/>
            <w:szCs w:val="27"/>
            <w:u w:val="single"/>
            <w:bdr w:val="none" w:sz="0" w:space="0" w:color="auto" w:frame="1"/>
            <w:shd w:val="clear" w:color="auto" w:fill="2D89EF"/>
          </w:rPr>
          <w:t>Get MongoDB Online Training</w:t>
        </w:r>
      </w:hyperlink>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Q16) Mention what is Object ld composed of?</w:t>
      </w:r>
    </w:p>
    <w:p w:rsidR="00643C57" w:rsidRPr="00643C57" w:rsidRDefault="00643C57" w:rsidP="00643C57">
      <w:pPr>
        <w:numPr>
          <w:ilvl w:val="0"/>
          <w:numId w:val="174"/>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Timestamp</w:t>
      </w:r>
    </w:p>
    <w:p w:rsidR="00643C57" w:rsidRPr="00643C57" w:rsidRDefault="00643C57" w:rsidP="00643C57">
      <w:pPr>
        <w:numPr>
          <w:ilvl w:val="0"/>
          <w:numId w:val="174"/>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Client machine ID</w:t>
      </w:r>
    </w:p>
    <w:p w:rsidR="00643C57" w:rsidRPr="00643C57" w:rsidRDefault="00643C57" w:rsidP="00643C57">
      <w:pPr>
        <w:numPr>
          <w:ilvl w:val="0"/>
          <w:numId w:val="174"/>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Client process ID</w:t>
      </w:r>
    </w:p>
    <w:p w:rsidR="00643C57" w:rsidRPr="00643C57" w:rsidRDefault="00643C57" w:rsidP="00643C57">
      <w:pPr>
        <w:numPr>
          <w:ilvl w:val="0"/>
          <w:numId w:val="174"/>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byte incremented counter</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Q17) Mention what is the command syntax for inserting a document?</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syntax :</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database.collection.insert (document).</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Q18) What is the command syntax that tells you whether you are on the master server or not? And how many master does MongoDB allow?</w:t>
      </w:r>
    </w:p>
    <w:p w:rsidR="00643C57" w:rsidRPr="00643C57" w:rsidRDefault="00643C57" w:rsidP="00643C57">
      <w:pPr>
        <w:numPr>
          <w:ilvl w:val="0"/>
          <w:numId w:val="175"/>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Command syntax</w:t>
      </w:r>
    </w:p>
    <w:p w:rsidR="00643C57" w:rsidRPr="00643C57" w:rsidRDefault="00643C57" w:rsidP="00643C57">
      <w:pPr>
        <w:numPr>
          <w:ilvl w:val="0"/>
          <w:numId w:val="175"/>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isMaster()</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Q19) Mention the command syntax that is used to view Mongo is using the link?</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syntax</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db._adminCommand(“connPoolStats.”)</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Q20) Mention what is the basic syntax to use index in MongoDB?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syntax :</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&gt;db.COLLECTION_NAME.ensureIndex ( {KEY:1} ).</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Q21)Explain what is GridFS in MongoDB?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while  storing and retrieving large files such as images.</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Q22) What are alternatives to MongoDB?</w:t>
      </w:r>
    </w:p>
    <w:p w:rsidR="00643C57" w:rsidRPr="00643C57" w:rsidRDefault="00643C57" w:rsidP="00643C57">
      <w:pPr>
        <w:numPr>
          <w:ilvl w:val="0"/>
          <w:numId w:val="176"/>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Cassandr</w:t>
      </w:r>
    </w:p>
    <w:p w:rsidR="00643C57" w:rsidRPr="00643C57" w:rsidRDefault="00643C57" w:rsidP="00643C57">
      <w:pPr>
        <w:numPr>
          <w:ilvl w:val="0"/>
          <w:numId w:val="176"/>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CouchDB</w:t>
      </w:r>
    </w:p>
    <w:p w:rsidR="00643C57" w:rsidRPr="00643C57" w:rsidRDefault="00643C57" w:rsidP="00643C57">
      <w:pPr>
        <w:numPr>
          <w:ilvl w:val="0"/>
          <w:numId w:val="176"/>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lastRenderedPageBreak/>
        <w:t>Redis</w:t>
      </w:r>
    </w:p>
    <w:p w:rsidR="00643C57" w:rsidRPr="00643C57" w:rsidRDefault="00643C57" w:rsidP="00643C57">
      <w:pPr>
        <w:numPr>
          <w:ilvl w:val="0"/>
          <w:numId w:val="176"/>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Riak</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Q23) What kind of NoSQL database MongoDB is?</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It is a document oriented database.</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Q24) Which all languages can be used with MongoDB?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c,java,c++</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Q25) How is MongoDB better than other SQL databases?</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it Permits  highly flexible and scalable document structure. does not support such relationships.</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Q26) Does MongoDB need a lot of RAM?</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it can run on small amount of data because it is dynamic space are allocated and re-allocated.</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Q27) What is Mongo 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It is an open source database and prominent NOSQL database.</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Q28)     What are all the advantage of MongoDB?</w:t>
      </w:r>
    </w:p>
    <w:p w:rsidR="00643C57" w:rsidRPr="00643C57" w:rsidRDefault="00643C57" w:rsidP="00643C57">
      <w:pPr>
        <w:numPr>
          <w:ilvl w:val="0"/>
          <w:numId w:val="177"/>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It is a Schema less.</w:t>
      </w:r>
    </w:p>
    <w:p w:rsidR="00643C57" w:rsidRPr="00643C57" w:rsidRDefault="00643C57" w:rsidP="00643C57">
      <w:pPr>
        <w:numPr>
          <w:ilvl w:val="0"/>
          <w:numId w:val="177"/>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Structure of a single object is clear.</w:t>
      </w:r>
    </w:p>
    <w:p w:rsidR="00643C57" w:rsidRPr="00643C57" w:rsidRDefault="00643C57" w:rsidP="00643C57">
      <w:pPr>
        <w:numPr>
          <w:ilvl w:val="0"/>
          <w:numId w:val="177"/>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No complex joins.</w:t>
      </w:r>
    </w:p>
    <w:p w:rsidR="00643C57" w:rsidRPr="00643C57" w:rsidRDefault="00643C57" w:rsidP="00643C57">
      <w:pPr>
        <w:numPr>
          <w:ilvl w:val="0"/>
          <w:numId w:val="177"/>
        </w:numPr>
        <w:shd w:val="clear" w:color="auto" w:fill="FFFFFF"/>
        <w:spacing w:before="100" w:beforeAutospacing="1" w:after="100" w:afterAutospacing="1" w:line="240" w:lineRule="auto"/>
        <w:ind w:left="0"/>
        <w:rPr>
          <w:rFonts w:ascii="Arial" w:eastAsia="Times New Roman" w:hAnsi="Arial" w:cs="Arial"/>
          <w:color w:val="555555"/>
          <w:sz w:val="20"/>
          <w:szCs w:val="20"/>
        </w:rPr>
      </w:pPr>
      <w:r w:rsidRPr="00643C57">
        <w:rPr>
          <w:rFonts w:ascii="Arial" w:eastAsia="Times New Roman" w:hAnsi="Arial" w:cs="Arial"/>
          <w:color w:val="555555"/>
          <w:sz w:val="20"/>
          <w:szCs w:val="20"/>
        </w:rPr>
        <w:t>Easy of scale-out</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Q29) How to create the database in Mongo 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Use Database name</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Example: Use MYDB</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Q30) How to show the entire database?</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Show dbs</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lastRenderedPageBreak/>
        <w:t>Q31) What are the datatypes Mongo DB supports?</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String, Integer, Boolean, Double, Array, Timestamp, Date, Regular expression</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Q32) How to insert document in Mongo DB collection?</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Db.dbname.insert(document)</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Q33) How to display all the documents?</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Db.dbname.find()</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Q34) What is the purpose of pretty () method?</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Pretty () method used to display in formatted way.</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Q35) What is the use of limit ()?</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It will used to limit the value display from the documents.</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DB.DBNAME.find ().limit (number)</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Q36) What are all the Aggregate function in Mongo 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Sum, Avg, Min, Max, Push, addToSet, first, last</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Q37) What is replication and why we need?</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It is the process of synchronizing data across multiple server. It provides redundancy and increases data availability with multiple copies of data on different database server.WHY: To keep data safe, High availability of data, disaster recovery, No downtime for maintenance.</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Q38) What is the syntax of sort() method?</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db.COLLECTION_NAME.find().sort({KEY:1})</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Q39) What is CRUD?</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lastRenderedPageBreak/>
        <w:t>CRUD operations are Create, Read, Update, Delete.</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Q40) What is the syntax to drop the collections?</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Db.collection.drop()</w:t>
      </w:r>
    </w:p>
    <w:p w:rsidR="00643C57" w:rsidRPr="00643C57" w:rsidRDefault="00643C57" w:rsidP="00643C57">
      <w:pPr>
        <w:shd w:val="clear" w:color="auto" w:fill="FFFFFF"/>
        <w:spacing w:after="0" w:line="240" w:lineRule="auto"/>
        <w:jc w:val="center"/>
        <w:rPr>
          <w:rFonts w:ascii="Arial" w:eastAsia="Times New Roman" w:hAnsi="Arial" w:cs="Arial"/>
          <w:color w:val="555555"/>
          <w:sz w:val="20"/>
          <w:szCs w:val="20"/>
        </w:rPr>
      </w:pPr>
      <w:hyperlink r:id="rId192" w:tgtFrame="_self" w:tooltip="Get MongoDB Online Training" w:history="1">
        <w:r w:rsidRPr="00643C57">
          <w:rPr>
            <w:rFonts w:ascii="Georgia" w:eastAsia="Times New Roman" w:hAnsi="Georgia" w:cs="Arial"/>
            <w:i/>
            <w:iCs/>
            <w:color w:val="FFFFFF"/>
            <w:sz w:val="27"/>
            <w:szCs w:val="27"/>
            <w:u w:val="single"/>
            <w:bdr w:val="none" w:sz="0" w:space="0" w:color="auto" w:frame="1"/>
            <w:shd w:val="clear" w:color="auto" w:fill="2D89EF"/>
          </w:rPr>
          <w:t>Are You Interested in MongoDB Course ? Click here</w:t>
        </w:r>
      </w:hyperlink>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Q41) What is embedded documents?</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Embedded documents are received while they were small, given the relations between the related data has been written in one body.</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Q42) Define application level encryption.</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Application Level Encryption provides encryption or per-per-written from the field in the application layer.</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Q43) The encryption storage?</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MongoDB encryption encrypts data stored on any storage or processing by operating system may not be able to access protected data.</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Q44) When everything is in no way sufficient data to get extended to multi-cut?</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That stands in a few MongoDB collection. Therefore, the list is kept in a lump of dough of all substances, it is either in size. It is only when there is additional time slot, there will be no piece of information was a few choices, but the lump is more than 1, data is far from a lot of slices and can be extended up to 64 MB.</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Q45) The judge in the MongoDB and Couchbase and CouchbaseDB?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When the common segment DB DB is Couchbase Couchbase Brunfelsia necessary in many ways, crossing points, all of which differ in the form of ecological duplications etc. As to the execution</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Q46) Miâ on how we use MongoDB?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lastRenderedPageBreak/>
        <w:t>By sequencing of database, and the names of the pages linked from a specified collection is used.</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Q47) If you remove an object attribute database wipes?</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So deleted. It is better to be safe to remove the attribute.</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Q48) How can we move into the old directory file moveChunk?</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Since, however, the present and the old files are converted to the backup file is moved at the time of the acquisition moveChunk directory space.</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Q49) Explain the situation with the index does not fit in RAM?</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MongoDB learned from the experts? Enroll today</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Q50) What MongoDB will provide consistency?</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The writer makes use of MongoDB is he that readeth, and the bolts of it, after allowing to access one considers arbitrary or that any one that my readers may at the same time as the collection of a database. And it always brings access to private and hated by others.</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Q51) Why did not MongoDB 32-bit system because he chose?</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32 bit candidate for a non-Brunfelsia DB is contained, that means running 32 bit with the MongoDB server, information and indexes require 2 GB. 32-bit, so it is not the only way to enter my thoughts.</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Q52) How does working on Journaling MongoDB?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There is nothing memory Journaling saved. The book on-disk files are really useful to have said that the route habitual. DbPath interior is designed in the Journal subdirectory MongoDB.</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Q53) How can we separate cursors connection with the write injustice?</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lastRenderedPageBreak/>
        <w:t>Snapshot () method is used to separate them from coming in with cursors writes. Here is a list of query and make sure everyone comes to be, and the manner of his mother tongue, there has been only to look at the article.</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Q54) Define MongoDB.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It may be a document is to be oriented database of speech, with which the top of their minds to ease of scalability and easy to get high performance. The Scheme supports dynamic policy.</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Q55) Explain the image set.</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I have to put the example of which is the group made up of Brunfelsia same knowledge of the set. To kill, and I need to provide high availability redundancy is the image of, and in the production of all of the deployments.</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Q56) What are the key features of mongodb?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3 and of the sea There are, however, latae sententiae, which are mongodb scaling: High performance and high availability.</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Q57) The Crud?</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Mongodb provides Crud are created, Read, Update, Delete.</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To learn more information about the MongoDB Crud click here.</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Q58) The sharding?</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Sharding to store data on multiple machines.</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Q59) What is the sum of the MongoDB?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What matters are aggregations process data records and return the results of counting.</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Q60) To define the nominal distance mongodb?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lastRenderedPageBreak/>
        <w:t>And what is the name of the collection database.</w:t>
      </w:r>
    </w:p>
    <w:p w:rsidR="00643C57" w:rsidRPr="00643C57" w:rsidRDefault="00643C57" w:rsidP="00643C57">
      <w:pPr>
        <w:shd w:val="clear" w:color="auto" w:fill="FFFFFF"/>
        <w:spacing w:after="0" w:line="240" w:lineRule="auto"/>
        <w:jc w:val="center"/>
        <w:rPr>
          <w:rFonts w:ascii="Arial" w:eastAsia="Times New Roman" w:hAnsi="Arial" w:cs="Arial"/>
          <w:color w:val="555555"/>
          <w:sz w:val="20"/>
          <w:szCs w:val="20"/>
        </w:rPr>
      </w:pPr>
      <w:hyperlink r:id="rId193" w:tgtFrame="_self" w:tooltip="Get MongoDB Online Training" w:history="1">
        <w:r w:rsidRPr="00643C57">
          <w:rPr>
            <w:rFonts w:ascii="Georgia" w:eastAsia="Times New Roman" w:hAnsi="Georgia" w:cs="Arial"/>
            <w:i/>
            <w:iCs/>
            <w:color w:val="FFFFFF"/>
            <w:sz w:val="27"/>
            <w:szCs w:val="27"/>
            <w:u w:val="single"/>
            <w:bdr w:val="none" w:sz="0" w:space="0" w:color="auto" w:frame="1"/>
            <w:shd w:val="clear" w:color="auto" w:fill="2D89EF"/>
          </w:rPr>
          <w:t>Become a MongoDB Certified Expert in 25Hours</w:t>
        </w:r>
      </w:hyperlink>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Q61)Syntax is used to create a collection mongodb?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db.createCollection (name, options) is used to create a collection mongodb.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Syntax collection.</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Q62) That is to drop the mongodb?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db.collection.drop () is a collection to drop the mongodb.</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Q63) Explain Infection.</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Infection by more synchronous processing of data servers.</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Q64) What is the use of index mongodb?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You can read a thing often used to provide a guideline for the high performance of queries.</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Q65) The government should be inserted here because it is used?</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database.collection.insert (document) is used for inserting the document.</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Q66) What is the use of GridFS mongodb?</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GridFS as I hear, is used for storage and for the most retrieving files, images, video files.</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Q67) Journaling used?</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Journaling is the use of the back of the mongodb to be saved.</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Q68) That the government used to bond?</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db_adminCommand ( “connPoolStats”); See the connection is not used.</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lastRenderedPageBreak/>
        <w:t>Q69)Define the image killing?</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The first things to write replicas but embraced the culture.</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Q70) Define secondary image killing.</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Secondaries (page 565) Brand apply for the primary, and op oplog.</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Q71) Select the MongoDB equivalent query for the below SQL query – INSERT INTO employee (eid, age, salary) VALUES (763357, 45, 56489.40);</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employee.insert( { eid: 763357, age: 45, salary: 56489.40 } )</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 Q72) Identify the </w:t>
      </w:r>
      <w:r w:rsidRPr="00643C57">
        <w:rPr>
          <w:rFonts w:ascii="Roboto" w:eastAsia="Times New Roman" w:hAnsi="Roboto" w:cs="Times New Roman"/>
          <w:b/>
          <w:bCs/>
          <w:color w:val="555555"/>
          <w:sz w:val="27"/>
          <w:szCs w:val="27"/>
        </w:rPr>
        <w:t>invalid</w:t>
      </w:r>
      <w:r w:rsidRPr="00643C57">
        <w:rPr>
          <w:rFonts w:ascii="Roboto" w:eastAsia="Times New Roman" w:hAnsi="Roboto" w:cs="Times New Roman"/>
          <w:color w:val="555555"/>
          <w:sz w:val="27"/>
          <w:szCs w:val="27"/>
        </w:rPr>
        <w:t> statement</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employee.insertMany( { [ emp_id:1, ename:”AAA” ] } )</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 Q73) An “inventory” collection has documents stored in MongoDB in the following format:</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{_id:1,  status: “available”,items: [ { sku:”006548e8″, details: {……} }, { sku:”0067458e8″, details: {……}  }  ], stocklevel:35, seller: “aaa” }</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 Which of the following commands can be used to find all the documents in the “inventory” collection having stocklevel from 20 to 50? [20 and 50 inclusive]</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inventory.find( { $nor: [ { stocklevel: { $lt:20 } },{ stocklevel:{ $gt:50 } } ] } ), db. inventory.find ( { stocklevel : { $gte: 20, $lte: 50 } } )</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 Q74) Given the following documents in the </w:t>
      </w:r>
      <w:r w:rsidRPr="00643C57">
        <w:rPr>
          <w:rFonts w:ascii="Roboto" w:eastAsia="Times New Roman" w:hAnsi="Roboto" w:cs="Times New Roman"/>
          <w:i/>
          <w:iCs/>
          <w:color w:val="555555"/>
          <w:sz w:val="27"/>
          <w:szCs w:val="27"/>
        </w:rPr>
        <w:t>electronics </w:t>
      </w:r>
      <w:r w:rsidRPr="00643C57">
        <w:rPr>
          <w:rFonts w:ascii="Roboto" w:eastAsia="Times New Roman" w:hAnsi="Roboto" w:cs="Times New Roman"/>
          <w:color w:val="555555"/>
          <w:sz w:val="27"/>
          <w:szCs w:val="27"/>
        </w:rPr>
        <w:t>collection:</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 _id: 1, item: “oven”, price: 14000,quantity: 5 }</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 _id: 2, item: “LCD”, price: 48000, quantity: 10 }</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 _id: 3, item: “refrigerator”, price: 25000, quantity: 4 }</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 _id: 4, item: “LCD”, price: 56000, quantity: 3 }</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lastRenderedPageBreak/>
        <w:t>{ _id: 5, item: “LCD”, price: 20000, quantity: 9 }</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 What is the result of the below operation?</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 db.electronics.update( {item : “LCD”, quantity : { $gte : 5 } },  { $set : { HD : “full HD” }, $inc : { price : 8000 } } )</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Updates only the first matching document</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 Q75) What would be the result of running the below query? – employee_profiles.deleteOne(   {‘unit’: ‘ETA’})</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Only the first matching document is deleted</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 Q76) The aggregation query in MongoDB that will sort the collection with ename field ascending.</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employee.aggregate( [ { $sort: {ename:1} } ] )</w:t>
      </w:r>
    </w:p>
    <w:p w:rsidR="00643C57" w:rsidRPr="00643C57" w:rsidRDefault="00643C57" w:rsidP="00643C57">
      <w:pPr>
        <w:shd w:val="clear" w:color="auto" w:fill="FFFFFF"/>
        <w:spacing w:before="319" w:after="319" w:line="240" w:lineRule="auto"/>
        <w:outlineLvl w:val="3"/>
        <w:rPr>
          <w:rFonts w:ascii="Roboto" w:eastAsia="Times New Roman" w:hAnsi="Roboto" w:cs="Times New Roman"/>
          <w:color w:val="555555"/>
          <w:sz w:val="27"/>
          <w:szCs w:val="27"/>
        </w:rPr>
      </w:pPr>
      <w:r w:rsidRPr="00643C57">
        <w:rPr>
          <w:rFonts w:ascii="Roboto" w:eastAsia="Times New Roman" w:hAnsi="Roboto" w:cs="Times New Roman"/>
          <w:color w:val="555555"/>
          <w:sz w:val="27"/>
          <w:szCs w:val="27"/>
        </w:rPr>
        <w:t> Q77) The command that creates an index on the quantity field, descending</w:t>
      </w:r>
    </w:p>
    <w:p w:rsidR="00643C57" w:rsidRPr="00643C57" w:rsidRDefault="00643C57" w:rsidP="00643C57">
      <w:pPr>
        <w:shd w:val="clear" w:color="auto" w:fill="FFFFFF"/>
        <w:spacing w:before="240" w:after="240" w:line="432" w:lineRule="atLeast"/>
        <w:rPr>
          <w:rFonts w:ascii="Arial" w:eastAsia="Times New Roman" w:hAnsi="Arial" w:cs="Arial"/>
          <w:color w:val="555555"/>
          <w:sz w:val="21"/>
          <w:szCs w:val="21"/>
        </w:rPr>
      </w:pPr>
      <w:r w:rsidRPr="00643C57">
        <w:rPr>
          <w:rFonts w:ascii="Arial" w:eastAsia="Times New Roman" w:hAnsi="Arial" w:cs="Arial"/>
          <w:color w:val="555555"/>
          <w:sz w:val="21"/>
          <w:szCs w:val="21"/>
        </w:rPr>
        <w:t>inventory.createIndex( { “stock.quantity”:-1 } )</w:t>
      </w:r>
    </w:p>
    <w:p w:rsidR="00643C57" w:rsidRDefault="00643C57">
      <w:pPr>
        <w:pBdr>
          <w:bottom w:val="single" w:sz="6" w:space="1" w:color="auto"/>
        </w:pBdr>
      </w:pPr>
    </w:p>
    <w:p w:rsidR="003E1094" w:rsidRDefault="003E1094"/>
    <w:p w:rsidR="003E1094" w:rsidRPr="003E1094" w:rsidRDefault="003E1094" w:rsidP="003E1094">
      <w:pPr>
        <w:shd w:val="clear" w:color="auto" w:fill="FFFFFF"/>
        <w:spacing w:after="210" w:line="312" w:lineRule="atLeast"/>
        <w:textAlignment w:val="baseline"/>
        <w:outlineLvl w:val="1"/>
        <w:rPr>
          <w:rFonts w:ascii="Georgia" w:eastAsia="Times New Roman" w:hAnsi="Georgia" w:cs="Times New Roman"/>
          <w:color w:val="444444"/>
          <w:spacing w:val="-11"/>
          <w:sz w:val="57"/>
          <w:szCs w:val="57"/>
        </w:rPr>
      </w:pPr>
      <w:r w:rsidRPr="003E1094">
        <w:rPr>
          <w:rFonts w:ascii="Georgia" w:eastAsia="Times New Roman" w:hAnsi="Georgia" w:cs="Times New Roman"/>
          <w:color w:val="444444"/>
          <w:spacing w:val="-11"/>
          <w:sz w:val="57"/>
          <w:szCs w:val="57"/>
        </w:rPr>
        <w:t>Core MongoDB Interview Questions and Answers</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Here is the list of frequently asked interview questions for MongoDB.</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Q1. How can db.ClockTime.update() convert these text-based values to a date datatype?</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There can be two solutions for the problem given over here:</w:t>
      </w:r>
    </w:p>
    <w:p w:rsidR="003E1094" w:rsidRPr="003E1094" w:rsidRDefault="003E1094" w:rsidP="003E1094">
      <w:pPr>
        <w:numPr>
          <w:ilvl w:val="0"/>
          <w:numId w:val="178"/>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First solution</w:t>
      </w:r>
    </w:p>
    <w:p w:rsidR="003E1094" w:rsidRPr="003E1094" w:rsidRDefault="003E1094" w:rsidP="003E1094">
      <w:pPr>
        <w:numPr>
          <w:ilvl w:val="1"/>
          <w:numId w:val="17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105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&gt; var cursor = db.ClockTime.</w:t>
      </w:r>
      <w:r w:rsidRPr="003E1094">
        <w:rPr>
          <w:rFonts w:ascii="inherit" w:eastAsia="Times New Roman" w:hAnsi="inherit" w:cs="Courier New"/>
          <w:b/>
          <w:bCs/>
          <w:color w:val="286491"/>
          <w:sz w:val="18"/>
          <w:szCs w:val="18"/>
          <w:bdr w:val="none" w:sz="0" w:space="0" w:color="auto" w:frame="1"/>
        </w:rPr>
        <w:t>find</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1"/>
          <w:numId w:val="17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105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 xml:space="preserve">&gt; </w:t>
      </w:r>
      <w:r w:rsidRPr="003E1094">
        <w:rPr>
          <w:rFonts w:ascii="inherit" w:eastAsia="Times New Roman" w:hAnsi="inherit" w:cs="Courier New"/>
          <w:b/>
          <w:bCs/>
          <w:color w:val="286491"/>
          <w:sz w:val="18"/>
          <w:szCs w:val="18"/>
          <w:bdr w:val="none" w:sz="0" w:space="0" w:color="auto" w:frame="1"/>
        </w:rPr>
        <w:t>while</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cursor.</w:t>
      </w:r>
      <w:r w:rsidRPr="003E1094">
        <w:rPr>
          <w:rFonts w:ascii="inherit" w:eastAsia="Times New Roman" w:hAnsi="inherit" w:cs="Courier New"/>
          <w:b/>
          <w:bCs/>
          <w:color w:val="286491"/>
          <w:sz w:val="18"/>
          <w:szCs w:val="18"/>
          <w:bdr w:val="none" w:sz="0" w:space="0" w:color="auto" w:frame="1"/>
        </w:rPr>
        <w:t>hasNext</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1"/>
          <w:numId w:val="17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105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 var doc = cursor.</w:t>
      </w:r>
      <w:r w:rsidRPr="003E1094">
        <w:rPr>
          <w:rFonts w:ascii="inherit" w:eastAsia="Times New Roman" w:hAnsi="inherit" w:cs="Courier New"/>
          <w:b/>
          <w:bCs/>
          <w:color w:val="286491"/>
          <w:sz w:val="18"/>
          <w:szCs w:val="18"/>
          <w:bdr w:val="none" w:sz="0" w:space="0" w:color="auto" w:frame="1"/>
        </w:rPr>
        <w:t>next</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numPr>
          <w:ilvl w:val="1"/>
          <w:numId w:val="17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105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lastRenderedPageBreak/>
        <w:t>… db.ClockTime.</w:t>
      </w:r>
      <w:r w:rsidRPr="003E1094">
        <w:rPr>
          <w:rFonts w:ascii="inherit" w:eastAsia="Times New Roman" w:hAnsi="inherit" w:cs="Courier New"/>
          <w:b/>
          <w:bCs/>
          <w:color w:val="286491"/>
          <w:sz w:val="18"/>
          <w:szCs w:val="18"/>
          <w:bdr w:val="none" w:sz="0" w:space="0" w:color="auto" w:frame="1"/>
        </w:rPr>
        <w:t>update</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_id : doc._id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$set :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ClockInTime : new </w:t>
      </w:r>
      <w:r w:rsidRPr="003E1094">
        <w:rPr>
          <w:rFonts w:ascii="inherit" w:eastAsia="Times New Roman" w:hAnsi="inherit" w:cs="Courier New"/>
          <w:b/>
          <w:bCs/>
          <w:color w:val="286491"/>
          <w:sz w:val="18"/>
          <w:szCs w:val="18"/>
          <w:bdr w:val="none" w:sz="0" w:space="0" w:color="auto" w:frame="1"/>
        </w:rPr>
        <w:t>Date</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doc.ClockInTime</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1"/>
          <w:numId w:val="179"/>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105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179"/>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Second solution</w:t>
      </w:r>
    </w:p>
    <w:p w:rsidR="003E1094" w:rsidRPr="003E1094" w:rsidRDefault="003E1094" w:rsidP="003E1094">
      <w:pPr>
        <w:numPr>
          <w:ilvl w:val="1"/>
          <w:numId w:val="18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105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db.ClockTime.</w:t>
      </w:r>
      <w:r w:rsidRPr="003E1094">
        <w:rPr>
          <w:rFonts w:ascii="inherit" w:eastAsia="Times New Roman" w:hAnsi="inherit" w:cs="Courier New"/>
          <w:b/>
          <w:bCs/>
          <w:color w:val="286491"/>
          <w:sz w:val="18"/>
          <w:szCs w:val="18"/>
          <w:bdr w:val="none" w:sz="0" w:space="0" w:color="auto" w:frame="1"/>
        </w:rPr>
        <w:t>find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r w:rsidRPr="003E1094">
        <w:rPr>
          <w:rFonts w:ascii="inherit" w:eastAsia="Times New Roman" w:hAnsi="inherit" w:cs="Courier New"/>
          <w:b/>
          <w:bCs/>
          <w:color w:val="286491"/>
          <w:sz w:val="18"/>
          <w:szCs w:val="18"/>
          <w:bdr w:val="none" w:sz="0" w:space="0" w:color="auto" w:frame="1"/>
        </w:rPr>
        <w:t>forEach</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b/>
          <w:bCs/>
          <w:color w:val="286491"/>
          <w:sz w:val="18"/>
          <w:szCs w:val="18"/>
          <w:bdr w:val="none" w:sz="0" w:space="0" w:color="auto" w:frame="1"/>
        </w:rPr>
        <w:t>function</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doc</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1"/>
          <w:numId w:val="18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105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 xml:space="preserve">doc.ClockInTime=new </w:t>
      </w:r>
      <w:r w:rsidRPr="003E1094">
        <w:rPr>
          <w:rFonts w:ascii="inherit" w:eastAsia="Times New Roman" w:hAnsi="inherit" w:cs="Courier New"/>
          <w:b/>
          <w:bCs/>
          <w:color w:val="286491"/>
          <w:sz w:val="18"/>
          <w:szCs w:val="18"/>
          <w:bdr w:val="none" w:sz="0" w:space="0" w:color="auto" w:frame="1"/>
        </w:rPr>
        <w:t>Date</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doc.ClockInTime</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numPr>
          <w:ilvl w:val="1"/>
          <w:numId w:val="18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105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db.ClockTime.</w:t>
      </w:r>
      <w:r w:rsidRPr="003E1094">
        <w:rPr>
          <w:rFonts w:ascii="inherit" w:eastAsia="Times New Roman" w:hAnsi="inherit" w:cs="Courier New"/>
          <w:b/>
          <w:bCs/>
          <w:color w:val="286491"/>
          <w:sz w:val="18"/>
          <w:szCs w:val="18"/>
          <w:bdr w:val="none" w:sz="0" w:space="0" w:color="auto" w:frame="1"/>
        </w:rPr>
        <w:t>save</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doc</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numPr>
          <w:ilvl w:val="1"/>
          <w:numId w:val="180"/>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1050"/>
        <w:textAlignment w:val="baseline"/>
        <w:rPr>
          <w:rFonts w:ascii="inherit" w:eastAsia="Times New Roman" w:hAnsi="inherit" w:cs="Courier New"/>
          <w:color w:val="AAAAAA"/>
          <w:sz w:val="17"/>
          <w:szCs w:val="17"/>
        </w:rPr>
      </w:pP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shd w:val="clear" w:color="auto" w:fill="FFFFFF"/>
        <w:spacing w:after="24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 </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So using any of these you can convert text-based values to date datatype.</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Q2. How can you use map-reduce for grouping more than 10000 unique keys?</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For </w:t>
      </w:r>
      <w:hyperlink r:id="rId194" w:history="1">
        <w:r w:rsidRPr="003E1094">
          <w:rPr>
            <w:rFonts w:ascii="inherit" w:eastAsia="Times New Roman" w:hAnsi="inherit" w:cs="Times New Roman"/>
            <w:b/>
            <w:bCs/>
            <w:color w:val="65ABF6"/>
            <w:sz w:val="27"/>
            <w:szCs w:val="27"/>
            <w:bdr w:val="none" w:sz="0" w:space="0" w:color="auto" w:frame="1"/>
          </w:rPr>
          <w:t>using MapReduce</w:t>
        </w:r>
      </w:hyperlink>
      <w:r w:rsidRPr="003E1094">
        <w:rPr>
          <w:rFonts w:ascii="Georgia" w:eastAsia="Times New Roman" w:hAnsi="Georgia" w:cs="Times New Roman"/>
          <w:color w:val="444444"/>
          <w:sz w:val="27"/>
          <w:szCs w:val="27"/>
        </w:rPr>
        <w:t> for grouping, use version 2.2. The db.collection.group() method’s returned array can contain up to 20,000 elements; that means at up to 20,000 unique groupings. For the group by operations that are having more than 20,000 unique groupings, MapReduce’s previous versions had a limit of 10,000 elements.</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Q3. In what way will you query live MongoDB data?</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By using the following utilities you can handle live MongoDB data.</w:t>
      </w:r>
    </w:p>
    <w:p w:rsidR="003E1094" w:rsidRPr="003E1094" w:rsidRDefault="003E1094" w:rsidP="003E1094">
      <w:pPr>
        <w:numPr>
          <w:ilvl w:val="0"/>
          <w:numId w:val="181"/>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MongoHub is moved to a native Mac version.</w:t>
      </w:r>
    </w:p>
    <w:p w:rsidR="003E1094" w:rsidRPr="003E1094" w:rsidRDefault="003E1094" w:rsidP="003E1094">
      <w:pPr>
        <w:numPr>
          <w:ilvl w:val="0"/>
          <w:numId w:val="181"/>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This is useful for tree and document views.</w:t>
      </w:r>
    </w:p>
    <w:p w:rsidR="003E1094" w:rsidRPr="003E1094" w:rsidRDefault="003E1094" w:rsidP="003E1094">
      <w:pPr>
        <w:numPr>
          <w:ilvl w:val="0"/>
          <w:numId w:val="181"/>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genghisapp</w:t>
      </w:r>
      <w:r w:rsidRPr="003E1094">
        <w:rPr>
          <w:rFonts w:ascii="Georgia" w:eastAsia="Times New Roman" w:hAnsi="Georgia" w:cs="Times New Roman"/>
          <w:color w:val="444444"/>
          <w:sz w:val="27"/>
          <w:szCs w:val="27"/>
        </w:rPr>
        <w:t> – This is a web-based GUI that is clean, light-weight, straight-forward, offers keyboard shortcuts, and works awesomely well. It also supports GridFS. It’s all a single script.</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Q4. How to update a specific key/value of an array field with MongoDB?</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For this let us suppose a collection content, as it contains articles, news, etc. These articles contain another array called the author which contains all the information about the author.</w:t>
      </w:r>
    </w:p>
    <w:p w:rsidR="003E1094" w:rsidRPr="003E1094" w:rsidRDefault="003E1094" w:rsidP="003E1094">
      <w:pPr>
        <w:numPr>
          <w:ilvl w:val="0"/>
          <w:numId w:val="182"/>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db.content.</w:t>
      </w:r>
      <w:r w:rsidRPr="003E1094">
        <w:rPr>
          <w:rFonts w:ascii="inherit" w:eastAsia="Times New Roman" w:hAnsi="inherit" w:cs="Courier New"/>
          <w:b/>
          <w:bCs/>
          <w:color w:val="286491"/>
          <w:sz w:val="18"/>
          <w:szCs w:val="18"/>
          <w:bdr w:val="none" w:sz="0" w:space="0" w:color="auto" w:frame="1"/>
        </w:rPr>
        <w:t>update</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‘authors.abc’:’xyz’</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$set:</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‘authors.$.address’:’Address That I wanted’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,false,true</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It updates all the records properly.</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Q.5 How to use the primary key in MongoDB?</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_id field is reserved for the primary key in MongoDB, and that is a unique value. If you don’t set anything to _id it will automatically fill it with “MongoDB Id Object”. But you can put any unique info in that field.</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Q6. How to delete everything from the MongoDB database?</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For </w:t>
      </w:r>
      <w:hyperlink r:id="rId195" w:history="1">
        <w:r w:rsidRPr="003E1094">
          <w:rPr>
            <w:rFonts w:ascii="inherit" w:eastAsia="Times New Roman" w:hAnsi="inherit" w:cs="Times New Roman"/>
            <w:b/>
            <w:bCs/>
            <w:color w:val="65ABF6"/>
            <w:sz w:val="27"/>
            <w:szCs w:val="27"/>
            <w:bdr w:val="none" w:sz="0" w:space="0" w:color="auto" w:frame="1"/>
          </w:rPr>
          <w:t>deleting everything from the MongoDB database</w:t>
        </w:r>
      </w:hyperlink>
      <w:r w:rsidRPr="003E1094">
        <w:rPr>
          <w:rFonts w:ascii="Georgia" w:eastAsia="Times New Roman" w:hAnsi="Georgia" w:cs="Times New Roman"/>
          <w:color w:val="444444"/>
          <w:sz w:val="27"/>
          <w:szCs w:val="27"/>
        </w:rPr>
        <w:t>, you can use the following code:</w:t>
      </w:r>
    </w:p>
    <w:p w:rsidR="003E1094" w:rsidRPr="003E1094" w:rsidRDefault="003E1094" w:rsidP="003E1094">
      <w:pPr>
        <w:numPr>
          <w:ilvl w:val="0"/>
          <w:numId w:val="18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 xml:space="preserve">use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database</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numPr>
          <w:ilvl w:val="0"/>
          <w:numId w:val="18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db.</w:t>
      </w:r>
      <w:r w:rsidRPr="003E1094">
        <w:rPr>
          <w:rFonts w:ascii="inherit" w:eastAsia="Times New Roman" w:hAnsi="inherit" w:cs="Courier New"/>
          <w:b/>
          <w:bCs/>
          <w:color w:val="286491"/>
          <w:sz w:val="18"/>
          <w:szCs w:val="18"/>
          <w:bdr w:val="none" w:sz="0" w:space="0" w:color="auto" w:frame="1"/>
        </w:rPr>
        <w:t>dropDatabase</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numPr>
          <w:ilvl w:val="0"/>
          <w:numId w:val="18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Ruby code should be pretty similar.</w:t>
      </w:r>
    </w:p>
    <w:p w:rsidR="003E1094" w:rsidRPr="003E1094" w:rsidRDefault="003E1094" w:rsidP="003E1094">
      <w:pPr>
        <w:numPr>
          <w:ilvl w:val="0"/>
          <w:numId w:val="18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lastRenderedPageBreak/>
        <w:t>Also, from the command line:</w:t>
      </w:r>
    </w:p>
    <w:p w:rsidR="003E1094" w:rsidRPr="003E1094" w:rsidRDefault="003E1094" w:rsidP="003E1094">
      <w:pPr>
        <w:numPr>
          <w:ilvl w:val="0"/>
          <w:numId w:val="18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 xml:space="preserve">mongo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database</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–eval “db.</w:t>
      </w:r>
      <w:r w:rsidRPr="003E1094">
        <w:rPr>
          <w:rFonts w:ascii="inherit" w:eastAsia="Times New Roman" w:hAnsi="inherit" w:cs="Courier New"/>
          <w:b/>
          <w:bCs/>
          <w:color w:val="286491"/>
          <w:sz w:val="18"/>
          <w:szCs w:val="18"/>
          <w:bdr w:val="none" w:sz="0" w:space="0" w:color="auto" w:frame="1"/>
        </w:rPr>
        <w:t>dropDatabase</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numPr>
          <w:ilvl w:val="0"/>
          <w:numId w:val="18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Use</w:t>
      </w:r>
    </w:p>
    <w:p w:rsidR="003E1094" w:rsidRPr="003E1094" w:rsidRDefault="003E1094" w:rsidP="003E1094">
      <w:pPr>
        <w:numPr>
          <w:ilvl w:val="0"/>
          <w:numId w:val="18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databaseName</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18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db.Drop+</w:t>
      </w:r>
      <w:r w:rsidRPr="003E1094">
        <w:rPr>
          <w:rFonts w:ascii="inherit" w:eastAsia="Times New Roman" w:hAnsi="inherit" w:cs="Courier New"/>
          <w:b/>
          <w:bCs/>
          <w:color w:val="286491"/>
          <w:sz w:val="18"/>
          <w:szCs w:val="18"/>
          <w:bdr w:val="none" w:sz="0" w:space="0" w:color="auto" w:frame="1"/>
        </w:rPr>
        <w:t>databaseName</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numPr>
          <w:ilvl w:val="0"/>
          <w:numId w:val="18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drop collection</w:t>
      </w:r>
    </w:p>
    <w:p w:rsidR="003E1094" w:rsidRPr="003E1094" w:rsidRDefault="003E1094" w:rsidP="003E1094">
      <w:pPr>
        <w:numPr>
          <w:ilvl w:val="0"/>
          <w:numId w:val="18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use databaseName</w:t>
      </w:r>
    </w:p>
    <w:p w:rsidR="003E1094" w:rsidRPr="003E1094" w:rsidRDefault="003E1094" w:rsidP="003E1094">
      <w:pPr>
        <w:numPr>
          <w:ilvl w:val="0"/>
          <w:numId w:val="183"/>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db.collectionName.</w:t>
      </w:r>
      <w:r w:rsidRPr="003E1094">
        <w:rPr>
          <w:rFonts w:ascii="inherit" w:eastAsia="Times New Roman" w:hAnsi="inherit" w:cs="Courier New"/>
          <w:b/>
          <w:bCs/>
          <w:color w:val="286491"/>
          <w:sz w:val="18"/>
          <w:szCs w:val="18"/>
          <w:bdr w:val="none" w:sz="0" w:space="0" w:color="auto" w:frame="1"/>
        </w:rPr>
        <w:t>drop</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Q7. How to use $set in MongoDB?</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For a detailed explanation about how it works dynamically, I’ll give an example in PHP:</w:t>
      </w:r>
    </w:p>
    <w:p w:rsidR="003E1094" w:rsidRPr="003E1094" w:rsidRDefault="003E1094" w:rsidP="003E1094">
      <w:pPr>
        <w:numPr>
          <w:ilvl w:val="0"/>
          <w:numId w:val="184"/>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 xml:space="preserve">$action = </w:t>
      </w:r>
      <w:r w:rsidRPr="003E1094">
        <w:rPr>
          <w:rFonts w:ascii="inherit" w:eastAsia="Times New Roman" w:hAnsi="inherit" w:cs="Courier New"/>
          <w:b/>
          <w:bCs/>
          <w:color w:val="286491"/>
          <w:sz w:val="18"/>
          <w:szCs w:val="18"/>
          <w:bdr w:val="none" w:sz="0" w:space="0" w:color="auto" w:frame="1"/>
        </w:rPr>
        <w:t>array</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“columns.$colNum.panels.$panelNum” =&gt; $newValue</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Yes there is the positional operator, but it does not appear to be advanced enough to change arrays within arrays, this might have changed in MongoDB 1.7.0</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There is an alternative for this. Try to flatten it out. We can make a collection that contains panel &amp; column objects:</w:t>
      </w:r>
    </w:p>
    <w:p w:rsidR="003E1094" w:rsidRPr="003E1094" w:rsidRDefault="003E1094" w:rsidP="003E1094">
      <w:pPr>
        <w:numPr>
          <w:ilvl w:val="0"/>
          <w:numId w:val="18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column object:</w:t>
      </w:r>
    </w:p>
    <w:p w:rsidR="003E1094" w:rsidRPr="003E1094" w:rsidRDefault="003E1094" w:rsidP="003E1094">
      <w:pPr>
        <w:numPr>
          <w:ilvl w:val="0"/>
          <w:numId w:val="18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18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_id:</w:t>
      </w:r>
      <w:r w:rsidRPr="003E1094">
        <w:rPr>
          <w:rFonts w:ascii="inherit" w:eastAsia="Times New Roman" w:hAnsi="inherit" w:cs="Courier New"/>
          <w:color w:val="9999AA"/>
          <w:sz w:val="18"/>
          <w:szCs w:val="18"/>
          <w:bdr w:val="none" w:sz="0" w:space="0" w:color="auto" w:frame="1"/>
        </w:rPr>
        <w:t xml:space="preserve"> // MongoId</w:t>
      </w:r>
    </w:p>
    <w:p w:rsidR="003E1094" w:rsidRPr="003E1094" w:rsidRDefault="003E1094" w:rsidP="003E1094">
      <w:pPr>
        <w:numPr>
          <w:ilvl w:val="0"/>
          <w:numId w:val="18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type: ‘column’,</w:t>
      </w:r>
    </w:p>
    <w:p w:rsidR="003E1094" w:rsidRPr="003E1094" w:rsidRDefault="003E1094" w:rsidP="003E1094">
      <w:pPr>
        <w:numPr>
          <w:ilvl w:val="0"/>
          <w:numId w:val="18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user: ‘username’,</w:t>
      </w:r>
    </w:p>
    <w:p w:rsidR="003E1094" w:rsidRPr="003E1094" w:rsidRDefault="003E1094" w:rsidP="003E1094">
      <w:pPr>
        <w:numPr>
          <w:ilvl w:val="0"/>
          <w:numId w:val="18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 xml:space="preserve">order: </w:t>
      </w:r>
      <w:r w:rsidRPr="003E1094">
        <w:rPr>
          <w:rFonts w:ascii="inherit" w:eastAsia="Times New Roman" w:hAnsi="inherit" w:cs="Courier New"/>
          <w:color w:val="009999"/>
          <w:sz w:val="18"/>
          <w:szCs w:val="18"/>
          <w:bdr w:val="none" w:sz="0" w:space="0" w:color="auto" w:frame="1"/>
        </w:rPr>
        <w:t>1</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numPr>
          <w:ilvl w:val="0"/>
          <w:numId w:val="18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 xml:space="preserve">width: </w:t>
      </w:r>
      <w:r w:rsidRPr="003E1094">
        <w:rPr>
          <w:rFonts w:ascii="inherit" w:eastAsia="Times New Roman" w:hAnsi="inherit" w:cs="Courier New"/>
          <w:color w:val="009999"/>
          <w:sz w:val="18"/>
          <w:szCs w:val="18"/>
          <w:bdr w:val="none" w:sz="0" w:space="0" w:color="auto" w:frame="1"/>
        </w:rPr>
        <w:t>30</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numPr>
          <w:ilvl w:val="0"/>
          <w:numId w:val="18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18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panel object:</w:t>
      </w:r>
    </w:p>
    <w:p w:rsidR="003E1094" w:rsidRPr="003E1094" w:rsidRDefault="003E1094" w:rsidP="003E1094">
      <w:pPr>
        <w:numPr>
          <w:ilvl w:val="0"/>
          <w:numId w:val="18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18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_id:</w:t>
      </w:r>
      <w:r w:rsidRPr="003E1094">
        <w:rPr>
          <w:rFonts w:ascii="inherit" w:eastAsia="Times New Roman" w:hAnsi="inherit" w:cs="Courier New"/>
          <w:color w:val="9999AA"/>
          <w:sz w:val="18"/>
          <w:szCs w:val="18"/>
          <w:bdr w:val="none" w:sz="0" w:space="0" w:color="auto" w:frame="1"/>
        </w:rPr>
        <w:t xml:space="preserve"> //MongoId</w:t>
      </w:r>
    </w:p>
    <w:p w:rsidR="003E1094" w:rsidRPr="003E1094" w:rsidRDefault="003E1094" w:rsidP="003E1094">
      <w:pPr>
        <w:numPr>
          <w:ilvl w:val="0"/>
          <w:numId w:val="18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type: ‘panel’,</w:t>
      </w:r>
    </w:p>
    <w:p w:rsidR="003E1094" w:rsidRPr="003E1094" w:rsidRDefault="003E1094" w:rsidP="003E1094">
      <w:pPr>
        <w:numPr>
          <w:ilvl w:val="0"/>
          <w:numId w:val="18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user: ‘username’,</w:t>
      </w:r>
    </w:p>
    <w:p w:rsidR="003E1094" w:rsidRPr="003E1094" w:rsidRDefault="003E1094" w:rsidP="003E1094">
      <w:pPr>
        <w:numPr>
          <w:ilvl w:val="0"/>
          <w:numId w:val="18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parentColumn:</w:t>
      </w:r>
      <w:r w:rsidRPr="003E1094">
        <w:rPr>
          <w:rFonts w:ascii="inherit" w:eastAsia="Times New Roman" w:hAnsi="inherit" w:cs="Courier New"/>
          <w:color w:val="9999AA"/>
          <w:sz w:val="18"/>
          <w:szCs w:val="18"/>
          <w:bdr w:val="none" w:sz="0" w:space="0" w:color="auto" w:frame="1"/>
        </w:rPr>
        <w:t xml:space="preserve"> //the columns _id string</w:t>
      </w:r>
    </w:p>
    <w:p w:rsidR="003E1094" w:rsidRPr="003E1094" w:rsidRDefault="003E1094" w:rsidP="003E1094">
      <w:pPr>
        <w:numPr>
          <w:ilvl w:val="0"/>
          <w:numId w:val="18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 xml:space="preserve">top: </w:t>
      </w:r>
      <w:r w:rsidRPr="003E1094">
        <w:rPr>
          <w:rFonts w:ascii="inherit" w:eastAsia="Times New Roman" w:hAnsi="inherit" w:cs="Courier New"/>
          <w:color w:val="009999"/>
          <w:sz w:val="18"/>
          <w:szCs w:val="18"/>
          <w:bdr w:val="none" w:sz="0" w:space="0" w:color="auto" w:frame="1"/>
        </w:rPr>
        <w:t>125</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numPr>
          <w:ilvl w:val="0"/>
          <w:numId w:val="18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 xml:space="preserve">left: </w:t>
      </w:r>
      <w:r w:rsidRPr="003E1094">
        <w:rPr>
          <w:rFonts w:ascii="inherit" w:eastAsia="Times New Roman" w:hAnsi="inherit" w:cs="Courier New"/>
          <w:color w:val="009999"/>
          <w:sz w:val="18"/>
          <w:szCs w:val="18"/>
          <w:bdr w:val="none" w:sz="0" w:space="0" w:color="auto" w:frame="1"/>
        </w:rPr>
        <w:t>100</w:t>
      </w:r>
    </w:p>
    <w:p w:rsidR="003E1094" w:rsidRPr="003E1094" w:rsidRDefault="003E1094" w:rsidP="003E1094">
      <w:pPr>
        <w:numPr>
          <w:ilvl w:val="0"/>
          <w:numId w:val="185"/>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Then find all columns that belong to a user:</w:t>
      </w:r>
    </w:p>
    <w:p w:rsidR="003E1094" w:rsidRPr="003E1094" w:rsidRDefault="003E1094" w:rsidP="003E1094">
      <w:pPr>
        <w:numPr>
          <w:ilvl w:val="0"/>
          <w:numId w:val="186"/>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b/>
          <w:bCs/>
          <w:color w:val="286491"/>
          <w:sz w:val="18"/>
          <w:szCs w:val="18"/>
          <w:bdr w:val="none" w:sz="0" w:space="0" w:color="auto" w:frame="1"/>
        </w:rPr>
        <w:t>find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type: ‘column’, user:’username’</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We can detect all panels for a particular column by doing:</w:t>
      </w:r>
    </w:p>
    <w:p w:rsidR="003E1094" w:rsidRPr="003E1094" w:rsidRDefault="003E1094" w:rsidP="003E1094">
      <w:pPr>
        <w:numPr>
          <w:ilvl w:val="0"/>
          <w:numId w:val="187"/>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b/>
          <w:bCs/>
          <w:color w:val="286491"/>
          <w:sz w:val="18"/>
          <w:szCs w:val="18"/>
          <w:bdr w:val="none" w:sz="0" w:space="0" w:color="auto" w:frame="1"/>
        </w:rPr>
        <w:t>find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type: ‘panel’, columnOwner:’ownerID’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Since each column and panel will contain a unique ID given by MongoDB to it, we can query easily and atomically set options.</w:t>
      </w:r>
    </w:p>
    <w:p w:rsidR="003E1094" w:rsidRPr="003E1094" w:rsidRDefault="003E1094" w:rsidP="003E1094">
      <w:pPr>
        <w:numPr>
          <w:ilvl w:val="0"/>
          <w:numId w:val="188"/>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b/>
          <w:bCs/>
          <w:color w:val="286491"/>
          <w:sz w:val="18"/>
          <w:szCs w:val="18"/>
          <w:bdr w:val="none" w:sz="0" w:space="0" w:color="auto" w:frame="1"/>
        </w:rPr>
        <w:lastRenderedPageBreak/>
        <w:t>update</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‘_id’: </w:t>
      </w:r>
      <w:r w:rsidRPr="003E1094">
        <w:rPr>
          <w:rFonts w:ascii="inherit" w:eastAsia="Times New Roman" w:hAnsi="inherit" w:cs="Courier New"/>
          <w:b/>
          <w:bCs/>
          <w:color w:val="286491"/>
          <w:sz w:val="18"/>
          <w:szCs w:val="18"/>
          <w:bdr w:val="none" w:sz="0" w:space="0" w:color="auto" w:frame="1"/>
        </w:rPr>
        <w:t>ObjectId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‘idstring’</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$set :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‘top’ : </w:t>
      </w:r>
      <w:r w:rsidRPr="003E1094">
        <w:rPr>
          <w:rFonts w:ascii="inherit" w:eastAsia="Times New Roman" w:hAnsi="inherit" w:cs="Courier New"/>
          <w:color w:val="009999"/>
          <w:sz w:val="18"/>
          <w:szCs w:val="18"/>
          <w:bdr w:val="none" w:sz="0" w:space="0" w:color="auto" w:frame="1"/>
        </w:rPr>
        <w:t>125</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Q8. Using what can you print more than 20 items in MongoDB’s shell?</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p>
    <w:p w:rsidR="003E1094" w:rsidRPr="003E1094" w:rsidRDefault="003E1094" w:rsidP="003E1094">
      <w:pPr>
        <w:numPr>
          <w:ilvl w:val="0"/>
          <w:numId w:val="18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db.example.</w:t>
      </w:r>
      <w:r w:rsidRPr="003E1094">
        <w:rPr>
          <w:rFonts w:ascii="inherit" w:eastAsia="Times New Roman" w:hAnsi="inherit" w:cs="Courier New"/>
          <w:b/>
          <w:bCs/>
          <w:color w:val="286491"/>
          <w:sz w:val="18"/>
          <w:szCs w:val="18"/>
          <w:bdr w:val="none" w:sz="0" w:space="0" w:color="auto" w:frame="1"/>
        </w:rPr>
        <w:t>find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r w:rsidRPr="003E1094">
        <w:rPr>
          <w:rFonts w:ascii="inherit" w:eastAsia="Times New Roman" w:hAnsi="inherit" w:cs="Courier New"/>
          <w:b/>
          <w:bCs/>
          <w:color w:val="286491"/>
          <w:sz w:val="18"/>
          <w:szCs w:val="18"/>
          <w:bdr w:val="none" w:sz="0" w:space="0" w:color="auto" w:frame="1"/>
        </w:rPr>
        <w:t>toArray</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189"/>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db.example.</w:t>
      </w:r>
      <w:r w:rsidRPr="003E1094">
        <w:rPr>
          <w:rFonts w:ascii="inherit" w:eastAsia="Times New Roman" w:hAnsi="inherit" w:cs="Courier New"/>
          <w:b/>
          <w:bCs/>
          <w:color w:val="286491"/>
          <w:sz w:val="18"/>
          <w:szCs w:val="18"/>
          <w:bdr w:val="none" w:sz="0" w:space="0" w:color="auto" w:frame="1"/>
        </w:rPr>
        <w:t>find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r w:rsidRPr="003E1094">
        <w:rPr>
          <w:rFonts w:ascii="inherit" w:eastAsia="Times New Roman" w:hAnsi="inherit" w:cs="Courier New"/>
          <w:b/>
          <w:bCs/>
          <w:color w:val="286491"/>
          <w:sz w:val="18"/>
          <w:szCs w:val="18"/>
          <w:bdr w:val="none" w:sz="0" w:space="0" w:color="auto" w:frame="1"/>
        </w:rPr>
        <w:t>forEach</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printjson</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It will both print out a very expanded view of each document instead of the 1-line version for find():</w:t>
      </w:r>
    </w:p>
    <w:p w:rsidR="003E1094" w:rsidRPr="003E1094" w:rsidRDefault="003E1094" w:rsidP="003E1094">
      <w:pPr>
        <w:numPr>
          <w:ilvl w:val="0"/>
          <w:numId w:val="190"/>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 xml:space="preserve">DBQuery.shellBatchSize = </w:t>
      </w:r>
      <w:r w:rsidRPr="003E1094">
        <w:rPr>
          <w:rFonts w:ascii="inherit" w:eastAsia="Times New Roman" w:hAnsi="inherit" w:cs="Courier New"/>
          <w:color w:val="009999"/>
          <w:sz w:val="18"/>
          <w:szCs w:val="18"/>
          <w:bdr w:val="none" w:sz="0" w:space="0" w:color="auto" w:frame="1"/>
        </w:rPr>
        <w:t>300</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Q9. How to perform join operations in MongoDB?</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From MongoDB 3.2 onwards we can perform join operation. The new $lookup operator added with the aggregation pipeline is essentially similar to a left outer join. This is an example of the same:</w:t>
      </w:r>
    </w:p>
    <w:p w:rsidR="003E1094" w:rsidRPr="003E1094" w:rsidRDefault="003E1094" w:rsidP="003E1094">
      <w:pPr>
        <w:numPr>
          <w:ilvl w:val="0"/>
          <w:numId w:val="19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19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$lookup:</w:t>
      </w:r>
    </w:p>
    <w:p w:rsidR="003E1094" w:rsidRPr="003E1094" w:rsidRDefault="003E1094" w:rsidP="003E1094">
      <w:pPr>
        <w:numPr>
          <w:ilvl w:val="0"/>
          <w:numId w:val="19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19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from: &lt;collection to join&gt;,</w:t>
      </w:r>
    </w:p>
    <w:p w:rsidR="003E1094" w:rsidRPr="003E1094" w:rsidRDefault="003E1094" w:rsidP="003E1094">
      <w:pPr>
        <w:numPr>
          <w:ilvl w:val="0"/>
          <w:numId w:val="19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localField: &lt;field from the input documents&gt;,</w:t>
      </w:r>
    </w:p>
    <w:p w:rsidR="003E1094" w:rsidRPr="003E1094" w:rsidRDefault="003E1094" w:rsidP="003E1094">
      <w:pPr>
        <w:numPr>
          <w:ilvl w:val="0"/>
          <w:numId w:val="19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 xml:space="preserve">foreignField: &lt;field from the documents of the </w:t>
      </w:r>
      <w:r w:rsidRPr="003E1094">
        <w:rPr>
          <w:rFonts w:ascii="inherit" w:eastAsia="Times New Roman" w:hAnsi="inherit" w:cs="Courier New"/>
          <w:color w:val="DD1144"/>
          <w:sz w:val="18"/>
          <w:szCs w:val="18"/>
          <w:bdr w:val="none" w:sz="0" w:space="0" w:color="auto" w:frame="1"/>
        </w:rPr>
        <w:t>"from"</w:t>
      </w:r>
      <w:r w:rsidRPr="003E1094">
        <w:rPr>
          <w:rFonts w:ascii="inherit" w:eastAsia="Times New Roman" w:hAnsi="inherit" w:cs="Courier New"/>
          <w:color w:val="000000"/>
          <w:sz w:val="18"/>
          <w:szCs w:val="18"/>
          <w:bdr w:val="none" w:sz="0" w:space="0" w:color="auto" w:frame="1"/>
        </w:rPr>
        <w:t xml:space="preserve"> collection&gt;,</w:t>
      </w:r>
    </w:p>
    <w:p w:rsidR="003E1094" w:rsidRPr="003E1094" w:rsidRDefault="003E1094" w:rsidP="003E1094">
      <w:pPr>
        <w:numPr>
          <w:ilvl w:val="0"/>
          <w:numId w:val="19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as: &lt;output array field&gt;</w:t>
      </w:r>
    </w:p>
    <w:p w:rsidR="003E1094" w:rsidRPr="003E1094" w:rsidRDefault="003E1094" w:rsidP="003E1094">
      <w:pPr>
        <w:numPr>
          <w:ilvl w:val="0"/>
          <w:numId w:val="19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191"/>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Q10. Explain oplog.</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The operational log(oplog) is a special type of capped collection that keeps a rolling record of all operations that modify the data stored in your databases. Firstly it applies database operations on the primary and then records these operations on the primary’s oplog. Then, the secondary members copy and implement these operations in an asynchronous process.</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Q11. When should the data be normalized in MongoDB?</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It depends on your goals. Normalization will provide an update efficient data representation. Denormalization will make data reading efficiently.</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In general, use embedded data models (denormalization) when:</w:t>
      </w:r>
    </w:p>
    <w:p w:rsidR="003E1094" w:rsidRPr="003E1094" w:rsidRDefault="003E1094" w:rsidP="003E1094">
      <w:pPr>
        <w:numPr>
          <w:ilvl w:val="0"/>
          <w:numId w:val="192"/>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When you have “contains” relationships between entities.</w:t>
      </w:r>
    </w:p>
    <w:p w:rsidR="003E1094" w:rsidRPr="003E1094" w:rsidRDefault="003E1094" w:rsidP="003E1094">
      <w:pPr>
        <w:numPr>
          <w:ilvl w:val="0"/>
          <w:numId w:val="192"/>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When you have one-to-many relationships between entities. In these relationships, the “many” or child documents always display with or are seen in the context of the “one” or parent documents.</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In general, use normalized data models:</w:t>
      </w:r>
    </w:p>
    <w:p w:rsidR="003E1094" w:rsidRPr="003E1094" w:rsidRDefault="003E1094" w:rsidP="003E1094">
      <w:pPr>
        <w:numPr>
          <w:ilvl w:val="0"/>
          <w:numId w:val="193"/>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When embedding leads to duplication of data but will not give sufficient read performance benefits to outweigh the implications of the duplication.</w:t>
      </w:r>
    </w:p>
    <w:p w:rsidR="003E1094" w:rsidRPr="003E1094" w:rsidRDefault="003E1094" w:rsidP="003E1094">
      <w:pPr>
        <w:numPr>
          <w:ilvl w:val="0"/>
          <w:numId w:val="193"/>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lastRenderedPageBreak/>
        <w:t>To represent more complex many-to-many relationships.</w:t>
      </w:r>
    </w:p>
    <w:p w:rsidR="003E1094" w:rsidRPr="003E1094" w:rsidRDefault="003E1094" w:rsidP="003E1094">
      <w:pPr>
        <w:numPr>
          <w:ilvl w:val="0"/>
          <w:numId w:val="193"/>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To model large hierarchical data sets.</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Q12. Comparison between MongoDB and Cassandra.</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MongoDB</w:t>
      </w:r>
      <w:r w:rsidRPr="003E1094">
        <w:rPr>
          <w:rFonts w:ascii="Georgia" w:eastAsia="Times New Roman" w:hAnsi="Georgia" w:cs="Times New Roman"/>
          <w:color w:val="444444"/>
          <w:sz w:val="27"/>
          <w:szCs w:val="27"/>
        </w:rPr>
        <w:t>:</w:t>
      </w:r>
    </w:p>
    <w:p w:rsidR="003E1094" w:rsidRPr="003E1094" w:rsidRDefault="003E1094" w:rsidP="003E1094">
      <w:pPr>
        <w:numPr>
          <w:ilvl w:val="0"/>
          <w:numId w:val="194"/>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Data mode are the document</w:t>
      </w:r>
    </w:p>
    <w:p w:rsidR="003E1094" w:rsidRPr="003E1094" w:rsidRDefault="003E1094" w:rsidP="003E1094">
      <w:pPr>
        <w:numPr>
          <w:ilvl w:val="0"/>
          <w:numId w:val="194"/>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Database scalability is read-only</w:t>
      </w:r>
    </w:p>
    <w:p w:rsidR="003E1094" w:rsidRPr="003E1094" w:rsidRDefault="003E1094" w:rsidP="003E1094">
      <w:pPr>
        <w:numPr>
          <w:ilvl w:val="0"/>
          <w:numId w:val="194"/>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Query of the data is multi-index</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Cassandra</w:t>
      </w:r>
      <w:r w:rsidRPr="003E1094">
        <w:rPr>
          <w:rFonts w:ascii="Georgia" w:eastAsia="Times New Roman" w:hAnsi="Georgia" w:cs="Times New Roman"/>
          <w:color w:val="444444"/>
          <w:sz w:val="27"/>
          <w:szCs w:val="27"/>
        </w:rPr>
        <w:t>:</w:t>
      </w:r>
    </w:p>
    <w:p w:rsidR="003E1094" w:rsidRPr="003E1094" w:rsidRDefault="003E1094" w:rsidP="003E1094">
      <w:pPr>
        <w:numPr>
          <w:ilvl w:val="0"/>
          <w:numId w:val="195"/>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Data mode are a big table like</w:t>
      </w:r>
    </w:p>
    <w:p w:rsidR="003E1094" w:rsidRPr="003E1094" w:rsidRDefault="003E1094" w:rsidP="003E1094">
      <w:pPr>
        <w:numPr>
          <w:ilvl w:val="0"/>
          <w:numId w:val="195"/>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Database scalability is write only</w:t>
      </w:r>
    </w:p>
    <w:p w:rsidR="003E1094" w:rsidRPr="003E1094" w:rsidRDefault="003E1094" w:rsidP="003E1094">
      <w:pPr>
        <w:numPr>
          <w:ilvl w:val="0"/>
          <w:numId w:val="195"/>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Query of the data by using scan or key</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hyperlink r:id="rId196" w:history="1">
        <w:r w:rsidRPr="003E1094">
          <w:rPr>
            <w:rFonts w:ascii="inherit" w:eastAsia="Times New Roman" w:hAnsi="inherit" w:cs="Times New Roman"/>
            <w:b/>
            <w:bCs/>
            <w:color w:val="65ABF6"/>
            <w:sz w:val="27"/>
            <w:szCs w:val="27"/>
            <w:bdr w:val="none" w:sz="0" w:space="0" w:color="auto" w:frame="1"/>
          </w:rPr>
          <w:t>Check out Cassandra vs MongoDB for the detailed description</w:t>
        </w:r>
      </w:hyperlink>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Q13. What does ObjectId consist of?</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It consists of the following:</w:t>
      </w:r>
    </w:p>
    <w:p w:rsidR="003E1094" w:rsidRPr="003E1094" w:rsidRDefault="003E1094" w:rsidP="003E1094">
      <w:pPr>
        <w:numPr>
          <w:ilvl w:val="0"/>
          <w:numId w:val="196"/>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Timestamp</w:t>
      </w:r>
    </w:p>
    <w:p w:rsidR="003E1094" w:rsidRPr="003E1094" w:rsidRDefault="003E1094" w:rsidP="003E1094">
      <w:pPr>
        <w:numPr>
          <w:ilvl w:val="0"/>
          <w:numId w:val="196"/>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Client machine ID</w:t>
      </w:r>
    </w:p>
    <w:p w:rsidR="003E1094" w:rsidRPr="003E1094" w:rsidRDefault="003E1094" w:rsidP="003E1094">
      <w:pPr>
        <w:numPr>
          <w:ilvl w:val="0"/>
          <w:numId w:val="196"/>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Client process ID</w:t>
      </w:r>
    </w:p>
    <w:p w:rsidR="003E1094" w:rsidRPr="003E1094" w:rsidRDefault="003E1094" w:rsidP="003E1094">
      <w:pPr>
        <w:numPr>
          <w:ilvl w:val="0"/>
          <w:numId w:val="196"/>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Byte incremented counter</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Q14. Explain about replication and when should we use it?</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w:t>
      </w:r>
      <w:hyperlink r:id="rId197" w:history="1">
        <w:r w:rsidRPr="003E1094">
          <w:rPr>
            <w:rFonts w:ascii="inherit" w:eastAsia="Times New Roman" w:hAnsi="inherit" w:cs="Times New Roman"/>
            <w:b/>
            <w:bCs/>
            <w:color w:val="65ABF6"/>
            <w:sz w:val="27"/>
            <w:szCs w:val="27"/>
            <w:bdr w:val="none" w:sz="0" w:space="0" w:color="auto" w:frame="1"/>
          </w:rPr>
          <w:t>Replication is the process of synchronizing data across multiple servers</w:t>
        </w:r>
      </w:hyperlink>
      <w:r w:rsidRPr="003E1094">
        <w:rPr>
          <w:rFonts w:ascii="Georgia" w:eastAsia="Times New Roman" w:hAnsi="Georgia" w:cs="Times New Roman"/>
          <w:color w:val="444444"/>
          <w:sz w:val="27"/>
          <w:szCs w:val="27"/>
        </w:rPr>
        <w:t> so that data is not lost in any condition. It gives redundancy and rises data availability with many copies of data on other database servers. We can use it for various purposes like for keeping the data safe, for high availability of data, disaster recovery and in no downtime for maintenance.</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Q15. When and up to what extent does data get extended to multi-slice?</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The MongoDB scrap stands on a collection. So all substances are kept in a lump or mass. When there is an additional time slot only then there will be more than a few slice data achievement choices, but at the time, when there is more than 1 lump, data gets extend to many slices and it can further extend to 64 MB.</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Q16. Enlist the limitations of the 32-bit version of MongoDB.</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MongoDB uses memory-mapped files. When we run a 32-bit build of MongoDB, the total size of storage for the server, including indexes and data, is 2 gigabytes. Due to this, don’t deploy MongoDB to production on 32-bit machines.</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And in the 64-bit build of MongoDB, there’s virtually no limit to storage size. For production deployments, we strongly recommend 64-bit builds and operating systems</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Q17. What is the NoSQL database? Is MongoDB a NoSQL database?</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lastRenderedPageBreak/>
        <w:t>Ans.</w:t>
      </w:r>
      <w:r w:rsidRPr="003E1094">
        <w:rPr>
          <w:rFonts w:ascii="Georgia" w:eastAsia="Times New Roman" w:hAnsi="Georgia" w:cs="Times New Roman"/>
          <w:color w:val="444444"/>
          <w:sz w:val="27"/>
          <w:szCs w:val="27"/>
        </w:rPr>
        <w:t> From the advent of social media, the internet is being loaded with big data, big users, big complexity etc. and also becoming more complex day by day. NoSQL is the answer to all these problems; it is not a traditional database management system, not even a</w:t>
      </w:r>
      <w:hyperlink r:id="rId198" w:history="1">
        <w:r w:rsidRPr="003E1094">
          <w:rPr>
            <w:rFonts w:ascii="inherit" w:eastAsia="Times New Roman" w:hAnsi="inherit" w:cs="Times New Roman"/>
            <w:b/>
            <w:bCs/>
            <w:color w:val="65ABF6"/>
            <w:sz w:val="27"/>
            <w:szCs w:val="27"/>
            <w:bdr w:val="none" w:sz="0" w:space="0" w:color="auto" w:frame="1"/>
          </w:rPr>
          <w:t> relational database management system (RDBMS)</w:t>
        </w:r>
      </w:hyperlink>
      <w:r w:rsidRPr="003E1094">
        <w:rPr>
          <w:rFonts w:ascii="Georgia" w:eastAsia="Times New Roman" w:hAnsi="Georgia" w:cs="Times New Roman"/>
          <w:color w:val="444444"/>
          <w:sz w:val="27"/>
          <w:szCs w:val="27"/>
        </w:rPr>
        <w:t>. NoSQL stands for “Not Only SQL”. NoSQL is a kind of database that can handle and segregate all types of messy, unstructured, and complicated data. It is just a new way to describe the database. Yes, MongoDB is a NoSQL database.</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Q18. How to find values in the array with multiple criteria?</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Suppose you have the following document:</w:t>
      </w:r>
    </w:p>
    <w:p w:rsidR="003E1094" w:rsidRPr="003E1094" w:rsidRDefault="003E1094" w:rsidP="003E1094">
      <w:pPr>
        <w:numPr>
          <w:ilvl w:val="0"/>
          <w:numId w:val="19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_id : </w:t>
      </w:r>
      <w:r w:rsidRPr="003E1094">
        <w:rPr>
          <w:rFonts w:ascii="inherit" w:eastAsia="Times New Roman" w:hAnsi="inherit" w:cs="Courier New"/>
          <w:color w:val="009999"/>
          <w:sz w:val="18"/>
          <w:szCs w:val="18"/>
          <w:bdr w:val="none" w:sz="0" w:space="0" w:color="auto" w:frame="1"/>
        </w:rPr>
        <w:t>1</w:t>
      </w:r>
      <w:r w:rsidRPr="003E1094">
        <w:rPr>
          <w:rFonts w:ascii="inherit" w:eastAsia="Times New Roman" w:hAnsi="inherit" w:cs="Courier New"/>
          <w:color w:val="000000"/>
          <w:sz w:val="18"/>
          <w:szCs w:val="18"/>
          <w:bdr w:val="none" w:sz="0" w:space="0" w:color="auto" w:frame="1"/>
        </w:rPr>
        <w:t xml:space="preserve">, numbers :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r w:rsidRPr="003E1094">
        <w:rPr>
          <w:rFonts w:ascii="inherit" w:eastAsia="Times New Roman" w:hAnsi="inherit" w:cs="Courier New"/>
          <w:color w:val="009999"/>
          <w:sz w:val="18"/>
          <w:szCs w:val="18"/>
          <w:bdr w:val="none" w:sz="0" w:space="0" w:color="auto" w:frame="1"/>
        </w:rPr>
        <w:t>1000</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009999"/>
          <w:sz w:val="18"/>
          <w:szCs w:val="18"/>
          <w:bdr w:val="none" w:sz="0" w:space="0" w:color="auto" w:frame="1"/>
        </w:rPr>
        <w:t>1000</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197"/>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_id : </w:t>
      </w:r>
      <w:r w:rsidRPr="003E1094">
        <w:rPr>
          <w:rFonts w:ascii="inherit" w:eastAsia="Times New Roman" w:hAnsi="inherit" w:cs="Courier New"/>
          <w:color w:val="009999"/>
          <w:sz w:val="18"/>
          <w:szCs w:val="18"/>
          <w:bdr w:val="none" w:sz="0" w:space="0" w:color="auto" w:frame="1"/>
        </w:rPr>
        <w:t>2</w:t>
      </w:r>
      <w:r w:rsidRPr="003E1094">
        <w:rPr>
          <w:rFonts w:ascii="inherit" w:eastAsia="Times New Roman" w:hAnsi="inherit" w:cs="Courier New"/>
          <w:color w:val="000000"/>
          <w:sz w:val="18"/>
          <w:szCs w:val="18"/>
          <w:bdr w:val="none" w:sz="0" w:space="0" w:color="auto" w:frame="1"/>
        </w:rPr>
        <w:t xml:space="preserve">, numbers :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9999"/>
          <w:sz w:val="18"/>
          <w:szCs w:val="18"/>
          <w:bdr w:val="none" w:sz="0" w:space="0" w:color="auto" w:frame="1"/>
        </w:rPr>
        <w:t>5</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After this, if you write the following command :</w:t>
      </w:r>
    </w:p>
    <w:p w:rsidR="003E1094" w:rsidRPr="003E1094" w:rsidRDefault="003E1094" w:rsidP="003E1094">
      <w:pPr>
        <w:numPr>
          <w:ilvl w:val="0"/>
          <w:numId w:val="198"/>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db.example.</w:t>
      </w:r>
      <w:r w:rsidRPr="003E1094">
        <w:rPr>
          <w:rFonts w:ascii="inherit" w:eastAsia="Times New Roman" w:hAnsi="inherit" w:cs="Courier New"/>
          <w:b/>
          <w:bCs/>
          <w:color w:val="286491"/>
          <w:sz w:val="18"/>
          <w:szCs w:val="18"/>
          <w:bdr w:val="none" w:sz="0" w:space="0" w:color="auto" w:frame="1"/>
        </w:rPr>
        <w:t>find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numbers :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$elemMatch :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$gt : -</w:t>
      </w:r>
      <w:r w:rsidRPr="003E1094">
        <w:rPr>
          <w:rFonts w:ascii="inherit" w:eastAsia="Times New Roman" w:hAnsi="inherit" w:cs="Courier New"/>
          <w:color w:val="009999"/>
          <w:sz w:val="18"/>
          <w:szCs w:val="18"/>
          <w:bdr w:val="none" w:sz="0" w:space="0" w:color="auto" w:frame="1"/>
        </w:rPr>
        <w:t>10</w:t>
      </w:r>
      <w:r w:rsidRPr="003E1094">
        <w:rPr>
          <w:rFonts w:ascii="inherit" w:eastAsia="Times New Roman" w:hAnsi="inherit" w:cs="Courier New"/>
          <w:color w:val="000000"/>
          <w:sz w:val="18"/>
          <w:szCs w:val="18"/>
          <w:bdr w:val="none" w:sz="0" w:space="0" w:color="auto" w:frame="1"/>
        </w:rPr>
        <w:t xml:space="preserve"> , $lt : </w:t>
      </w:r>
      <w:r w:rsidRPr="003E1094">
        <w:rPr>
          <w:rFonts w:ascii="inherit" w:eastAsia="Times New Roman" w:hAnsi="inherit" w:cs="Courier New"/>
          <w:color w:val="009999"/>
          <w:sz w:val="18"/>
          <w:szCs w:val="18"/>
          <w:bdr w:val="none" w:sz="0" w:space="0" w:color="auto" w:frame="1"/>
        </w:rPr>
        <w:t>10</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It will return the _id: 2 document.</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Q19. How to use select * group by MongoDB aggregation?</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Suppose you want to select all attributes and groups by name across records. Let’s take an example:</w:t>
      </w:r>
    </w:p>
    <w:p w:rsidR="003E1094" w:rsidRPr="003E1094" w:rsidRDefault="003E1094" w:rsidP="003E1094">
      <w:pPr>
        <w:numPr>
          <w:ilvl w:val="0"/>
          <w:numId w:val="19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Name: George, x: </w:t>
      </w:r>
      <w:r w:rsidRPr="003E1094">
        <w:rPr>
          <w:rFonts w:ascii="inherit" w:eastAsia="Times New Roman" w:hAnsi="inherit" w:cs="Courier New"/>
          <w:color w:val="009999"/>
          <w:sz w:val="18"/>
          <w:szCs w:val="18"/>
          <w:bdr w:val="none" w:sz="0" w:space="0" w:color="auto" w:frame="1"/>
        </w:rPr>
        <w:t>5</w:t>
      </w:r>
      <w:r w:rsidRPr="003E1094">
        <w:rPr>
          <w:rFonts w:ascii="inherit" w:eastAsia="Times New Roman" w:hAnsi="inherit" w:cs="Courier New"/>
          <w:color w:val="000000"/>
          <w:sz w:val="18"/>
          <w:szCs w:val="18"/>
          <w:bdr w:val="none" w:sz="0" w:space="0" w:color="auto" w:frame="1"/>
        </w:rPr>
        <w:t xml:space="preserve">, y: </w:t>
      </w:r>
      <w:r w:rsidRPr="003E1094">
        <w:rPr>
          <w:rFonts w:ascii="inherit" w:eastAsia="Times New Roman" w:hAnsi="inherit" w:cs="Courier New"/>
          <w:color w:val="009999"/>
          <w:sz w:val="18"/>
          <w:szCs w:val="18"/>
          <w:bdr w:val="none" w:sz="0" w:space="0" w:color="auto" w:frame="1"/>
        </w:rPr>
        <w:t>3</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19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Name: George, z: </w:t>
      </w:r>
      <w:r w:rsidRPr="003E1094">
        <w:rPr>
          <w:rFonts w:ascii="inherit" w:eastAsia="Times New Roman" w:hAnsi="inherit" w:cs="Courier New"/>
          <w:color w:val="009999"/>
          <w:sz w:val="18"/>
          <w:szCs w:val="18"/>
          <w:bdr w:val="none" w:sz="0" w:space="0" w:color="auto" w:frame="1"/>
        </w:rPr>
        <w:t>9</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199"/>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Name: Rob, x: </w:t>
      </w:r>
      <w:r w:rsidRPr="003E1094">
        <w:rPr>
          <w:rFonts w:ascii="inherit" w:eastAsia="Times New Roman" w:hAnsi="inherit" w:cs="Courier New"/>
          <w:color w:val="009999"/>
          <w:sz w:val="18"/>
          <w:szCs w:val="18"/>
          <w:bdr w:val="none" w:sz="0" w:space="0" w:color="auto" w:frame="1"/>
        </w:rPr>
        <w:t>12</w:t>
      </w:r>
      <w:r w:rsidRPr="003E1094">
        <w:rPr>
          <w:rFonts w:ascii="inherit" w:eastAsia="Times New Roman" w:hAnsi="inherit" w:cs="Courier New"/>
          <w:color w:val="000000"/>
          <w:sz w:val="18"/>
          <w:szCs w:val="18"/>
          <w:bdr w:val="none" w:sz="0" w:space="0" w:color="auto" w:frame="1"/>
        </w:rPr>
        <w:t xml:space="preserve">, y: </w:t>
      </w:r>
      <w:r w:rsidRPr="003E1094">
        <w:rPr>
          <w:rFonts w:ascii="inherit" w:eastAsia="Times New Roman" w:hAnsi="inherit" w:cs="Courier New"/>
          <w:color w:val="009999"/>
          <w:sz w:val="18"/>
          <w:szCs w:val="18"/>
          <w:bdr w:val="none" w:sz="0" w:space="0" w:color="auto" w:frame="1"/>
        </w:rPr>
        <w:t>2</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And now do the </w:t>
      </w:r>
      <w:hyperlink r:id="rId199" w:history="1">
        <w:r w:rsidRPr="003E1094">
          <w:rPr>
            <w:rFonts w:ascii="inherit" w:eastAsia="Times New Roman" w:hAnsi="inherit" w:cs="Times New Roman"/>
            <w:b/>
            <w:bCs/>
            <w:color w:val="65ABF6"/>
            <w:sz w:val="27"/>
            <w:szCs w:val="27"/>
            <w:bdr w:val="none" w:sz="0" w:space="0" w:color="auto" w:frame="1"/>
          </w:rPr>
          <w:t>MongoDB aggregation</w:t>
        </w:r>
      </w:hyperlink>
      <w:r w:rsidRPr="003E1094">
        <w:rPr>
          <w:rFonts w:ascii="Georgia" w:eastAsia="Times New Roman" w:hAnsi="Georgia" w:cs="Times New Roman"/>
          <w:color w:val="444444"/>
          <w:sz w:val="27"/>
          <w:szCs w:val="27"/>
        </w:rPr>
        <w:t> as follows:</w:t>
      </w:r>
    </w:p>
    <w:p w:rsidR="003E1094" w:rsidRPr="003E1094" w:rsidRDefault="003E1094" w:rsidP="003E1094">
      <w:pPr>
        <w:numPr>
          <w:ilvl w:val="0"/>
          <w:numId w:val="20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db.example.</w:t>
      </w:r>
      <w:r w:rsidRPr="003E1094">
        <w:rPr>
          <w:rFonts w:ascii="inherit" w:eastAsia="Times New Roman" w:hAnsi="inherit" w:cs="Courier New"/>
          <w:b/>
          <w:bCs/>
          <w:color w:val="286491"/>
          <w:sz w:val="18"/>
          <w:szCs w:val="18"/>
          <w:bdr w:val="none" w:sz="0" w:space="0" w:color="auto" w:frame="1"/>
        </w:rPr>
        <w:t>aggregate</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20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$group : </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20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_id : “$Name”,</w:t>
      </w:r>
    </w:p>
    <w:p w:rsidR="003E1094" w:rsidRPr="003E1094" w:rsidRDefault="003E1094" w:rsidP="003E1094">
      <w:pPr>
        <w:numPr>
          <w:ilvl w:val="0"/>
          <w:numId w:val="20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 xml:space="preserve">x: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$addToSet: “$x”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numPr>
          <w:ilvl w:val="0"/>
          <w:numId w:val="20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 xml:space="preserve">y: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$addToSet: “$y”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numPr>
          <w:ilvl w:val="0"/>
          <w:numId w:val="20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 xml:space="preserve">z: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$addToSet: “$z”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numPr>
          <w:ilvl w:val="0"/>
          <w:numId w:val="20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200"/>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Q20. How is sorting performed and what is a projection in MongoDB?</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Whenever we have to find any data from MongoDB, find() method is being used. This method will return the documents of the collection on which this is invoked. Now we can have where clause in MongoDB query so that we can </w:t>
      </w:r>
      <w:hyperlink r:id="rId200" w:history="1">
        <w:r w:rsidRPr="003E1094">
          <w:rPr>
            <w:rFonts w:ascii="inherit" w:eastAsia="Times New Roman" w:hAnsi="inherit" w:cs="Times New Roman"/>
            <w:b/>
            <w:bCs/>
            <w:color w:val="65ABF6"/>
            <w:sz w:val="27"/>
            <w:szCs w:val="27"/>
            <w:bdr w:val="none" w:sz="0" w:space="0" w:color="auto" w:frame="1"/>
          </w:rPr>
          <w:t>limit the output by MongoDB projection</w:t>
        </w:r>
      </w:hyperlink>
      <w:r w:rsidRPr="003E1094">
        <w:rPr>
          <w:rFonts w:ascii="Georgia" w:eastAsia="Times New Roman" w:hAnsi="Georgia" w:cs="Times New Roman"/>
          <w:color w:val="444444"/>
          <w:sz w:val="27"/>
          <w:szCs w:val="27"/>
        </w:rPr>
        <w:t>. Whenever we will execute the find() method MongoDB will return all documents related to that specific collection. Below is the syntax for same:</w:t>
      </w:r>
    </w:p>
    <w:p w:rsidR="003E1094" w:rsidRPr="003E1094" w:rsidRDefault="003E1094" w:rsidP="003E1094">
      <w:pPr>
        <w:numPr>
          <w:ilvl w:val="0"/>
          <w:numId w:val="201"/>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db.&lt;collection_name&gt;.</w:t>
      </w:r>
      <w:r w:rsidRPr="003E1094">
        <w:rPr>
          <w:rFonts w:ascii="inherit" w:eastAsia="Times New Roman" w:hAnsi="inherit" w:cs="Courier New"/>
          <w:b/>
          <w:bCs/>
          <w:color w:val="286491"/>
          <w:sz w:val="18"/>
          <w:szCs w:val="18"/>
          <w:bdr w:val="none" w:sz="0" w:space="0" w:color="auto" w:frame="1"/>
        </w:rPr>
        <w:t>find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&lt;Key_Name&gt;:&lt;Flag to display&gt;</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lastRenderedPageBreak/>
        <w:t>Here flag will have two values as 0 or 1. Here 1 indicates that the corresponding values will be displayed and 0 indicates that the corresponding values will not be displayed.</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Q21. Is it necessary to call “getLastError” to make a write durable?</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No, it is not necessary to call “getLastError”(Safe Mode). Here the server behaves as if it has been called. The “getLastError” simply allows one to get confirmation that write operation is successfully committed. Here you will want the confirmation, but the safety of write and its durability is independent.</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Q22. For how long does the replica set failover take?</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It takes around 10 – 30 seconds for the primary to be dropped down by the other members and a new primary to be elected. During this time span, the cluster is down for primary operations i.e writes and reads. Eventually, consistent queries can execute to secondaries at any time (in slaveOk mode), including during this window.</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Q23. What does the “_v” field correspond to in Mongoose?</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When the mongoose is created for the first time the version key is a property set on each and every document. The value of this key has the internal revision of the document. It is understood that the name of this document is configurable. The default key is __v</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Q24. Tell about composition/structure of ObjectId in MongoDB? Explain each composing element.</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hyperlink r:id="rId201" w:history="1">
        <w:r w:rsidRPr="003E1094">
          <w:rPr>
            <w:rFonts w:ascii="inherit" w:eastAsia="Times New Roman" w:hAnsi="inherit" w:cs="Times New Roman"/>
            <w:b/>
            <w:bCs/>
            <w:color w:val="65ABF6"/>
            <w:sz w:val="27"/>
            <w:szCs w:val="27"/>
            <w:bdr w:val="none" w:sz="0" w:space="0" w:color="auto" w:frame="1"/>
          </w:rPr>
          <w:t>ObjectId in MongoDB</w:t>
        </w:r>
      </w:hyperlink>
      <w:r w:rsidRPr="003E1094">
        <w:rPr>
          <w:rFonts w:ascii="Georgia" w:eastAsia="Times New Roman" w:hAnsi="Georgia" w:cs="Times New Roman"/>
          <w:color w:val="444444"/>
          <w:sz w:val="27"/>
          <w:szCs w:val="27"/>
        </w:rPr>
        <w:t> is very special. It associates with _id field, and MongoDB uses objectid as the default value of _id in documents. To generate objectid(), the following is the syntax:</w:t>
      </w:r>
    </w:p>
    <w:p w:rsidR="003E1094" w:rsidRPr="003E1094" w:rsidRDefault="003E1094" w:rsidP="003E1094">
      <w:pPr>
        <w:numPr>
          <w:ilvl w:val="0"/>
          <w:numId w:val="202"/>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b/>
          <w:bCs/>
          <w:color w:val="286491"/>
          <w:sz w:val="18"/>
          <w:szCs w:val="18"/>
          <w:bdr w:val="none" w:sz="0" w:space="0" w:color="auto" w:frame="1"/>
        </w:rPr>
        <w:t>ObjectId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SomeHexaDecimalValue</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Let’s take an example to understand it better:</w:t>
      </w:r>
    </w:p>
    <w:p w:rsidR="003E1094" w:rsidRPr="003E1094" w:rsidRDefault="003E1094" w:rsidP="003E1094">
      <w:pPr>
        <w:numPr>
          <w:ilvl w:val="0"/>
          <w:numId w:val="203"/>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 xml:space="preserve">obj_id = new </w:t>
      </w:r>
      <w:r w:rsidRPr="003E1094">
        <w:rPr>
          <w:rFonts w:ascii="inherit" w:eastAsia="Times New Roman" w:hAnsi="inherit" w:cs="Courier New"/>
          <w:b/>
          <w:bCs/>
          <w:color w:val="286491"/>
          <w:sz w:val="18"/>
          <w:szCs w:val="18"/>
          <w:bdr w:val="none" w:sz="0" w:space="0" w:color="auto" w:frame="1"/>
        </w:rPr>
        <w:t>ObjectId</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The above query will give us the following output:</w:t>
      </w:r>
      <w:r w:rsidRPr="003E1094">
        <w:rPr>
          <w:rFonts w:ascii="Georgia" w:eastAsia="Times New Roman" w:hAnsi="Georgia" w:cs="Times New Roman"/>
          <w:color w:val="444444"/>
          <w:sz w:val="27"/>
          <w:szCs w:val="27"/>
        </w:rPr>
        <w:br/>
        <w:t>ObjectId(“6549h6hgt8721s97u45798j7”)</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There are some methods and details for the same are as follows:</w:t>
      </w:r>
    </w:p>
    <w:p w:rsidR="003E1094" w:rsidRPr="003E1094" w:rsidRDefault="003E1094" w:rsidP="003E1094">
      <w:pPr>
        <w:numPr>
          <w:ilvl w:val="0"/>
          <w:numId w:val="204"/>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str</w:t>
      </w:r>
      <w:r w:rsidRPr="003E1094">
        <w:rPr>
          <w:rFonts w:ascii="Georgia" w:eastAsia="Times New Roman" w:hAnsi="Georgia" w:cs="Times New Roman"/>
          <w:color w:val="444444"/>
          <w:sz w:val="27"/>
          <w:szCs w:val="27"/>
        </w:rPr>
        <w:t> – It provides a string representation of object id.</w:t>
      </w:r>
    </w:p>
    <w:p w:rsidR="003E1094" w:rsidRPr="003E1094" w:rsidRDefault="003E1094" w:rsidP="003E1094">
      <w:pPr>
        <w:numPr>
          <w:ilvl w:val="0"/>
          <w:numId w:val="204"/>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valueOf()</w:t>
      </w:r>
      <w:r w:rsidRPr="003E1094">
        <w:rPr>
          <w:rFonts w:ascii="Georgia" w:eastAsia="Times New Roman" w:hAnsi="Georgia" w:cs="Times New Roman"/>
          <w:color w:val="444444"/>
          <w:sz w:val="27"/>
          <w:szCs w:val="27"/>
        </w:rPr>
        <w:t> – It returns the hexadecimal representation of ObjectId.</w:t>
      </w:r>
    </w:p>
    <w:p w:rsidR="003E1094" w:rsidRPr="003E1094" w:rsidRDefault="003E1094" w:rsidP="003E1094">
      <w:pPr>
        <w:numPr>
          <w:ilvl w:val="0"/>
          <w:numId w:val="204"/>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getTimeStamp()</w:t>
      </w:r>
      <w:r w:rsidRPr="003E1094">
        <w:rPr>
          <w:rFonts w:ascii="Georgia" w:eastAsia="Times New Roman" w:hAnsi="Georgia" w:cs="Times New Roman"/>
          <w:color w:val="444444"/>
          <w:sz w:val="27"/>
          <w:szCs w:val="27"/>
        </w:rPr>
        <w:t> – It returns the creation timestamp of objected.</w:t>
      </w:r>
    </w:p>
    <w:p w:rsidR="003E1094" w:rsidRPr="003E1094" w:rsidRDefault="003E1094" w:rsidP="003E1094">
      <w:pPr>
        <w:numPr>
          <w:ilvl w:val="0"/>
          <w:numId w:val="204"/>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toString()</w:t>
      </w:r>
      <w:r w:rsidRPr="003E1094">
        <w:rPr>
          <w:rFonts w:ascii="Georgia" w:eastAsia="Times New Roman" w:hAnsi="Georgia" w:cs="Times New Roman"/>
          <w:color w:val="444444"/>
          <w:sz w:val="27"/>
          <w:szCs w:val="27"/>
        </w:rPr>
        <w:t> – It returns the string representation of ObjectId in the “ObjectId(haxstring)” .</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Q25. Tell about the capped collection. How we create them in MongoDB?</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lastRenderedPageBreak/>
        <w:t>Ans. </w:t>
      </w:r>
      <w:hyperlink r:id="rId202" w:history="1">
        <w:r w:rsidRPr="003E1094">
          <w:rPr>
            <w:rFonts w:ascii="inherit" w:eastAsia="Times New Roman" w:hAnsi="inherit" w:cs="Times New Roman"/>
            <w:b/>
            <w:bCs/>
            <w:color w:val="65ABF6"/>
            <w:sz w:val="27"/>
            <w:szCs w:val="27"/>
            <w:bdr w:val="none" w:sz="0" w:space="0" w:color="auto" w:frame="1"/>
          </w:rPr>
          <w:t>Capped collection is a special type of collection in MongoDB</w:t>
        </w:r>
      </w:hyperlink>
      <w:r w:rsidRPr="003E1094">
        <w:rPr>
          <w:rFonts w:ascii="Georgia" w:eastAsia="Times New Roman" w:hAnsi="Georgia" w:cs="Times New Roman"/>
          <w:color w:val="444444"/>
          <w:sz w:val="27"/>
          <w:szCs w:val="27"/>
        </w:rPr>
        <w:t>. That means in this collection we can restrict the size of collection or we can put the limit on the size of the collection, these special type of collection is named as the capped collection. Here is the syntax for creating collections:</w:t>
      </w:r>
    </w:p>
    <w:p w:rsidR="003E1094" w:rsidRPr="003E1094" w:rsidRDefault="003E1094" w:rsidP="003E1094">
      <w:pPr>
        <w:numPr>
          <w:ilvl w:val="0"/>
          <w:numId w:val="205"/>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db.</w:t>
      </w:r>
      <w:r w:rsidRPr="003E1094">
        <w:rPr>
          <w:rFonts w:ascii="inherit" w:eastAsia="Times New Roman" w:hAnsi="inherit" w:cs="Courier New"/>
          <w:b/>
          <w:bCs/>
          <w:color w:val="286491"/>
          <w:sz w:val="18"/>
          <w:szCs w:val="18"/>
          <w:bdr w:val="none" w:sz="0" w:space="0" w:color="auto" w:frame="1"/>
        </w:rPr>
        <w:t>createCollection</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&lt;Collection_Name&gt;,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capped: Boolean, autoIndexId: Boolean, size: Number, max : Number</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Let’s understand the syntax.</w:t>
      </w:r>
    </w:p>
    <w:p w:rsidR="003E1094" w:rsidRPr="003E1094" w:rsidRDefault="003E1094" w:rsidP="003E1094">
      <w:pPr>
        <w:numPr>
          <w:ilvl w:val="0"/>
          <w:numId w:val="206"/>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Collection_Name</w:t>
      </w:r>
      <w:r w:rsidRPr="003E1094">
        <w:rPr>
          <w:rFonts w:ascii="Georgia" w:eastAsia="Times New Roman" w:hAnsi="Georgia" w:cs="Times New Roman"/>
          <w:color w:val="444444"/>
          <w:sz w:val="27"/>
          <w:szCs w:val="27"/>
        </w:rPr>
        <w:t> – Name of the collection that we create as the capped collection.</w:t>
      </w:r>
    </w:p>
    <w:p w:rsidR="003E1094" w:rsidRPr="003E1094" w:rsidRDefault="003E1094" w:rsidP="003E1094">
      <w:pPr>
        <w:numPr>
          <w:ilvl w:val="0"/>
          <w:numId w:val="206"/>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capped</w:t>
      </w:r>
      <w:r w:rsidRPr="003E1094">
        <w:rPr>
          <w:rFonts w:ascii="Georgia" w:eastAsia="Times New Roman" w:hAnsi="Georgia" w:cs="Times New Roman"/>
          <w:color w:val="444444"/>
          <w:sz w:val="27"/>
          <w:szCs w:val="27"/>
        </w:rPr>
        <w:t> – Capped is the Boolean flag, true if the collection is to create as the capped collection, by default the value is false.</w:t>
      </w:r>
    </w:p>
    <w:p w:rsidR="003E1094" w:rsidRPr="003E1094" w:rsidRDefault="003E1094" w:rsidP="003E1094">
      <w:pPr>
        <w:numPr>
          <w:ilvl w:val="0"/>
          <w:numId w:val="206"/>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autoIndexId</w:t>
      </w:r>
      <w:r w:rsidRPr="003E1094">
        <w:rPr>
          <w:rFonts w:ascii="Georgia" w:eastAsia="Times New Roman" w:hAnsi="Georgia" w:cs="Times New Roman"/>
          <w:color w:val="444444"/>
          <w:sz w:val="27"/>
          <w:szCs w:val="27"/>
        </w:rPr>
        <w:t> – The Boolean flag that we use for auto indexing. If true indexes will create automatically, false will say indexes will not create automatically.</w:t>
      </w:r>
    </w:p>
    <w:p w:rsidR="003E1094" w:rsidRPr="003E1094" w:rsidRDefault="003E1094" w:rsidP="003E1094">
      <w:pPr>
        <w:numPr>
          <w:ilvl w:val="0"/>
          <w:numId w:val="206"/>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size</w:t>
      </w:r>
      <w:r w:rsidRPr="003E1094">
        <w:rPr>
          <w:rFonts w:ascii="Georgia" w:eastAsia="Times New Roman" w:hAnsi="Georgia" w:cs="Times New Roman"/>
          <w:color w:val="444444"/>
          <w:sz w:val="27"/>
          <w:szCs w:val="27"/>
        </w:rPr>
        <w:t> – Size parameter depicts the maximum size of documents in bytes. It is a mandatory field in terms of capped collections.</w:t>
      </w:r>
    </w:p>
    <w:p w:rsidR="003E1094" w:rsidRPr="003E1094" w:rsidRDefault="003E1094" w:rsidP="003E1094">
      <w:pPr>
        <w:numPr>
          <w:ilvl w:val="0"/>
          <w:numId w:val="206"/>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max</w:t>
      </w:r>
      <w:r w:rsidRPr="003E1094">
        <w:rPr>
          <w:rFonts w:ascii="Georgia" w:eastAsia="Times New Roman" w:hAnsi="Georgia" w:cs="Times New Roman"/>
          <w:color w:val="444444"/>
          <w:sz w:val="27"/>
          <w:szCs w:val="27"/>
        </w:rPr>
        <w:t> – max parameter depicts the maximum number of documents that allow in a collection. Size gets preference over size.</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Here is the syntax for isCapped() method:</w:t>
      </w:r>
    </w:p>
    <w:p w:rsidR="003E1094" w:rsidRPr="003E1094" w:rsidRDefault="003E1094" w:rsidP="003E1094">
      <w:pPr>
        <w:numPr>
          <w:ilvl w:val="0"/>
          <w:numId w:val="207"/>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db.&lt;Collection_Name&gt;.</w:t>
      </w:r>
      <w:r w:rsidRPr="003E1094">
        <w:rPr>
          <w:rFonts w:ascii="inherit" w:eastAsia="Times New Roman" w:hAnsi="inherit" w:cs="Courier New"/>
          <w:b/>
          <w:bCs/>
          <w:color w:val="286491"/>
          <w:sz w:val="18"/>
          <w:szCs w:val="18"/>
          <w:bdr w:val="none" w:sz="0" w:space="0" w:color="auto" w:frame="1"/>
        </w:rPr>
        <w:t>isCapped</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 26. How can MongoDB simulate join or subquery?</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We are trying to figure out the best way to structure data in Mongo to simulate what would be a simple join or subquery in SQL.</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Say we have the classic Users and Posts example, with Users in one collection and Posts in another. We want to find all posts by users who’s city is “Mumbai”.</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We have simplified things in this question, in real-world scenario storing posts as an array in the user document won’t work as we have 1,000’s of “posts” per user constantly inserting.</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Q27. How can you sort a user-defined function; e.g. suppose x and y are integers, and the difference is (x-y)?</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It is not possible directly.</w:t>
      </w:r>
      <w:r w:rsidRPr="003E1094">
        <w:rPr>
          <w:rFonts w:ascii="Georgia" w:eastAsia="Times New Roman" w:hAnsi="Georgia" w:cs="Times New Roman"/>
          <w:color w:val="444444"/>
          <w:sz w:val="27"/>
          <w:szCs w:val="27"/>
        </w:rPr>
        <w:br/>
        <w:t>Server-side sort:</w:t>
      </w:r>
    </w:p>
    <w:p w:rsidR="003E1094" w:rsidRPr="003E1094" w:rsidRDefault="003E1094" w:rsidP="003E1094">
      <w:pPr>
        <w:numPr>
          <w:ilvl w:val="0"/>
          <w:numId w:val="20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db.</w:t>
      </w:r>
      <w:r w:rsidRPr="003E1094">
        <w:rPr>
          <w:rFonts w:ascii="inherit" w:eastAsia="Times New Roman" w:hAnsi="inherit" w:cs="Courier New"/>
          <w:b/>
          <w:bCs/>
          <w:color w:val="286491"/>
          <w:sz w:val="18"/>
          <w:szCs w:val="18"/>
          <w:bdr w:val="none" w:sz="0" w:space="0" w:color="auto" w:frame="1"/>
        </w:rPr>
        <w:t>eval</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b/>
          <w:bCs/>
          <w:color w:val="286491"/>
          <w:sz w:val="18"/>
          <w:szCs w:val="18"/>
          <w:bdr w:val="none" w:sz="0" w:space="0" w:color="auto" w:frame="1"/>
        </w:rPr>
        <w:t>function</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20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return db.scratch.</w:t>
      </w:r>
      <w:r w:rsidRPr="003E1094">
        <w:rPr>
          <w:rFonts w:ascii="inherit" w:eastAsia="Times New Roman" w:hAnsi="inherit" w:cs="Courier New"/>
          <w:b/>
          <w:bCs/>
          <w:color w:val="286491"/>
          <w:sz w:val="18"/>
          <w:szCs w:val="18"/>
          <w:bdr w:val="none" w:sz="0" w:space="0" w:color="auto" w:frame="1"/>
        </w:rPr>
        <w:t>find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r w:rsidRPr="003E1094">
        <w:rPr>
          <w:rFonts w:ascii="inherit" w:eastAsia="Times New Roman" w:hAnsi="inherit" w:cs="Courier New"/>
          <w:b/>
          <w:bCs/>
          <w:color w:val="286491"/>
          <w:sz w:val="18"/>
          <w:szCs w:val="18"/>
          <w:bdr w:val="none" w:sz="0" w:space="0" w:color="auto" w:frame="1"/>
        </w:rPr>
        <w:t>toArray</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r w:rsidRPr="003E1094">
        <w:rPr>
          <w:rFonts w:ascii="inherit" w:eastAsia="Times New Roman" w:hAnsi="inherit" w:cs="Courier New"/>
          <w:b/>
          <w:bCs/>
          <w:color w:val="286491"/>
          <w:sz w:val="18"/>
          <w:szCs w:val="18"/>
          <w:bdr w:val="none" w:sz="0" w:space="0" w:color="auto" w:frame="1"/>
        </w:rPr>
        <w:t>sort</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b/>
          <w:bCs/>
          <w:color w:val="286491"/>
          <w:sz w:val="18"/>
          <w:szCs w:val="18"/>
          <w:bdr w:val="none" w:sz="0" w:space="0" w:color="auto" w:frame="1"/>
        </w:rPr>
        <w:t>function</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doc1, doc2</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20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return doc1.a – doc2.a</w:t>
      </w:r>
    </w:p>
    <w:p w:rsidR="003E1094" w:rsidRPr="003E1094" w:rsidRDefault="003E1094" w:rsidP="003E1094">
      <w:pPr>
        <w:numPr>
          <w:ilvl w:val="0"/>
          <w:numId w:val="20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20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numPr>
          <w:ilvl w:val="0"/>
          <w:numId w:val="20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Versus the equivalent client-side sort:</w:t>
      </w:r>
    </w:p>
    <w:p w:rsidR="003E1094" w:rsidRPr="003E1094" w:rsidRDefault="003E1094" w:rsidP="003E1094">
      <w:pPr>
        <w:numPr>
          <w:ilvl w:val="0"/>
          <w:numId w:val="20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lastRenderedPageBreak/>
        <w:t>db.scratch.</w:t>
      </w:r>
      <w:r w:rsidRPr="003E1094">
        <w:rPr>
          <w:rFonts w:ascii="inherit" w:eastAsia="Times New Roman" w:hAnsi="inherit" w:cs="Courier New"/>
          <w:b/>
          <w:bCs/>
          <w:color w:val="286491"/>
          <w:sz w:val="18"/>
          <w:szCs w:val="18"/>
          <w:bdr w:val="none" w:sz="0" w:space="0" w:color="auto" w:frame="1"/>
        </w:rPr>
        <w:t>find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r w:rsidRPr="003E1094">
        <w:rPr>
          <w:rFonts w:ascii="inherit" w:eastAsia="Times New Roman" w:hAnsi="inherit" w:cs="Courier New"/>
          <w:b/>
          <w:bCs/>
          <w:color w:val="286491"/>
          <w:sz w:val="18"/>
          <w:szCs w:val="18"/>
          <w:bdr w:val="none" w:sz="0" w:space="0" w:color="auto" w:frame="1"/>
        </w:rPr>
        <w:t>toArray</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r w:rsidRPr="003E1094">
        <w:rPr>
          <w:rFonts w:ascii="inherit" w:eastAsia="Times New Roman" w:hAnsi="inherit" w:cs="Courier New"/>
          <w:b/>
          <w:bCs/>
          <w:color w:val="286491"/>
          <w:sz w:val="18"/>
          <w:szCs w:val="18"/>
          <w:bdr w:val="none" w:sz="0" w:space="0" w:color="auto" w:frame="1"/>
        </w:rPr>
        <w:t>sort</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b/>
          <w:bCs/>
          <w:color w:val="286491"/>
          <w:sz w:val="18"/>
          <w:szCs w:val="18"/>
          <w:bdr w:val="none" w:sz="0" w:space="0" w:color="auto" w:frame="1"/>
        </w:rPr>
        <w:t>function</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doc1, doc2</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20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return doc1.a – doc2.b</w:t>
      </w:r>
    </w:p>
    <w:p w:rsidR="003E1094" w:rsidRPr="003E1094" w:rsidRDefault="003E1094" w:rsidP="003E1094">
      <w:pPr>
        <w:numPr>
          <w:ilvl w:val="0"/>
          <w:numId w:val="208"/>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Note that it’s also possible to sort via an aggregation pipeline and by the $orderby operator (i.e. in addition to .sort()) however neither of these ways lets you provide a custom sort function either.</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Q28. How to update _id of one MongoDB Document?</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If you want to update _id then you will get something like this:</w:t>
      </w:r>
    </w:p>
    <w:p w:rsidR="003E1094" w:rsidRPr="003E1094" w:rsidRDefault="003E1094" w:rsidP="003E1094">
      <w:pPr>
        <w:numPr>
          <w:ilvl w:val="0"/>
          <w:numId w:val="209"/>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db.clients.</w:t>
      </w:r>
      <w:r w:rsidRPr="003E1094">
        <w:rPr>
          <w:rFonts w:ascii="inherit" w:eastAsia="Times New Roman" w:hAnsi="inherit" w:cs="Courier New"/>
          <w:b/>
          <w:bCs/>
          <w:color w:val="286491"/>
          <w:sz w:val="18"/>
          <w:szCs w:val="18"/>
          <w:bdr w:val="none" w:sz="0" w:space="0" w:color="auto" w:frame="1"/>
        </w:rPr>
        <w:t>update</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‘_id’:</w:t>
      </w:r>
      <w:r w:rsidRPr="003E1094">
        <w:rPr>
          <w:rFonts w:ascii="inherit" w:eastAsia="Times New Roman" w:hAnsi="inherit" w:cs="Courier New"/>
          <w:b/>
          <w:bCs/>
          <w:color w:val="286491"/>
          <w:sz w:val="18"/>
          <w:szCs w:val="18"/>
          <w:bdr w:val="none" w:sz="0" w:space="0" w:color="auto" w:frame="1"/>
        </w:rPr>
        <w:t>ObjectId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“4cc45467c55f4d2d2a000002”</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‘$set’:</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‘_id’:</w:t>
      </w:r>
      <w:r w:rsidRPr="003E1094">
        <w:rPr>
          <w:rFonts w:ascii="inherit" w:eastAsia="Times New Roman" w:hAnsi="inherit" w:cs="Courier New"/>
          <w:b/>
          <w:bCs/>
          <w:color w:val="286491"/>
          <w:sz w:val="18"/>
          <w:szCs w:val="18"/>
          <w:bdr w:val="none" w:sz="0" w:space="0" w:color="auto" w:frame="1"/>
        </w:rPr>
        <w:t>ObjectId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“4c8a331bda76c559ef000004”</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Mod on _id not allowed</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And the </w:t>
      </w:r>
      <w:hyperlink r:id="rId203" w:history="1">
        <w:r w:rsidRPr="003E1094">
          <w:rPr>
            <w:rFonts w:ascii="inherit" w:eastAsia="Times New Roman" w:hAnsi="inherit" w:cs="Times New Roman"/>
            <w:b/>
            <w:bCs/>
            <w:color w:val="65ABF6"/>
            <w:sz w:val="27"/>
            <w:szCs w:val="27"/>
            <w:bdr w:val="none" w:sz="0" w:space="0" w:color="auto" w:frame="1"/>
          </w:rPr>
          <w:t>update of the document</w:t>
        </w:r>
      </w:hyperlink>
      <w:r w:rsidRPr="003E1094">
        <w:rPr>
          <w:rFonts w:ascii="inherit" w:eastAsia="Times New Roman" w:hAnsi="inherit" w:cs="Times New Roman"/>
          <w:b/>
          <w:bCs/>
          <w:color w:val="444444"/>
          <w:sz w:val="27"/>
          <w:szCs w:val="27"/>
          <w:bdr w:val="none" w:sz="0" w:space="0" w:color="auto" w:frame="1"/>
        </w:rPr>
        <w:t> </w:t>
      </w:r>
      <w:r w:rsidRPr="003E1094">
        <w:rPr>
          <w:rFonts w:ascii="Georgia" w:eastAsia="Times New Roman" w:hAnsi="Georgia" w:cs="Times New Roman"/>
          <w:color w:val="444444"/>
          <w:sz w:val="27"/>
          <w:szCs w:val="27"/>
        </w:rPr>
        <w:t>is not made. You cannot update it by the given code. You’ll have to save the document using a new _id, and then remove the old document.</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Skip code block</w:t>
      </w:r>
    </w:p>
    <w:p w:rsidR="003E1094" w:rsidRPr="003E1094" w:rsidRDefault="003E1094" w:rsidP="003E1094">
      <w:pPr>
        <w:numPr>
          <w:ilvl w:val="0"/>
          <w:numId w:val="21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9999AA"/>
          <w:sz w:val="18"/>
          <w:szCs w:val="18"/>
          <w:bdr w:val="none" w:sz="0" w:space="0" w:color="auto" w:frame="1"/>
        </w:rPr>
        <w:t>// store the document in a variable</w:t>
      </w:r>
    </w:p>
    <w:p w:rsidR="003E1094" w:rsidRPr="003E1094" w:rsidRDefault="003E1094" w:rsidP="003E1094">
      <w:pPr>
        <w:numPr>
          <w:ilvl w:val="0"/>
          <w:numId w:val="2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doc = db.clients.</w:t>
      </w:r>
      <w:r w:rsidRPr="003E1094">
        <w:rPr>
          <w:rFonts w:ascii="inherit" w:eastAsia="Times New Roman" w:hAnsi="inherit" w:cs="Courier New"/>
          <w:b/>
          <w:bCs/>
          <w:color w:val="286491"/>
          <w:sz w:val="18"/>
          <w:szCs w:val="18"/>
          <w:bdr w:val="none" w:sz="0" w:space="0" w:color="auto" w:frame="1"/>
        </w:rPr>
        <w:t>findOne</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_id: </w:t>
      </w:r>
      <w:r w:rsidRPr="003E1094">
        <w:rPr>
          <w:rFonts w:ascii="inherit" w:eastAsia="Times New Roman" w:hAnsi="inherit" w:cs="Courier New"/>
          <w:b/>
          <w:bCs/>
          <w:color w:val="286491"/>
          <w:sz w:val="18"/>
          <w:szCs w:val="18"/>
          <w:bdr w:val="none" w:sz="0" w:space="0" w:color="auto" w:frame="1"/>
        </w:rPr>
        <w:t>ObjectId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“4cc45467c55f4d2d2a000002”</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2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9999AA"/>
          <w:sz w:val="18"/>
          <w:szCs w:val="18"/>
          <w:bdr w:val="none" w:sz="0" w:space="0" w:color="auto" w:frame="1"/>
        </w:rPr>
        <w:t>// set a new _id on the document</w:t>
      </w:r>
    </w:p>
    <w:p w:rsidR="003E1094" w:rsidRPr="003E1094" w:rsidRDefault="003E1094" w:rsidP="003E1094">
      <w:pPr>
        <w:numPr>
          <w:ilvl w:val="0"/>
          <w:numId w:val="2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 xml:space="preserve">doc._id = </w:t>
      </w:r>
      <w:r w:rsidRPr="003E1094">
        <w:rPr>
          <w:rFonts w:ascii="inherit" w:eastAsia="Times New Roman" w:hAnsi="inherit" w:cs="Courier New"/>
          <w:b/>
          <w:bCs/>
          <w:color w:val="286491"/>
          <w:sz w:val="18"/>
          <w:szCs w:val="18"/>
          <w:bdr w:val="none" w:sz="0" w:space="0" w:color="auto" w:frame="1"/>
        </w:rPr>
        <w:t>ObjectId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“4c8a331bda76c559ef000004”</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2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9999AA"/>
          <w:sz w:val="18"/>
          <w:szCs w:val="18"/>
          <w:bdr w:val="none" w:sz="0" w:space="0" w:color="auto" w:frame="1"/>
        </w:rPr>
        <w:t>// insert the document, using the new _id</w:t>
      </w:r>
    </w:p>
    <w:p w:rsidR="003E1094" w:rsidRPr="003E1094" w:rsidRDefault="003E1094" w:rsidP="003E1094">
      <w:pPr>
        <w:numPr>
          <w:ilvl w:val="0"/>
          <w:numId w:val="2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db.clients.</w:t>
      </w:r>
      <w:r w:rsidRPr="003E1094">
        <w:rPr>
          <w:rFonts w:ascii="inherit" w:eastAsia="Times New Roman" w:hAnsi="inherit" w:cs="Courier New"/>
          <w:b/>
          <w:bCs/>
          <w:color w:val="286491"/>
          <w:sz w:val="18"/>
          <w:szCs w:val="18"/>
          <w:bdr w:val="none" w:sz="0" w:space="0" w:color="auto" w:frame="1"/>
        </w:rPr>
        <w:t>insert</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doc</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2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9999AA"/>
          <w:sz w:val="18"/>
          <w:szCs w:val="18"/>
          <w:bdr w:val="none" w:sz="0" w:space="0" w:color="auto" w:frame="1"/>
        </w:rPr>
        <w:t>// remove the document with the old _id</w:t>
      </w:r>
    </w:p>
    <w:p w:rsidR="003E1094" w:rsidRPr="003E1094" w:rsidRDefault="003E1094" w:rsidP="003E1094">
      <w:pPr>
        <w:numPr>
          <w:ilvl w:val="0"/>
          <w:numId w:val="210"/>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db.clients.</w:t>
      </w:r>
      <w:r w:rsidRPr="003E1094">
        <w:rPr>
          <w:rFonts w:ascii="inherit" w:eastAsia="Times New Roman" w:hAnsi="inherit" w:cs="Courier New"/>
          <w:b/>
          <w:bCs/>
          <w:color w:val="286491"/>
          <w:sz w:val="18"/>
          <w:szCs w:val="18"/>
          <w:bdr w:val="none" w:sz="0" w:space="0" w:color="auto" w:frame="1"/>
        </w:rPr>
        <w:t>remove</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_id: </w:t>
      </w:r>
      <w:r w:rsidRPr="003E1094">
        <w:rPr>
          <w:rFonts w:ascii="inherit" w:eastAsia="Times New Roman" w:hAnsi="inherit" w:cs="Courier New"/>
          <w:b/>
          <w:bCs/>
          <w:color w:val="286491"/>
          <w:sz w:val="18"/>
          <w:szCs w:val="18"/>
          <w:bdr w:val="none" w:sz="0" w:space="0" w:color="auto" w:frame="1"/>
        </w:rPr>
        <w:t>ObjectId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“4cc45467c55f4d2d2a000002”</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To do it for your whole collection you can also use a loop</w:t>
      </w:r>
    </w:p>
    <w:p w:rsidR="003E1094" w:rsidRPr="003E1094" w:rsidRDefault="003E1094" w:rsidP="003E1094">
      <w:pPr>
        <w:numPr>
          <w:ilvl w:val="0"/>
          <w:numId w:val="211"/>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db.status.</w:t>
      </w:r>
      <w:r w:rsidRPr="003E1094">
        <w:rPr>
          <w:rFonts w:ascii="inherit" w:eastAsia="Times New Roman" w:hAnsi="inherit" w:cs="Courier New"/>
          <w:b/>
          <w:bCs/>
          <w:color w:val="286491"/>
          <w:sz w:val="18"/>
          <w:szCs w:val="18"/>
          <w:bdr w:val="none" w:sz="0" w:space="0" w:color="auto" w:frame="1"/>
        </w:rPr>
        <w:t>find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r w:rsidRPr="003E1094">
        <w:rPr>
          <w:rFonts w:ascii="inherit" w:eastAsia="Times New Roman" w:hAnsi="inherit" w:cs="Courier New"/>
          <w:b/>
          <w:bCs/>
          <w:color w:val="286491"/>
          <w:sz w:val="18"/>
          <w:szCs w:val="18"/>
          <w:bdr w:val="none" w:sz="0" w:space="0" w:color="auto" w:frame="1"/>
        </w:rPr>
        <w:t>forEach</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b/>
          <w:bCs/>
          <w:color w:val="286491"/>
          <w:sz w:val="18"/>
          <w:szCs w:val="18"/>
          <w:bdr w:val="none" w:sz="0" w:space="0" w:color="auto" w:frame="1"/>
        </w:rPr>
        <w:t>function</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doc</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var id=doc._id; doc._id=doc.UserId; db.status.</w:t>
      </w:r>
      <w:r w:rsidRPr="003E1094">
        <w:rPr>
          <w:rFonts w:ascii="inherit" w:eastAsia="Times New Roman" w:hAnsi="inherit" w:cs="Courier New"/>
          <w:b/>
          <w:bCs/>
          <w:color w:val="286491"/>
          <w:sz w:val="18"/>
          <w:szCs w:val="18"/>
          <w:bdr w:val="none" w:sz="0" w:space="0" w:color="auto" w:frame="1"/>
        </w:rPr>
        <w:t>insert</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doc</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db.status.</w:t>
      </w:r>
      <w:r w:rsidRPr="003E1094">
        <w:rPr>
          <w:rFonts w:ascii="inherit" w:eastAsia="Times New Roman" w:hAnsi="inherit" w:cs="Courier New"/>
          <w:b/>
          <w:bCs/>
          <w:color w:val="286491"/>
          <w:sz w:val="18"/>
          <w:szCs w:val="18"/>
          <w:bdr w:val="none" w:sz="0" w:space="0" w:color="auto" w:frame="1"/>
        </w:rPr>
        <w:t>remove</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_id:id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In this case, UserId was the new ID I wanted to use</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Q29.  How to get MongoDB database in JavaScript array?</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To get this use the following code:</w:t>
      </w:r>
    </w:p>
    <w:p w:rsidR="003E1094" w:rsidRPr="003E1094" w:rsidRDefault="003E1094" w:rsidP="003E1094">
      <w:pPr>
        <w:numPr>
          <w:ilvl w:val="0"/>
          <w:numId w:val="21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use admin</w:t>
      </w:r>
    </w:p>
    <w:p w:rsidR="003E1094" w:rsidRPr="003E1094" w:rsidRDefault="003E1094" w:rsidP="003E1094">
      <w:pPr>
        <w:numPr>
          <w:ilvl w:val="0"/>
          <w:numId w:val="2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dbs = db.</w:t>
      </w:r>
      <w:r w:rsidRPr="003E1094">
        <w:rPr>
          <w:rFonts w:ascii="inherit" w:eastAsia="Times New Roman" w:hAnsi="inherit" w:cs="Courier New"/>
          <w:b/>
          <w:bCs/>
          <w:color w:val="286491"/>
          <w:sz w:val="18"/>
          <w:szCs w:val="18"/>
          <w:bdr w:val="none" w:sz="0" w:space="0" w:color="auto" w:frame="1"/>
        </w:rPr>
        <w:t>runCommand</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listDatabases: </w:t>
      </w:r>
      <w:r w:rsidRPr="003E1094">
        <w:rPr>
          <w:rFonts w:ascii="inherit" w:eastAsia="Times New Roman" w:hAnsi="inherit" w:cs="Courier New"/>
          <w:color w:val="009999"/>
          <w:sz w:val="18"/>
          <w:szCs w:val="18"/>
          <w:bdr w:val="none" w:sz="0" w:space="0" w:color="auto" w:frame="1"/>
        </w:rPr>
        <w:t>1</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2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 xml:space="preserve">dbNames = </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2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b/>
          <w:bCs/>
          <w:color w:val="286491"/>
          <w:sz w:val="18"/>
          <w:szCs w:val="18"/>
          <w:bdr w:val="none" w:sz="0" w:space="0" w:color="auto" w:frame="1"/>
        </w:rPr>
        <w:t>for</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var i in dbs.databases</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dbNames.</w:t>
      </w:r>
      <w:r w:rsidRPr="003E1094">
        <w:rPr>
          <w:rFonts w:ascii="inherit" w:eastAsia="Times New Roman" w:hAnsi="inherit" w:cs="Courier New"/>
          <w:b/>
          <w:bCs/>
          <w:color w:val="286491"/>
          <w:sz w:val="18"/>
          <w:szCs w:val="18"/>
          <w:bdr w:val="none" w:sz="0" w:space="0" w:color="auto" w:frame="1"/>
        </w:rPr>
        <w:t>push</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dbs.databases</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i</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.name</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 xml:space="preserve"> </w:t>
      </w:r>
      <w:r w:rsidRPr="003E1094">
        <w:rPr>
          <w:rFonts w:ascii="inherit" w:eastAsia="Times New Roman" w:hAnsi="inherit" w:cs="Courier New"/>
          <w:color w:val="777777"/>
          <w:sz w:val="18"/>
          <w:szCs w:val="18"/>
          <w:bdr w:val="none" w:sz="0" w:space="0" w:color="auto" w:frame="1"/>
        </w:rPr>
        <w:t>}</w:t>
      </w:r>
    </w:p>
    <w:p w:rsidR="003E1094" w:rsidRPr="003E1094" w:rsidRDefault="003E1094" w:rsidP="003E1094">
      <w:pPr>
        <w:numPr>
          <w:ilvl w:val="0"/>
          <w:numId w:val="2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Hopefully this will help.</w:t>
      </w:r>
    </w:p>
    <w:p w:rsidR="003E1094" w:rsidRPr="003E1094" w:rsidRDefault="003E1094" w:rsidP="003E1094">
      <w:pPr>
        <w:numPr>
          <w:ilvl w:val="0"/>
          <w:numId w:val="2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The below will create an array of the names of the database:</w:t>
      </w:r>
    </w:p>
    <w:p w:rsidR="003E1094" w:rsidRPr="003E1094" w:rsidRDefault="003E1094" w:rsidP="003E1094">
      <w:pPr>
        <w:numPr>
          <w:ilvl w:val="0"/>
          <w:numId w:val="2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 xml:space="preserve">var connection = new </w:t>
      </w:r>
      <w:r w:rsidRPr="003E1094">
        <w:rPr>
          <w:rFonts w:ascii="inherit" w:eastAsia="Times New Roman" w:hAnsi="inherit" w:cs="Courier New"/>
          <w:b/>
          <w:bCs/>
          <w:color w:val="286491"/>
          <w:sz w:val="18"/>
          <w:szCs w:val="18"/>
          <w:bdr w:val="none" w:sz="0" w:space="0" w:color="auto" w:frame="1"/>
        </w:rPr>
        <w:t>Mongo</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numPr>
          <w:ilvl w:val="0"/>
          <w:numId w:val="212"/>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E1094">
        <w:rPr>
          <w:rFonts w:ascii="inherit" w:eastAsia="Times New Roman" w:hAnsi="inherit" w:cs="Courier New"/>
          <w:color w:val="000000"/>
          <w:sz w:val="18"/>
          <w:szCs w:val="18"/>
          <w:bdr w:val="none" w:sz="0" w:space="0" w:color="auto" w:frame="1"/>
        </w:rPr>
        <w:t>var dbNames = connection.</w:t>
      </w:r>
      <w:r w:rsidRPr="003E1094">
        <w:rPr>
          <w:rFonts w:ascii="inherit" w:eastAsia="Times New Roman" w:hAnsi="inherit" w:cs="Courier New"/>
          <w:b/>
          <w:bCs/>
          <w:color w:val="286491"/>
          <w:sz w:val="18"/>
          <w:szCs w:val="18"/>
          <w:bdr w:val="none" w:sz="0" w:space="0" w:color="auto" w:frame="1"/>
        </w:rPr>
        <w:t>getDBNames</w:t>
      </w:r>
      <w:r w:rsidRPr="003E1094">
        <w:rPr>
          <w:rFonts w:ascii="inherit" w:eastAsia="Times New Roman" w:hAnsi="inherit" w:cs="Courier New"/>
          <w:color w:val="777777"/>
          <w:sz w:val="18"/>
          <w:szCs w:val="18"/>
          <w:bdr w:val="none" w:sz="0" w:space="0" w:color="auto" w:frame="1"/>
        </w:rPr>
        <w:t>()</w:t>
      </w:r>
      <w:r w:rsidRPr="003E1094">
        <w:rPr>
          <w:rFonts w:ascii="inherit" w:eastAsia="Times New Roman" w:hAnsi="inherit" w:cs="Courier New"/>
          <w:color w:val="000000"/>
          <w:sz w:val="18"/>
          <w:szCs w:val="18"/>
          <w:bdr w:val="none" w:sz="0" w:space="0" w:color="auto" w:frame="1"/>
        </w:rPr>
        <w:t>;</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lastRenderedPageBreak/>
        <w:t>Q30. How to create a database in MongoDB?</w:t>
      </w:r>
    </w:p>
    <w:p w:rsidR="003E1094" w:rsidRPr="003E1094" w:rsidRDefault="003E1094" w:rsidP="003E1094">
      <w:pPr>
        <w:shd w:val="clear" w:color="auto" w:fill="FFFFFF"/>
        <w:spacing w:after="0" w:line="240" w:lineRule="auto"/>
        <w:textAlignment w:val="baseline"/>
        <w:rPr>
          <w:rFonts w:ascii="Georgia" w:eastAsia="Times New Roman" w:hAnsi="Georgia" w:cs="Times New Roman"/>
          <w:color w:val="444444"/>
          <w:sz w:val="27"/>
          <w:szCs w:val="27"/>
        </w:rPr>
      </w:pPr>
      <w:r w:rsidRPr="003E1094">
        <w:rPr>
          <w:rFonts w:ascii="inherit" w:eastAsia="Times New Roman" w:hAnsi="inherit" w:cs="Times New Roman"/>
          <w:b/>
          <w:bCs/>
          <w:color w:val="444444"/>
          <w:sz w:val="27"/>
          <w:szCs w:val="27"/>
          <w:bdr w:val="none" w:sz="0" w:space="0" w:color="auto" w:frame="1"/>
        </w:rPr>
        <w:t>Ans.</w:t>
      </w:r>
      <w:r w:rsidRPr="003E1094">
        <w:rPr>
          <w:rFonts w:ascii="Georgia" w:eastAsia="Times New Roman" w:hAnsi="Georgia" w:cs="Times New Roman"/>
          <w:color w:val="444444"/>
          <w:sz w:val="27"/>
          <w:szCs w:val="27"/>
        </w:rPr>
        <w:t> When I was trying to </w:t>
      </w:r>
      <w:hyperlink r:id="rId204" w:history="1">
        <w:r w:rsidRPr="003E1094">
          <w:rPr>
            <w:rFonts w:ascii="inherit" w:eastAsia="Times New Roman" w:hAnsi="inherit" w:cs="Times New Roman"/>
            <w:b/>
            <w:bCs/>
            <w:color w:val="65ABF6"/>
            <w:sz w:val="27"/>
            <w:szCs w:val="27"/>
            <w:bdr w:val="none" w:sz="0" w:space="0" w:color="auto" w:frame="1"/>
          </w:rPr>
          <w:t>create a database in MongoDB</w:t>
        </w:r>
      </w:hyperlink>
      <w:r w:rsidRPr="003E1094">
        <w:rPr>
          <w:rFonts w:ascii="Georgia" w:eastAsia="Times New Roman" w:hAnsi="Georgia" w:cs="Times New Roman"/>
          <w:color w:val="444444"/>
          <w:sz w:val="27"/>
          <w:szCs w:val="27"/>
        </w:rPr>
        <w:t>, I got one error:</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 mongo</w:t>
      </w:r>
      <w:r w:rsidRPr="003E1094">
        <w:rPr>
          <w:rFonts w:ascii="Georgia" w:eastAsia="Times New Roman" w:hAnsi="Georgia" w:cs="Times New Roman"/>
          <w:color w:val="444444"/>
          <w:sz w:val="27"/>
          <w:szCs w:val="27"/>
        </w:rPr>
        <w:br/>
        <w:t>MongoDB shell version: 1.6.5</w:t>
      </w:r>
      <w:r w:rsidRPr="003E1094">
        <w:rPr>
          <w:rFonts w:ascii="Georgia" w:eastAsia="Times New Roman" w:hAnsi="Georgia" w:cs="Times New Roman"/>
          <w:color w:val="444444"/>
          <w:sz w:val="27"/>
          <w:szCs w:val="27"/>
        </w:rPr>
        <w:br/>
        <w:t>connecting to: test</w:t>
      </w:r>
      <w:r w:rsidRPr="003E1094">
        <w:rPr>
          <w:rFonts w:ascii="Georgia" w:eastAsia="Times New Roman" w:hAnsi="Georgia" w:cs="Times New Roman"/>
          <w:color w:val="444444"/>
          <w:sz w:val="27"/>
          <w:szCs w:val="27"/>
        </w:rPr>
        <w:br/>
        <w:t>Error: couldn’t connect to server 127.0.0.1 (anon):1154</w:t>
      </w:r>
      <w:r w:rsidRPr="003E1094">
        <w:rPr>
          <w:rFonts w:ascii="Georgia" w:eastAsia="Times New Roman" w:hAnsi="Georgia" w:cs="Times New Roman"/>
          <w:color w:val="444444"/>
          <w:sz w:val="27"/>
          <w:szCs w:val="27"/>
        </w:rPr>
        <w:br/>
        <w:t>exception: connect failed</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A solution to the above issue:</w:t>
      </w:r>
    </w:p>
    <w:p w:rsidR="003E1094" w:rsidRPr="003E1094" w:rsidRDefault="003E1094" w:rsidP="003E1094">
      <w:pPr>
        <w:numPr>
          <w:ilvl w:val="0"/>
          <w:numId w:val="213"/>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cd /var/lib/mongodb/</w:t>
      </w:r>
    </w:p>
    <w:p w:rsidR="003E1094" w:rsidRPr="003E1094" w:rsidRDefault="003E1094" w:rsidP="003E1094">
      <w:pPr>
        <w:numPr>
          <w:ilvl w:val="0"/>
          <w:numId w:val="213"/>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Remove mongod.lock file from this folder</w:t>
      </w:r>
    </w:p>
    <w:p w:rsidR="003E1094" w:rsidRPr="003E1094" w:rsidRDefault="003E1094" w:rsidP="003E1094">
      <w:pPr>
        <w:numPr>
          <w:ilvl w:val="0"/>
          <w:numId w:val="213"/>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Sudo start mongodb (in console)</w:t>
      </w:r>
    </w:p>
    <w:p w:rsidR="003E1094" w:rsidRPr="003E1094" w:rsidRDefault="003E1094" w:rsidP="003E1094">
      <w:pPr>
        <w:numPr>
          <w:ilvl w:val="0"/>
          <w:numId w:val="213"/>
        </w:numPr>
        <w:shd w:val="clear" w:color="auto" w:fill="FFFFFF"/>
        <w:spacing w:after="0" w:line="240" w:lineRule="auto"/>
        <w:ind w:left="450"/>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Mongo (in console)</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And it runs fine.</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First, you’ll need to run mongod on one terminal. Then fire up another terminal and type mongo. This shall open the mongo shell. You also need to create /data/db/ where mongo will store your databases.</w:t>
      </w:r>
    </w:p>
    <w:p w:rsidR="003E1094" w:rsidRPr="003E1094" w:rsidRDefault="003E1094" w:rsidP="003E1094">
      <w:pPr>
        <w:shd w:val="clear" w:color="auto" w:fill="FFFFFF"/>
        <w:spacing w:after="240" w:line="240" w:lineRule="auto"/>
        <w:textAlignment w:val="baseline"/>
        <w:rPr>
          <w:rFonts w:ascii="Georgia" w:eastAsia="Times New Roman" w:hAnsi="Georgia" w:cs="Times New Roman"/>
          <w:color w:val="444444"/>
          <w:sz w:val="27"/>
          <w:szCs w:val="27"/>
        </w:rPr>
      </w:pPr>
      <w:r w:rsidRPr="003E1094">
        <w:rPr>
          <w:rFonts w:ascii="Georgia" w:eastAsia="Times New Roman" w:hAnsi="Georgia" w:cs="Times New Roman"/>
          <w:color w:val="444444"/>
          <w:sz w:val="27"/>
          <w:szCs w:val="27"/>
        </w:rPr>
        <w:t>This comes to the end of MongoDB interview questions and answers. We hope you liked our explanation.</w:t>
      </w:r>
    </w:p>
    <w:p w:rsidR="003E1094" w:rsidRDefault="003E1094">
      <w:pPr>
        <w:pBdr>
          <w:bottom w:val="single" w:sz="6" w:space="1" w:color="auto"/>
        </w:pBdr>
      </w:pP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What are NoSQL databases? What are the different types of NoSQL databases?</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A NoSQL database provides a mechanism for storage and retrieval of data that is modeled in means other than the tabular relations used in relational databases (like SQL, Oracle, etc.).</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Types of NoSQL databases:</w:t>
      </w:r>
    </w:p>
    <w:p w:rsidR="003E1094" w:rsidRPr="003E1094" w:rsidRDefault="003E1094" w:rsidP="003E1094">
      <w:pPr>
        <w:numPr>
          <w:ilvl w:val="0"/>
          <w:numId w:val="214"/>
        </w:numPr>
        <w:spacing w:before="100" w:beforeAutospacing="1" w:after="75" w:line="360" w:lineRule="atLeast"/>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Document Oriented</w:t>
      </w:r>
    </w:p>
    <w:p w:rsidR="003E1094" w:rsidRPr="003E1094" w:rsidRDefault="003E1094" w:rsidP="003E1094">
      <w:pPr>
        <w:numPr>
          <w:ilvl w:val="0"/>
          <w:numId w:val="214"/>
        </w:numPr>
        <w:spacing w:before="100" w:beforeAutospacing="1" w:after="75" w:line="360" w:lineRule="atLeast"/>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Key Value</w:t>
      </w:r>
    </w:p>
    <w:p w:rsidR="003E1094" w:rsidRPr="003E1094" w:rsidRDefault="003E1094" w:rsidP="003E1094">
      <w:pPr>
        <w:numPr>
          <w:ilvl w:val="0"/>
          <w:numId w:val="214"/>
        </w:numPr>
        <w:spacing w:before="100" w:beforeAutospacing="1" w:after="75" w:line="360" w:lineRule="atLeast"/>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Graph</w:t>
      </w:r>
    </w:p>
    <w:p w:rsidR="003E1094" w:rsidRPr="003E1094" w:rsidRDefault="003E1094" w:rsidP="003E1094">
      <w:pPr>
        <w:numPr>
          <w:ilvl w:val="0"/>
          <w:numId w:val="214"/>
        </w:numPr>
        <w:spacing w:before="100" w:beforeAutospacing="1" w:after="75" w:line="360" w:lineRule="atLeast"/>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Column Oriented</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What kind of NoSQL database MongoDB is?</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MongoDB is a document oriented database. It stores data in the form of BSON structure based documents. These documents are stored in a collection.</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Which are the most important features of MongoDB?</w:t>
      </w:r>
    </w:p>
    <w:p w:rsidR="003E1094" w:rsidRPr="003E1094" w:rsidRDefault="003E1094" w:rsidP="003E1094">
      <w:pPr>
        <w:numPr>
          <w:ilvl w:val="0"/>
          <w:numId w:val="215"/>
        </w:numPr>
        <w:spacing w:before="100" w:beforeAutospacing="1" w:after="75" w:line="360" w:lineRule="atLeast"/>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Flexible data model in form of documents</w:t>
      </w:r>
    </w:p>
    <w:p w:rsidR="003E1094" w:rsidRPr="003E1094" w:rsidRDefault="003E1094" w:rsidP="003E1094">
      <w:pPr>
        <w:numPr>
          <w:ilvl w:val="0"/>
          <w:numId w:val="215"/>
        </w:numPr>
        <w:spacing w:before="100" w:beforeAutospacing="1" w:after="75" w:line="360" w:lineRule="atLeast"/>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lastRenderedPageBreak/>
        <w:t>Agile and highly scalable database</w:t>
      </w:r>
    </w:p>
    <w:p w:rsidR="003E1094" w:rsidRPr="003E1094" w:rsidRDefault="003E1094" w:rsidP="003E1094">
      <w:pPr>
        <w:numPr>
          <w:ilvl w:val="0"/>
          <w:numId w:val="215"/>
        </w:numPr>
        <w:spacing w:before="100" w:beforeAutospacing="1" w:after="75" w:line="360" w:lineRule="atLeast"/>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Faster than traditional databases</w:t>
      </w:r>
    </w:p>
    <w:p w:rsidR="003E1094" w:rsidRPr="003E1094" w:rsidRDefault="003E1094" w:rsidP="003E1094">
      <w:pPr>
        <w:numPr>
          <w:ilvl w:val="0"/>
          <w:numId w:val="215"/>
        </w:numPr>
        <w:spacing w:before="100" w:beforeAutospacing="1" w:after="75" w:line="360" w:lineRule="atLeast"/>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Expressive query language</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What is a Namespace in MongoDB?</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A Namespace is the concatenation of the database name and collection name. For e.g. school.students with school as the database and students as the collection</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Which all languages can be used with MongoDB?</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Currently, MonggoDB provides official driver support for C, C++, C#, Java, Node.js, Perl, PHP, Python, Ruby, Scala, Go and Erlang. MongoDB can easily be used with any of these languages. There are some other community supported drivers too but the above mentioned ones are officially provided by MongoDB.</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Compare SQL databases and MongoDB at a high level.</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SQL databases store data in form of tables, rows, columns and records. This data is stored in a pre-defined data model which is not very much flexible for today's real-world highly growing applications. MongoDB in contrast uses a flexible structure which can be easily modified and extended.</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How is MongoDB better than other SQL databases?</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MongoDB allows a highly flexible and scalable document structure. For e.g. one data document in MongoDB can have five columns and the other one in the same collection can have ten columns. Also, MongoDB database are faster as compared to SQL databases due to efficient indexing and storage techniques.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Compare MongoDB and CouchDB at high level.</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Although both of these databases are document oriented, MongoDB is a better choice for applications which need dynamic queries and good performance on a very big database. On the other side, CouchDB is better used for applications with occasionally changing queries and pre-defined queries.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Does MongoDB support foreign key constraints?</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No. MongoDB does not support such relationships.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Does MongoDB support ACID transaction management and locking functionalities?</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No. MongoDB does not support default multi-document ACID transactions. However, MongoDB provides atomic operation on a single document.</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How can you achieve primary key - foreign key relationships in MongoDB?</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lastRenderedPageBreak/>
        <w:t>By default MongoDB does not support such primary key - foreign key relationships. However, we can achieve this concept by embedding one document inside another. Foe e.g. an address document can be embedded inside customer document.</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Does MongoDB need a lot of RAM?</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No. MongoDB can be run even on a small amount of RAM. MongoDB dynamically allocates and de-allocates RAM based on the requirements of other processes.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Does MongoDB pushes the writes to disk immediately or lazily?</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MongoDB pushes the data to disk lazily. It updates the immediately written to the journal but writing the data from journal to disk happens lazily.</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Explain the structure of ObjectID in MongoDB.</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ObjectID is a 12-byte BSON type with:</w:t>
      </w:r>
    </w:p>
    <w:p w:rsidR="003E1094" w:rsidRPr="003E1094" w:rsidRDefault="003E1094" w:rsidP="003E1094">
      <w:pPr>
        <w:numPr>
          <w:ilvl w:val="0"/>
          <w:numId w:val="216"/>
        </w:numPr>
        <w:spacing w:before="100" w:beforeAutospacing="1" w:after="75" w:line="360" w:lineRule="atLeast"/>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4 bytes value representing seconds</w:t>
      </w:r>
    </w:p>
    <w:p w:rsidR="003E1094" w:rsidRPr="003E1094" w:rsidRDefault="003E1094" w:rsidP="003E1094">
      <w:pPr>
        <w:numPr>
          <w:ilvl w:val="0"/>
          <w:numId w:val="216"/>
        </w:numPr>
        <w:spacing w:before="100" w:beforeAutospacing="1" w:after="75" w:line="360" w:lineRule="atLeast"/>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3 byte machine identifier</w:t>
      </w:r>
    </w:p>
    <w:p w:rsidR="003E1094" w:rsidRPr="003E1094" w:rsidRDefault="003E1094" w:rsidP="003E1094">
      <w:pPr>
        <w:numPr>
          <w:ilvl w:val="0"/>
          <w:numId w:val="216"/>
        </w:numPr>
        <w:spacing w:before="100" w:beforeAutospacing="1" w:after="75" w:line="360" w:lineRule="atLeast"/>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2 byte process id</w:t>
      </w:r>
    </w:p>
    <w:p w:rsidR="003E1094" w:rsidRPr="003E1094" w:rsidRDefault="003E1094" w:rsidP="003E1094">
      <w:pPr>
        <w:numPr>
          <w:ilvl w:val="0"/>
          <w:numId w:val="216"/>
        </w:numPr>
        <w:spacing w:before="100" w:beforeAutospacing="1" w:after="75" w:line="360" w:lineRule="atLeast"/>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3 byte counter</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MongoDB uses BSON to represent document structures. True or False?</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True</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If you remove a document from database, does MongoDB remove it from disk?</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Yes. Removing a document from database removes it from disk too.</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Mention the command to insert a document in a database called school and collection called persons.</w:t>
      </w:r>
    </w:p>
    <w:p w:rsidR="003E1094" w:rsidRPr="003E1094" w:rsidRDefault="003E1094" w:rsidP="003E109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sz w:val="20"/>
          <w:szCs w:val="20"/>
        </w:rPr>
      </w:pPr>
      <w:r w:rsidRPr="003E1094">
        <w:rPr>
          <w:rFonts w:ascii="Consolas" w:eastAsia="Times New Roman" w:hAnsi="Consolas" w:cs="Consolas"/>
          <w:color w:val="000088"/>
          <w:sz w:val="20"/>
          <w:szCs w:val="20"/>
        </w:rPr>
        <w:t>use</w:t>
      </w:r>
      <w:r w:rsidRPr="003E1094">
        <w:rPr>
          <w:rFonts w:ascii="Consolas" w:eastAsia="Times New Roman" w:hAnsi="Consolas" w:cs="Consolas"/>
          <w:sz w:val="20"/>
          <w:szCs w:val="20"/>
        </w:rPr>
        <w:t xml:space="preserve"> school</w:t>
      </w:r>
      <w:r w:rsidRPr="003E1094">
        <w:rPr>
          <w:rFonts w:ascii="Consolas" w:eastAsia="Times New Roman" w:hAnsi="Consolas" w:cs="Consolas"/>
          <w:color w:val="666600"/>
          <w:sz w:val="20"/>
          <w:szCs w:val="20"/>
        </w:rPr>
        <w:t>;</w:t>
      </w:r>
    </w:p>
    <w:p w:rsidR="003E1094" w:rsidRPr="003E1094" w:rsidRDefault="003E1094" w:rsidP="003E109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sz w:val="20"/>
          <w:szCs w:val="20"/>
        </w:rPr>
      </w:pPr>
      <w:r w:rsidRPr="003E1094">
        <w:rPr>
          <w:rFonts w:ascii="Consolas" w:eastAsia="Times New Roman" w:hAnsi="Consolas" w:cs="Consolas"/>
          <w:sz w:val="20"/>
          <w:szCs w:val="20"/>
        </w:rPr>
        <w:t>db</w:t>
      </w:r>
      <w:r w:rsidRPr="003E1094">
        <w:rPr>
          <w:rFonts w:ascii="Consolas" w:eastAsia="Times New Roman" w:hAnsi="Consolas" w:cs="Consolas"/>
          <w:color w:val="666600"/>
          <w:sz w:val="20"/>
          <w:szCs w:val="20"/>
        </w:rPr>
        <w:t>.</w:t>
      </w:r>
      <w:r w:rsidRPr="003E1094">
        <w:rPr>
          <w:rFonts w:ascii="Consolas" w:eastAsia="Times New Roman" w:hAnsi="Consolas" w:cs="Consolas"/>
          <w:sz w:val="20"/>
          <w:szCs w:val="20"/>
        </w:rPr>
        <w:t>persons</w:t>
      </w:r>
      <w:r w:rsidRPr="003E1094">
        <w:rPr>
          <w:rFonts w:ascii="Consolas" w:eastAsia="Times New Roman" w:hAnsi="Consolas" w:cs="Consolas"/>
          <w:color w:val="666600"/>
          <w:sz w:val="20"/>
          <w:szCs w:val="20"/>
        </w:rPr>
        <w:t>.</w:t>
      </w:r>
      <w:r w:rsidRPr="003E1094">
        <w:rPr>
          <w:rFonts w:ascii="Consolas" w:eastAsia="Times New Roman" w:hAnsi="Consolas" w:cs="Consolas"/>
          <w:sz w:val="20"/>
          <w:szCs w:val="20"/>
        </w:rPr>
        <w:t>insert</w:t>
      </w:r>
      <w:r w:rsidRPr="003E1094">
        <w:rPr>
          <w:rFonts w:ascii="Consolas" w:eastAsia="Times New Roman" w:hAnsi="Consolas" w:cs="Consolas"/>
          <w:color w:val="666600"/>
          <w:sz w:val="20"/>
          <w:szCs w:val="20"/>
        </w:rPr>
        <w:t>(</w:t>
      </w:r>
      <w:r w:rsidRPr="003E1094">
        <w:rPr>
          <w:rFonts w:ascii="Consolas" w:eastAsia="Times New Roman" w:hAnsi="Consolas" w:cs="Consolas"/>
          <w:sz w:val="20"/>
          <w:szCs w:val="20"/>
        </w:rPr>
        <w:t xml:space="preserve"> </w:t>
      </w:r>
      <w:r w:rsidRPr="003E1094">
        <w:rPr>
          <w:rFonts w:ascii="Consolas" w:eastAsia="Times New Roman" w:hAnsi="Consolas" w:cs="Consolas"/>
          <w:color w:val="666600"/>
          <w:sz w:val="20"/>
          <w:szCs w:val="20"/>
        </w:rPr>
        <w:t>{</w:t>
      </w:r>
      <w:r w:rsidRPr="003E1094">
        <w:rPr>
          <w:rFonts w:ascii="Consolas" w:eastAsia="Times New Roman" w:hAnsi="Consolas" w:cs="Consolas"/>
          <w:sz w:val="20"/>
          <w:szCs w:val="20"/>
        </w:rPr>
        <w:t xml:space="preserve"> name</w:t>
      </w:r>
      <w:r w:rsidRPr="003E1094">
        <w:rPr>
          <w:rFonts w:ascii="Consolas" w:eastAsia="Times New Roman" w:hAnsi="Consolas" w:cs="Consolas"/>
          <w:color w:val="666600"/>
          <w:sz w:val="20"/>
          <w:szCs w:val="20"/>
        </w:rPr>
        <w:t>:</w:t>
      </w:r>
      <w:r w:rsidRPr="003E1094">
        <w:rPr>
          <w:rFonts w:ascii="Consolas" w:eastAsia="Times New Roman" w:hAnsi="Consolas" w:cs="Consolas"/>
          <w:sz w:val="20"/>
          <w:szCs w:val="20"/>
        </w:rPr>
        <w:t xml:space="preserve"> </w:t>
      </w:r>
      <w:r w:rsidRPr="003E1094">
        <w:rPr>
          <w:rFonts w:ascii="Consolas" w:eastAsia="Times New Roman" w:hAnsi="Consolas" w:cs="Consolas"/>
          <w:color w:val="008800"/>
          <w:sz w:val="20"/>
          <w:szCs w:val="20"/>
        </w:rPr>
        <w:t>"kadhir"</w:t>
      </w:r>
      <w:r w:rsidRPr="003E1094">
        <w:rPr>
          <w:rFonts w:ascii="Consolas" w:eastAsia="Times New Roman" w:hAnsi="Consolas" w:cs="Consolas"/>
          <w:color w:val="666600"/>
          <w:sz w:val="20"/>
          <w:szCs w:val="20"/>
        </w:rPr>
        <w:t>,</w:t>
      </w:r>
      <w:r w:rsidRPr="003E1094">
        <w:rPr>
          <w:rFonts w:ascii="Consolas" w:eastAsia="Times New Roman" w:hAnsi="Consolas" w:cs="Consolas"/>
          <w:sz w:val="20"/>
          <w:szCs w:val="20"/>
        </w:rPr>
        <w:t xml:space="preserve"> dept</w:t>
      </w:r>
      <w:r w:rsidRPr="003E1094">
        <w:rPr>
          <w:rFonts w:ascii="Consolas" w:eastAsia="Times New Roman" w:hAnsi="Consolas" w:cs="Consolas"/>
          <w:color w:val="666600"/>
          <w:sz w:val="20"/>
          <w:szCs w:val="20"/>
        </w:rPr>
        <w:t>:</w:t>
      </w:r>
      <w:r w:rsidRPr="003E1094">
        <w:rPr>
          <w:rFonts w:ascii="Consolas" w:eastAsia="Times New Roman" w:hAnsi="Consolas" w:cs="Consolas"/>
          <w:sz w:val="20"/>
          <w:szCs w:val="20"/>
        </w:rPr>
        <w:t xml:space="preserve"> </w:t>
      </w:r>
      <w:r w:rsidRPr="003E1094">
        <w:rPr>
          <w:rFonts w:ascii="Consolas" w:eastAsia="Times New Roman" w:hAnsi="Consolas" w:cs="Consolas"/>
          <w:color w:val="008800"/>
          <w:sz w:val="20"/>
          <w:szCs w:val="20"/>
        </w:rPr>
        <w:t>"CSE"</w:t>
      </w:r>
      <w:r w:rsidRPr="003E1094">
        <w:rPr>
          <w:rFonts w:ascii="Consolas" w:eastAsia="Times New Roman" w:hAnsi="Consolas" w:cs="Consolas"/>
          <w:sz w:val="20"/>
          <w:szCs w:val="20"/>
        </w:rPr>
        <w:t xml:space="preserve"> </w:t>
      </w:r>
      <w:r w:rsidRPr="003E1094">
        <w:rPr>
          <w:rFonts w:ascii="Consolas" w:eastAsia="Times New Roman" w:hAnsi="Consolas" w:cs="Consolas"/>
          <w:color w:val="666600"/>
          <w:sz w:val="20"/>
          <w:szCs w:val="20"/>
        </w:rPr>
        <w:t>}</w:t>
      </w:r>
      <w:r w:rsidRPr="003E1094">
        <w:rPr>
          <w:rFonts w:ascii="Consolas" w:eastAsia="Times New Roman" w:hAnsi="Consolas" w:cs="Consolas"/>
          <w:sz w:val="20"/>
          <w:szCs w:val="20"/>
        </w:rPr>
        <w:t xml:space="preserve"> </w:t>
      </w:r>
      <w:r w:rsidRPr="003E1094">
        <w:rPr>
          <w:rFonts w:ascii="Consolas" w:eastAsia="Times New Roman" w:hAnsi="Consolas" w:cs="Consolas"/>
          <w:color w:val="666600"/>
          <w:sz w:val="20"/>
          <w:szCs w:val="20"/>
        </w:rPr>
        <w:t>)</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What are Indexes in MongoDB?</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Indexes support the efficient execution of queries in MongoDB. Without indexes, MongoDB must perform a collection scan, i.e. scan every document in a collection, to select those documents that match the query statement. If an appropriate index exists for a query, MongoDB can use the index to limit the number of documents it must inspect.</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How many indexes does MongoDB create by default for a new collection?</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By default, MongoDB created the _id collection for every collection.</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Can you create an index on an array field in MongoDB? If yes, what happens in this case?</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lastRenderedPageBreak/>
        <w:t>Yes. An array field can be indexed in MongoDB. In this case, MongoDB would index each value of the array.</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What is a covered query in MongoDB?</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A covered query is the one in which:</w:t>
      </w:r>
    </w:p>
    <w:p w:rsidR="003E1094" w:rsidRPr="003E1094" w:rsidRDefault="003E1094" w:rsidP="003E1094">
      <w:pPr>
        <w:numPr>
          <w:ilvl w:val="0"/>
          <w:numId w:val="217"/>
        </w:numPr>
        <w:spacing w:before="100" w:beforeAutospacing="1" w:after="75" w:line="360" w:lineRule="atLeast"/>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fields used in the query are part of an index used in the query, and</w:t>
      </w:r>
    </w:p>
    <w:p w:rsidR="003E1094" w:rsidRPr="003E1094" w:rsidRDefault="003E1094" w:rsidP="003E1094">
      <w:pPr>
        <w:numPr>
          <w:ilvl w:val="0"/>
          <w:numId w:val="217"/>
        </w:numPr>
        <w:spacing w:before="100" w:beforeAutospacing="1" w:after="75" w:line="360" w:lineRule="atLeast"/>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the fields returned in the results are in the same index</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Why is a covered query important?</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Since all the fields are covered in the index itself, MongoDB can match the query condition as well as return the result fields using the same index without looking inside the documents. Since indexes are stored in RAM or sequentially located on disk, such access is a lot faster.</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Does MongoDB provide a facility to do text searches? How?</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Yes. MongoDB supports creating text indexes to support text search inside string content. This was a new feature which can introduced in version 2.6.</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What happens if an index does not fit into RAM?</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If the indexes do not fit into RAM, MongoDB reads data from disk which is relatively very much slower than reading from RAM.</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Mention the command to list all the indexes on a particular collection.</w:t>
      </w:r>
    </w:p>
    <w:p w:rsidR="003E1094" w:rsidRPr="003E1094" w:rsidRDefault="003E1094" w:rsidP="003E109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sz w:val="20"/>
          <w:szCs w:val="20"/>
        </w:rPr>
      </w:pPr>
      <w:r w:rsidRPr="003E1094">
        <w:rPr>
          <w:rFonts w:ascii="Consolas" w:eastAsia="Times New Roman" w:hAnsi="Consolas" w:cs="Consolas"/>
          <w:sz w:val="20"/>
          <w:szCs w:val="20"/>
        </w:rPr>
        <w:t>db</w:t>
      </w:r>
      <w:r w:rsidRPr="003E1094">
        <w:rPr>
          <w:rFonts w:ascii="Consolas" w:eastAsia="Times New Roman" w:hAnsi="Consolas" w:cs="Consolas"/>
          <w:color w:val="666600"/>
          <w:sz w:val="20"/>
          <w:szCs w:val="20"/>
        </w:rPr>
        <w:t>.</w:t>
      </w:r>
      <w:r w:rsidRPr="003E1094">
        <w:rPr>
          <w:rFonts w:ascii="Consolas" w:eastAsia="Times New Roman" w:hAnsi="Consolas" w:cs="Consolas"/>
          <w:sz w:val="20"/>
          <w:szCs w:val="20"/>
        </w:rPr>
        <w:t>collection</w:t>
      </w:r>
      <w:r w:rsidRPr="003E1094">
        <w:rPr>
          <w:rFonts w:ascii="Consolas" w:eastAsia="Times New Roman" w:hAnsi="Consolas" w:cs="Consolas"/>
          <w:color w:val="666600"/>
          <w:sz w:val="20"/>
          <w:szCs w:val="20"/>
        </w:rPr>
        <w:t>.</w:t>
      </w:r>
      <w:r w:rsidRPr="003E1094">
        <w:rPr>
          <w:rFonts w:ascii="Consolas" w:eastAsia="Times New Roman" w:hAnsi="Consolas" w:cs="Consolas"/>
          <w:sz w:val="20"/>
          <w:szCs w:val="20"/>
        </w:rPr>
        <w:t>getIndexes</w:t>
      </w:r>
      <w:r w:rsidRPr="003E1094">
        <w:rPr>
          <w:rFonts w:ascii="Consolas" w:eastAsia="Times New Roman" w:hAnsi="Consolas" w:cs="Consolas"/>
          <w:color w:val="666600"/>
          <w:sz w:val="20"/>
          <w:szCs w:val="20"/>
        </w:rPr>
        <w:t>()</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At what interval does MongoDB write updates to the disk?</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By default configuration, MongoDB writes updates to the disk every 60 seconds. However, this is configurable with the commitIntervalMs and syncPeriodSecs options.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How can you achieve transaction and locking in MongoDB?</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To achieve concepts of transaction and locking in MongoDB, we can use the nesting of documents, also called embedded documents. MongoDB supports atomic operations within a single document.</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What is Aggregation in MongoDB?</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Aggregations operations process data records and return computed results. Aggregation operations group values from multiple documents together, and can perform a variety of operations on the grouped data to return a single result. MongoDB provides three ways to perform aggregation: the aggregation pipeline, the map-reduce function, and single purpose aggregation methods and commands.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What is Sharding in MongoDB? Explain.</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lastRenderedPageBreak/>
        <w:t>Sharding is a method for storing data across multiple machines. MongoDB uses sharding to support deployments with very large data sets and high throughput operations.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What is Replication in MongoDB? Explain.</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Replication is the process of synchronizing data across multiple servers. Replication provides redundancy and increases data availability. With multiple copies of data on different database servers, replication protects a database from the loss of a single server. Replication also allows you to recover from hardware failure and service interruptions.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What are Primary and Secondary Replica sets?</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Primary and master nodes are the nodes that can accept writes. MongoDB's replication is 'single-master:' only one node can accept write operations at a time.</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Secondary and slave nodes are read-only nodes that replicate from the primary.</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By default, MongoDB writes and reads data from both primary and secondary replica sets. True or False.</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False. MongoDB writes data only to the primary replica set.</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Why are MongoDB data files large in size?</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MongoDB preallocates data files to reserve space and avoid file system fragmentation when you setup the server.</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When should we embed one document within another in MongoDB?</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You should consider embedding documents for:</w:t>
      </w:r>
    </w:p>
    <w:p w:rsidR="003E1094" w:rsidRPr="003E1094" w:rsidRDefault="003E1094" w:rsidP="003E1094">
      <w:pPr>
        <w:numPr>
          <w:ilvl w:val="0"/>
          <w:numId w:val="218"/>
        </w:numPr>
        <w:spacing w:before="100" w:beforeAutospacing="1" w:after="75" w:line="360" w:lineRule="atLeast"/>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'contains' relationships between entities</w:t>
      </w:r>
    </w:p>
    <w:p w:rsidR="003E1094" w:rsidRPr="003E1094" w:rsidRDefault="003E1094" w:rsidP="003E1094">
      <w:pPr>
        <w:numPr>
          <w:ilvl w:val="0"/>
          <w:numId w:val="218"/>
        </w:numPr>
        <w:spacing w:before="100" w:beforeAutospacing="1" w:after="75" w:line="360" w:lineRule="atLeast"/>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One-to-many relationships</w:t>
      </w:r>
    </w:p>
    <w:p w:rsidR="003E1094" w:rsidRPr="003E1094" w:rsidRDefault="003E1094" w:rsidP="003E1094">
      <w:pPr>
        <w:numPr>
          <w:ilvl w:val="0"/>
          <w:numId w:val="218"/>
        </w:numPr>
        <w:spacing w:before="100" w:beforeAutospacing="1" w:after="75" w:line="360" w:lineRule="atLeast"/>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Performance reasons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Why MongoDB is not preferred over a 32-bit system?</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When running a 32-bit build of MongoDB, the total storage size for the server, including data and indexes, is 2 gigabytes. For this reason, do not deploy MongoDB to production on 32-bit machines.</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If you're running a 64-bit build of MongoDB, there's virtually no limit to storage size.</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What is a Storage Engine in MongoDB</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A storage engine is the part of a database that is responsible for managing how data is stored on disk. For example, one storage engine might offer better performance for read-heavy workloads, and another might support a higher-throughput for write operations.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Which are the two storage engines used by MongoDB?</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MongoDB uses MMAPv1 and WiredTiger.</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lastRenderedPageBreak/>
        <w:t>What is the role of a profiler in MongoDB? Where does the writes all the data?</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The database profiler collects fine grained data about MongoDB write operations, cursors, database commands on a running mongod instance. You can enable profiling on a per-database or per-instance basis.</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The database profiler writes all the data it collects to the system.profile collection, which is a capped collection.</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How does Journaling work in MongoDB?</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When running with journaling, MongoDB stores and applies write operations in memory and in the on-disk journal before the changes are present in the data files on disk. Writes to the journal are atomic, ensuring the consistency of the on-disk journal files. With journaling enabled, MongoDB creates a journal subdirectory within the directory defined by dbPath, which is /data/db by default.</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Mention the command to check whether you are on the master server or not.</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db.isMaster()</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Can you configure the cache size for MMAPv1? How?</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No. MMAPv1 does not allow configuring the cache size.</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Can you configure the cache size for WiredTiger? How?</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For the WiredTiger storage engine, you can specify the maximum size of the cache that WiredTiger will use for all data. This can be done using storage.wiredTiger.engineConfig.cacheSizeGB option.</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How does MongoDB provide concurrency?</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MongoDB uses reader-writer locks that allow concurrent readers shared access to a resource, such as a database or collection, but give exclusive access to a single write operation.</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How can you isolate your cursors from intervening with the write operations?</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You can use the snapshot() method on a cursor to isolate the operation for a very specific case. snapshot() traverses the index on the _id field and guarantees that the query will return each document no more than once.</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Can one MongoDB operation lock more than one databases? If yes, how?</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Yes. Operations like copyDatabase(), repairDatabase(), etc. can lock more than onne databases involved.</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How can concurrency affect replica sets primary?</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In replication, when MongoDB writes to a collection on the primary, MongoDB also writes to the primary's oplog, which is a special collection in the local database. Therefore, MongoDB must lock both the collection's database and the local database.</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lastRenderedPageBreak/>
        <w:t>What is GridFS?</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GridFS is a specification for storing and retrieving files that exceed the BSON-document size limit of 16MB. Instead of storing a file in a single document, GridFS divides a file into parts, or chunks, and stores each of those chunks as a separate document.</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Can you run multiple Javascript operations in a single mongod instance?</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Yes. The V8 JavaScript engine added in 2.4 allows multiple JavaScript operations to run at the same time.</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Which command can be used to provide various information on the query plans used by a MongoDB query?</w:t>
      </w:r>
    </w:p>
    <w:p w:rsidR="003E1094" w:rsidRPr="003E1094" w:rsidRDefault="003E1094" w:rsidP="003E1094">
      <w:pPr>
        <w:spacing w:after="144" w:line="360" w:lineRule="atLeast"/>
        <w:ind w:left="48" w:right="48"/>
        <w:jc w:val="both"/>
        <w:rPr>
          <w:rFonts w:ascii="Times New Roman" w:eastAsia="Times New Roman" w:hAnsi="Times New Roman" w:cs="Times New Roman"/>
          <w:color w:val="000000"/>
          <w:sz w:val="24"/>
          <w:szCs w:val="24"/>
        </w:rPr>
      </w:pPr>
      <w:r w:rsidRPr="003E1094">
        <w:rPr>
          <w:rFonts w:ascii="Times New Roman" w:eastAsia="Times New Roman" w:hAnsi="Times New Roman" w:cs="Times New Roman"/>
          <w:color w:val="000000"/>
          <w:sz w:val="24"/>
          <w:szCs w:val="24"/>
        </w:rPr>
        <w:t>The explain() command can be used for this information. The possible modes are: 'queryPlanner', 'executionStats', and 'allPlansExecution'.</w:t>
      </w:r>
    </w:p>
    <w:p w:rsidR="003E1094" w:rsidRDefault="003E1094">
      <w:pPr>
        <w:pBdr>
          <w:bottom w:val="single" w:sz="6" w:space="1" w:color="auto"/>
        </w:pBdr>
      </w:pPr>
    </w:p>
    <w:p w:rsidR="003E1094" w:rsidRDefault="003E1094"/>
    <w:p w:rsidR="003E1094" w:rsidRPr="003E1094" w:rsidRDefault="003E1094" w:rsidP="003E1094">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3E1094">
        <w:rPr>
          <w:rFonts w:ascii="Helvetica" w:eastAsia="Times New Roman" w:hAnsi="Helvetica" w:cs="Helvetica"/>
          <w:color w:val="610B38"/>
          <w:kern w:val="36"/>
          <w:sz w:val="44"/>
          <w:szCs w:val="44"/>
        </w:rPr>
        <w:t>MongoDB Interview Questions</w: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 What do you understand by NoSQL databases? Is MongoDB a NoSQL database? explain.</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At the present time, the internet is loaded with big data, big users, big complexity etc. and also becoming more complex day by day. NoSQL is answer of all these problems, It is not a traditional database management system, not even a relational database management system (RDBMS). NoSQL stands for "Not Only SQL". NoSQL is a type of database that can handle and sort all type of unstructured, messy and complicated data. It is just a new way to think about the database.</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Yes. MongoDB is a NoSQL database.</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21"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2) Which are the different languages supported by MongoDB?</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MonggoDB provides official driver support for C, C++, C#, Java, Node.js, Perl, PHP, Python, Ruby, Scala, Go and Erlang.</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You can use MongoDB with any of the above languages. There are some other community supported drivers too but the above mentioned ones are officially provided by MongoDB.</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22"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lastRenderedPageBreak/>
        <w:t>3) What are the different types of NoSQL databases? Give some example.</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NoSQL database can be classified as 4 basic types:</w:t>
      </w:r>
    </w:p>
    <w:p w:rsidR="003E1094" w:rsidRPr="003E1094" w:rsidRDefault="003E1094" w:rsidP="003E1094">
      <w:pPr>
        <w:numPr>
          <w:ilvl w:val="0"/>
          <w:numId w:val="219"/>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Key value store NoSQL database</w:t>
      </w:r>
    </w:p>
    <w:p w:rsidR="003E1094" w:rsidRPr="003E1094" w:rsidRDefault="003E1094" w:rsidP="003E1094">
      <w:pPr>
        <w:numPr>
          <w:ilvl w:val="0"/>
          <w:numId w:val="219"/>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Document store NoSQL database</w:t>
      </w:r>
    </w:p>
    <w:p w:rsidR="003E1094" w:rsidRPr="003E1094" w:rsidRDefault="003E1094" w:rsidP="003E1094">
      <w:pPr>
        <w:numPr>
          <w:ilvl w:val="0"/>
          <w:numId w:val="219"/>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Column store NoSQL database</w:t>
      </w:r>
    </w:p>
    <w:p w:rsidR="003E1094" w:rsidRPr="003E1094" w:rsidRDefault="003E1094" w:rsidP="003E1094">
      <w:pPr>
        <w:numPr>
          <w:ilvl w:val="0"/>
          <w:numId w:val="219"/>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Graph base NoSQL databse</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There are many NoSQL databases. MongoDB, Cassandra, CouchBD, Hypertable, Redis, Riak, Neo4j, HBASE, Couchbase, MemcacheDB, Voldemort, RevenDB etc. are the examples of NoSQL databases.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23"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4) Is MongoDB better than other SQL databases? If yes then how?</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MongoDB is better than other SQL databases because it allows a highly flexible and scalable document structure.</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b/>
          <w:bCs/>
          <w:color w:val="000000"/>
          <w:sz w:val="20"/>
          <w:szCs w:val="20"/>
        </w:rPr>
        <w:t>For example:</w:t>
      </w:r>
    </w:p>
    <w:p w:rsidR="003E1094" w:rsidRPr="003E1094" w:rsidRDefault="003E1094" w:rsidP="003E1094">
      <w:pPr>
        <w:numPr>
          <w:ilvl w:val="0"/>
          <w:numId w:val="220"/>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One data document in MongoDB can have five columns and the other one in the same collection can have ten columns.</w:t>
      </w:r>
    </w:p>
    <w:p w:rsidR="003E1094" w:rsidRPr="003E1094" w:rsidRDefault="003E1094" w:rsidP="003E1094">
      <w:pPr>
        <w:numPr>
          <w:ilvl w:val="0"/>
          <w:numId w:val="220"/>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MongoDB database are faster than SQL databases due to efficient indexing and storage techniques.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24"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5) What type of DBMS is MongoDB?</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MongoDB is a document oriented DBMS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25"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6) What is the difference between MongoDB and MySQL?</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Although MongoDB and MySQL both are free and open source databases, there is a lot of difference between them in the term of data representation, relationship, transaction, querying data, schema design and definition, performance speed, normalization and many more. To compare MySQL with MongoDB is like a comparison between Relational and Non-relational databases.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lastRenderedPageBreak/>
        <w:pict>
          <v:rect id="_x0000_i1126"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7) Why MongoDB is known as best NoSQL database?</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MongoDb is the best NoSQL database because, it is:</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Document Oriented</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Rich Query language</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High Performance</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Highly Available</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Easily Scalable</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27"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8) Does MongoDB support primary-key, foreign-key relationship?</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No. By Default, MongoDB doesn't support primary key-foreign key relationship.</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28"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9) Can you achieve primary key - foreign key relationships in MongoDB?</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We can achieve primary key-foreign key relationship by embedding one document inside another. For example: An address document can be embedded inside customer document.</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29"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10) Does MongoDB need a lot of RAM?</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No. There is no need a lot of RAM to run MongoDB. It can be run even on a small amount of RAM because it dynamically allocates and de-allocates RAM according to the requirement of the processes.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30"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11) Explain the structure of ObjectID in MongoDB.</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ObjectID is a 12-byte BSON type. These are:</w:t>
      </w:r>
    </w:p>
    <w:p w:rsidR="003E1094" w:rsidRPr="003E1094" w:rsidRDefault="003E1094" w:rsidP="003E1094">
      <w:pPr>
        <w:numPr>
          <w:ilvl w:val="0"/>
          <w:numId w:val="221"/>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4 bytes value representing seconds</w:t>
      </w:r>
    </w:p>
    <w:p w:rsidR="003E1094" w:rsidRPr="003E1094" w:rsidRDefault="003E1094" w:rsidP="003E1094">
      <w:pPr>
        <w:numPr>
          <w:ilvl w:val="0"/>
          <w:numId w:val="221"/>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lastRenderedPageBreak/>
        <w:t>3 byte machine identifier</w:t>
      </w:r>
    </w:p>
    <w:p w:rsidR="003E1094" w:rsidRPr="003E1094" w:rsidRDefault="003E1094" w:rsidP="003E1094">
      <w:pPr>
        <w:numPr>
          <w:ilvl w:val="0"/>
          <w:numId w:val="221"/>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2 byte process id</w:t>
      </w:r>
    </w:p>
    <w:p w:rsidR="003E1094" w:rsidRPr="003E1094" w:rsidRDefault="003E1094" w:rsidP="003E1094">
      <w:pPr>
        <w:numPr>
          <w:ilvl w:val="0"/>
          <w:numId w:val="221"/>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3 byte counter</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31"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12) Is it true that MongoDB uses BSON to represent document structure?</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Yes.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32"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13) What are Indexes in MongoDB?</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In MondoDB, Indexes are used to execute query efficiently. Without indexes, MongoDB must perform a collection scan, i.e. scan every document in a collection, to select those documents that match the query statement. If an appropriate index exists for a query, MongoDB can use the index to limit the number of documents it must inspect.</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33"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14) By default, which index is created by MongoDB for every collection?</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By default, the_id collection is created for every collection by MongoDB.</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34"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15) What is a Namespace in MongoDB?</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Namespace is a concatenation of the database name and the collection name. Collection, in which MongoDB stores BSON objects.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35"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16) Can journaling features be used to perform safe hot backups?</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Yes.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36"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17) Why does Profiler use in MongoDB?</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lastRenderedPageBreak/>
        <w:t>MongoDB uses a database profiler to perform characteristics of each operation against the database. You can use a profiler to find queries and write operations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37"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18) If you remove an object attribute, is it deleted from the database?</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Yes, it be. Remove the attribute and then re-save() the object.</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38"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19) In which language MongoDB is written?</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MongoDB is written and implemented in C++.</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39"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20) Does MongoDB need a lot space of Random Access Memory (RAM)?</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No. MongoDB can be run on small free space of RAM.</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40"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21) What language you can use with MongoDB?</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MongoDB client drivers supports all the popular programming languages so there is no issue of language, you can use any language that you want.</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41"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22) Does MongoDB database have tables for storing records?</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No. Instead of tables, MongoDB uses "Collections" to store data.</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42" style="width:0;height:.75pt" o:hralign="center" o:hrstd="t" o:hrnoshade="t" o:hr="t" fillcolor="#d4d4d4" stroked="f"/>
        </w:pic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43"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23) Do the MongoDB databases have schema?</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Yes. MongoDB databases have dynamic schema. There is no need to define the structure to create collections.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44"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lastRenderedPageBreak/>
        <w:t>24) What is the method to configure the cache size in MongoDB?</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MongoDB's cache is not configurable. Actually MongoDb uses all the free spaces on the system automatically by way of memory mapped files.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45"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25) How to do Transaction/locking in MongoDB?</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MongoDB doesn't use traditional locking or complex transaction with Rollback. MongoDB is designed to be light weighted, fast and predictable to its performance. It keeps transaction support simple to enhance performance.</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46"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26) Why 32 bit version of MongoDB are not preferred ?</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Because MongoDB uses memory mapped files so when you run a 32-bit build of MongoDB, the total storage size of server is 2 GB. But when you run a 64-bit build of MongoDB, this provides virtually unlimited storage size. So 64-bit is preferred over 32-bit.</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47"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27) Is it possible to remove old files in the moveChunk directory?</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Yes, These files can be deleted once the operations are done because these files are made as backups during normal shard balancing operation. This is a manual cleanup process and necessary to free up space.</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48"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28) What will have to do if a shard is down or slow and you do a query?</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If a shard is down and you even do query then your query will be returned with an error unless you set a partial query option. But if a shard is slow them Mongos will wait for them till response.</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49"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29)Explain the covered query in MongoDB.</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A query is called covered query if satisfies the following two conditions:</w:t>
      </w:r>
    </w:p>
    <w:p w:rsidR="003E1094" w:rsidRPr="003E1094" w:rsidRDefault="003E1094" w:rsidP="003E1094">
      <w:pPr>
        <w:numPr>
          <w:ilvl w:val="0"/>
          <w:numId w:val="222"/>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The fields used in the query are part of an index used in the query.</w:t>
      </w:r>
    </w:p>
    <w:p w:rsidR="003E1094" w:rsidRPr="003E1094" w:rsidRDefault="003E1094" w:rsidP="003E1094">
      <w:pPr>
        <w:numPr>
          <w:ilvl w:val="0"/>
          <w:numId w:val="222"/>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lastRenderedPageBreak/>
        <w:t>The fields returned in the results are in the same index.</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50"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30) What is the importance of covered query?</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Covered query makes the execution of the query faster because indexes are stored in RAM or sequentially located on disk. It makes the execution of the query faster.</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Covered query makes the fields are covered in the index itself, MongoDB can match the query condition as well as return the result fields using the same index without looking inside the documents.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51"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31) What is sharding in MongoDB?</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In MongoDB, Sharding is a procedure of storing data records across multiple machines. It is a MongoDB approach to meet the demands of data growth. It creates horizontal partition of data in a database or search engine. Each partition is referred as shard or database shard.</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52"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32) What is replica set in MongoDB?</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A replica can be specified as a group of mongo instances that host the same data set. In a replica set, one node is primary, and another is secondary. All data is replicated from primary to secondary nodes.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53"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33) What is primary and secondary replica set in MongoDB?</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In MongoDB, primary nodes are the node that can accept write. These are also known as master nodes. The replication in MongoDB is single master so, only one node can accept write operations at a time.</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Secondary nodes are known as slave nodes. These are read only nodes that replicate from the primary.</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54"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34) By default, which replica sets are used to write data?</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By default, MongoDB writes data only to the primary replica set.</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lastRenderedPageBreak/>
        <w:pict>
          <v:rect id="_x0000_i1155"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35) What is CRUD in MongoDB?</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MongoDB supports following CRUD operations:</w:t>
      </w:r>
    </w:p>
    <w:p w:rsidR="003E1094" w:rsidRPr="003E1094" w:rsidRDefault="003E1094" w:rsidP="003E1094">
      <w:pPr>
        <w:numPr>
          <w:ilvl w:val="0"/>
          <w:numId w:val="223"/>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Create</w:t>
      </w:r>
    </w:p>
    <w:p w:rsidR="003E1094" w:rsidRPr="003E1094" w:rsidRDefault="003E1094" w:rsidP="003E1094">
      <w:pPr>
        <w:numPr>
          <w:ilvl w:val="0"/>
          <w:numId w:val="223"/>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Read</w:t>
      </w:r>
    </w:p>
    <w:p w:rsidR="003E1094" w:rsidRPr="003E1094" w:rsidRDefault="003E1094" w:rsidP="003E1094">
      <w:pPr>
        <w:numPr>
          <w:ilvl w:val="0"/>
          <w:numId w:val="223"/>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Update</w:t>
      </w:r>
    </w:p>
    <w:p w:rsidR="003E1094" w:rsidRPr="003E1094" w:rsidRDefault="003E1094" w:rsidP="003E1094">
      <w:pPr>
        <w:numPr>
          <w:ilvl w:val="0"/>
          <w:numId w:val="223"/>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Delete</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56"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36) In which format MongoDB represents document structure?</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MongoDB uses BSON to represent document structures.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57"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37) What will happen when you remove a document from database in MongoDB? Does MongoDB remove it from disk?</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Yes. If you remove a document from database, MongoDB will remove it from disk too.</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58"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38) Why are MongoDB data files large in size?</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MongoDB doesn't follow file system fragmentation and pre allocates data files to reserve space while setting up the server. That's why MongoDB data files are large in size.</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59"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39) What is a storage engine in MongoDB?</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A storage engine is the part of a database that is used to manage how data is stored on disk.</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b/>
          <w:bCs/>
          <w:color w:val="000000"/>
          <w:sz w:val="20"/>
          <w:szCs w:val="20"/>
        </w:rPr>
        <w:t>For example:</w:t>
      </w:r>
      <w:r w:rsidRPr="003E1094">
        <w:rPr>
          <w:rFonts w:ascii="Verdana" w:eastAsia="Times New Roman" w:hAnsi="Verdana" w:cs="Times New Roman"/>
          <w:color w:val="000000"/>
          <w:sz w:val="20"/>
          <w:szCs w:val="20"/>
        </w:rPr>
        <w:t> one storage engine might offer better performance for read-heavy workloads, and another might support a higher-throughput for write operations.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60"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40) Which are the storage engines used by MongoDB?</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lastRenderedPageBreak/>
        <w:t>MMAPv1 and WiredTiger are two storage engine used by MongoDB.</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61"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41) What is the usage of profiler in MongoDB?</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A database profiler is used to collect data about MongoDB write operations, cursors, database commands on a running mongod instance. You can enable profiling on a per-database or per-instance basis.</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The database profiler writes all the data it collects to the system. profile collection, which is a capped collection.</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62"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42) Is it possible to configure the cache size for MMAPv1 in MongoDB?</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No. it is not possible to configure the cache size for MMAPv1 because MMAPv1 does not allow configuring the cache size.</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63"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43) How to configure the cache size for WiredTiger in MongoDB?</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For the WiredTiger storage engine, you can specify the maximum size of the cache that WiredTiger will use for all data. This can be done using storage.wiredTiger.engineConfig.cacheSizeGB option.</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64"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44) How does MongoDB provide concurrency?</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MongoDB uses reader-writer locks for concurrency. Reader-writer locks allow concurrent readers shared access to a resource, such as a database or collection, but give exclusive access to a single write operation.</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65"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45) What is the difference between MongoDB and Redis database?</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b/>
          <w:bCs/>
          <w:color w:val="000000"/>
          <w:sz w:val="20"/>
          <w:szCs w:val="20"/>
        </w:rPr>
        <w:t>Difference between MongoDB and Redis:</w:t>
      </w:r>
    </w:p>
    <w:p w:rsidR="003E1094" w:rsidRPr="003E1094" w:rsidRDefault="003E1094" w:rsidP="003E1094">
      <w:pPr>
        <w:numPr>
          <w:ilvl w:val="0"/>
          <w:numId w:val="224"/>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is faster than MongoDB.</w:t>
      </w:r>
    </w:p>
    <w:p w:rsidR="003E1094" w:rsidRPr="003E1094" w:rsidRDefault="003E1094" w:rsidP="003E1094">
      <w:pPr>
        <w:numPr>
          <w:ilvl w:val="0"/>
          <w:numId w:val="224"/>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lastRenderedPageBreak/>
        <w:t>Redis has a key-value storage whereas MongoDB has a document type storage.</w:t>
      </w:r>
    </w:p>
    <w:p w:rsidR="003E1094" w:rsidRPr="003E1094" w:rsidRDefault="003E1094" w:rsidP="003E1094">
      <w:pPr>
        <w:numPr>
          <w:ilvl w:val="0"/>
          <w:numId w:val="224"/>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is hard to code but MongoDB is easy.</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For more information: </w:t>
      </w:r>
      <w:hyperlink r:id="rId205" w:history="1">
        <w:r w:rsidRPr="003E1094">
          <w:rPr>
            <w:rFonts w:ascii="Verdana" w:eastAsia="Times New Roman" w:hAnsi="Verdana" w:cs="Times New Roman"/>
            <w:color w:val="008000"/>
            <w:sz w:val="20"/>
            <w:szCs w:val="20"/>
          </w:rPr>
          <w:t>click here</w:t>
        </w:r>
      </w:hyperlink>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66"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46) What is the difference between MongoDB and CouchDB?</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b/>
          <w:bCs/>
          <w:color w:val="000000"/>
          <w:sz w:val="20"/>
          <w:szCs w:val="20"/>
        </w:rPr>
        <w:t>Difference between MongoDB and CouchDB:</w:t>
      </w:r>
    </w:p>
    <w:p w:rsidR="003E1094" w:rsidRPr="003E1094" w:rsidRDefault="003E1094" w:rsidP="003E1094">
      <w:pPr>
        <w:numPr>
          <w:ilvl w:val="0"/>
          <w:numId w:val="225"/>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MongoDB is faster than CouchDB while CouchDB is safer than MongoDB.</w:t>
      </w:r>
    </w:p>
    <w:p w:rsidR="003E1094" w:rsidRPr="003E1094" w:rsidRDefault="003E1094" w:rsidP="003E1094">
      <w:pPr>
        <w:numPr>
          <w:ilvl w:val="0"/>
          <w:numId w:val="225"/>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Triggers are not available in MongoDB while triggers are available in CouchDB.</w:t>
      </w:r>
    </w:p>
    <w:p w:rsidR="003E1094" w:rsidRPr="003E1094" w:rsidRDefault="003E1094" w:rsidP="003E1094">
      <w:pPr>
        <w:numPr>
          <w:ilvl w:val="0"/>
          <w:numId w:val="225"/>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MongoDB serializes JSON data to BSON while CouchDB doesn't store data in JSON format.</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For more information: </w:t>
      </w:r>
      <w:hyperlink r:id="rId206" w:history="1">
        <w:r w:rsidRPr="003E1094">
          <w:rPr>
            <w:rFonts w:ascii="Verdana" w:eastAsia="Times New Roman" w:hAnsi="Verdana" w:cs="Times New Roman"/>
            <w:color w:val="008000"/>
            <w:sz w:val="20"/>
            <w:szCs w:val="20"/>
          </w:rPr>
          <w:t>click here</w:t>
        </w:r>
      </w:hyperlink>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67"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47) What is the difference between MongoDB and Cassandra?</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b/>
          <w:bCs/>
          <w:color w:val="000000"/>
          <w:sz w:val="20"/>
          <w:szCs w:val="20"/>
        </w:rPr>
        <w:t>Difference between MongoDB and Cassandra:</w:t>
      </w:r>
    </w:p>
    <w:p w:rsidR="003E1094" w:rsidRPr="003E1094" w:rsidRDefault="003E1094" w:rsidP="003E1094">
      <w:pPr>
        <w:numPr>
          <w:ilvl w:val="0"/>
          <w:numId w:val="226"/>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MongoDB is cross-platform document-oriented database system while Cassandra is high performance distributed database system.</w:t>
      </w:r>
    </w:p>
    <w:p w:rsidR="003E1094" w:rsidRPr="003E1094" w:rsidRDefault="003E1094" w:rsidP="003E1094">
      <w:pPr>
        <w:numPr>
          <w:ilvl w:val="0"/>
          <w:numId w:val="226"/>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MongoDB is written in C++ while Cassandra is written in Java.</w:t>
      </w:r>
    </w:p>
    <w:p w:rsidR="003E1094" w:rsidRPr="003E1094" w:rsidRDefault="003E1094" w:rsidP="003E1094">
      <w:pPr>
        <w:numPr>
          <w:ilvl w:val="0"/>
          <w:numId w:val="226"/>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MongoDB is easy to administer in the case of failure while Cassandra provides high availability with no single point of failure.</w:t>
      </w:r>
    </w:p>
    <w:p w:rsidR="003E1094" w:rsidRDefault="003E1094">
      <w:pPr>
        <w:pBdr>
          <w:bottom w:val="single" w:sz="6" w:space="1" w:color="auto"/>
        </w:pBdr>
      </w:pPr>
    </w:p>
    <w:p w:rsidR="003E1094" w:rsidRDefault="003E1094"/>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Q1. What is MongoDB and Why we need MongoDB?</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MongoDB is the most famous NoSQL open source database management system. It is written in C++ language and developed by MongoDB Inc.</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lastRenderedPageBreak/>
        <w:t>MongoDB is a document oriented database which means it stores the data in BSON format which is a binary representation of JSON and it contains more data types than JSON.</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noProof/>
          <w:sz w:val="24"/>
          <w:szCs w:val="24"/>
        </w:rPr>
        <w:drawing>
          <wp:inline distT="0" distB="0" distL="0" distR="0" wp14:anchorId="4F20CDFE" wp14:editId="388B5E51">
            <wp:extent cx="4772025" cy="2286000"/>
            <wp:effectExtent l="0" t="0" r="9525" b="0"/>
            <wp:docPr id="42" name="Picture 42" descr="https://miro.medium.com/max/60/1*dCL7745rtKdeZkwYHSz7I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miro.medium.com/max/60/1*dCL7745rtKdeZkwYHSz7IQ.png?q=20"/>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772025" cy="2286000"/>
                    </a:xfrm>
                    <a:prstGeom prst="rect">
                      <a:avLst/>
                    </a:prstGeom>
                    <a:noFill/>
                    <a:ln>
                      <a:noFill/>
                    </a:ln>
                  </pic:spPr>
                </pic:pic>
              </a:graphicData>
            </a:graphic>
          </wp:inline>
        </w:drawing>
      </w:r>
    </w:p>
    <w:p w:rsidR="003E1094" w:rsidRPr="003E1094" w:rsidRDefault="003E1094" w:rsidP="003E1094">
      <w:pPr>
        <w:spacing w:after="10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noProof/>
          <w:sz w:val="24"/>
          <w:szCs w:val="24"/>
        </w:rPr>
        <w:drawing>
          <wp:inline distT="0" distB="0" distL="0" distR="0" wp14:anchorId="55AE297C" wp14:editId="157A4EA5">
            <wp:extent cx="4772025" cy="2286000"/>
            <wp:effectExtent l="0" t="0" r="9525" b="0"/>
            <wp:docPr id="43" name="Picture 43" descr="https://miro.medium.com/max/501/1*dCL7745rtKdeZkwYHSz7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miro.medium.com/max/501/1*dCL7745rtKdeZkwYHSz7IQ.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772025" cy="2286000"/>
                    </a:xfrm>
                    <a:prstGeom prst="rect">
                      <a:avLst/>
                    </a:prstGeom>
                    <a:noFill/>
                    <a:ln>
                      <a:noFill/>
                    </a:ln>
                  </pic:spPr>
                </pic:pic>
              </a:graphicData>
            </a:graphic>
          </wp:inline>
        </w:drawing>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In MongoDB, tables are called as collection, rows are called as document, columns are called as field, joins are called as linking.</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MongoDB is widely supported by most of the languages like, JavaScript, Java, C# and runs on all the available OS.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Q2. What is difference between MongoDB and SQL or NoSQL between SQL?</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lastRenderedPageBreak/>
        <w:t>In SQL, data is stored in Table format whereas in MongoDB, it stores in JSON format.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In MongoDB, development is simplified as its documents map naturally to modern, object-oriented programming languages. In SQL, we need object-relational mapping (ORM) layer that translates objects in code to relational tables.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The MongoDB provides high performance, high availability, easy scalability rather than SQL Server.</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In MongoDB, each document can store data with different attributes from other documents. With JSON documents, we can add new attributes when we need to, without having to alter a centralized database schema. But in a relational database, this causes downtime and significant performance overhead</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Having all the data for an object in one place also makes it easier for developers to understand and optimize query performance.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When using JSON data, MySQL drivers do not have the capability to properly and precisely convert JSON into a useful native data type used by the application. This includes different types of numeric values (e.g. floating points, 64-bit integers, decimals) timestamps, and dates, or a Map or List in Java or a Dictionary or List in Python. Instead developers have to manually convert text-based JSON in their application, losing the ability to have fields that can take on multiple data types in different documents (polymorphism) and making the computation, sorting and comparison of values difficult and error-prone. But MongoDB and its drivers supports advanced data types not supported by regular text-based JSON.</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lastRenderedPageBreak/>
        <w:t>Q3. What is BSON in MongoDB?</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MongoDB stores data as BSON documents. BSON is a binary representation of JSON documents, though it contains more data types than JSON. Some of the supported data types are: Double, String, Object, Array, Binary Data, RegEx, Boolean, Date, Null, JavaScript, Timestamp. ObjectId.</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Some of the features of BSON:</w:t>
      </w:r>
    </w:p>
    <w:p w:rsidR="003E1094" w:rsidRPr="003E1094" w:rsidRDefault="003E1094" w:rsidP="003E1094">
      <w:pPr>
        <w:numPr>
          <w:ilvl w:val="0"/>
          <w:numId w:val="227"/>
        </w:numPr>
        <w:shd w:val="clear" w:color="auto" w:fill="FFFFFF"/>
        <w:spacing w:before="480" w:after="0" w:line="240" w:lineRule="auto"/>
        <w:ind w:left="450"/>
        <w:rPr>
          <w:rFonts w:ascii="Georgia" w:eastAsia="Times New Roman" w:hAnsi="Georgia" w:cs="Segoe UI"/>
          <w:spacing w:val="-1"/>
          <w:sz w:val="32"/>
          <w:szCs w:val="32"/>
        </w:rPr>
      </w:pPr>
      <w:r w:rsidRPr="003E1094">
        <w:rPr>
          <w:rFonts w:ascii="Georgia" w:eastAsia="Times New Roman" w:hAnsi="Georgia" w:cs="Segoe UI"/>
          <w:spacing w:val="-1"/>
          <w:sz w:val="32"/>
          <w:szCs w:val="32"/>
        </w:rPr>
        <w:t>BSON is lightweight and is an important feature for any data representation format, especially when used over the network.</w:t>
      </w:r>
    </w:p>
    <w:p w:rsidR="003E1094" w:rsidRPr="003E1094" w:rsidRDefault="003E1094" w:rsidP="003E1094">
      <w:pPr>
        <w:numPr>
          <w:ilvl w:val="0"/>
          <w:numId w:val="227"/>
        </w:numPr>
        <w:shd w:val="clear" w:color="auto" w:fill="FFFFFF"/>
        <w:spacing w:before="252" w:after="0" w:line="240" w:lineRule="auto"/>
        <w:ind w:left="450"/>
        <w:rPr>
          <w:rFonts w:ascii="Georgia" w:eastAsia="Times New Roman" w:hAnsi="Georgia" w:cs="Segoe UI"/>
          <w:spacing w:val="-1"/>
          <w:sz w:val="32"/>
          <w:szCs w:val="32"/>
        </w:rPr>
      </w:pPr>
      <w:r w:rsidRPr="003E1094">
        <w:rPr>
          <w:rFonts w:ascii="Georgia" w:eastAsia="Times New Roman" w:hAnsi="Georgia" w:cs="Segoe UI"/>
          <w:spacing w:val="-1"/>
          <w:sz w:val="32"/>
          <w:szCs w:val="32"/>
        </w:rPr>
        <w:t>BSON is designed to be traversed easily.</w:t>
      </w:r>
    </w:p>
    <w:p w:rsidR="003E1094" w:rsidRPr="003E1094" w:rsidRDefault="003E1094" w:rsidP="003E1094">
      <w:pPr>
        <w:numPr>
          <w:ilvl w:val="0"/>
          <w:numId w:val="227"/>
        </w:numPr>
        <w:shd w:val="clear" w:color="auto" w:fill="FFFFFF"/>
        <w:spacing w:before="252" w:after="0" w:line="240" w:lineRule="auto"/>
        <w:ind w:left="450"/>
        <w:rPr>
          <w:rFonts w:ascii="Georgia" w:eastAsia="Times New Roman" w:hAnsi="Georgia" w:cs="Segoe UI"/>
          <w:spacing w:val="-1"/>
          <w:sz w:val="32"/>
          <w:szCs w:val="32"/>
        </w:rPr>
      </w:pPr>
      <w:r w:rsidRPr="003E1094">
        <w:rPr>
          <w:rFonts w:ascii="Georgia" w:eastAsia="Times New Roman" w:hAnsi="Georgia" w:cs="Segoe UI"/>
          <w:spacing w:val="-1"/>
          <w:sz w:val="32"/>
          <w:szCs w:val="32"/>
        </w:rPr>
        <w:t>It is efficient. Encoding data to BSON and decoding from BSON can be performed very quickly in most languages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Q4. What is </w:t>
      </w:r>
      <w:r w:rsidRPr="003E1094">
        <w:rPr>
          <w:rFonts w:ascii="Georgia" w:eastAsia="Times New Roman" w:hAnsi="Georgia" w:cs="Courier New"/>
          <w:b/>
          <w:bCs/>
          <w:spacing w:val="-1"/>
          <w:sz w:val="24"/>
          <w:szCs w:val="24"/>
        </w:rPr>
        <w:t>_id</w:t>
      </w:r>
      <w:r w:rsidRPr="003E1094">
        <w:rPr>
          <w:rFonts w:ascii="Georgia" w:eastAsia="Times New Roman" w:hAnsi="Georgia" w:cs="Times New Roman"/>
          <w:b/>
          <w:bCs/>
          <w:spacing w:val="-1"/>
          <w:sz w:val="32"/>
          <w:szCs w:val="32"/>
        </w:rPr>
        <w:t> Field in MongoDB?</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In MongoDB, each document stored in a collection requires a unique </w:t>
      </w:r>
      <w:r w:rsidRPr="003E1094">
        <w:rPr>
          <w:rFonts w:ascii="Courier New" w:eastAsia="Times New Roman" w:hAnsi="Courier New" w:cs="Courier New"/>
          <w:spacing w:val="-1"/>
          <w:sz w:val="24"/>
          <w:szCs w:val="24"/>
        </w:rPr>
        <w:t>_id</w:t>
      </w:r>
      <w:r w:rsidRPr="003E1094">
        <w:rPr>
          <w:rFonts w:ascii="Georgia" w:eastAsia="Times New Roman" w:hAnsi="Georgia" w:cs="Times New Roman"/>
          <w:spacing w:val="-1"/>
          <w:sz w:val="32"/>
          <w:szCs w:val="32"/>
        </w:rPr>
        <w:t>field that acts as a primary key. If an inserted document omits the </w:t>
      </w:r>
      <w:r w:rsidRPr="003E1094">
        <w:rPr>
          <w:rFonts w:ascii="Courier New" w:eastAsia="Times New Roman" w:hAnsi="Courier New" w:cs="Courier New"/>
          <w:spacing w:val="-1"/>
          <w:sz w:val="24"/>
          <w:szCs w:val="24"/>
        </w:rPr>
        <w:t>_id</w:t>
      </w:r>
      <w:r w:rsidRPr="003E1094">
        <w:rPr>
          <w:rFonts w:ascii="Georgia" w:eastAsia="Times New Roman" w:hAnsi="Georgia" w:cs="Times New Roman"/>
          <w:spacing w:val="-1"/>
          <w:sz w:val="32"/>
          <w:szCs w:val="32"/>
        </w:rPr>
        <w:t> field, the MongoDB driver automatically generates an </w:t>
      </w:r>
      <w:r w:rsidRPr="003E1094">
        <w:rPr>
          <w:rFonts w:ascii="Courier New" w:eastAsia="Times New Roman" w:hAnsi="Courier New" w:cs="Courier New"/>
          <w:spacing w:val="-1"/>
          <w:sz w:val="24"/>
          <w:szCs w:val="24"/>
        </w:rPr>
        <w:t>ObjectId</w:t>
      </w:r>
      <w:r w:rsidRPr="003E1094">
        <w:rPr>
          <w:rFonts w:ascii="Georgia" w:eastAsia="Times New Roman" w:hAnsi="Georgia" w:cs="Times New Roman"/>
          <w:spacing w:val="-1"/>
          <w:sz w:val="32"/>
          <w:szCs w:val="32"/>
        </w:rPr>
        <w:t> for the </w:t>
      </w:r>
      <w:r w:rsidRPr="003E1094">
        <w:rPr>
          <w:rFonts w:ascii="Courier New" w:eastAsia="Times New Roman" w:hAnsi="Courier New" w:cs="Courier New"/>
          <w:spacing w:val="-1"/>
          <w:sz w:val="24"/>
          <w:szCs w:val="24"/>
        </w:rPr>
        <w:t>_id</w:t>
      </w:r>
      <w:r w:rsidRPr="003E1094">
        <w:rPr>
          <w:rFonts w:ascii="Georgia" w:eastAsia="Times New Roman" w:hAnsi="Georgia" w:cs="Times New Roman"/>
          <w:spacing w:val="-1"/>
          <w:sz w:val="32"/>
          <w:szCs w:val="32"/>
        </w:rPr>
        <w:t> field.</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The _id field has the following behavior and constraints:</w:t>
      </w:r>
    </w:p>
    <w:p w:rsidR="003E1094" w:rsidRPr="003E1094" w:rsidRDefault="003E1094" w:rsidP="003E1094">
      <w:pPr>
        <w:numPr>
          <w:ilvl w:val="0"/>
          <w:numId w:val="228"/>
        </w:numPr>
        <w:shd w:val="clear" w:color="auto" w:fill="FFFFFF"/>
        <w:spacing w:before="480" w:after="0" w:line="240" w:lineRule="auto"/>
        <w:ind w:left="450"/>
        <w:rPr>
          <w:rFonts w:ascii="Georgia" w:eastAsia="Times New Roman" w:hAnsi="Georgia" w:cs="Segoe UI"/>
          <w:spacing w:val="-1"/>
          <w:sz w:val="32"/>
          <w:szCs w:val="32"/>
        </w:rPr>
      </w:pPr>
      <w:r w:rsidRPr="003E1094">
        <w:rPr>
          <w:rFonts w:ascii="Georgia" w:eastAsia="Times New Roman" w:hAnsi="Georgia" w:cs="Segoe UI"/>
          <w:spacing w:val="-1"/>
          <w:sz w:val="32"/>
          <w:szCs w:val="32"/>
        </w:rPr>
        <w:t>By default, MongoDB creates a unique index on the </w:t>
      </w:r>
      <w:r w:rsidRPr="003E1094">
        <w:rPr>
          <w:rFonts w:ascii="Courier New" w:eastAsia="Times New Roman" w:hAnsi="Courier New" w:cs="Courier New"/>
          <w:spacing w:val="-1"/>
          <w:sz w:val="24"/>
          <w:szCs w:val="24"/>
        </w:rPr>
        <w:t>_id</w:t>
      </w:r>
      <w:r w:rsidRPr="003E1094">
        <w:rPr>
          <w:rFonts w:ascii="Georgia" w:eastAsia="Times New Roman" w:hAnsi="Georgia" w:cs="Segoe UI"/>
          <w:spacing w:val="-1"/>
          <w:sz w:val="32"/>
          <w:szCs w:val="32"/>
        </w:rPr>
        <w:t> field during the creation of a collection.</w:t>
      </w:r>
    </w:p>
    <w:p w:rsidR="003E1094" w:rsidRPr="003E1094" w:rsidRDefault="003E1094" w:rsidP="003E1094">
      <w:pPr>
        <w:numPr>
          <w:ilvl w:val="0"/>
          <w:numId w:val="228"/>
        </w:numPr>
        <w:shd w:val="clear" w:color="auto" w:fill="FFFFFF"/>
        <w:spacing w:before="252" w:after="0" w:line="240" w:lineRule="auto"/>
        <w:ind w:left="450"/>
        <w:rPr>
          <w:rFonts w:ascii="Georgia" w:eastAsia="Times New Roman" w:hAnsi="Georgia" w:cs="Segoe UI"/>
          <w:spacing w:val="-1"/>
          <w:sz w:val="32"/>
          <w:szCs w:val="32"/>
        </w:rPr>
      </w:pPr>
      <w:r w:rsidRPr="003E1094">
        <w:rPr>
          <w:rFonts w:ascii="Georgia" w:eastAsia="Times New Roman" w:hAnsi="Georgia" w:cs="Segoe UI"/>
          <w:spacing w:val="-1"/>
          <w:sz w:val="32"/>
          <w:szCs w:val="32"/>
        </w:rPr>
        <w:t>The </w:t>
      </w:r>
      <w:r w:rsidRPr="003E1094">
        <w:rPr>
          <w:rFonts w:ascii="Courier New" w:eastAsia="Times New Roman" w:hAnsi="Courier New" w:cs="Courier New"/>
          <w:spacing w:val="-1"/>
          <w:sz w:val="24"/>
          <w:szCs w:val="24"/>
        </w:rPr>
        <w:t>_id</w:t>
      </w:r>
      <w:r w:rsidRPr="003E1094">
        <w:rPr>
          <w:rFonts w:ascii="Georgia" w:eastAsia="Times New Roman" w:hAnsi="Georgia" w:cs="Segoe UI"/>
          <w:spacing w:val="-1"/>
          <w:sz w:val="32"/>
          <w:szCs w:val="32"/>
        </w:rPr>
        <w:t> field is always the first field in the documents. If the server receives a document that does not have the </w:t>
      </w:r>
      <w:r w:rsidRPr="003E1094">
        <w:rPr>
          <w:rFonts w:ascii="Courier New" w:eastAsia="Times New Roman" w:hAnsi="Courier New" w:cs="Courier New"/>
          <w:spacing w:val="-1"/>
          <w:sz w:val="24"/>
          <w:szCs w:val="24"/>
        </w:rPr>
        <w:t>_id</w:t>
      </w:r>
      <w:r w:rsidRPr="003E1094">
        <w:rPr>
          <w:rFonts w:ascii="Georgia" w:eastAsia="Times New Roman" w:hAnsi="Georgia" w:cs="Segoe UI"/>
          <w:spacing w:val="-1"/>
          <w:sz w:val="32"/>
          <w:szCs w:val="32"/>
        </w:rPr>
        <w:t> field first, then the server will move the field to the beginning.</w:t>
      </w:r>
    </w:p>
    <w:p w:rsidR="003E1094" w:rsidRPr="003E1094" w:rsidRDefault="003E1094" w:rsidP="003E1094">
      <w:pPr>
        <w:numPr>
          <w:ilvl w:val="0"/>
          <w:numId w:val="228"/>
        </w:numPr>
        <w:shd w:val="clear" w:color="auto" w:fill="FFFFFF"/>
        <w:spacing w:before="252" w:after="0" w:line="240" w:lineRule="auto"/>
        <w:ind w:left="450"/>
        <w:rPr>
          <w:rFonts w:ascii="Georgia" w:eastAsia="Times New Roman" w:hAnsi="Georgia" w:cs="Segoe UI"/>
          <w:spacing w:val="-1"/>
          <w:sz w:val="32"/>
          <w:szCs w:val="32"/>
        </w:rPr>
      </w:pPr>
      <w:r w:rsidRPr="003E1094">
        <w:rPr>
          <w:rFonts w:ascii="Georgia" w:eastAsia="Times New Roman" w:hAnsi="Georgia" w:cs="Segoe UI"/>
          <w:spacing w:val="-1"/>
          <w:sz w:val="32"/>
          <w:szCs w:val="32"/>
        </w:rPr>
        <w:lastRenderedPageBreak/>
        <w:t>The </w:t>
      </w:r>
      <w:r w:rsidRPr="003E1094">
        <w:rPr>
          <w:rFonts w:ascii="Courier New" w:eastAsia="Times New Roman" w:hAnsi="Courier New" w:cs="Courier New"/>
          <w:spacing w:val="-1"/>
          <w:sz w:val="24"/>
          <w:szCs w:val="24"/>
        </w:rPr>
        <w:t>_id</w:t>
      </w:r>
      <w:r w:rsidRPr="003E1094">
        <w:rPr>
          <w:rFonts w:ascii="Georgia" w:eastAsia="Times New Roman" w:hAnsi="Georgia" w:cs="Segoe UI"/>
          <w:spacing w:val="-1"/>
          <w:sz w:val="32"/>
          <w:szCs w:val="32"/>
        </w:rPr>
        <w:t> field may contain values of any BSON data type, other than an array.</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While storing values for </w:t>
      </w:r>
      <w:r w:rsidRPr="003E1094">
        <w:rPr>
          <w:rFonts w:ascii="Courier New" w:eastAsia="Times New Roman" w:hAnsi="Courier New" w:cs="Courier New"/>
          <w:spacing w:val="-1"/>
          <w:sz w:val="24"/>
          <w:szCs w:val="24"/>
        </w:rPr>
        <w:t>_id</w:t>
      </w:r>
      <w:r w:rsidRPr="003E1094">
        <w:rPr>
          <w:rFonts w:ascii="Georgia" w:eastAsia="Times New Roman" w:hAnsi="Georgia" w:cs="Times New Roman"/>
          <w:spacing w:val="-1"/>
          <w:sz w:val="32"/>
          <w:szCs w:val="32"/>
        </w:rPr>
        <w:t>, we can follow these options: Use an ObjectId, Use a natural unique identifier, Generate an auto-incrementing number, Generate a UUID in our application code.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Most MongoDB driver clients will include the </w:t>
      </w:r>
      <w:r w:rsidRPr="003E1094">
        <w:rPr>
          <w:rFonts w:ascii="Courier New" w:eastAsia="Times New Roman" w:hAnsi="Courier New" w:cs="Courier New"/>
          <w:spacing w:val="-1"/>
          <w:sz w:val="24"/>
          <w:szCs w:val="24"/>
        </w:rPr>
        <w:t>_id</w:t>
      </w:r>
      <w:r w:rsidRPr="003E1094">
        <w:rPr>
          <w:rFonts w:ascii="Georgia" w:eastAsia="Times New Roman" w:hAnsi="Georgia" w:cs="Times New Roman"/>
          <w:spacing w:val="-1"/>
          <w:sz w:val="32"/>
          <w:szCs w:val="32"/>
        </w:rPr>
        <w:t> field and generate an </w:t>
      </w:r>
      <w:r w:rsidRPr="003E1094">
        <w:rPr>
          <w:rFonts w:ascii="Courier New" w:eastAsia="Times New Roman" w:hAnsi="Courier New" w:cs="Courier New"/>
          <w:spacing w:val="-1"/>
          <w:sz w:val="24"/>
          <w:szCs w:val="24"/>
        </w:rPr>
        <w:t>ObjectId</w:t>
      </w:r>
      <w:r w:rsidRPr="003E1094">
        <w:rPr>
          <w:rFonts w:ascii="Georgia" w:eastAsia="Times New Roman" w:hAnsi="Georgia" w:cs="Times New Roman"/>
          <w:spacing w:val="-1"/>
          <w:sz w:val="32"/>
          <w:szCs w:val="32"/>
        </w:rPr>
        <w:t> before sending the insert operation to MongoDB; however, if the client sends a document without an </w:t>
      </w:r>
      <w:r w:rsidRPr="003E1094">
        <w:rPr>
          <w:rFonts w:ascii="Courier New" w:eastAsia="Times New Roman" w:hAnsi="Courier New" w:cs="Courier New"/>
          <w:spacing w:val="-1"/>
          <w:sz w:val="24"/>
          <w:szCs w:val="24"/>
        </w:rPr>
        <w:t>_id</w:t>
      </w:r>
      <w:r w:rsidRPr="003E1094">
        <w:rPr>
          <w:rFonts w:ascii="Georgia" w:eastAsia="Times New Roman" w:hAnsi="Georgia" w:cs="Times New Roman"/>
          <w:spacing w:val="-1"/>
          <w:sz w:val="32"/>
          <w:szCs w:val="32"/>
        </w:rPr>
        <w:t> field, the </w:t>
      </w:r>
      <w:r w:rsidRPr="003E1094">
        <w:rPr>
          <w:rFonts w:ascii="Courier New" w:eastAsia="Times New Roman" w:hAnsi="Courier New" w:cs="Courier New"/>
          <w:spacing w:val="-1"/>
          <w:sz w:val="24"/>
          <w:szCs w:val="24"/>
        </w:rPr>
        <w:t>mongod</w:t>
      </w:r>
      <w:r w:rsidRPr="003E1094">
        <w:rPr>
          <w:rFonts w:ascii="Georgia" w:eastAsia="Times New Roman" w:hAnsi="Georgia" w:cs="Times New Roman"/>
          <w:spacing w:val="-1"/>
          <w:sz w:val="32"/>
          <w:szCs w:val="32"/>
        </w:rPr>
        <w:t> will add the </w:t>
      </w:r>
      <w:r w:rsidRPr="003E1094">
        <w:rPr>
          <w:rFonts w:ascii="Courier New" w:eastAsia="Times New Roman" w:hAnsi="Courier New" w:cs="Courier New"/>
          <w:spacing w:val="-1"/>
          <w:sz w:val="24"/>
          <w:szCs w:val="24"/>
        </w:rPr>
        <w:t>_id</w:t>
      </w:r>
      <w:r w:rsidRPr="003E1094">
        <w:rPr>
          <w:rFonts w:ascii="Georgia" w:eastAsia="Times New Roman" w:hAnsi="Georgia" w:cs="Times New Roman"/>
          <w:spacing w:val="-1"/>
          <w:sz w:val="32"/>
          <w:szCs w:val="32"/>
        </w:rPr>
        <w:t>field and generate the </w:t>
      </w:r>
      <w:r w:rsidRPr="003E1094">
        <w:rPr>
          <w:rFonts w:ascii="Courier New" w:eastAsia="Times New Roman" w:hAnsi="Courier New" w:cs="Courier New"/>
          <w:spacing w:val="-1"/>
          <w:sz w:val="24"/>
          <w:szCs w:val="24"/>
        </w:rPr>
        <w:t>ObjectId</w:t>
      </w:r>
      <w:r w:rsidRPr="003E1094">
        <w:rPr>
          <w:rFonts w:ascii="Georgia" w:eastAsia="Times New Roman" w:hAnsi="Georgia" w:cs="Times New Roman"/>
          <w:spacing w:val="-1"/>
          <w:sz w:val="32"/>
          <w:szCs w:val="32"/>
        </w:rPr>
        <w: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Q5. How do you create or select a database in MongoDB?</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In MongoDB, databases hold collections of documents. To select a database to use issue the </w:t>
      </w:r>
      <w:r w:rsidRPr="003E1094">
        <w:rPr>
          <w:rFonts w:ascii="Courier New" w:eastAsia="Times New Roman" w:hAnsi="Courier New" w:cs="Courier New"/>
          <w:spacing w:val="-1"/>
          <w:sz w:val="24"/>
          <w:szCs w:val="24"/>
        </w:rPr>
        <w:t>use &lt;db&gt;</w:t>
      </w:r>
      <w:r w:rsidRPr="003E1094">
        <w:rPr>
          <w:rFonts w:ascii="Georgia" w:eastAsia="Times New Roman" w:hAnsi="Georgia" w:cs="Times New Roman"/>
          <w:spacing w:val="-1"/>
          <w:sz w:val="32"/>
          <w:szCs w:val="32"/>
        </w:rPr>
        <w:t> statement, as in the following example:</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noProof/>
          <w:sz w:val="24"/>
          <w:szCs w:val="24"/>
        </w:rPr>
        <w:drawing>
          <wp:inline distT="0" distB="0" distL="0" distR="0" wp14:anchorId="60554BCE" wp14:editId="434A11FA">
            <wp:extent cx="2762250" cy="323850"/>
            <wp:effectExtent l="0" t="0" r="0" b="0"/>
            <wp:docPr id="44" name="Picture 44" descr="https://miro.medium.com/max/60/1*-bWvI51_leERSnaJBBFDt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miro.medium.com/max/60/1*-bWvI51_leERSnaJBBFDtA.png?q=20"/>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762250" cy="323850"/>
                    </a:xfrm>
                    <a:prstGeom prst="rect">
                      <a:avLst/>
                    </a:prstGeom>
                    <a:noFill/>
                    <a:ln>
                      <a:noFill/>
                    </a:ln>
                  </pic:spPr>
                </pic:pic>
              </a:graphicData>
            </a:graphic>
          </wp:inline>
        </w:drawing>
      </w:r>
    </w:p>
    <w:p w:rsidR="003E1094" w:rsidRPr="003E1094" w:rsidRDefault="003E1094" w:rsidP="003E1094">
      <w:pPr>
        <w:spacing w:after="10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noProof/>
          <w:sz w:val="24"/>
          <w:szCs w:val="24"/>
        </w:rPr>
        <w:drawing>
          <wp:inline distT="0" distB="0" distL="0" distR="0" wp14:anchorId="0BA06C21" wp14:editId="2460EC55">
            <wp:extent cx="2762250" cy="323850"/>
            <wp:effectExtent l="0" t="0" r="0" b="0"/>
            <wp:docPr id="45" name="Picture 45" descr="https://miro.medium.com/max/290/1*-bWvI51_leERSnaJBBFD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miro.medium.com/max/290/1*-bWvI51_leERSnaJBBFDtA.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762250" cy="323850"/>
                    </a:xfrm>
                    <a:prstGeom prst="rect">
                      <a:avLst/>
                    </a:prstGeom>
                    <a:noFill/>
                    <a:ln>
                      <a:noFill/>
                    </a:ln>
                  </pic:spPr>
                </pic:pic>
              </a:graphicData>
            </a:graphic>
          </wp:inline>
        </w:drawing>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If a database does not exist, MongoDB creates the database when we first store data for that database. Some points to be noted when creating database in MongoDB are:</w:t>
      </w:r>
    </w:p>
    <w:p w:rsidR="003E1094" w:rsidRPr="003E1094" w:rsidRDefault="003E1094" w:rsidP="003E1094">
      <w:pPr>
        <w:numPr>
          <w:ilvl w:val="0"/>
          <w:numId w:val="229"/>
        </w:numPr>
        <w:shd w:val="clear" w:color="auto" w:fill="FFFFFF"/>
        <w:spacing w:before="480" w:after="0" w:line="240" w:lineRule="auto"/>
        <w:ind w:left="450"/>
        <w:rPr>
          <w:rFonts w:ascii="Georgia" w:eastAsia="Times New Roman" w:hAnsi="Georgia" w:cs="Segoe UI"/>
          <w:spacing w:val="-1"/>
          <w:sz w:val="32"/>
          <w:szCs w:val="32"/>
        </w:rPr>
      </w:pPr>
      <w:r w:rsidRPr="003E1094">
        <w:rPr>
          <w:rFonts w:ascii="Georgia" w:eastAsia="Times New Roman" w:hAnsi="Georgia" w:cs="Segoe UI"/>
          <w:spacing w:val="-1"/>
          <w:sz w:val="32"/>
          <w:szCs w:val="32"/>
        </w:rPr>
        <w:t>Database Name Case Sensitivity</w:t>
      </w:r>
    </w:p>
    <w:p w:rsidR="003E1094" w:rsidRPr="003E1094" w:rsidRDefault="003E1094" w:rsidP="003E1094">
      <w:pPr>
        <w:numPr>
          <w:ilvl w:val="0"/>
          <w:numId w:val="229"/>
        </w:numPr>
        <w:shd w:val="clear" w:color="auto" w:fill="FFFFFF"/>
        <w:spacing w:before="252" w:after="0" w:line="240" w:lineRule="auto"/>
        <w:ind w:left="450"/>
        <w:rPr>
          <w:rFonts w:ascii="Georgia" w:eastAsia="Times New Roman" w:hAnsi="Georgia" w:cs="Segoe UI"/>
          <w:spacing w:val="-1"/>
          <w:sz w:val="32"/>
          <w:szCs w:val="32"/>
        </w:rPr>
      </w:pPr>
      <w:r w:rsidRPr="003E1094">
        <w:rPr>
          <w:rFonts w:ascii="Georgia" w:eastAsia="Times New Roman" w:hAnsi="Georgia" w:cs="Segoe UI"/>
          <w:spacing w:val="-1"/>
          <w:sz w:val="32"/>
          <w:szCs w:val="32"/>
        </w:rPr>
        <w:t>For MongoDB deployments running on Windows, database names cannot contain any of the following characters: </w:t>
      </w:r>
      <w:r w:rsidRPr="003E1094">
        <w:rPr>
          <w:rFonts w:ascii="Courier New" w:eastAsia="Times New Roman" w:hAnsi="Courier New" w:cs="Courier New"/>
          <w:spacing w:val="-1"/>
          <w:sz w:val="24"/>
          <w:szCs w:val="24"/>
        </w:rPr>
        <w:t>/\. "$*&lt;&gt;:|?</w:t>
      </w:r>
    </w:p>
    <w:p w:rsidR="003E1094" w:rsidRPr="003E1094" w:rsidRDefault="003E1094" w:rsidP="003E1094">
      <w:pPr>
        <w:numPr>
          <w:ilvl w:val="0"/>
          <w:numId w:val="229"/>
        </w:numPr>
        <w:shd w:val="clear" w:color="auto" w:fill="FFFFFF"/>
        <w:spacing w:before="252" w:after="0" w:line="240" w:lineRule="auto"/>
        <w:ind w:left="450"/>
        <w:rPr>
          <w:rFonts w:ascii="Georgia" w:eastAsia="Times New Roman" w:hAnsi="Georgia" w:cs="Segoe UI"/>
          <w:spacing w:val="-1"/>
          <w:sz w:val="32"/>
          <w:szCs w:val="32"/>
        </w:rPr>
      </w:pPr>
      <w:r w:rsidRPr="003E1094">
        <w:rPr>
          <w:rFonts w:ascii="Georgia" w:eastAsia="Times New Roman" w:hAnsi="Georgia" w:cs="Segoe UI"/>
          <w:spacing w:val="-1"/>
          <w:sz w:val="32"/>
          <w:szCs w:val="32"/>
        </w:rPr>
        <w:lastRenderedPageBreak/>
        <w:t>For MongoDB deployments running on Unix and Linux systems, database names cannot contain any of the following characters: </w:t>
      </w:r>
      <w:r w:rsidRPr="003E1094">
        <w:rPr>
          <w:rFonts w:ascii="Courier New" w:eastAsia="Times New Roman" w:hAnsi="Courier New" w:cs="Courier New"/>
          <w:spacing w:val="-1"/>
          <w:sz w:val="24"/>
          <w:szCs w:val="24"/>
        </w:rPr>
        <w:t>/\. "$</w:t>
      </w:r>
    </w:p>
    <w:p w:rsidR="003E1094" w:rsidRPr="003E1094" w:rsidRDefault="003E1094" w:rsidP="003E1094">
      <w:pPr>
        <w:numPr>
          <w:ilvl w:val="0"/>
          <w:numId w:val="229"/>
        </w:numPr>
        <w:shd w:val="clear" w:color="auto" w:fill="FFFFFF"/>
        <w:spacing w:before="252" w:after="0" w:line="240" w:lineRule="auto"/>
        <w:ind w:left="450"/>
        <w:rPr>
          <w:rFonts w:ascii="Georgia" w:eastAsia="Times New Roman" w:hAnsi="Georgia" w:cs="Segoe UI"/>
          <w:spacing w:val="-1"/>
          <w:sz w:val="32"/>
          <w:szCs w:val="32"/>
        </w:rPr>
      </w:pPr>
      <w:r w:rsidRPr="003E1094">
        <w:rPr>
          <w:rFonts w:ascii="Georgia" w:eastAsia="Times New Roman" w:hAnsi="Georgia" w:cs="Segoe UI"/>
          <w:spacing w:val="-1"/>
          <w:sz w:val="32"/>
          <w:szCs w:val="32"/>
        </w:rPr>
        <w:t>Database names cannot be empty and must have fewer than 64 characters.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Q6. What is collection in MongoDB?</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A </w:t>
      </w:r>
      <w:r w:rsidRPr="003E1094">
        <w:rPr>
          <w:rFonts w:ascii="Georgia" w:eastAsia="Times New Roman" w:hAnsi="Georgia" w:cs="Times New Roman"/>
          <w:i/>
          <w:iCs/>
          <w:spacing w:val="-1"/>
          <w:sz w:val="32"/>
          <w:szCs w:val="32"/>
        </w:rPr>
        <w:t>collection</w:t>
      </w:r>
      <w:r w:rsidRPr="003E1094">
        <w:rPr>
          <w:rFonts w:ascii="Georgia" w:eastAsia="Times New Roman" w:hAnsi="Georgia" w:cs="Times New Roman"/>
          <w:spacing w:val="-1"/>
          <w:sz w:val="32"/>
          <w:szCs w:val="32"/>
        </w:rPr>
        <w:t> is a group of documents. If a document is the MongoDB analog of a row in a relational database, then collection is the analog to a table.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Collections have </w:t>
      </w:r>
      <w:r w:rsidRPr="003E1094">
        <w:rPr>
          <w:rFonts w:ascii="Georgia" w:eastAsia="Times New Roman" w:hAnsi="Georgia" w:cs="Times New Roman"/>
          <w:i/>
          <w:iCs/>
          <w:spacing w:val="-1"/>
          <w:sz w:val="32"/>
          <w:szCs w:val="32"/>
        </w:rPr>
        <w:t>dynamic schemas</w:t>
      </w:r>
      <w:r w:rsidRPr="003E1094">
        <w:rPr>
          <w:rFonts w:ascii="Georgia" w:eastAsia="Times New Roman" w:hAnsi="Georgia" w:cs="Times New Roman"/>
          <w:spacing w:val="-1"/>
          <w:sz w:val="32"/>
          <w:szCs w:val="32"/>
        </w:rPr>
        <w:t>. This means that the documents within a single collection can have any number of different shapes. For example, both the following documents can be stored in a single collection.</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noProof/>
          <w:sz w:val="24"/>
          <w:szCs w:val="24"/>
        </w:rPr>
        <w:drawing>
          <wp:inline distT="0" distB="0" distL="0" distR="0" wp14:anchorId="4F57AB9E" wp14:editId="715FB658">
            <wp:extent cx="4371975" cy="514350"/>
            <wp:effectExtent l="0" t="0" r="9525" b="0"/>
            <wp:docPr id="46" name="Picture 46" descr="https://miro.medium.com/max/60/1*_tVsw3UEaqFzC3UWJCoIc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miro.medium.com/max/60/1*_tVsw3UEaqFzC3UWJCoIcA.png?q=2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371975" cy="514350"/>
                    </a:xfrm>
                    <a:prstGeom prst="rect">
                      <a:avLst/>
                    </a:prstGeom>
                    <a:noFill/>
                    <a:ln>
                      <a:noFill/>
                    </a:ln>
                  </pic:spPr>
                </pic:pic>
              </a:graphicData>
            </a:graphic>
          </wp:inline>
        </w:drawing>
      </w:r>
    </w:p>
    <w:p w:rsidR="003E1094" w:rsidRPr="003E1094" w:rsidRDefault="003E1094" w:rsidP="003E1094">
      <w:pPr>
        <w:spacing w:after="10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noProof/>
          <w:sz w:val="24"/>
          <w:szCs w:val="24"/>
        </w:rPr>
        <w:drawing>
          <wp:inline distT="0" distB="0" distL="0" distR="0" wp14:anchorId="7FE34806" wp14:editId="4D4F0A56">
            <wp:extent cx="4371975" cy="514350"/>
            <wp:effectExtent l="0" t="0" r="9525" b="0"/>
            <wp:docPr id="47" name="Picture 47" descr="https://miro.medium.com/max/459/1*_tVsw3UEaqFzC3UWJCo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miro.medium.com/max/459/1*_tVsw3UEaqFzC3UWJCoIcA.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371975" cy="514350"/>
                    </a:xfrm>
                    <a:prstGeom prst="rect">
                      <a:avLst/>
                    </a:prstGeom>
                    <a:noFill/>
                    <a:ln>
                      <a:noFill/>
                    </a:ln>
                  </pic:spPr>
                </pic:pic>
              </a:graphicData>
            </a:graphic>
          </wp:inline>
        </w:drawing>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Note that the previous documents not only have different types for their values (string versus integer) but also have entirely different keys. Because in MongoDB any document can be put into any collection.</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Q7. What is </w:t>
      </w:r>
      <w:r w:rsidRPr="003E1094">
        <w:rPr>
          <w:rFonts w:ascii="Georgia" w:eastAsia="Times New Roman" w:hAnsi="Georgia" w:cs="Courier New"/>
          <w:b/>
          <w:bCs/>
          <w:spacing w:val="-1"/>
          <w:sz w:val="24"/>
          <w:szCs w:val="24"/>
        </w:rPr>
        <w:t>writeConcern</w:t>
      </w:r>
      <w:r w:rsidRPr="003E1094">
        <w:rPr>
          <w:rFonts w:ascii="Georgia" w:eastAsia="Times New Roman" w:hAnsi="Georgia" w:cs="Times New Roman"/>
          <w:b/>
          <w:bCs/>
          <w:spacing w:val="-1"/>
          <w:sz w:val="32"/>
          <w:szCs w:val="32"/>
        </w:rPr>
        <w: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Whenever we query the database to </w:t>
      </w:r>
      <w:r w:rsidRPr="003E1094">
        <w:rPr>
          <w:rFonts w:ascii="Courier New" w:eastAsia="Times New Roman" w:hAnsi="Courier New" w:cs="Courier New"/>
          <w:spacing w:val="-1"/>
          <w:sz w:val="24"/>
          <w:szCs w:val="24"/>
        </w:rPr>
        <w:t>insert()</w:t>
      </w:r>
      <w:r w:rsidRPr="003E1094">
        <w:rPr>
          <w:rFonts w:ascii="Georgia" w:eastAsia="Times New Roman" w:hAnsi="Georgia" w:cs="Times New Roman"/>
          <w:spacing w:val="-1"/>
          <w:sz w:val="32"/>
          <w:szCs w:val="32"/>
        </w:rPr>
        <w:t>, </w:t>
      </w:r>
      <w:r w:rsidRPr="003E1094">
        <w:rPr>
          <w:rFonts w:ascii="Courier New" w:eastAsia="Times New Roman" w:hAnsi="Courier New" w:cs="Courier New"/>
          <w:spacing w:val="-1"/>
          <w:sz w:val="24"/>
          <w:szCs w:val="24"/>
        </w:rPr>
        <w:t>insertOne()</w:t>
      </w:r>
      <w:r w:rsidRPr="003E1094">
        <w:rPr>
          <w:rFonts w:ascii="Georgia" w:eastAsia="Times New Roman" w:hAnsi="Georgia" w:cs="Times New Roman"/>
          <w:spacing w:val="-1"/>
          <w:sz w:val="32"/>
          <w:szCs w:val="32"/>
        </w:rPr>
        <w:t> or </w:t>
      </w:r>
      <w:r w:rsidRPr="003E1094">
        <w:rPr>
          <w:rFonts w:ascii="Courier New" w:eastAsia="Times New Roman" w:hAnsi="Courier New" w:cs="Courier New"/>
          <w:spacing w:val="-1"/>
          <w:sz w:val="24"/>
          <w:szCs w:val="24"/>
        </w:rPr>
        <w:t>insertMany()</w:t>
      </w:r>
      <w:r w:rsidRPr="003E1094">
        <w:rPr>
          <w:rFonts w:ascii="Georgia" w:eastAsia="Times New Roman" w:hAnsi="Georgia" w:cs="Times New Roman"/>
          <w:spacing w:val="-1"/>
          <w:sz w:val="32"/>
          <w:szCs w:val="32"/>
        </w:rPr>
        <w:t>, we can pass an additional parameter which is </w:t>
      </w:r>
      <w:r w:rsidRPr="003E1094">
        <w:rPr>
          <w:rFonts w:ascii="Courier New" w:eastAsia="Times New Roman" w:hAnsi="Courier New" w:cs="Courier New"/>
          <w:spacing w:val="-1"/>
          <w:sz w:val="24"/>
          <w:szCs w:val="24"/>
        </w:rPr>
        <w:t>writeConcern</w:t>
      </w:r>
      <w:r w:rsidRPr="003E1094">
        <w:rPr>
          <w:rFonts w:ascii="Georgia" w:eastAsia="Times New Roman" w:hAnsi="Georgia" w:cs="Times New Roman"/>
          <w:spacing w:val="-1"/>
          <w:sz w:val="32"/>
          <w:szCs w:val="32"/>
        </w:rPr>
        <w:t xml:space="preserve">. It is a document describes the </w:t>
      </w:r>
      <w:r w:rsidRPr="003E1094">
        <w:rPr>
          <w:rFonts w:ascii="Georgia" w:eastAsia="Times New Roman" w:hAnsi="Georgia" w:cs="Times New Roman"/>
          <w:spacing w:val="-1"/>
          <w:sz w:val="32"/>
          <w:szCs w:val="32"/>
        </w:rPr>
        <w:lastRenderedPageBreak/>
        <w:t>level of acknowledgement requested from MongoDB for write operations. Write concern can include the following fields: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noProof/>
          <w:sz w:val="24"/>
          <w:szCs w:val="24"/>
        </w:rPr>
        <w:drawing>
          <wp:inline distT="0" distB="0" distL="0" distR="0" wp14:anchorId="6C4C5E54" wp14:editId="48CBBB98">
            <wp:extent cx="3000375" cy="323850"/>
            <wp:effectExtent l="0" t="0" r="9525" b="0"/>
            <wp:docPr id="48" name="Picture 48" descr="https://miro.medium.com/max/60/1*kMCmhbrTx9C7vTLpBr3oz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miro.medium.com/max/60/1*kMCmhbrTx9C7vTLpBr3ozw.png?q=20"/>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000375" cy="323850"/>
                    </a:xfrm>
                    <a:prstGeom prst="rect">
                      <a:avLst/>
                    </a:prstGeom>
                    <a:noFill/>
                    <a:ln>
                      <a:noFill/>
                    </a:ln>
                  </pic:spPr>
                </pic:pic>
              </a:graphicData>
            </a:graphic>
          </wp:inline>
        </w:drawing>
      </w:r>
    </w:p>
    <w:p w:rsidR="003E1094" w:rsidRPr="003E1094" w:rsidRDefault="003E1094" w:rsidP="003E1094">
      <w:pPr>
        <w:spacing w:after="10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noProof/>
          <w:sz w:val="24"/>
          <w:szCs w:val="24"/>
        </w:rPr>
        <w:drawing>
          <wp:inline distT="0" distB="0" distL="0" distR="0" wp14:anchorId="4AE89275" wp14:editId="57475CFB">
            <wp:extent cx="3000375" cy="323850"/>
            <wp:effectExtent l="0" t="0" r="9525" b="0"/>
            <wp:docPr id="49" name="Picture 49" descr="https://miro.medium.com/max/315/1*kMCmhbrTx9C7vTLpBr3o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miro.medium.com/max/315/1*kMCmhbrTx9C7vTLpBr3ozw.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000375" cy="323850"/>
                    </a:xfrm>
                    <a:prstGeom prst="rect">
                      <a:avLst/>
                    </a:prstGeom>
                    <a:noFill/>
                    <a:ln>
                      <a:noFill/>
                    </a:ln>
                  </pic:spPr>
                </pic:pic>
              </a:graphicData>
            </a:graphic>
          </wp:inline>
        </w:drawing>
      </w:r>
    </w:p>
    <w:p w:rsidR="003E1094" w:rsidRPr="003E1094" w:rsidRDefault="003E1094" w:rsidP="003E1094">
      <w:pPr>
        <w:numPr>
          <w:ilvl w:val="0"/>
          <w:numId w:val="230"/>
        </w:numPr>
        <w:shd w:val="clear" w:color="auto" w:fill="FFFFFF"/>
        <w:spacing w:before="480" w:after="0" w:line="240" w:lineRule="auto"/>
        <w:ind w:left="450"/>
        <w:rPr>
          <w:rFonts w:ascii="Georgia" w:eastAsia="Times New Roman" w:hAnsi="Georgia" w:cs="Segoe UI"/>
          <w:spacing w:val="-1"/>
          <w:sz w:val="32"/>
          <w:szCs w:val="32"/>
        </w:rPr>
      </w:pPr>
      <w:r w:rsidRPr="003E1094">
        <w:rPr>
          <w:rFonts w:ascii="Georgia" w:eastAsia="Times New Roman" w:hAnsi="Georgia" w:cs="Segoe UI"/>
          <w:spacing w:val="-1"/>
          <w:sz w:val="32"/>
          <w:szCs w:val="32"/>
        </w:rPr>
        <w:t>the </w:t>
      </w:r>
      <w:r w:rsidRPr="003E1094">
        <w:rPr>
          <w:rFonts w:ascii="Courier New" w:eastAsia="Times New Roman" w:hAnsi="Courier New" w:cs="Courier New"/>
          <w:spacing w:val="-1"/>
          <w:sz w:val="24"/>
          <w:szCs w:val="24"/>
        </w:rPr>
        <w:t>w</w:t>
      </w:r>
      <w:r w:rsidRPr="003E1094">
        <w:rPr>
          <w:rFonts w:ascii="Georgia" w:eastAsia="Times New Roman" w:hAnsi="Georgia" w:cs="Segoe UI"/>
          <w:spacing w:val="-1"/>
          <w:sz w:val="32"/>
          <w:szCs w:val="32"/>
        </w:rPr>
        <w:t> option to request acknowledgement that the write operation has propagated to a specified number of mongod instances or to </w:t>
      </w:r>
      <w:r w:rsidRPr="003E1094">
        <w:rPr>
          <w:rFonts w:ascii="Courier New" w:eastAsia="Times New Roman" w:hAnsi="Courier New" w:cs="Courier New"/>
          <w:spacing w:val="-1"/>
          <w:sz w:val="24"/>
          <w:szCs w:val="24"/>
        </w:rPr>
        <w:t>mongod</w:t>
      </w:r>
      <w:r w:rsidRPr="003E1094">
        <w:rPr>
          <w:rFonts w:ascii="Georgia" w:eastAsia="Times New Roman" w:hAnsi="Georgia" w:cs="Segoe UI"/>
          <w:spacing w:val="-1"/>
          <w:sz w:val="32"/>
          <w:szCs w:val="32"/>
        </w:rPr>
        <w:t>instances with specified tags.</w:t>
      </w:r>
    </w:p>
    <w:p w:rsidR="003E1094" w:rsidRPr="003E1094" w:rsidRDefault="003E1094" w:rsidP="003E1094">
      <w:pPr>
        <w:numPr>
          <w:ilvl w:val="0"/>
          <w:numId w:val="230"/>
        </w:numPr>
        <w:shd w:val="clear" w:color="auto" w:fill="FFFFFF"/>
        <w:spacing w:before="252" w:after="0" w:line="240" w:lineRule="auto"/>
        <w:ind w:left="450"/>
        <w:rPr>
          <w:rFonts w:ascii="Georgia" w:eastAsia="Times New Roman" w:hAnsi="Georgia" w:cs="Segoe UI"/>
          <w:spacing w:val="-1"/>
          <w:sz w:val="32"/>
          <w:szCs w:val="32"/>
        </w:rPr>
      </w:pPr>
      <w:r w:rsidRPr="003E1094">
        <w:rPr>
          <w:rFonts w:ascii="Georgia" w:eastAsia="Times New Roman" w:hAnsi="Georgia" w:cs="Segoe UI"/>
          <w:spacing w:val="-1"/>
          <w:sz w:val="32"/>
          <w:szCs w:val="32"/>
        </w:rPr>
        <w:t>the </w:t>
      </w:r>
      <w:r w:rsidRPr="003E1094">
        <w:rPr>
          <w:rFonts w:ascii="Courier New" w:eastAsia="Times New Roman" w:hAnsi="Courier New" w:cs="Courier New"/>
          <w:spacing w:val="-1"/>
          <w:sz w:val="24"/>
          <w:szCs w:val="24"/>
        </w:rPr>
        <w:t>j</w:t>
      </w:r>
      <w:r w:rsidRPr="003E1094">
        <w:rPr>
          <w:rFonts w:ascii="Georgia" w:eastAsia="Times New Roman" w:hAnsi="Georgia" w:cs="Segoe UI"/>
          <w:spacing w:val="-1"/>
          <w:sz w:val="32"/>
          <w:szCs w:val="32"/>
        </w:rPr>
        <w:t> option to request acknowledgement that the write operation has been written to the journal, and</w:t>
      </w:r>
    </w:p>
    <w:p w:rsidR="003E1094" w:rsidRPr="003E1094" w:rsidRDefault="003E1094" w:rsidP="003E1094">
      <w:pPr>
        <w:numPr>
          <w:ilvl w:val="0"/>
          <w:numId w:val="230"/>
        </w:numPr>
        <w:shd w:val="clear" w:color="auto" w:fill="FFFFFF"/>
        <w:spacing w:before="252" w:after="0" w:line="240" w:lineRule="auto"/>
        <w:ind w:left="450"/>
        <w:rPr>
          <w:rFonts w:ascii="Georgia" w:eastAsia="Times New Roman" w:hAnsi="Georgia" w:cs="Segoe UI"/>
          <w:spacing w:val="-1"/>
          <w:sz w:val="32"/>
          <w:szCs w:val="32"/>
        </w:rPr>
      </w:pPr>
      <w:r w:rsidRPr="003E1094">
        <w:rPr>
          <w:rFonts w:ascii="Georgia" w:eastAsia="Times New Roman" w:hAnsi="Georgia" w:cs="Segoe UI"/>
          <w:spacing w:val="-1"/>
          <w:sz w:val="32"/>
          <w:szCs w:val="32"/>
        </w:rPr>
        <w:t>the </w:t>
      </w:r>
      <w:r w:rsidRPr="003E1094">
        <w:rPr>
          <w:rFonts w:ascii="Courier New" w:eastAsia="Times New Roman" w:hAnsi="Courier New" w:cs="Courier New"/>
          <w:spacing w:val="-1"/>
          <w:sz w:val="24"/>
          <w:szCs w:val="24"/>
        </w:rPr>
        <w:t>wtimeout</w:t>
      </w:r>
      <w:r w:rsidRPr="003E1094">
        <w:rPr>
          <w:rFonts w:ascii="Georgia" w:eastAsia="Times New Roman" w:hAnsi="Georgia" w:cs="Segoe UI"/>
          <w:spacing w:val="-1"/>
          <w:sz w:val="32"/>
          <w:szCs w:val="32"/>
        </w:rPr>
        <w:t> option to specify a time limit to prevent write operations from blocking indefinitely.</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Q8. What is </w:t>
      </w:r>
      <w:r w:rsidRPr="003E1094">
        <w:rPr>
          <w:rFonts w:ascii="Georgia" w:eastAsia="Times New Roman" w:hAnsi="Georgia" w:cs="Courier New"/>
          <w:b/>
          <w:bCs/>
          <w:spacing w:val="-1"/>
          <w:sz w:val="24"/>
          <w:szCs w:val="24"/>
        </w:rPr>
        <w:t>upsert</w:t>
      </w:r>
      <w:r w:rsidRPr="003E1094">
        <w:rPr>
          <w:rFonts w:ascii="Georgia" w:eastAsia="Times New Roman" w:hAnsi="Georgia" w:cs="Times New Roman"/>
          <w:b/>
          <w:bCs/>
          <w:spacing w:val="-1"/>
          <w:sz w:val="32"/>
          <w:szCs w:val="32"/>
        </w:rPr>
        <w: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spacing w:val="-1"/>
          <w:sz w:val="24"/>
          <w:szCs w:val="24"/>
        </w:rPr>
        <w:t>upsert</w:t>
      </w:r>
      <w:r w:rsidRPr="003E1094">
        <w:rPr>
          <w:rFonts w:ascii="Georgia" w:eastAsia="Times New Roman" w:hAnsi="Georgia" w:cs="Times New Roman"/>
          <w:spacing w:val="-1"/>
          <w:sz w:val="32"/>
          <w:szCs w:val="32"/>
        </w:rPr>
        <w:t> is one of the option that we can pass to the </w:t>
      </w:r>
      <w:r w:rsidRPr="003E1094">
        <w:rPr>
          <w:rFonts w:ascii="Courier New" w:eastAsia="Times New Roman" w:hAnsi="Courier New" w:cs="Courier New"/>
          <w:spacing w:val="-1"/>
          <w:sz w:val="24"/>
          <w:szCs w:val="24"/>
        </w:rPr>
        <w:t>update</w:t>
      </w:r>
      <w:r w:rsidRPr="003E1094">
        <w:rPr>
          <w:rFonts w:ascii="Georgia" w:eastAsia="Times New Roman" w:hAnsi="Georgia" w:cs="Times New Roman"/>
          <w:spacing w:val="-1"/>
          <w:sz w:val="32"/>
          <w:szCs w:val="32"/>
        </w:rPr>
        <w:t> operation as third parameter.</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If </w:t>
      </w:r>
      <w:r w:rsidRPr="003E1094">
        <w:rPr>
          <w:rFonts w:ascii="Courier New" w:eastAsia="Times New Roman" w:hAnsi="Courier New" w:cs="Courier New"/>
          <w:spacing w:val="-1"/>
          <w:sz w:val="24"/>
          <w:szCs w:val="24"/>
        </w:rPr>
        <w:t>upsert</w:t>
      </w:r>
      <w:r w:rsidRPr="003E1094">
        <w:rPr>
          <w:rFonts w:ascii="Georgia" w:eastAsia="Times New Roman" w:hAnsi="Georgia" w:cs="Times New Roman"/>
          <w:spacing w:val="-1"/>
          <w:sz w:val="32"/>
          <w:szCs w:val="32"/>
        </w:rPr>
        <w:t> is true and no document matches the query criteria, </w:t>
      </w:r>
      <w:r w:rsidRPr="003E1094">
        <w:rPr>
          <w:rFonts w:ascii="Courier New" w:eastAsia="Times New Roman" w:hAnsi="Courier New" w:cs="Courier New"/>
          <w:spacing w:val="-1"/>
          <w:sz w:val="24"/>
          <w:szCs w:val="24"/>
        </w:rPr>
        <w:t>update()</w:t>
      </w:r>
      <w:r w:rsidRPr="003E1094">
        <w:rPr>
          <w:rFonts w:ascii="Georgia" w:eastAsia="Times New Roman" w:hAnsi="Georgia" w:cs="Times New Roman"/>
          <w:spacing w:val="-1"/>
          <w:sz w:val="32"/>
          <w:szCs w:val="32"/>
        </w:rPr>
        <w:t>inserts a </w:t>
      </w:r>
      <w:r w:rsidRPr="003E1094">
        <w:rPr>
          <w:rFonts w:ascii="Georgia" w:eastAsia="Times New Roman" w:hAnsi="Georgia" w:cs="Times New Roman"/>
          <w:i/>
          <w:iCs/>
          <w:spacing w:val="-1"/>
          <w:sz w:val="32"/>
          <w:szCs w:val="32"/>
        </w:rPr>
        <w:t>single</w:t>
      </w:r>
      <w:r w:rsidRPr="003E1094">
        <w:rPr>
          <w:rFonts w:ascii="Georgia" w:eastAsia="Times New Roman" w:hAnsi="Georgia" w:cs="Times New Roman"/>
          <w:spacing w:val="-1"/>
          <w:sz w:val="32"/>
          <w:szCs w:val="32"/>
        </w:rPr>
        <w:t> document. The update creates the new document with either:</w:t>
      </w:r>
    </w:p>
    <w:p w:rsidR="003E1094" w:rsidRPr="003E1094" w:rsidRDefault="003E1094" w:rsidP="003E1094">
      <w:pPr>
        <w:numPr>
          <w:ilvl w:val="0"/>
          <w:numId w:val="231"/>
        </w:numPr>
        <w:shd w:val="clear" w:color="auto" w:fill="FFFFFF"/>
        <w:spacing w:before="480" w:after="0" w:line="240" w:lineRule="auto"/>
        <w:ind w:left="450"/>
        <w:rPr>
          <w:rFonts w:ascii="Georgia" w:eastAsia="Times New Roman" w:hAnsi="Georgia" w:cs="Segoe UI"/>
          <w:spacing w:val="-1"/>
          <w:sz w:val="32"/>
          <w:szCs w:val="32"/>
        </w:rPr>
      </w:pPr>
      <w:r w:rsidRPr="003E1094">
        <w:rPr>
          <w:rFonts w:ascii="Georgia" w:eastAsia="Times New Roman" w:hAnsi="Georgia" w:cs="Segoe UI"/>
          <w:spacing w:val="-1"/>
          <w:sz w:val="32"/>
          <w:szCs w:val="32"/>
        </w:rPr>
        <w:t>The fields and values of the </w:t>
      </w:r>
      <w:r w:rsidRPr="003E1094">
        <w:rPr>
          <w:rFonts w:ascii="Courier New" w:eastAsia="Times New Roman" w:hAnsi="Courier New" w:cs="Courier New"/>
          <w:spacing w:val="-1"/>
          <w:sz w:val="24"/>
          <w:szCs w:val="24"/>
        </w:rPr>
        <w:t>update</w:t>
      </w:r>
      <w:r w:rsidRPr="003E1094">
        <w:rPr>
          <w:rFonts w:ascii="Georgia" w:eastAsia="Times New Roman" w:hAnsi="Georgia" w:cs="Segoe UI"/>
          <w:spacing w:val="-1"/>
          <w:sz w:val="32"/>
          <w:szCs w:val="32"/>
        </w:rPr>
        <w:t> parameter if the </w:t>
      </w:r>
      <w:r w:rsidRPr="003E1094">
        <w:rPr>
          <w:rFonts w:ascii="Courier New" w:eastAsia="Times New Roman" w:hAnsi="Courier New" w:cs="Courier New"/>
          <w:spacing w:val="-1"/>
          <w:sz w:val="24"/>
          <w:szCs w:val="24"/>
        </w:rPr>
        <w:t>update</w:t>
      </w:r>
      <w:r w:rsidRPr="003E1094">
        <w:rPr>
          <w:rFonts w:ascii="Georgia" w:eastAsia="Times New Roman" w:hAnsi="Georgia" w:cs="Segoe UI"/>
          <w:spacing w:val="-1"/>
          <w:sz w:val="32"/>
          <w:szCs w:val="32"/>
        </w:rPr>
        <w:t> parameter is a replacement document (i.e., contains only field and value pairs). If neither the </w:t>
      </w:r>
      <w:r w:rsidRPr="003E1094">
        <w:rPr>
          <w:rFonts w:ascii="Courier New" w:eastAsia="Times New Roman" w:hAnsi="Courier New" w:cs="Courier New"/>
          <w:spacing w:val="-1"/>
          <w:sz w:val="24"/>
          <w:szCs w:val="24"/>
        </w:rPr>
        <w:t>query</w:t>
      </w:r>
      <w:r w:rsidRPr="003E1094">
        <w:rPr>
          <w:rFonts w:ascii="Georgia" w:eastAsia="Times New Roman" w:hAnsi="Georgia" w:cs="Segoe UI"/>
          <w:spacing w:val="-1"/>
          <w:sz w:val="32"/>
          <w:szCs w:val="32"/>
        </w:rPr>
        <w:t> nor the </w:t>
      </w:r>
      <w:r w:rsidRPr="003E1094">
        <w:rPr>
          <w:rFonts w:ascii="Courier New" w:eastAsia="Times New Roman" w:hAnsi="Courier New" w:cs="Courier New"/>
          <w:spacing w:val="-1"/>
          <w:sz w:val="24"/>
          <w:szCs w:val="24"/>
        </w:rPr>
        <w:t>update</w:t>
      </w:r>
      <w:r w:rsidRPr="003E1094">
        <w:rPr>
          <w:rFonts w:ascii="Georgia" w:eastAsia="Times New Roman" w:hAnsi="Georgia" w:cs="Segoe UI"/>
          <w:spacing w:val="-1"/>
          <w:sz w:val="32"/>
          <w:szCs w:val="32"/>
        </w:rPr>
        <w:t> document specifies an </w:t>
      </w:r>
      <w:r w:rsidRPr="003E1094">
        <w:rPr>
          <w:rFonts w:ascii="Courier New" w:eastAsia="Times New Roman" w:hAnsi="Courier New" w:cs="Courier New"/>
          <w:spacing w:val="-1"/>
          <w:sz w:val="24"/>
          <w:szCs w:val="24"/>
        </w:rPr>
        <w:t>_id</w:t>
      </w:r>
      <w:r w:rsidRPr="003E1094">
        <w:rPr>
          <w:rFonts w:ascii="Georgia" w:eastAsia="Times New Roman" w:hAnsi="Georgia" w:cs="Segoe UI"/>
          <w:spacing w:val="-1"/>
          <w:sz w:val="32"/>
          <w:szCs w:val="32"/>
        </w:rPr>
        <w:t> field, MongoDB adds the </w:t>
      </w:r>
      <w:r w:rsidRPr="003E1094">
        <w:rPr>
          <w:rFonts w:ascii="Courier New" w:eastAsia="Times New Roman" w:hAnsi="Courier New" w:cs="Courier New"/>
          <w:spacing w:val="-1"/>
          <w:sz w:val="24"/>
          <w:szCs w:val="24"/>
        </w:rPr>
        <w:t>_id</w:t>
      </w:r>
      <w:r w:rsidRPr="003E1094">
        <w:rPr>
          <w:rFonts w:ascii="Georgia" w:eastAsia="Times New Roman" w:hAnsi="Georgia" w:cs="Segoe UI"/>
          <w:spacing w:val="-1"/>
          <w:sz w:val="32"/>
          <w:szCs w:val="32"/>
        </w:rPr>
        <w:t> field with an </w:t>
      </w:r>
      <w:r w:rsidRPr="003E1094">
        <w:rPr>
          <w:rFonts w:ascii="Courier New" w:eastAsia="Times New Roman" w:hAnsi="Courier New" w:cs="Courier New"/>
          <w:spacing w:val="-1"/>
          <w:sz w:val="24"/>
          <w:szCs w:val="24"/>
        </w:rPr>
        <w:t>ObjectId</w:t>
      </w:r>
      <w:r w:rsidRPr="003E1094">
        <w:rPr>
          <w:rFonts w:ascii="Georgia" w:eastAsia="Times New Roman" w:hAnsi="Georgia" w:cs="Segoe UI"/>
          <w:spacing w:val="-1"/>
          <w:sz w:val="32"/>
          <w:szCs w:val="32"/>
        </w:rPr>
        <w:t> value.</w:t>
      </w:r>
    </w:p>
    <w:p w:rsidR="003E1094" w:rsidRPr="003E1094" w:rsidRDefault="003E1094" w:rsidP="003E1094">
      <w:pPr>
        <w:numPr>
          <w:ilvl w:val="0"/>
          <w:numId w:val="231"/>
        </w:numPr>
        <w:shd w:val="clear" w:color="auto" w:fill="FFFFFF"/>
        <w:spacing w:before="252" w:after="0" w:line="240" w:lineRule="auto"/>
        <w:ind w:left="450"/>
        <w:rPr>
          <w:rFonts w:ascii="Georgia" w:eastAsia="Times New Roman" w:hAnsi="Georgia" w:cs="Segoe UI"/>
          <w:spacing w:val="-1"/>
          <w:sz w:val="32"/>
          <w:szCs w:val="32"/>
        </w:rPr>
      </w:pPr>
      <w:r w:rsidRPr="003E1094">
        <w:rPr>
          <w:rFonts w:ascii="Georgia" w:eastAsia="Times New Roman" w:hAnsi="Georgia" w:cs="Segoe UI"/>
          <w:spacing w:val="-1"/>
          <w:sz w:val="32"/>
          <w:szCs w:val="32"/>
        </w:rPr>
        <w:t>The fields and values of both the </w:t>
      </w:r>
      <w:r w:rsidRPr="003E1094">
        <w:rPr>
          <w:rFonts w:ascii="Courier New" w:eastAsia="Times New Roman" w:hAnsi="Courier New" w:cs="Courier New"/>
          <w:spacing w:val="-1"/>
          <w:sz w:val="24"/>
          <w:szCs w:val="24"/>
        </w:rPr>
        <w:t>query</w:t>
      </w:r>
      <w:r w:rsidRPr="003E1094">
        <w:rPr>
          <w:rFonts w:ascii="Georgia" w:eastAsia="Times New Roman" w:hAnsi="Georgia" w:cs="Segoe UI"/>
          <w:spacing w:val="-1"/>
          <w:sz w:val="32"/>
          <w:szCs w:val="32"/>
        </w:rPr>
        <w:t> and </w:t>
      </w:r>
      <w:r w:rsidRPr="003E1094">
        <w:rPr>
          <w:rFonts w:ascii="Courier New" w:eastAsia="Times New Roman" w:hAnsi="Courier New" w:cs="Courier New"/>
          <w:spacing w:val="-1"/>
          <w:sz w:val="24"/>
          <w:szCs w:val="24"/>
        </w:rPr>
        <w:t>update</w:t>
      </w:r>
      <w:r w:rsidRPr="003E1094">
        <w:rPr>
          <w:rFonts w:ascii="Georgia" w:eastAsia="Times New Roman" w:hAnsi="Georgia" w:cs="Segoe UI"/>
          <w:spacing w:val="-1"/>
          <w:sz w:val="32"/>
          <w:szCs w:val="32"/>
        </w:rPr>
        <w:t> parameters if the </w:t>
      </w:r>
      <w:r w:rsidRPr="003E1094">
        <w:rPr>
          <w:rFonts w:ascii="Courier New" w:eastAsia="Times New Roman" w:hAnsi="Courier New" w:cs="Courier New"/>
          <w:spacing w:val="-1"/>
          <w:sz w:val="24"/>
          <w:szCs w:val="24"/>
        </w:rPr>
        <w:t>update</w:t>
      </w:r>
      <w:r w:rsidRPr="003E1094">
        <w:rPr>
          <w:rFonts w:ascii="Georgia" w:eastAsia="Times New Roman" w:hAnsi="Georgia" w:cs="Segoe UI"/>
          <w:spacing w:val="-1"/>
          <w:sz w:val="32"/>
          <w:szCs w:val="32"/>
        </w:rPr>
        <w:t> parameter contains update operator expressions (such as </w:t>
      </w:r>
      <w:r w:rsidRPr="003E1094">
        <w:rPr>
          <w:rFonts w:ascii="Courier New" w:eastAsia="Times New Roman" w:hAnsi="Courier New" w:cs="Courier New"/>
          <w:spacing w:val="-1"/>
          <w:sz w:val="24"/>
          <w:szCs w:val="24"/>
        </w:rPr>
        <w:t>$inc</w:t>
      </w:r>
      <w:r w:rsidRPr="003E1094">
        <w:rPr>
          <w:rFonts w:ascii="Georgia" w:eastAsia="Times New Roman" w:hAnsi="Georgia" w:cs="Segoe UI"/>
          <w:spacing w:val="-1"/>
          <w:sz w:val="32"/>
          <w:szCs w:val="32"/>
        </w:rPr>
        <w:t>, </w:t>
      </w:r>
      <w:r w:rsidRPr="003E1094">
        <w:rPr>
          <w:rFonts w:ascii="Courier New" w:eastAsia="Times New Roman" w:hAnsi="Courier New" w:cs="Courier New"/>
          <w:spacing w:val="-1"/>
          <w:sz w:val="24"/>
          <w:szCs w:val="24"/>
        </w:rPr>
        <w:t>$set</w:t>
      </w:r>
      <w:r w:rsidRPr="003E1094">
        <w:rPr>
          <w:rFonts w:ascii="Georgia" w:eastAsia="Times New Roman" w:hAnsi="Georgia" w:cs="Segoe UI"/>
          <w:spacing w:val="-1"/>
          <w:sz w:val="32"/>
          <w:szCs w:val="32"/>
        </w:rPr>
        <w:t>, </w:t>
      </w:r>
      <w:r w:rsidRPr="003E1094">
        <w:rPr>
          <w:rFonts w:ascii="Courier New" w:eastAsia="Times New Roman" w:hAnsi="Courier New" w:cs="Courier New"/>
          <w:spacing w:val="-1"/>
          <w:sz w:val="24"/>
          <w:szCs w:val="24"/>
        </w:rPr>
        <w:t>$min</w:t>
      </w:r>
      <w:r w:rsidRPr="003E1094">
        <w:rPr>
          <w:rFonts w:ascii="Georgia" w:eastAsia="Times New Roman" w:hAnsi="Georgia" w:cs="Segoe UI"/>
          <w:spacing w:val="-1"/>
          <w:sz w:val="32"/>
          <w:szCs w:val="32"/>
        </w:rPr>
        <w:t>, </w:t>
      </w:r>
      <w:r w:rsidRPr="003E1094">
        <w:rPr>
          <w:rFonts w:ascii="Courier New" w:eastAsia="Times New Roman" w:hAnsi="Courier New" w:cs="Courier New"/>
          <w:spacing w:val="-1"/>
          <w:sz w:val="24"/>
          <w:szCs w:val="24"/>
        </w:rPr>
        <w:t>$max</w:t>
      </w:r>
      <w:r w:rsidRPr="003E1094">
        <w:rPr>
          <w:rFonts w:ascii="Georgia" w:eastAsia="Times New Roman" w:hAnsi="Georgia" w:cs="Segoe UI"/>
          <w:spacing w:val="-1"/>
          <w:sz w:val="32"/>
          <w:szCs w:val="32"/>
        </w:rPr>
        <w:t xml:space="preserve">). The update creates a base document from the equality clauses in the parameter, and then </w:t>
      </w:r>
      <w:r w:rsidRPr="003E1094">
        <w:rPr>
          <w:rFonts w:ascii="Georgia" w:eastAsia="Times New Roman" w:hAnsi="Georgia" w:cs="Segoe UI"/>
          <w:spacing w:val="-1"/>
          <w:sz w:val="32"/>
          <w:szCs w:val="32"/>
        </w:rPr>
        <w:lastRenderedPageBreak/>
        <w:t>applies the update expressions from the </w:t>
      </w:r>
      <w:r w:rsidRPr="003E1094">
        <w:rPr>
          <w:rFonts w:ascii="Courier New" w:eastAsia="Times New Roman" w:hAnsi="Courier New" w:cs="Courier New"/>
          <w:spacing w:val="-1"/>
          <w:sz w:val="24"/>
          <w:szCs w:val="24"/>
        </w:rPr>
        <w:t>update</w:t>
      </w:r>
      <w:r w:rsidRPr="003E1094">
        <w:rPr>
          <w:rFonts w:ascii="Georgia" w:eastAsia="Times New Roman" w:hAnsi="Georgia" w:cs="Segoe UI"/>
          <w:spacing w:val="-1"/>
          <w:sz w:val="32"/>
          <w:szCs w:val="32"/>
        </w:rPr>
        <w:t>parameter. Comparison operations from the </w:t>
      </w:r>
      <w:r w:rsidRPr="003E1094">
        <w:rPr>
          <w:rFonts w:ascii="Courier New" w:eastAsia="Times New Roman" w:hAnsi="Courier New" w:cs="Courier New"/>
          <w:spacing w:val="-1"/>
          <w:sz w:val="24"/>
          <w:szCs w:val="24"/>
        </w:rPr>
        <w:t>query</w:t>
      </w:r>
      <w:r w:rsidRPr="003E1094">
        <w:rPr>
          <w:rFonts w:ascii="Georgia" w:eastAsia="Times New Roman" w:hAnsi="Georgia" w:cs="Segoe UI"/>
          <w:spacing w:val="-1"/>
          <w:sz w:val="32"/>
          <w:szCs w:val="32"/>
        </w:rPr>
        <w:t> will not be included in the new document.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Also if we want to update multiple documents we can pass </w:t>
      </w:r>
      <w:r w:rsidRPr="003E1094">
        <w:rPr>
          <w:rFonts w:ascii="Courier New" w:eastAsia="Times New Roman" w:hAnsi="Courier New" w:cs="Courier New"/>
          <w:spacing w:val="-1"/>
          <w:sz w:val="24"/>
          <w:szCs w:val="24"/>
        </w:rPr>
        <w:t>multi: true</w:t>
      </w:r>
      <w:r w:rsidRPr="003E1094">
        <w:rPr>
          <w:rFonts w:ascii="Georgia" w:eastAsia="Times New Roman" w:hAnsi="Georgia" w:cs="Times New Roman"/>
          <w:spacing w:val="-1"/>
          <w:sz w:val="32"/>
          <w:szCs w:val="32"/>
        </w:rPr>
        <w:t> as another option.</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Q9. Explain some of the Evaluation Query Operators.</w:t>
      </w:r>
    </w:p>
    <w:p w:rsidR="003E1094" w:rsidRPr="003E1094" w:rsidRDefault="003E1094" w:rsidP="003E1094">
      <w:pPr>
        <w:numPr>
          <w:ilvl w:val="0"/>
          <w:numId w:val="232"/>
        </w:numPr>
        <w:shd w:val="clear" w:color="auto" w:fill="FFFFFF"/>
        <w:spacing w:before="480" w:after="0" w:line="240" w:lineRule="auto"/>
        <w:ind w:left="450"/>
        <w:rPr>
          <w:rFonts w:ascii="Georgia" w:eastAsia="Times New Roman" w:hAnsi="Georgia" w:cs="Segoe UI"/>
          <w:spacing w:val="-1"/>
          <w:sz w:val="32"/>
          <w:szCs w:val="32"/>
        </w:rPr>
      </w:pPr>
      <w:r w:rsidRPr="003E1094">
        <w:rPr>
          <w:rFonts w:ascii="Georgia" w:eastAsia="Times New Roman" w:hAnsi="Georgia" w:cs="Courier New"/>
          <w:b/>
          <w:bCs/>
          <w:spacing w:val="-1"/>
          <w:sz w:val="24"/>
          <w:szCs w:val="24"/>
        </w:rPr>
        <w:t>$expr</w:t>
      </w:r>
      <w:r w:rsidRPr="003E1094">
        <w:rPr>
          <w:rFonts w:ascii="Georgia" w:eastAsia="Times New Roman" w:hAnsi="Georgia" w:cs="Segoe UI"/>
          <w:spacing w:val="-1"/>
          <w:sz w:val="32"/>
          <w:szCs w:val="32"/>
        </w:rPr>
        <w:t>: </w:t>
      </w:r>
      <w:r w:rsidRPr="003E1094">
        <w:rPr>
          <w:rFonts w:ascii="Courier New" w:eastAsia="Times New Roman" w:hAnsi="Courier New" w:cs="Courier New"/>
          <w:spacing w:val="-1"/>
          <w:sz w:val="24"/>
          <w:szCs w:val="24"/>
        </w:rPr>
        <w:t>$expr</w:t>
      </w:r>
      <w:r w:rsidRPr="003E1094">
        <w:rPr>
          <w:rFonts w:ascii="Georgia" w:eastAsia="Times New Roman" w:hAnsi="Georgia" w:cs="Segoe UI"/>
          <w:spacing w:val="-1"/>
          <w:sz w:val="32"/>
          <w:szCs w:val="32"/>
        </w:rPr>
        <w:t> can build query expressions that compare fields from the same document in a </w:t>
      </w:r>
      <w:r w:rsidRPr="003E1094">
        <w:rPr>
          <w:rFonts w:ascii="Courier New" w:eastAsia="Times New Roman" w:hAnsi="Courier New" w:cs="Courier New"/>
          <w:spacing w:val="-1"/>
          <w:sz w:val="24"/>
          <w:szCs w:val="24"/>
        </w:rPr>
        <w:t>$match</w:t>
      </w:r>
      <w:r w:rsidRPr="003E1094">
        <w:rPr>
          <w:rFonts w:ascii="Georgia" w:eastAsia="Times New Roman" w:hAnsi="Georgia" w:cs="Segoe UI"/>
          <w:spacing w:val="-1"/>
          <w:sz w:val="32"/>
          <w:szCs w:val="32"/>
        </w:rPr>
        <w:t> stage. Example: </w:t>
      </w:r>
      <w:r w:rsidRPr="003E1094">
        <w:rPr>
          <w:rFonts w:ascii="Courier New" w:eastAsia="Times New Roman" w:hAnsi="Courier New" w:cs="Courier New"/>
          <w:spacing w:val="-1"/>
          <w:sz w:val="24"/>
          <w:szCs w:val="24"/>
        </w:rPr>
        <w:t>db.users.find( { $expr: { $gt: [ "$age", "$requiredAge" ] } } )</w:t>
      </w:r>
      <w:r w:rsidRPr="003E1094">
        <w:rPr>
          <w:rFonts w:ascii="Georgia" w:eastAsia="Times New Roman" w:hAnsi="Georgia" w:cs="Segoe UI"/>
          <w:spacing w:val="-1"/>
          <w:sz w:val="32"/>
          <w:szCs w:val="32"/>
        </w:rPr>
        <w:t>. This query will finds documents where the </w:t>
      </w:r>
      <w:r w:rsidRPr="003E1094">
        <w:rPr>
          <w:rFonts w:ascii="Courier New" w:eastAsia="Times New Roman" w:hAnsi="Courier New" w:cs="Courier New"/>
          <w:spacing w:val="-1"/>
          <w:sz w:val="24"/>
          <w:szCs w:val="24"/>
        </w:rPr>
        <w:t>age</w:t>
      </w:r>
      <w:r w:rsidRPr="003E1094">
        <w:rPr>
          <w:rFonts w:ascii="Georgia" w:eastAsia="Times New Roman" w:hAnsi="Georgia" w:cs="Segoe UI"/>
          <w:spacing w:val="-1"/>
          <w:sz w:val="32"/>
          <w:szCs w:val="32"/>
        </w:rPr>
        <w:t> is greater than the </w:t>
      </w:r>
      <w:r w:rsidRPr="003E1094">
        <w:rPr>
          <w:rFonts w:ascii="Courier New" w:eastAsia="Times New Roman" w:hAnsi="Courier New" w:cs="Courier New"/>
          <w:spacing w:val="-1"/>
          <w:sz w:val="24"/>
          <w:szCs w:val="24"/>
        </w:rPr>
        <w:t>requiredAge</w:t>
      </w:r>
      <w:r w:rsidRPr="003E1094">
        <w:rPr>
          <w:rFonts w:ascii="Georgia" w:eastAsia="Times New Roman" w:hAnsi="Georgia" w:cs="Segoe UI"/>
          <w:spacing w:val="-1"/>
          <w:sz w:val="32"/>
          <w:szCs w:val="32"/>
        </w:rPr>
        <w:t>.</w:t>
      </w:r>
    </w:p>
    <w:p w:rsidR="003E1094" w:rsidRPr="003E1094" w:rsidRDefault="003E1094" w:rsidP="003E1094">
      <w:pPr>
        <w:numPr>
          <w:ilvl w:val="0"/>
          <w:numId w:val="232"/>
        </w:numPr>
        <w:shd w:val="clear" w:color="auto" w:fill="FFFFFF"/>
        <w:spacing w:before="252" w:after="0" w:line="240" w:lineRule="auto"/>
        <w:ind w:left="450"/>
        <w:rPr>
          <w:rFonts w:ascii="Georgia" w:eastAsia="Times New Roman" w:hAnsi="Georgia" w:cs="Segoe UI"/>
          <w:spacing w:val="-1"/>
          <w:sz w:val="32"/>
          <w:szCs w:val="32"/>
        </w:rPr>
      </w:pPr>
      <w:r w:rsidRPr="003E1094">
        <w:rPr>
          <w:rFonts w:ascii="Georgia" w:eastAsia="Times New Roman" w:hAnsi="Georgia" w:cs="Courier New"/>
          <w:b/>
          <w:bCs/>
          <w:spacing w:val="-1"/>
          <w:sz w:val="24"/>
          <w:szCs w:val="24"/>
        </w:rPr>
        <w:t>$jsonSchema</w:t>
      </w:r>
      <w:r w:rsidRPr="003E1094">
        <w:rPr>
          <w:rFonts w:ascii="Georgia" w:eastAsia="Times New Roman" w:hAnsi="Georgia" w:cs="Segoe UI"/>
          <w:spacing w:val="-1"/>
          <w:sz w:val="32"/>
          <w:szCs w:val="32"/>
        </w:rPr>
        <w:t>: </w:t>
      </w:r>
      <w:r w:rsidRPr="003E1094">
        <w:rPr>
          <w:rFonts w:ascii="Courier New" w:eastAsia="Times New Roman" w:hAnsi="Courier New" w:cs="Courier New"/>
          <w:spacing w:val="-1"/>
          <w:sz w:val="24"/>
          <w:szCs w:val="24"/>
        </w:rPr>
        <w:t>$jsonSchema</w:t>
      </w:r>
      <w:r w:rsidRPr="003E1094">
        <w:rPr>
          <w:rFonts w:ascii="Georgia" w:eastAsia="Times New Roman" w:hAnsi="Georgia" w:cs="Segoe UI"/>
          <w:spacing w:val="-1"/>
          <w:sz w:val="32"/>
          <w:szCs w:val="32"/>
        </w:rPr>
        <w:t> can be used in a document validator, which enforces that inserted or updated documents are valid against the schema.</w:t>
      </w:r>
    </w:p>
    <w:p w:rsidR="003E1094" w:rsidRPr="003E1094" w:rsidRDefault="003E1094" w:rsidP="003E1094">
      <w:pPr>
        <w:numPr>
          <w:ilvl w:val="0"/>
          <w:numId w:val="232"/>
        </w:numPr>
        <w:shd w:val="clear" w:color="auto" w:fill="FFFFFF"/>
        <w:spacing w:before="252" w:after="0" w:line="240" w:lineRule="auto"/>
        <w:ind w:left="450"/>
        <w:rPr>
          <w:rFonts w:ascii="Georgia" w:eastAsia="Times New Roman" w:hAnsi="Georgia" w:cs="Segoe UI"/>
          <w:spacing w:val="-1"/>
          <w:sz w:val="32"/>
          <w:szCs w:val="32"/>
        </w:rPr>
      </w:pPr>
      <w:r w:rsidRPr="003E1094">
        <w:rPr>
          <w:rFonts w:ascii="Georgia" w:eastAsia="Times New Roman" w:hAnsi="Georgia" w:cs="Courier New"/>
          <w:b/>
          <w:bCs/>
          <w:spacing w:val="-1"/>
          <w:sz w:val="24"/>
          <w:szCs w:val="24"/>
        </w:rPr>
        <w:t>$mod</w:t>
      </w:r>
      <w:r w:rsidRPr="003E1094">
        <w:rPr>
          <w:rFonts w:ascii="Georgia" w:eastAsia="Times New Roman" w:hAnsi="Georgia" w:cs="Segoe UI"/>
          <w:spacing w:val="-1"/>
          <w:sz w:val="32"/>
          <w:szCs w:val="32"/>
        </w:rPr>
        <w:t>: Select documents where the value of a field divided by a divisor has the specified remainder. It is performing a modulo operation. Example: </w:t>
      </w:r>
      <w:r w:rsidRPr="003E1094">
        <w:rPr>
          <w:rFonts w:ascii="Courier New" w:eastAsia="Times New Roman" w:hAnsi="Courier New" w:cs="Courier New"/>
          <w:spacing w:val="-1"/>
          <w:sz w:val="24"/>
          <w:szCs w:val="24"/>
        </w:rPr>
        <w:t>db.users.find( { items: { $mod: [ 4, 0 ] } } )</w:t>
      </w:r>
    </w:p>
    <w:p w:rsidR="003E1094" w:rsidRPr="003E1094" w:rsidRDefault="003E1094" w:rsidP="003E1094">
      <w:pPr>
        <w:numPr>
          <w:ilvl w:val="0"/>
          <w:numId w:val="232"/>
        </w:numPr>
        <w:shd w:val="clear" w:color="auto" w:fill="FFFFFF"/>
        <w:spacing w:before="252" w:after="0" w:line="240" w:lineRule="auto"/>
        <w:ind w:left="450"/>
        <w:rPr>
          <w:rFonts w:ascii="Georgia" w:eastAsia="Times New Roman" w:hAnsi="Georgia" w:cs="Segoe UI"/>
          <w:spacing w:val="-1"/>
          <w:sz w:val="32"/>
          <w:szCs w:val="32"/>
        </w:rPr>
      </w:pPr>
      <w:r w:rsidRPr="003E1094">
        <w:rPr>
          <w:rFonts w:ascii="Georgia" w:eastAsia="Times New Roman" w:hAnsi="Georgia" w:cs="Courier New"/>
          <w:b/>
          <w:bCs/>
          <w:spacing w:val="-1"/>
          <w:sz w:val="24"/>
          <w:szCs w:val="24"/>
        </w:rPr>
        <w:t>$regex</w:t>
      </w:r>
      <w:r w:rsidRPr="003E1094">
        <w:rPr>
          <w:rFonts w:ascii="Georgia" w:eastAsia="Times New Roman" w:hAnsi="Georgia" w:cs="Segoe UI"/>
          <w:spacing w:val="-1"/>
          <w:sz w:val="32"/>
          <w:szCs w:val="32"/>
        </w:rPr>
        <w:t>: Provides regular expression capabilities for pattern matching strings in queries. MongoDB uses Perl compatible regular expressions. Example: </w:t>
      </w:r>
      <w:r w:rsidRPr="003E1094">
        <w:rPr>
          <w:rFonts w:ascii="Courier New" w:eastAsia="Times New Roman" w:hAnsi="Courier New" w:cs="Courier New"/>
          <w:spacing w:val="-1"/>
          <w:sz w:val="24"/>
          <w:szCs w:val="24"/>
        </w:rPr>
        <w:t>db.users.find( { name: { $regex: /^John/ } } )</w:t>
      </w:r>
    </w:p>
    <w:p w:rsidR="003E1094" w:rsidRPr="003E1094" w:rsidRDefault="003E1094" w:rsidP="003E1094">
      <w:pPr>
        <w:numPr>
          <w:ilvl w:val="0"/>
          <w:numId w:val="232"/>
        </w:numPr>
        <w:shd w:val="clear" w:color="auto" w:fill="FFFFFF"/>
        <w:spacing w:before="252" w:after="0" w:line="240" w:lineRule="auto"/>
        <w:ind w:left="450"/>
        <w:rPr>
          <w:rFonts w:ascii="Georgia" w:eastAsia="Times New Roman" w:hAnsi="Georgia" w:cs="Segoe UI"/>
          <w:spacing w:val="-1"/>
          <w:sz w:val="32"/>
          <w:szCs w:val="32"/>
        </w:rPr>
      </w:pPr>
      <w:r w:rsidRPr="003E1094">
        <w:rPr>
          <w:rFonts w:ascii="Georgia" w:eastAsia="Times New Roman" w:hAnsi="Georgia" w:cs="Courier New"/>
          <w:b/>
          <w:bCs/>
          <w:spacing w:val="-1"/>
          <w:sz w:val="24"/>
          <w:szCs w:val="24"/>
        </w:rPr>
        <w:t>$text</w:t>
      </w:r>
      <w:r w:rsidRPr="003E1094">
        <w:rPr>
          <w:rFonts w:ascii="Georgia" w:eastAsia="Times New Roman" w:hAnsi="Georgia" w:cs="Segoe UI"/>
          <w:spacing w:val="-1"/>
          <w:sz w:val="32"/>
          <w:szCs w:val="32"/>
        </w:rPr>
        <w:t>: </w:t>
      </w:r>
      <w:r w:rsidRPr="003E1094">
        <w:rPr>
          <w:rFonts w:ascii="Courier New" w:eastAsia="Times New Roman" w:hAnsi="Courier New" w:cs="Courier New"/>
          <w:spacing w:val="-1"/>
          <w:sz w:val="24"/>
          <w:szCs w:val="24"/>
        </w:rPr>
        <w:t>$text</w:t>
      </w:r>
      <w:r w:rsidRPr="003E1094">
        <w:rPr>
          <w:rFonts w:ascii="Georgia" w:eastAsia="Times New Roman" w:hAnsi="Georgia" w:cs="Segoe UI"/>
          <w:spacing w:val="-1"/>
          <w:sz w:val="32"/>
          <w:szCs w:val="32"/>
        </w:rPr>
        <w:t> performs a text search on the content of the fields indexed with a text index. Example: </w:t>
      </w:r>
      <w:r w:rsidRPr="003E1094">
        <w:rPr>
          <w:rFonts w:ascii="Courier New" w:eastAsia="Times New Roman" w:hAnsi="Courier New" w:cs="Courier New"/>
          <w:spacing w:val="-1"/>
          <w:sz w:val="24"/>
          <w:szCs w:val="24"/>
        </w:rPr>
        <w:t>db.users.find( { $text: { $search: "john" } } )</w:t>
      </w:r>
    </w:p>
    <w:p w:rsidR="003E1094" w:rsidRPr="003E1094" w:rsidRDefault="003E1094" w:rsidP="003E1094">
      <w:pPr>
        <w:numPr>
          <w:ilvl w:val="0"/>
          <w:numId w:val="232"/>
        </w:numPr>
        <w:shd w:val="clear" w:color="auto" w:fill="FFFFFF"/>
        <w:spacing w:before="252" w:after="0" w:line="240" w:lineRule="auto"/>
        <w:ind w:left="450"/>
        <w:rPr>
          <w:rFonts w:ascii="Georgia" w:eastAsia="Times New Roman" w:hAnsi="Georgia" w:cs="Segoe UI"/>
          <w:spacing w:val="-1"/>
          <w:sz w:val="32"/>
          <w:szCs w:val="32"/>
        </w:rPr>
      </w:pPr>
      <w:r w:rsidRPr="003E1094">
        <w:rPr>
          <w:rFonts w:ascii="Georgia" w:eastAsia="Times New Roman" w:hAnsi="Georgia" w:cs="Courier New"/>
          <w:b/>
          <w:bCs/>
          <w:spacing w:val="-1"/>
          <w:sz w:val="24"/>
          <w:szCs w:val="24"/>
        </w:rPr>
        <w:t>$where</w:t>
      </w:r>
      <w:r w:rsidRPr="003E1094">
        <w:rPr>
          <w:rFonts w:ascii="Georgia" w:eastAsia="Times New Roman" w:hAnsi="Georgia" w:cs="Segoe UI"/>
          <w:spacing w:val="-1"/>
          <w:sz w:val="32"/>
          <w:szCs w:val="32"/>
        </w:rPr>
        <w:t>: Use the </w:t>
      </w:r>
      <w:r w:rsidRPr="003E1094">
        <w:rPr>
          <w:rFonts w:ascii="Courier New" w:eastAsia="Times New Roman" w:hAnsi="Courier New" w:cs="Courier New"/>
          <w:spacing w:val="-1"/>
          <w:sz w:val="24"/>
          <w:szCs w:val="24"/>
        </w:rPr>
        <w:t>$where</w:t>
      </w:r>
      <w:r w:rsidRPr="003E1094">
        <w:rPr>
          <w:rFonts w:ascii="Georgia" w:eastAsia="Times New Roman" w:hAnsi="Georgia" w:cs="Segoe UI"/>
          <w:spacing w:val="-1"/>
          <w:sz w:val="32"/>
          <w:szCs w:val="32"/>
        </w:rPr>
        <w:t> operator to pass either a string containing a JavaScript expression or a full JavaScript function to the query system.</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lastRenderedPageBreak/>
        <w:t>Q10. What is Storage Engine? What are all the Storage Engines available in MongoDB?</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The storage engine is the component of the database that is responsible for managing how data is stored, both in memory and on disk. MongoDB supports multiple storage engines, as different engines perform better for specific workloads.</w:t>
      </w:r>
    </w:p>
    <w:p w:rsidR="003E1094" w:rsidRPr="003E1094" w:rsidRDefault="003E1094" w:rsidP="003E1094">
      <w:pPr>
        <w:numPr>
          <w:ilvl w:val="0"/>
          <w:numId w:val="233"/>
        </w:numPr>
        <w:shd w:val="clear" w:color="auto" w:fill="FFFFFF"/>
        <w:spacing w:before="480" w:after="0" w:line="240" w:lineRule="auto"/>
        <w:ind w:left="450"/>
        <w:rPr>
          <w:rFonts w:ascii="Georgia" w:eastAsia="Times New Roman" w:hAnsi="Georgia" w:cs="Segoe UI"/>
          <w:spacing w:val="-1"/>
          <w:sz w:val="32"/>
          <w:szCs w:val="32"/>
        </w:rPr>
      </w:pPr>
      <w:r w:rsidRPr="003E1094">
        <w:rPr>
          <w:rFonts w:ascii="Georgia" w:eastAsia="Times New Roman" w:hAnsi="Georgia" w:cs="Segoe UI"/>
          <w:b/>
          <w:bCs/>
          <w:spacing w:val="-1"/>
          <w:sz w:val="32"/>
          <w:szCs w:val="32"/>
        </w:rPr>
        <w:t>WiredTiger Storage Engine</w:t>
      </w:r>
      <w:r w:rsidRPr="003E1094">
        <w:rPr>
          <w:rFonts w:ascii="Georgia" w:eastAsia="Times New Roman" w:hAnsi="Georgia" w:cs="Segoe UI"/>
          <w:spacing w:val="-1"/>
          <w:sz w:val="32"/>
          <w:szCs w:val="32"/>
        </w:rPr>
        <w:t>: This is the default engine. It is well-suited for most workloads and is recommended for new deployments. WiredTiger provides a document-level concurrency model, checkpointing, and compression, among other features.</w:t>
      </w:r>
    </w:p>
    <w:p w:rsidR="003E1094" w:rsidRPr="003E1094" w:rsidRDefault="003E1094" w:rsidP="003E1094">
      <w:pPr>
        <w:numPr>
          <w:ilvl w:val="0"/>
          <w:numId w:val="233"/>
        </w:numPr>
        <w:shd w:val="clear" w:color="auto" w:fill="FFFFFF"/>
        <w:spacing w:before="252" w:after="0" w:line="240" w:lineRule="auto"/>
        <w:ind w:left="450"/>
        <w:rPr>
          <w:rFonts w:ascii="Georgia" w:eastAsia="Times New Roman" w:hAnsi="Georgia" w:cs="Segoe UI"/>
          <w:spacing w:val="-1"/>
          <w:sz w:val="32"/>
          <w:szCs w:val="32"/>
        </w:rPr>
      </w:pPr>
      <w:r w:rsidRPr="003E1094">
        <w:rPr>
          <w:rFonts w:ascii="Georgia" w:eastAsia="Times New Roman" w:hAnsi="Georgia" w:cs="Segoe UI"/>
          <w:b/>
          <w:bCs/>
          <w:spacing w:val="-1"/>
          <w:sz w:val="32"/>
          <w:szCs w:val="32"/>
        </w:rPr>
        <w:t>In-Memory Storage Engine</w:t>
      </w:r>
      <w:r w:rsidRPr="003E1094">
        <w:rPr>
          <w:rFonts w:ascii="Georgia" w:eastAsia="Times New Roman" w:hAnsi="Georgia" w:cs="Segoe UI"/>
          <w:spacing w:val="-1"/>
          <w:sz w:val="32"/>
          <w:szCs w:val="32"/>
        </w:rPr>
        <w:t>: In-Memory Storage Engine is available in MongoDB Enterprise. Rather than storing documents on-disk, it retains them in-memory for more predictable data latencies.</w:t>
      </w:r>
    </w:p>
    <w:p w:rsidR="003E1094" w:rsidRPr="003E1094" w:rsidRDefault="003E1094" w:rsidP="003E1094">
      <w:pPr>
        <w:numPr>
          <w:ilvl w:val="0"/>
          <w:numId w:val="233"/>
        </w:numPr>
        <w:shd w:val="clear" w:color="auto" w:fill="FFFFFF"/>
        <w:spacing w:before="252" w:after="0" w:line="240" w:lineRule="auto"/>
        <w:ind w:left="450"/>
        <w:rPr>
          <w:rFonts w:ascii="Georgia" w:eastAsia="Times New Roman" w:hAnsi="Georgia" w:cs="Segoe UI"/>
          <w:spacing w:val="-1"/>
          <w:sz w:val="32"/>
          <w:szCs w:val="32"/>
        </w:rPr>
      </w:pPr>
      <w:r w:rsidRPr="003E1094">
        <w:rPr>
          <w:rFonts w:ascii="Georgia" w:eastAsia="Times New Roman" w:hAnsi="Georgia" w:cs="Segoe UI"/>
          <w:b/>
          <w:bCs/>
          <w:spacing w:val="-1"/>
          <w:sz w:val="32"/>
          <w:szCs w:val="32"/>
        </w:rPr>
        <w:t>MMAPv1 Storage Engine</w:t>
      </w:r>
      <w:r w:rsidRPr="003E1094">
        <w:rPr>
          <w:rFonts w:ascii="Georgia" w:eastAsia="Times New Roman" w:hAnsi="Georgia" w:cs="Segoe UI"/>
          <w:spacing w:val="-1"/>
          <w:sz w:val="32"/>
          <w:szCs w:val="32"/>
        </w:rPr>
        <w:t>: This is deprecated as of MongoDB v4.0 and is the default storage engine for MongoDB versions 3.0 and earlier.</w:t>
      </w:r>
    </w:p>
    <w:p w:rsidR="003E1094" w:rsidRDefault="003E1094"/>
    <w:p w:rsidR="003E1094" w:rsidRDefault="003E1094">
      <w:pPr>
        <w:pBdr>
          <w:bottom w:val="single" w:sz="6" w:space="1" w:color="auto"/>
        </w:pBdr>
      </w:pPr>
    </w:p>
    <w:p w:rsidR="003E1094" w:rsidRDefault="003E1094"/>
    <w:p w:rsidR="003E1094" w:rsidRPr="003E1094" w:rsidRDefault="003E1094" w:rsidP="003E1094">
      <w:pPr>
        <w:shd w:val="clear" w:color="auto" w:fill="FFFFFF"/>
        <w:spacing w:after="0" w:line="375" w:lineRule="atLeast"/>
        <w:textAlignment w:val="baseline"/>
        <w:outlineLvl w:val="2"/>
        <w:rPr>
          <w:rFonts w:ascii="Helvetica" w:eastAsia="Times New Roman" w:hAnsi="Helvetica" w:cs="Helvetica"/>
          <w:b/>
          <w:bCs/>
          <w:color w:val="222222"/>
          <w:sz w:val="23"/>
          <w:szCs w:val="23"/>
        </w:rPr>
      </w:pPr>
      <w:r w:rsidRPr="003E1094">
        <w:rPr>
          <w:rFonts w:ascii="inherit" w:eastAsia="Times New Roman" w:hAnsi="inherit" w:cs="Helvetica"/>
          <w:b/>
          <w:bCs/>
          <w:color w:val="222222"/>
          <w:sz w:val="23"/>
          <w:szCs w:val="23"/>
          <w:bdr w:val="none" w:sz="0" w:space="0" w:color="auto" w:frame="1"/>
        </w:rPr>
        <w:t>1) What is Redis?</w:t>
      </w:r>
    </w:p>
    <w:p w:rsidR="003E1094" w:rsidRPr="003E1094" w:rsidRDefault="003E1094" w:rsidP="003E1094">
      <w:pPr>
        <w:shd w:val="clear" w:color="auto" w:fill="FFFFFF"/>
        <w:spacing w:after="0" w:line="240" w:lineRule="auto"/>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Redis is an advanced key-value data store and cache. It has is also referred to as a data structure server as such the keys not only contains strings, but also hashes, sets, lists, and sorted sets. Companies using Redis includes StackOverflow, Twitter, Github, etc.</w:t>
      </w:r>
    </w:p>
    <w:p w:rsidR="003E1094" w:rsidRPr="003E1094" w:rsidRDefault="003E1094" w:rsidP="003E1094">
      <w:pPr>
        <w:shd w:val="clear" w:color="auto" w:fill="FFFFFF"/>
        <w:spacing w:after="0" w:line="375" w:lineRule="atLeast"/>
        <w:textAlignment w:val="baseline"/>
        <w:outlineLvl w:val="2"/>
        <w:rPr>
          <w:rFonts w:ascii="Helvetica" w:eastAsia="Times New Roman" w:hAnsi="Helvetica" w:cs="Helvetica"/>
          <w:b/>
          <w:bCs/>
          <w:color w:val="222222"/>
          <w:sz w:val="23"/>
          <w:szCs w:val="23"/>
        </w:rPr>
      </w:pPr>
      <w:r w:rsidRPr="003E1094">
        <w:rPr>
          <w:rFonts w:ascii="inherit" w:eastAsia="Times New Roman" w:hAnsi="inherit" w:cs="Helvetica"/>
          <w:b/>
          <w:bCs/>
          <w:color w:val="222222"/>
          <w:sz w:val="23"/>
          <w:szCs w:val="23"/>
          <w:bdr w:val="none" w:sz="0" w:space="0" w:color="auto" w:frame="1"/>
        </w:rPr>
        <w:t>2) Explain the Replication feature of Redis?</w:t>
      </w:r>
    </w:p>
    <w:p w:rsidR="003E1094" w:rsidRPr="003E1094" w:rsidRDefault="003E1094" w:rsidP="003E1094">
      <w:pPr>
        <w:shd w:val="clear" w:color="auto" w:fill="FFFFFF"/>
        <w:spacing w:after="0" w:line="240" w:lineRule="auto"/>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Redis supports simple master to slave replication.  When a relationship is established, data from the master is transferred to the slave. Once this is done, all changes to the master replicate to the slave</w:t>
      </w:r>
    </w:p>
    <w:p w:rsidR="003E1094" w:rsidRPr="003E1094" w:rsidRDefault="003E1094" w:rsidP="003E1094">
      <w:pPr>
        <w:shd w:val="clear" w:color="auto" w:fill="FFFFFF"/>
        <w:spacing w:after="0" w:line="375" w:lineRule="atLeast"/>
        <w:textAlignment w:val="baseline"/>
        <w:outlineLvl w:val="2"/>
        <w:rPr>
          <w:rFonts w:ascii="Helvetica" w:eastAsia="Times New Roman" w:hAnsi="Helvetica" w:cs="Helvetica"/>
          <w:b/>
          <w:bCs/>
          <w:color w:val="222222"/>
          <w:sz w:val="23"/>
          <w:szCs w:val="23"/>
        </w:rPr>
      </w:pPr>
      <w:r w:rsidRPr="003E1094">
        <w:rPr>
          <w:rFonts w:ascii="inherit" w:eastAsia="Times New Roman" w:hAnsi="inherit" w:cs="Helvetica"/>
          <w:b/>
          <w:bCs/>
          <w:color w:val="222222"/>
          <w:sz w:val="23"/>
          <w:szCs w:val="23"/>
          <w:bdr w:val="none" w:sz="0" w:space="0" w:color="auto" w:frame="1"/>
        </w:rPr>
        <w:t>3) What is the difference between Memcached and Redis?</w:t>
      </w:r>
    </w:p>
    <w:tbl>
      <w:tblPr>
        <w:tblW w:w="12495" w:type="dxa"/>
        <w:shd w:val="clear" w:color="auto" w:fill="F8F8F8"/>
        <w:tblCellMar>
          <w:left w:w="0" w:type="dxa"/>
          <w:right w:w="0" w:type="dxa"/>
        </w:tblCellMar>
        <w:tblLook w:val="04A0" w:firstRow="1" w:lastRow="0" w:firstColumn="1" w:lastColumn="0" w:noHBand="0" w:noVBand="1"/>
      </w:tblPr>
      <w:tblGrid>
        <w:gridCol w:w="6247"/>
        <w:gridCol w:w="6248"/>
      </w:tblGrid>
      <w:tr w:rsidR="003E1094" w:rsidRPr="003E1094" w:rsidTr="003E1094">
        <w:tc>
          <w:tcPr>
            <w:tcW w:w="4320" w:type="dxa"/>
            <w:tcBorders>
              <w:top w:val="single" w:sz="2" w:space="0" w:color="E1E1E1"/>
              <w:left w:val="single" w:sz="6" w:space="0" w:color="E1E1E1"/>
              <w:bottom w:val="single" w:sz="6" w:space="0" w:color="E1E1E1"/>
              <w:right w:val="single" w:sz="6" w:space="0" w:color="E1E1E1"/>
            </w:tcBorders>
            <w:shd w:val="clear" w:color="auto" w:fill="F8F8F8"/>
            <w:tcMar>
              <w:top w:w="135" w:type="dxa"/>
              <w:left w:w="180" w:type="dxa"/>
              <w:bottom w:w="135" w:type="dxa"/>
              <w:right w:w="180" w:type="dxa"/>
            </w:tcMar>
            <w:vAlign w:val="bottom"/>
            <w:hideMark/>
          </w:tcPr>
          <w:p w:rsidR="003E1094" w:rsidRPr="003E1094" w:rsidRDefault="003E1094" w:rsidP="003E1094">
            <w:pPr>
              <w:spacing w:after="0" w:line="240" w:lineRule="auto"/>
              <w:rPr>
                <w:rFonts w:ascii="inherit" w:eastAsia="Times New Roman" w:hAnsi="inherit" w:cs="Times New Roman"/>
                <w:sz w:val="20"/>
                <w:szCs w:val="20"/>
              </w:rPr>
            </w:pPr>
            <w:r w:rsidRPr="003E1094">
              <w:rPr>
                <w:rFonts w:ascii="inherit" w:eastAsia="Times New Roman" w:hAnsi="inherit" w:cs="Times New Roman"/>
                <w:sz w:val="20"/>
                <w:szCs w:val="20"/>
              </w:rPr>
              <w:t>                           Redis</w:t>
            </w:r>
          </w:p>
        </w:tc>
        <w:tc>
          <w:tcPr>
            <w:tcW w:w="4320" w:type="dxa"/>
            <w:tcBorders>
              <w:top w:val="single" w:sz="2" w:space="0" w:color="E1E1E1"/>
              <w:left w:val="nil"/>
              <w:bottom w:val="single" w:sz="6" w:space="0" w:color="E1E1E1"/>
              <w:right w:val="single" w:sz="6" w:space="0" w:color="E1E1E1"/>
            </w:tcBorders>
            <w:shd w:val="clear" w:color="auto" w:fill="F8F8F8"/>
            <w:tcMar>
              <w:top w:w="135" w:type="dxa"/>
              <w:left w:w="180" w:type="dxa"/>
              <w:bottom w:w="135" w:type="dxa"/>
              <w:right w:w="180" w:type="dxa"/>
            </w:tcMar>
            <w:vAlign w:val="bottom"/>
            <w:hideMark/>
          </w:tcPr>
          <w:p w:rsidR="003E1094" w:rsidRPr="003E1094" w:rsidRDefault="003E1094" w:rsidP="003E1094">
            <w:pPr>
              <w:spacing w:after="0" w:line="240" w:lineRule="auto"/>
              <w:rPr>
                <w:rFonts w:ascii="inherit" w:eastAsia="Times New Roman" w:hAnsi="inherit" w:cs="Times New Roman"/>
                <w:sz w:val="20"/>
                <w:szCs w:val="20"/>
              </w:rPr>
            </w:pPr>
            <w:r w:rsidRPr="003E1094">
              <w:rPr>
                <w:rFonts w:ascii="inherit" w:eastAsia="Times New Roman" w:hAnsi="inherit" w:cs="Times New Roman"/>
                <w:sz w:val="20"/>
                <w:szCs w:val="20"/>
              </w:rPr>
              <w:t>                           Memcached</w:t>
            </w:r>
          </w:p>
        </w:tc>
      </w:tr>
      <w:tr w:rsidR="003E1094" w:rsidRPr="003E1094" w:rsidTr="003E1094">
        <w:tc>
          <w:tcPr>
            <w:tcW w:w="4320" w:type="dxa"/>
            <w:tcBorders>
              <w:top w:val="nil"/>
              <w:left w:val="single" w:sz="6" w:space="0" w:color="E1E1E1"/>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3E1094" w:rsidRPr="003E1094" w:rsidRDefault="003E1094" w:rsidP="003E1094">
            <w:pPr>
              <w:numPr>
                <w:ilvl w:val="0"/>
                <w:numId w:val="234"/>
              </w:numPr>
              <w:spacing w:after="0" w:line="240" w:lineRule="auto"/>
              <w:ind w:left="345" w:firstLine="0"/>
              <w:textAlignment w:val="baseline"/>
              <w:rPr>
                <w:rFonts w:ascii="inherit" w:eastAsia="Times New Roman" w:hAnsi="inherit" w:cs="Times New Roman"/>
                <w:color w:val="919191"/>
                <w:sz w:val="20"/>
                <w:szCs w:val="20"/>
              </w:rPr>
            </w:pPr>
            <w:r w:rsidRPr="003E1094">
              <w:rPr>
                <w:rFonts w:ascii="inherit" w:eastAsia="Times New Roman" w:hAnsi="inherit" w:cs="Times New Roman"/>
                <w:color w:val="919191"/>
                <w:sz w:val="20"/>
                <w:szCs w:val="20"/>
              </w:rPr>
              <w:lastRenderedPageBreak/>
              <w:t>Redis also does cache information but has got additional features like persistence and replication</w:t>
            </w:r>
          </w:p>
          <w:p w:rsidR="003E1094" w:rsidRPr="003E1094" w:rsidRDefault="003E1094" w:rsidP="003E1094">
            <w:pPr>
              <w:numPr>
                <w:ilvl w:val="0"/>
                <w:numId w:val="234"/>
              </w:numPr>
              <w:spacing w:after="0" w:line="240" w:lineRule="auto"/>
              <w:ind w:left="345" w:firstLine="0"/>
              <w:textAlignment w:val="baseline"/>
              <w:rPr>
                <w:rFonts w:ascii="inherit" w:eastAsia="Times New Roman" w:hAnsi="inherit" w:cs="Times New Roman"/>
                <w:color w:val="919191"/>
                <w:sz w:val="20"/>
                <w:szCs w:val="20"/>
              </w:rPr>
            </w:pPr>
            <w:r w:rsidRPr="003E1094">
              <w:rPr>
                <w:rFonts w:ascii="inherit" w:eastAsia="Times New Roman" w:hAnsi="inherit" w:cs="Times New Roman"/>
                <w:color w:val="919191"/>
                <w:sz w:val="20"/>
                <w:szCs w:val="20"/>
              </w:rPr>
              <w:t>Redis does not support the functionality of LRU (least recently used) eviction of values</w:t>
            </w:r>
          </w:p>
          <w:p w:rsidR="003E1094" w:rsidRPr="003E1094" w:rsidRDefault="003E1094" w:rsidP="003E1094">
            <w:pPr>
              <w:numPr>
                <w:ilvl w:val="0"/>
                <w:numId w:val="234"/>
              </w:numPr>
              <w:spacing w:after="0" w:line="240" w:lineRule="auto"/>
              <w:ind w:left="345" w:firstLine="0"/>
              <w:textAlignment w:val="baseline"/>
              <w:rPr>
                <w:rFonts w:ascii="inherit" w:eastAsia="Times New Roman" w:hAnsi="inherit" w:cs="Times New Roman"/>
                <w:color w:val="919191"/>
                <w:sz w:val="20"/>
                <w:szCs w:val="20"/>
              </w:rPr>
            </w:pPr>
            <w:r w:rsidRPr="003E1094">
              <w:rPr>
                <w:rFonts w:ascii="inherit" w:eastAsia="Times New Roman" w:hAnsi="inherit" w:cs="Times New Roman"/>
                <w:color w:val="919191"/>
                <w:sz w:val="20"/>
                <w:szCs w:val="20"/>
              </w:rPr>
              <w:t>In Redis you can set a time out on everything when memory is full, it will look at three random keys and deletes the one which is closest to expiry</w:t>
            </w:r>
          </w:p>
          <w:p w:rsidR="003E1094" w:rsidRPr="003E1094" w:rsidRDefault="003E1094" w:rsidP="003E1094">
            <w:pPr>
              <w:numPr>
                <w:ilvl w:val="0"/>
                <w:numId w:val="234"/>
              </w:numPr>
              <w:spacing w:after="0" w:line="240" w:lineRule="auto"/>
              <w:ind w:left="345" w:firstLine="0"/>
              <w:textAlignment w:val="baseline"/>
              <w:rPr>
                <w:rFonts w:ascii="inherit" w:eastAsia="Times New Roman" w:hAnsi="inherit" w:cs="Times New Roman"/>
                <w:color w:val="919191"/>
                <w:sz w:val="20"/>
                <w:szCs w:val="20"/>
              </w:rPr>
            </w:pPr>
            <w:r w:rsidRPr="003E1094">
              <w:rPr>
                <w:rFonts w:ascii="inherit" w:eastAsia="Times New Roman" w:hAnsi="inherit" w:cs="Times New Roman"/>
                <w:color w:val="919191"/>
                <w:sz w:val="20"/>
                <w:szCs w:val="20"/>
              </w:rPr>
              <w:t>Redis does not support CAS ( Check and Set). It is useful for maintaining cache consistency</w:t>
            </w:r>
          </w:p>
          <w:p w:rsidR="003E1094" w:rsidRPr="003E1094" w:rsidRDefault="003E1094" w:rsidP="003E1094">
            <w:pPr>
              <w:numPr>
                <w:ilvl w:val="0"/>
                <w:numId w:val="234"/>
              </w:numPr>
              <w:spacing w:after="0" w:line="240" w:lineRule="auto"/>
              <w:ind w:left="345" w:firstLine="0"/>
              <w:textAlignment w:val="baseline"/>
              <w:rPr>
                <w:rFonts w:ascii="inherit" w:eastAsia="Times New Roman" w:hAnsi="inherit" w:cs="Times New Roman"/>
                <w:color w:val="919191"/>
                <w:sz w:val="20"/>
                <w:szCs w:val="20"/>
              </w:rPr>
            </w:pPr>
            <w:r w:rsidRPr="003E1094">
              <w:rPr>
                <w:rFonts w:ascii="inherit" w:eastAsia="Times New Roman" w:hAnsi="inherit" w:cs="Times New Roman"/>
                <w:color w:val="919191"/>
                <w:sz w:val="20"/>
                <w:szCs w:val="20"/>
              </w:rPr>
              <w:t>Redis has got stronger data structures; it can handle strings, binary safe strings, list of binary safe strings, sorted lists, etc.</w:t>
            </w:r>
          </w:p>
          <w:p w:rsidR="003E1094" w:rsidRPr="003E1094" w:rsidRDefault="003E1094" w:rsidP="003E1094">
            <w:pPr>
              <w:numPr>
                <w:ilvl w:val="0"/>
                <w:numId w:val="234"/>
              </w:numPr>
              <w:spacing w:after="0" w:line="240" w:lineRule="auto"/>
              <w:ind w:left="345" w:firstLine="0"/>
              <w:textAlignment w:val="baseline"/>
              <w:rPr>
                <w:rFonts w:ascii="inherit" w:eastAsia="Times New Roman" w:hAnsi="inherit" w:cs="Times New Roman"/>
                <w:color w:val="919191"/>
                <w:sz w:val="20"/>
                <w:szCs w:val="20"/>
              </w:rPr>
            </w:pPr>
            <w:r w:rsidRPr="003E1094">
              <w:rPr>
                <w:rFonts w:ascii="inherit" w:eastAsia="Times New Roman" w:hAnsi="inherit" w:cs="Times New Roman"/>
                <w:color w:val="919191"/>
                <w:sz w:val="20"/>
                <w:szCs w:val="20"/>
              </w:rPr>
              <w:t>Redis had a maximum of 2GB key length</w:t>
            </w:r>
          </w:p>
          <w:p w:rsidR="003E1094" w:rsidRPr="003E1094" w:rsidRDefault="003E1094" w:rsidP="003E1094">
            <w:pPr>
              <w:numPr>
                <w:ilvl w:val="0"/>
                <w:numId w:val="234"/>
              </w:numPr>
              <w:spacing w:after="0" w:line="240" w:lineRule="auto"/>
              <w:ind w:left="345" w:firstLine="0"/>
              <w:textAlignment w:val="baseline"/>
              <w:rPr>
                <w:rFonts w:ascii="inherit" w:eastAsia="Times New Roman" w:hAnsi="inherit" w:cs="Times New Roman"/>
                <w:color w:val="919191"/>
                <w:sz w:val="20"/>
                <w:szCs w:val="20"/>
              </w:rPr>
            </w:pPr>
            <w:r w:rsidRPr="003E1094">
              <w:rPr>
                <w:rFonts w:ascii="inherit" w:eastAsia="Times New Roman" w:hAnsi="inherit" w:cs="Times New Roman"/>
                <w:color w:val="919191"/>
                <w:sz w:val="20"/>
                <w:szCs w:val="20"/>
              </w:rPr>
              <w:t>Redis is single threaded</w:t>
            </w:r>
          </w:p>
        </w:tc>
        <w:tc>
          <w:tcPr>
            <w:tcW w:w="4320" w:type="dxa"/>
            <w:tcBorders>
              <w:top w:val="nil"/>
              <w:left w:val="nil"/>
              <w:bottom w:val="single" w:sz="6" w:space="0" w:color="E1E1E1"/>
              <w:right w:val="single" w:sz="6" w:space="0" w:color="E1E1E1"/>
            </w:tcBorders>
            <w:shd w:val="clear" w:color="auto" w:fill="FFFFFF"/>
            <w:tcMar>
              <w:top w:w="135" w:type="dxa"/>
              <w:left w:w="180" w:type="dxa"/>
              <w:bottom w:w="135" w:type="dxa"/>
              <w:right w:w="180" w:type="dxa"/>
            </w:tcMar>
            <w:vAlign w:val="bottom"/>
            <w:hideMark/>
          </w:tcPr>
          <w:p w:rsidR="003E1094" w:rsidRPr="003E1094" w:rsidRDefault="003E1094" w:rsidP="003E1094">
            <w:pPr>
              <w:numPr>
                <w:ilvl w:val="0"/>
                <w:numId w:val="235"/>
              </w:numPr>
              <w:spacing w:after="0" w:line="240" w:lineRule="auto"/>
              <w:ind w:left="345" w:firstLine="0"/>
              <w:textAlignment w:val="baseline"/>
              <w:rPr>
                <w:rFonts w:ascii="inherit" w:eastAsia="Times New Roman" w:hAnsi="inherit" w:cs="Times New Roman"/>
                <w:color w:val="919191"/>
                <w:sz w:val="20"/>
                <w:szCs w:val="20"/>
              </w:rPr>
            </w:pPr>
            <w:r w:rsidRPr="003E1094">
              <w:rPr>
                <w:rFonts w:ascii="inherit" w:eastAsia="Times New Roman" w:hAnsi="inherit" w:cs="Times New Roman"/>
                <w:color w:val="919191"/>
                <w:sz w:val="20"/>
                <w:szCs w:val="20"/>
              </w:rPr>
              <w:t> Memcached only cache information.</w:t>
            </w:r>
          </w:p>
          <w:p w:rsidR="003E1094" w:rsidRPr="003E1094" w:rsidRDefault="003E1094" w:rsidP="003E1094">
            <w:pPr>
              <w:numPr>
                <w:ilvl w:val="0"/>
                <w:numId w:val="235"/>
              </w:numPr>
              <w:spacing w:after="0" w:line="240" w:lineRule="auto"/>
              <w:ind w:left="345" w:firstLine="0"/>
              <w:textAlignment w:val="baseline"/>
              <w:rPr>
                <w:rFonts w:ascii="inherit" w:eastAsia="Times New Roman" w:hAnsi="inherit" w:cs="Times New Roman"/>
                <w:color w:val="919191"/>
                <w:sz w:val="20"/>
                <w:szCs w:val="20"/>
              </w:rPr>
            </w:pPr>
            <w:r w:rsidRPr="003E1094">
              <w:rPr>
                <w:rFonts w:ascii="inherit" w:eastAsia="Times New Roman" w:hAnsi="inherit" w:cs="Times New Roman"/>
                <w:color w:val="919191"/>
                <w:sz w:val="20"/>
                <w:szCs w:val="20"/>
              </w:rPr>
              <w:t>Memcached supports the functionality of LRU (least recently used) eviction of values</w:t>
            </w:r>
          </w:p>
          <w:p w:rsidR="003E1094" w:rsidRPr="003E1094" w:rsidRDefault="003E1094" w:rsidP="003E1094">
            <w:pPr>
              <w:numPr>
                <w:ilvl w:val="0"/>
                <w:numId w:val="235"/>
              </w:numPr>
              <w:spacing w:after="0" w:line="240" w:lineRule="auto"/>
              <w:ind w:left="345" w:firstLine="0"/>
              <w:textAlignment w:val="baseline"/>
              <w:rPr>
                <w:rFonts w:ascii="inherit" w:eastAsia="Times New Roman" w:hAnsi="inherit" w:cs="Times New Roman"/>
                <w:color w:val="919191"/>
                <w:sz w:val="20"/>
                <w:szCs w:val="20"/>
              </w:rPr>
            </w:pPr>
            <w:r w:rsidRPr="003E1094">
              <w:rPr>
                <w:rFonts w:ascii="inherit" w:eastAsia="Times New Roman" w:hAnsi="inherit" w:cs="Times New Roman"/>
                <w:color w:val="919191"/>
                <w:sz w:val="20"/>
                <w:szCs w:val="20"/>
              </w:rPr>
              <w:t>In Memcached when they overflow memory, the one you have not used recently (LRU- least recently used) will get deleted</w:t>
            </w:r>
          </w:p>
          <w:p w:rsidR="003E1094" w:rsidRPr="003E1094" w:rsidRDefault="003E1094" w:rsidP="003E1094">
            <w:pPr>
              <w:numPr>
                <w:ilvl w:val="0"/>
                <w:numId w:val="235"/>
              </w:numPr>
              <w:spacing w:after="0" w:line="240" w:lineRule="auto"/>
              <w:ind w:left="345" w:firstLine="0"/>
              <w:textAlignment w:val="baseline"/>
              <w:rPr>
                <w:rFonts w:ascii="inherit" w:eastAsia="Times New Roman" w:hAnsi="inherit" w:cs="Times New Roman"/>
                <w:color w:val="919191"/>
                <w:sz w:val="20"/>
                <w:szCs w:val="20"/>
              </w:rPr>
            </w:pPr>
            <w:r w:rsidRPr="003E1094">
              <w:rPr>
                <w:rFonts w:ascii="inherit" w:eastAsia="Times New Roman" w:hAnsi="inherit" w:cs="Times New Roman"/>
                <w:color w:val="919191"/>
                <w:sz w:val="20"/>
                <w:szCs w:val="20"/>
              </w:rPr>
              <w:t>Memcached supports CAS (Check and Set)</w:t>
            </w:r>
          </w:p>
          <w:p w:rsidR="003E1094" w:rsidRPr="003E1094" w:rsidRDefault="003E1094" w:rsidP="003E1094">
            <w:pPr>
              <w:numPr>
                <w:ilvl w:val="0"/>
                <w:numId w:val="235"/>
              </w:numPr>
              <w:spacing w:after="0" w:line="240" w:lineRule="auto"/>
              <w:ind w:left="345" w:firstLine="0"/>
              <w:textAlignment w:val="baseline"/>
              <w:rPr>
                <w:rFonts w:ascii="inherit" w:eastAsia="Times New Roman" w:hAnsi="inherit" w:cs="Times New Roman"/>
                <w:color w:val="919191"/>
                <w:sz w:val="20"/>
                <w:szCs w:val="20"/>
              </w:rPr>
            </w:pPr>
            <w:r w:rsidRPr="003E1094">
              <w:rPr>
                <w:rFonts w:ascii="inherit" w:eastAsia="Times New Roman" w:hAnsi="inherit" w:cs="Times New Roman"/>
                <w:color w:val="919191"/>
                <w:sz w:val="20"/>
                <w:szCs w:val="20"/>
              </w:rPr>
              <w:t>In Memcached, you have to serialize the objects or arrays in order to save them and to read them back you have to un-serialize them.</w:t>
            </w:r>
          </w:p>
          <w:p w:rsidR="003E1094" w:rsidRPr="003E1094" w:rsidRDefault="003E1094" w:rsidP="003E1094">
            <w:pPr>
              <w:numPr>
                <w:ilvl w:val="0"/>
                <w:numId w:val="235"/>
              </w:numPr>
              <w:spacing w:after="0" w:line="240" w:lineRule="auto"/>
              <w:ind w:left="345" w:firstLine="0"/>
              <w:textAlignment w:val="baseline"/>
              <w:rPr>
                <w:rFonts w:ascii="inherit" w:eastAsia="Times New Roman" w:hAnsi="inherit" w:cs="Times New Roman"/>
                <w:color w:val="919191"/>
                <w:sz w:val="20"/>
                <w:szCs w:val="20"/>
              </w:rPr>
            </w:pPr>
            <w:r w:rsidRPr="003E1094">
              <w:rPr>
                <w:rFonts w:ascii="inherit" w:eastAsia="Times New Roman" w:hAnsi="inherit" w:cs="Times New Roman"/>
                <w:color w:val="919191"/>
                <w:sz w:val="20"/>
                <w:szCs w:val="20"/>
              </w:rPr>
              <w:t>Memcached had a maximum of 250 bytes length</w:t>
            </w:r>
          </w:p>
          <w:p w:rsidR="003E1094" w:rsidRPr="003E1094" w:rsidRDefault="003E1094" w:rsidP="003E1094">
            <w:pPr>
              <w:numPr>
                <w:ilvl w:val="0"/>
                <w:numId w:val="235"/>
              </w:numPr>
              <w:spacing w:after="0" w:line="240" w:lineRule="auto"/>
              <w:ind w:left="345" w:firstLine="0"/>
              <w:textAlignment w:val="baseline"/>
              <w:rPr>
                <w:rFonts w:ascii="inherit" w:eastAsia="Times New Roman" w:hAnsi="inherit" w:cs="Times New Roman"/>
                <w:color w:val="919191"/>
                <w:sz w:val="20"/>
                <w:szCs w:val="20"/>
              </w:rPr>
            </w:pPr>
            <w:r w:rsidRPr="003E1094">
              <w:rPr>
                <w:rFonts w:ascii="inherit" w:eastAsia="Times New Roman" w:hAnsi="inherit" w:cs="Times New Roman"/>
                <w:color w:val="919191"/>
                <w:sz w:val="20"/>
                <w:szCs w:val="20"/>
              </w:rPr>
              <w:t>Memcached is a multi-threaded</w:t>
            </w:r>
          </w:p>
        </w:tc>
      </w:tr>
    </w:tbl>
    <w:p w:rsidR="003E1094" w:rsidRPr="003E1094" w:rsidRDefault="003E1094" w:rsidP="003E1094">
      <w:pPr>
        <w:shd w:val="clear" w:color="auto" w:fill="FFFFFF"/>
        <w:spacing w:after="0" w:line="375" w:lineRule="atLeast"/>
        <w:textAlignment w:val="baseline"/>
        <w:outlineLvl w:val="2"/>
        <w:rPr>
          <w:rFonts w:ascii="Helvetica" w:eastAsia="Times New Roman" w:hAnsi="Helvetica" w:cs="Helvetica"/>
          <w:b/>
          <w:bCs/>
          <w:color w:val="222222"/>
          <w:sz w:val="23"/>
          <w:szCs w:val="23"/>
        </w:rPr>
      </w:pPr>
      <w:r w:rsidRPr="003E1094">
        <w:rPr>
          <w:rFonts w:ascii="inherit" w:eastAsia="Times New Roman" w:hAnsi="inherit" w:cs="Helvetica"/>
          <w:b/>
          <w:bCs/>
          <w:color w:val="222222"/>
          <w:sz w:val="23"/>
          <w:szCs w:val="23"/>
          <w:bdr w:val="none" w:sz="0" w:space="0" w:color="auto" w:frame="1"/>
        </w:rPr>
        <w:t>4) What are the advantages of using Redis?</w:t>
      </w:r>
    </w:p>
    <w:p w:rsidR="003E1094" w:rsidRPr="003E1094" w:rsidRDefault="003E1094" w:rsidP="003E1094">
      <w:pPr>
        <w:shd w:val="clear" w:color="auto" w:fill="FFFFFF"/>
        <w:spacing w:after="0" w:line="240" w:lineRule="auto"/>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Advantage of using Redis are</w:t>
      </w:r>
    </w:p>
    <w:p w:rsidR="003E1094" w:rsidRPr="003E1094" w:rsidRDefault="003E1094" w:rsidP="003E1094">
      <w:pPr>
        <w:numPr>
          <w:ilvl w:val="0"/>
          <w:numId w:val="236"/>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It provides high speed</w:t>
      </w:r>
    </w:p>
    <w:p w:rsidR="003E1094" w:rsidRPr="003E1094" w:rsidRDefault="003E1094" w:rsidP="003E1094">
      <w:pPr>
        <w:numPr>
          <w:ilvl w:val="0"/>
          <w:numId w:val="236"/>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It supports a server-side locking</w:t>
      </w:r>
    </w:p>
    <w:p w:rsidR="003E1094" w:rsidRPr="003E1094" w:rsidRDefault="003E1094" w:rsidP="003E1094">
      <w:pPr>
        <w:numPr>
          <w:ilvl w:val="0"/>
          <w:numId w:val="236"/>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It has got lots of client lib</w:t>
      </w:r>
    </w:p>
    <w:p w:rsidR="003E1094" w:rsidRPr="003E1094" w:rsidRDefault="003E1094" w:rsidP="003E1094">
      <w:pPr>
        <w:numPr>
          <w:ilvl w:val="0"/>
          <w:numId w:val="236"/>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It has got command level Atomic Operation (tx operation)</w:t>
      </w:r>
    </w:p>
    <w:p w:rsidR="003E1094" w:rsidRPr="003E1094" w:rsidRDefault="003E1094" w:rsidP="003E1094">
      <w:pPr>
        <w:shd w:val="clear" w:color="auto" w:fill="FFFFFF"/>
        <w:spacing w:after="0" w:line="375" w:lineRule="atLeast"/>
        <w:textAlignment w:val="baseline"/>
        <w:outlineLvl w:val="2"/>
        <w:rPr>
          <w:rFonts w:ascii="Helvetica" w:eastAsia="Times New Roman" w:hAnsi="Helvetica" w:cs="Helvetica"/>
          <w:b/>
          <w:bCs/>
          <w:color w:val="222222"/>
          <w:sz w:val="23"/>
          <w:szCs w:val="23"/>
        </w:rPr>
      </w:pPr>
      <w:r w:rsidRPr="003E1094">
        <w:rPr>
          <w:rFonts w:ascii="inherit" w:eastAsia="Times New Roman" w:hAnsi="inherit" w:cs="Helvetica"/>
          <w:b/>
          <w:bCs/>
          <w:color w:val="222222"/>
          <w:sz w:val="23"/>
          <w:szCs w:val="23"/>
          <w:bdr w:val="none" w:sz="0" w:space="0" w:color="auto" w:frame="1"/>
        </w:rPr>
        <w:t>5) What are the limitations of Redis?</w:t>
      </w:r>
    </w:p>
    <w:p w:rsidR="003E1094" w:rsidRPr="003E1094" w:rsidRDefault="003E1094" w:rsidP="003E1094">
      <w:pPr>
        <w:numPr>
          <w:ilvl w:val="0"/>
          <w:numId w:val="237"/>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It is single threaded</w:t>
      </w:r>
    </w:p>
    <w:p w:rsidR="003E1094" w:rsidRPr="003E1094" w:rsidRDefault="003E1094" w:rsidP="003E1094">
      <w:pPr>
        <w:numPr>
          <w:ilvl w:val="0"/>
          <w:numId w:val="237"/>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It has got limited client support for consistent hashing</w:t>
      </w:r>
    </w:p>
    <w:p w:rsidR="003E1094" w:rsidRPr="003E1094" w:rsidRDefault="003E1094" w:rsidP="003E1094">
      <w:pPr>
        <w:numPr>
          <w:ilvl w:val="0"/>
          <w:numId w:val="237"/>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It has significant overhead for persistence</w:t>
      </w:r>
    </w:p>
    <w:p w:rsidR="003E1094" w:rsidRPr="003E1094" w:rsidRDefault="003E1094" w:rsidP="003E1094">
      <w:pPr>
        <w:numPr>
          <w:ilvl w:val="0"/>
          <w:numId w:val="237"/>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It is not deployed widely</w:t>
      </w:r>
    </w:p>
    <w:p w:rsidR="003E1094" w:rsidRPr="003E1094" w:rsidRDefault="003E1094" w:rsidP="003E1094">
      <w:pPr>
        <w:shd w:val="clear" w:color="auto" w:fill="FFFFFF"/>
        <w:spacing w:after="0" w:line="240" w:lineRule="auto"/>
        <w:textAlignment w:val="baseline"/>
        <w:rPr>
          <w:rFonts w:ascii="Helvetica" w:eastAsia="Times New Roman" w:hAnsi="Helvetica" w:cs="Helvetica"/>
          <w:color w:val="666666"/>
          <w:sz w:val="23"/>
          <w:szCs w:val="23"/>
        </w:rPr>
      </w:pPr>
      <w:r w:rsidRPr="003E1094">
        <w:rPr>
          <w:rFonts w:ascii="Helvetica" w:eastAsia="Times New Roman" w:hAnsi="Helvetica" w:cs="Helvetica"/>
          <w:noProof/>
          <w:color w:val="F05A1A"/>
          <w:sz w:val="23"/>
          <w:szCs w:val="23"/>
          <w:bdr w:val="none" w:sz="0" w:space="0" w:color="auto" w:frame="1"/>
        </w:rPr>
        <w:drawing>
          <wp:inline distT="0" distB="0" distL="0" distR="0" wp14:anchorId="3F08E49F" wp14:editId="533772EA">
            <wp:extent cx="2857500" cy="952500"/>
            <wp:effectExtent l="0" t="0" r="0" b="0"/>
            <wp:docPr id="50" name="Picture 50" descr="467px-Redis_Logo.svg">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467px-Redis_Logo.svg">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857500" cy="952500"/>
                    </a:xfrm>
                    <a:prstGeom prst="rect">
                      <a:avLst/>
                    </a:prstGeom>
                    <a:noFill/>
                    <a:ln>
                      <a:noFill/>
                    </a:ln>
                  </pic:spPr>
                </pic:pic>
              </a:graphicData>
            </a:graphic>
          </wp:inline>
        </w:drawing>
      </w:r>
    </w:p>
    <w:p w:rsidR="003E1094" w:rsidRPr="003E1094" w:rsidRDefault="003E1094" w:rsidP="003E1094">
      <w:pPr>
        <w:shd w:val="clear" w:color="auto" w:fill="FFFFFF"/>
        <w:spacing w:after="0" w:line="375" w:lineRule="atLeast"/>
        <w:textAlignment w:val="baseline"/>
        <w:outlineLvl w:val="2"/>
        <w:rPr>
          <w:rFonts w:ascii="Helvetica" w:eastAsia="Times New Roman" w:hAnsi="Helvetica" w:cs="Helvetica"/>
          <w:b/>
          <w:bCs/>
          <w:color w:val="222222"/>
          <w:sz w:val="23"/>
          <w:szCs w:val="23"/>
        </w:rPr>
      </w:pPr>
      <w:r w:rsidRPr="003E1094">
        <w:rPr>
          <w:rFonts w:ascii="inherit" w:eastAsia="Times New Roman" w:hAnsi="inherit" w:cs="Helvetica"/>
          <w:b/>
          <w:bCs/>
          <w:color w:val="222222"/>
          <w:sz w:val="23"/>
          <w:szCs w:val="23"/>
          <w:bdr w:val="none" w:sz="0" w:space="0" w:color="auto" w:frame="1"/>
        </w:rPr>
        <w:t>6) List out the operation keys of Redis?</w:t>
      </w:r>
    </w:p>
    <w:p w:rsidR="003E1094" w:rsidRPr="003E1094" w:rsidRDefault="003E1094" w:rsidP="003E1094">
      <w:pPr>
        <w:shd w:val="clear" w:color="auto" w:fill="FFFFFF"/>
        <w:spacing w:after="0" w:line="240" w:lineRule="auto"/>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Operation keys of Redis include</w:t>
      </w:r>
    </w:p>
    <w:p w:rsidR="003E1094" w:rsidRPr="003E1094" w:rsidRDefault="003E1094" w:rsidP="003E1094">
      <w:pPr>
        <w:numPr>
          <w:ilvl w:val="0"/>
          <w:numId w:val="238"/>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TYPE key</w:t>
      </w:r>
    </w:p>
    <w:p w:rsidR="003E1094" w:rsidRPr="003E1094" w:rsidRDefault="003E1094" w:rsidP="003E1094">
      <w:pPr>
        <w:numPr>
          <w:ilvl w:val="0"/>
          <w:numId w:val="238"/>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TTL key</w:t>
      </w:r>
    </w:p>
    <w:p w:rsidR="003E1094" w:rsidRPr="003E1094" w:rsidRDefault="003E1094" w:rsidP="003E1094">
      <w:pPr>
        <w:numPr>
          <w:ilvl w:val="0"/>
          <w:numId w:val="238"/>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KEYS pattern</w:t>
      </w:r>
    </w:p>
    <w:p w:rsidR="003E1094" w:rsidRPr="003E1094" w:rsidRDefault="003E1094" w:rsidP="003E1094">
      <w:pPr>
        <w:numPr>
          <w:ilvl w:val="0"/>
          <w:numId w:val="238"/>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EXPIRE key seconds</w:t>
      </w:r>
    </w:p>
    <w:p w:rsidR="003E1094" w:rsidRPr="003E1094" w:rsidRDefault="003E1094" w:rsidP="003E1094">
      <w:pPr>
        <w:numPr>
          <w:ilvl w:val="0"/>
          <w:numId w:val="238"/>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EXPIREAT key timestamp</w:t>
      </w:r>
    </w:p>
    <w:p w:rsidR="003E1094" w:rsidRPr="003E1094" w:rsidRDefault="003E1094" w:rsidP="003E1094">
      <w:pPr>
        <w:numPr>
          <w:ilvl w:val="0"/>
          <w:numId w:val="238"/>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EXISTS key</w:t>
      </w:r>
    </w:p>
    <w:p w:rsidR="003E1094" w:rsidRPr="003E1094" w:rsidRDefault="003E1094" w:rsidP="003E1094">
      <w:pPr>
        <w:numPr>
          <w:ilvl w:val="0"/>
          <w:numId w:val="238"/>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DEL key</w:t>
      </w:r>
    </w:p>
    <w:p w:rsidR="003E1094" w:rsidRPr="003E1094" w:rsidRDefault="003E1094" w:rsidP="003E1094">
      <w:pPr>
        <w:shd w:val="clear" w:color="auto" w:fill="FFFFFF"/>
        <w:spacing w:after="0" w:line="375" w:lineRule="atLeast"/>
        <w:textAlignment w:val="baseline"/>
        <w:outlineLvl w:val="2"/>
        <w:rPr>
          <w:rFonts w:ascii="Helvetica" w:eastAsia="Times New Roman" w:hAnsi="Helvetica" w:cs="Helvetica"/>
          <w:b/>
          <w:bCs/>
          <w:color w:val="222222"/>
          <w:sz w:val="23"/>
          <w:szCs w:val="23"/>
        </w:rPr>
      </w:pPr>
      <w:r w:rsidRPr="003E1094">
        <w:rPr>
          <w:rFonts w:ascii="inherit" w:eastAsia="Times New Roman" w:hAnsi="inherit" w:cs="Helvetica"/>
          <w:b/>
          <w:bCs/>
          <w:color w:val="222222"/>
          <w:sz w:val="23"/>
          <w:szCs w:val="23"/>
          <w:bdr w:val="none" w:sz="0" w:space="0" w:color="auto" w:frame="1"/>
        </w:rPr>
        <w:t>7) Which PHP module can be used with Redis?</w:t>
      </w:r>
    </w:p>
    <w:p w:rsidR="003E1094" w:rsidRPr="003E1094" w:rsidRDefault="003E1094" w:rsidP="003E1094">
      <w:pPr>
        <w:shd w:val="clear" w:color="auto" w:fill="FFFFFF"/>
        <w:spacing w:after="0" w:line="240" w:lineRule="auto"/>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In PHP module, PRedis is more preferable than Redid PHP binding or Resident</w:t>
      </w:r>
    </w:p>
    <w:p w:rsidR="003E1094" w:rsidRPr="003E1094" w:rsidRDefault="003E1094" w:rsidP="003E1094">
      <w:pPr>
        <w:shd w:val="clear" w:color="auto" w:fill="FFFFFF"/>
        <w:spacing w:after="0" w:line="375" w:lineRule="atLeast"/>
        <w:textAlignment w:val="baseline"/>
        <w:outlineLvl w:val="2"/>
        <w:rPr>
          <w:rFonts w:ascii="Helvetica" w:eastAsia="Times New Roman" w:hAnsi="Helvetica" w:cs="Helvetica"/>
          <w:b/>
          <w:bCs/>
          <w:color w:val="222222"/>
          <w:sz w:val="23"/>
          <w:szCs w:val="23"/>
        </w:rPr>
      </w:pPr>
      <w:r w:rsidRPr="003E1094">
        <w:rPr>
          <w:rFonts w:ascii="inherit" w:eastAsia="Times New Roman" w:hAnsi="inherit" w:cs="Helvetica"/>
          <w:b/>
          <w:bCs/>
          <w:color w:val="222222"/>
          <w:sz w:val="23"/>
          <w:szCs w:val="23"/>
          <w:bdr w:val="none" w:sz="0" w:space="0" w:color="auto" w:frame="1"/>
        </w:rPr>
        <w:t>8) Does Redis give speed and durability both?</w:t>
      </w:r>
    </w:p>
    <w:p w:rsidR="003E1094" w:rsidRPr="003E1094" w:rsidRDefault="003E1094" w:rsidP="003E1094">
      <w:pPr>
        <w:shd w:val="clear" w:color="auto" w:fill="FFFFFF"/>
        <w:spacing w:after="0" w:line="240" w:lineRule="auto"/>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No, Redis purposely compromises the durability to enhance the speed. In Redis, in the event of system failure or crash, Redis writes to disk but may fall behind and lose the data which is not stored.</w:t>
      </w:r>
    </w:p>
    <w:p w:rsidR="003E1094" w:rsidRPr="003E1094" w:rsidRDefault="003E1094" w:rsidP="003E1094">
      <w:pPr>
        <w:shd w:val="clear" w:color="auto" w:fill="FFFFFF"/>
        <w:spacing w:after="0" w:line="375" w:lineRule="atLeast"/>
        <w:textAlignment w:val="baseline"/>
        <w:outlineLvl w:val="2"/>
        <w:rPr>
          <w:rFonts w:ascii="Helvetica" w:eastAsia="Times New Roman" w:hAnsi="Helvetica" w:cs="Helvetica"/>
          <w:b/>
          <w:bCs/>
          <w:color w:val="222222"/>
          <w:sz w:val="23"/>
          <w:szCs w:val="23"/>
        </w:rPr>
      </w:pPr>
      <w:r w:rsidRPr="003E1094">
        <w:rPr>
          <w:rFonts w:ascii="inherit" w:eastAsia="Times New Roman" w:hAnsi="inherit" w:cs="Helvetica"/>
          <w:b/>
          <w:bCs/>
          <w:color w:val="222222"/>
          <w:sz w:val="23"/>
          <w:szCs w:val="23"/>
          <w:bdr w:val="none" w:sz="0" w:space="0" w:color="auto" w:frame="1"/>
        </w:rPr>
        <w:t>9) How can you improve the durability in Redis?</w:t>
      </w:r>
    </w:p>
    <w:p w:rsidR="003E1094" w:rsidRPr="003E1094" w:rsidRDefault="003E1094" w:rsidP="003E1094">
      <w:pPr>
        <w:shd w:val="clear" w:color="auto" w:fill="FFFFFF"/>
        <w:spacing w:after="0" w:line="240" w:lineRule="auto"/>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lastRenderedPageBreak/>
        <w:t>To improve the durability of Redis </w:t>
      </w:r>
      <w:r w:rsidRPr="003E1094">
        <w:rPr>
          <w:rFonts w:ascii="inherit" w:eastAsia="Times New Roman" w:hAnsi="inherit" w:cs="Helvetica"/>
          <w:b/>
          <w:bCs/>
          <w:color w:val="000000"/>
          <w:sz w:val="23"/>
          <w:szCs w:val="23"/>
          <w:bdr w:val="none" w:sz="0" w:space="0" w:color="auto" w:frame="1"/>
        </w:rPr>
        <w:t>“append only file”</w:t>
      </w:r>
      <w:r w:rsidRPr="003E1094">
        <w:rPr>
          <w:rFonts w:ascii="Helvetica" w:eastAsia="Times New Roman" w:hAnsi="Helvetica" w:cs="Helvetica"/>
          <w:color w:val="666666"/>
          <w:sz w:val="23"/>
          <w:szCs w:val="23"/>
        </w:rPr>
        <w:t> can be configured by using fsync data on disk.</w:t>
      </w:r>
    </w:p>
    <w:p w:rsidR="003E1094" w:rsidRPr="003E1094" w:rsidRDefault="003E1094" w:rsidP="003E1094">
      <w:pPr>
        <w:numPr>
          <w:ilvl w:val="0"/>
          <w:numId w:val="239"/>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Fsync () every time a new command is added to the append log file: It is safe but very slow</w:t>
      </w:r>
    </w:p>
    <w:p w:rsidR="003E1094" w:rsidRPr="003E1094" w:rsidRDefault="003E1094" w:rsidP="003E1094">
      <w:pPr>
        <w:numPr>
          <w:ilvl w:val="0"/>
          <w:numId w:val="239"/>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Fysnc() one time every second: It is fast, but you may lose 1 second of data if system fails</w:t>
      </w:r>
    </w:p>
    <w:p w:rsidR="003E1094" w:rsidRPr="003E1094" w:rsidRDefault="003E1094" w:rsidP="003E1094">
      <w:pPr>
        <w:numPr>
          <w:ilvl w:val="0"/>
          <w:numId w:val="239"/>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Never fsync(): It is an unsafe method, and your data is in hand of Operating System</w:t>
      </w:r>
    </w:p>
    <w:p w:rsidR="003E1094" w:rsidRPr="003E1094" w:rsidRDefault="003E1094" w:rsidP="003E1094">
      <w:pPr>
        <w:shd w:val="clear" w:color="auto" w:fill="FFFFFF"/>
        <w:spacing w:after="0" w:line="375" w:lineRule="atLeast"/>
        <w:textAlignment w:val="baseline"/>
        <w:outlineLvl w:val="2"/>
        <w:rPr>
          <w:rFonts w:ascii="Helvetica" w:eastAsia="Times New Roman" w:hAnsi="Helvetica" w:cs="Helvetica"/>
          <w:b/>
          <w:bCs/>
          <w:color w:val="222222"/>
          <w:sz w:val="23"/>
          <w:szCs w:val="23"/>
        </w:rPr>
      </w:pPr>
      <w:r w:rsidRPr="003E1094">
        <w:rPr>
          <w:rFonts w:ascii="inherit" w:eastAsia="Times New Roman" w:hAnsi="inherit" w:cs="Helvetica"/>
          <w:b/>
          <w:bCs/>
          <w:color w:val="222222"/>
          <w:sz w:val="23"/>
          <w:szCs w:val="23"/>
          <w:bdr w:val="none" w:sz="0" w:space="0" w:color="auto" w:frame="1"/>
        </w:rPr>
        <w:t>10) Mention what are the things you have to take care while using Redis?</w:t>
      </w:r>
    </w:p>
    <w:p w:rsidR="003E1094" w:rsidRPr="003E1094" w:rsidRDefault="003E1094" w:rsidP="003E1094">
      <w:pPr>
        <w:shd w:val="clear" w:color="auto" w:fill="FFFFFF"/>
        <w:spacing w:after="0" w:line="240" w:lineRule="auto"/>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While using Redis one must take care of</w:t>
      </w:r>
    </w:p>
    <w:p w:rsidR="003E1094" w:rsidRPr="003E1094" w:rsidRDefault="003E1094" w:rsidP="003E1094">
      <w:pPr>
        <w:numPr>
          <w:ilvl w:val="0"/>
          <w:numId w:val="240"/>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Select a consistent method to name and prefix your keys. Manage your namespace</w:t>
      </w:r>
    </w:p>
    <w:p w:rsidR="003E1094" w:rsidRPr="003E1094" w:rsidRDefault="003E1094" w:rsidP="003E1094">
      <w:pPr>
        <w:numPr>
          <w:ilvl w:val="0"/>
          <w:numId w:val="240"/>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Create a “Registry” of key prefixes that maps each of your internal documents for that application which “own” them</w:t>
      </w:r>
    </w:p>
    <w:p w:rsidR="003E1094" w:rsidRPr="003E1094" w:rsidRDefault="003E1094" w:rsidP="003E1094">
      <w:pPr>
        <w:numPr>
          <w:ilvl w:val="0"/>
          <w:numId w:val="240"/>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For every class you put through into your Redis infrastructure: design, implement and test the mechanisms for garbage collection or data migration to archival storage</w:t>
      </w:r>
    </w:p>
    <w:p w:rsidR="003E1094" w:rsidRPr="003E1094" w:rsidRDefault="003E1094" w:rsidP="003E1094">
      <w:pPr>
        <w:numPr>
          <w:ilvl w:val="0"/>
          <w:numId w:val="240"/>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Design, implement and test a sharding library before you have invested much into your application deployment and make sure that you keep a registry of “shards “replicated on each server</w:t>
      </w:r>
    </w:p>
    <w:p w:rsidR="003E1094" w:rsidRPr="003E1094" w:rsidRDefault="003E1094" w:rsidP="003E1094">
      <w:pPr>
        <w:numPr>
          <w:ilvl w:val="0"/>
          <w:numId w:val="240"/>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3E1094">
        <w:rPr>
          <w:rFonts w:ascii="Helvetica" w:eastAsia="Times New Roman" w:hAnsi="Helvetica" w:cs="Helvetica"/>
          <w:color w:val="666666"/>
          <w:sz w:val="23"/>
          <w:szCs w:val="23"/>
        </w:rPr>
        <w:t>Separate all your K/V store and related operations into your own library/API or service</w:t>
      </w:r>
    </w:p>
    <w:p w:rsidR="003E1094" w:rsidRDefault="003E1094">
      <w:pPr>
        <w:pBdr>
          <w:bottom w:val="single" w:sz="6" w:space="1" w:color="auto"/>
        </w:pBdr>
      </w:pPr>
    </w:p>
    <w:p w:rsidR="003E1094" w:rsidRDefault="003E1094"/>
    <w:p w:rsidR="003E1094" w:rsidRPr="003E1094" w:rsidRDefault="003E1094" w:rsidP="003E1094">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3E1094">
        <w:rPr>
          <w:rFonts w:ascii="Helvetica" w:eastAsia="Times New Roman" w:hAnsi="Helvetica" w:cs="Helvetica"/>
          <w:color w:val="610B38"/>
          <w:kern w:val="36"/>
          <w:sz w:val="44"/>
          <w:szCs w:val="44"/>
        </w:rPr>
        <w:t>Redis Interview Questions</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A list of frequently asked </w:t>
      </w:r>
      <w:r w:rsidRPr="003E1094">
        <w:rPr>
          <w:rFonts w:ascii="Verdana" w:eastAsia="Times New Roman" w:hAnsi="Verdana" w:cs="Times New Roman"/>
          <w:b/>
          <w:bCs/>
          <w:color w:val="000000"/>
          <w:sz w:val="20"/>
          <w:szCs w:val="20"/>
        </w:rPr>
        <w:t>Redis interview questions</w:t>
      </w:r>
      <w:r w:rsidRPr="003E1094">
        <w:rPr>
          <w:rFonts w:ascii="Verdana" w:eastAsia="Times New Roman" w:hAnsi="Verdana" w:cs="Times New Roman"/>
          <w:color w:val="000000"/>
          <w:sz w:val="20"/>
          <w:szCs w:val="20"/>
        </w:rPr>
        <w:t> and answers are given below.</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68"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 What is Redis?</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is an open-source, advance key value data store and cache. It is also referred as a data structure server which keys not only contains strings, but also hashes, sets, lists, and sorted sets.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69"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2) What is the meaning of Redis?</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stands for REmote DIctionary Server.</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70"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3) How is Redis different from other databases?</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lastRenderedPageBreak/>
        <w:t>Redis is a NoSQL, Opensource, in-memory data-structure store. It follows the principle of key-value store.</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It is extremely fast, persistent, portable and supports many languages such as C, C++, C#, Clojure, Common Lisp, D, Dart, Erlang, Go, Haskell, Haxe, Io, Java, JavaScript (Node.js), Julia, Lua, Objective-C, Perl, PHP, Pure Data, Python, R, Racket, Ruby, Rust, Scala, Smalltalk and Tcl.</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b/>
          <w:bCs/>
          <w:color w:val="000000"/>
          <w:sz w:val="20"/>
          <w:szCs w:val="20"/>
        </w:rPr>
        <w:t>For more information:</w:t>
      </w:r>
      <w:hyperlink r:id="rId217" w:history="1">
        <w:r w:rsidRPr="003E1094">
          <w:rPr>
            <w:rFonts w:ascii="Verdana" w:eastAsia="Times New Roman" w:hAnsi="Verdana" w:cs="Times New Roman"/>
            <w:b/>
            <w:bCs/>
            <w:color w:val="008000"/>
            <w:sz w:val="20"/>
            <w:szCs w:val="20"/>
          </w:rPr>
          <w:t>Click Here</w:t>
        </w:r>
      </w:hyperlink>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71"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4) In which language Redis is written?</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is written in ANSI C and mostly used for cache solution and session management. It creates unique keys for store values.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72"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5) What is the usage of Redis?</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is a special key-value store database that can function as a NoSQL database or as a memory-cache store to improve performance when serving data that is stored in system memory.</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73"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6) How to interect with Redis?</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After the installation of the server you can run the Redis Client provided by redis installation or you can open the command prompt and use the following command:</w:t>
      </w:r>
    </w:p>
    <w:p w:rsidR="003E1094" w:rsidRPr="003E1094" w:rsidRDefault="003E1094" w:rsidP="003E1094">
      <w:pPr>
        <w:numPr>
          <w:ilvl w:val="0"/>
          <w:numId w:val="241"/>
        </w:numPr>
        <w:shd w:val="clear" w:color="auto" w:fill="FFFFFF"/>
        <w:spacing w:after="120" w:line="315" w:lineRule="atLeast"/>
        <w:ind w:left="0"/>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bdr w:val="none" w:sz="0" w:space="0" w:color="auto" w:frame="1"/>
        </w:rPr>
        <w:t>redis-cli  </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By using any of them, you can interect with Redis.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74"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7) Which are the most popular companies using Redis?</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Twitter, Github, Stackoverflow etc. are the most popular companies using Redis.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75"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8) What are the main features of Redis?</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lastRenderedPageBreak/>
        <w:t>Following are the main features of Redis:</w:t>
      </w:r>
    </w:p>
    <w:p w:rsidR="003E1094" w:rsidRPr="003E1094" w:rsidRDefault="003E1094" w:rsidP="003E1094">
      <w:pPr>
        <w:numPr>
          <w:ilvl w:val="0"/>
          <w:numId w:val="242"/>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is very simple to install setup and manage.</w:t>
      </w:r>
    </w:p>
    <w:p w:rsidR="003E1094" w:rsidRPr="003E1094" w:rsidRDefault="003E1094" w:rsidP="003E1094">
      <w:pPr>
        <w:numPr>
          <w:ilvl w:val="0"/>
          <w:numId w:val="242"/>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is very fast. It can execute 100000 queries per second.</w:t>
      </w:r>
    </w:p>
    <w:p w:rsidR="003E1094" w:rsidRPr="003E1094" w:rsidRDefault="003E1094" w:rsidP="003E1094">
      <w:pPr>
        <w:numPr>
          <w:ilvl w:val="0"/>
          <w:numId w:val="242"/>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is fast because data is being persistent in memory as well as stored on the disk.</w:t>
      </w:r>
    </w:p>
    <w:p w:rsidR="003E1094" w:rsidRPr="003E1094" w:rsidRDefault="003E1094" w:rsidP="003E1094">
      <w:pPr>
        <w:numPr>
          <w:ilvl w:val="0"/>
          <w:numId w:val="242"/>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is very fast because it loads the whole dataset in primary memory.</w:t>
      </w:r>
    </w:p>
    <w:p w:rsidR="003E1094" w:rsidRPr="003E1094" w:rsidRDefault="003E1094" w:rsidP="003E1094">
      <w:pPr>
        <w:numPr>
          <w:ilvl w:val="0"/>
          <w:numId w:val="242"/>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operations working on different data types are atomic so these operations can be accomplished safely i.e. to set or increase a key, add or remove elements from a set or increase a counter.</w:t>
      </w:r>
    </w:p>
    <w:p w:rsidR="003E1094" w:rsidRPr="003E1094" w:rsidRDefault="003E1094" w:rsidP="003E1094">
      <w:pPr>
        <w:numPr>
          <w:ilvl w:val="0"/>
          <w:numId w:val="242"/>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It supports various types of data structure such as strings, hashes, sets, lists, sorted sets etc.</w:t>
      </w:r>
    </w:p>
    <w:p w:rsidR="003E1094" w:rsidRPr="003E1094" w:rsidRDefault="003E1094" w:rsidP="003E1094">
      <w:pPr>
        <w:numPr>
          <w:ilvl w:val="0"/>
          <w:numId w:val="242"/>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supports a variety of languages i.e. C, C++, C#, Ruby, Python, Twisted Python, PHP, Erlang, Tcl, Perl, Lua, Java, Scala etc.</w:t>
      </w:r>
    </w:p>
    <w:p w:rsidR="003E1094" w:rsidRPr="003E1094" w:rsidRDefault="003E1094" w:rsidP="003E1094">
      <w:pPr>
        <w:numPr>
          <w:ilvl w:val="0"/>
          <w:numId w:val="242"/>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If your favorite language is not supported yet, you can write your own client library, as the Protocol is pretty simple.</w:t>
      </w:r>
    </w:p>
    <w:p w:rsidR="003E1094" w:rsidRPr="003E1094" w:rsidRDefault="003E1094" w:rsidP="003E1094">
      <w:pPr>
        <w:numPr>
          <w:ilvl w:val="0"/>
          <w:numId w:val="242"/>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supports simple master to slave replication.</w:t>
      </w:r>
    </w:p>
    <w:p w:rsidR="003E1094" w:rsidRPr="003E1094" w:rsidRDefault="003E1094" w:rsidP="003E1094">
      <w:pPr>
        <w:numPr>
          <w:ilvl w:val="0"/>
          <w:numId w:val="242"/>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is portable.</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b/>
          <w:bCs/>
          <w:color w:val="000000"/>
          <w:sz w:val="20"/>
          <w:szCs w:val="20"/>
        </w:rPr>
        <w:t>For more information:</w:t>
      </w:r>
      <w:hyperlink r:id="rId218" w:history="1">
        <w:r w:rsidRPr="003E1094">
          <w:rPr>
            <w:rFonts w:ascii="Verdana" w:eastAsia="Times New Roman" w:hAnsi="Verdana" w:cs="Times New Roman"/>
            <w:b/>
            <w:bCs/>
            <w:color w:val="008000"/>
            <w:sz w:val="20"/>
            <w:szCs w:val="20"/>
          </w:rPr>
          <w:t>Click Here</w:t>
        </w:r>
      </w:hyperlink>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76"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9) Explain the Replication Features of Redis?</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Replication is important in order to archive high level of availability in big data systems. The data needs to be replicated at n number of places. This follows the master-slave approach where the master copy is maintained by master-slave and replicated to n other nodes.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77"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10) What are the advantages of using Redis?</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Following is a list of some important advantages of Redis:</w:t>
      </w:r>
    </w:p>
    <w:p w:rsidR="003E1094" w:rsidRPr="003E1094" w:rsidRDefault="003E1094" w:rsidP="003E1094">
      <w:pPr>
        <w:numPr>
          <w:ilvl w:val="0"/>
          <w:numId w:val="243"/>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is very fast.</w:t>
      </w:r>
    </w:p>
    <w:p w:rsidR="003E1094" w:rsidRPr="003E1094" w:rsidRDefault="003E1094" w:rsidP="003E1094">
      <w:pPr>
        <w:numPr>
          <w:ilvl w:val="0"/>
          <w:numId w:val="243"/>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It supports a server-side locking.</w:t>
      </w:r>
    </w:p>
    <w:p w:rsidR="003E1094" w:rsidRPr="003E1094" w:rsidRDefault="003E1094" w:rsidP="003E1094">
      <w:pPr>
        <w:numPr>
          <w:ilvl w:val="0"/>
          <w:numId w:val="243"/>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It has a rich client side library.</w:t>
      </w:r>
    </w:p>
    <w:p w:rsidR="003E1094" w:rsidRPr="003E1094" w:rsidRDefault="003E1094" w:rsidP="003E1094">
      <w:pPr>
        <w:numPr>
          <w:ilvl w:val="0"/>
          <w:numId w:val="243"/>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It is a good counter.</w:t>
      </w:r>
    </w:p>
    <w:p w:rsidR="003E1094" w:rsidRPr="003E1094" w:rsidRDefault="003E1094" w:rsidP="003E1094">
      <w:pPr>
        <w:numPr>
          <w:ilvl w:val="0"/>
          <w:numId w:val="243"/>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It supports Atomic Operation.</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lastRenderedPageBreak/>
        <w:pict>
          <v:rect id="_x0000_i1178"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11) What are the disadvantages/limitations of using Redis?</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Following are the disadvantages/ limitations of Redis:</w:t>
      </w:r>
    </w:p>
    <w:p w:rsidR="003E1094" w:rsidRPr="003E1094" w:rsidRDefault="003E1094" w:rsidP="003E1094">
      <w:pPr>
        <w:numPr>
          <w:ilvl w:val="0"/>
          <w:numId w:val="244"/>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It is single threaded.</w:t>
      </w:r>
    </w:p>
    <w:p w:rsidR="003E1094" w:rsidRPr="003E1094" w:rsidRDefault="003E1094" w:rsidP="003E1094">
      <w:pPr>
        <w:numPr>
          <w:ilvl w:val="0"/>
          <w:numId w:val="244"/>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It has got limited client support for consistent hashing.</w:t>
      </w:r>
    </w:p>
    <w:p w:rsidR="003E1094" w:rsidRPr="003E1094" w:rsidRDefault="003E1094" w:rsidP="003E1094">
      <w:pPr>
        <w:numPr>
          <w:ilvl w:val="0"/>
          <w:numId w:val="244"/>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It has significant overhead for persistence.</w:t>
      </w:r>
    </w:p>
    <w:p w:rsidR="003E1094" w:rsidRPr="003E1094" w:rsidRDefault="003E1094" w:rsidP="003E1094">
      <w:pPr>
        <w:numPr>
          <w:ilvl w:val="0"/>
          <w:numId w:val="244"/>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It is not deployed widely.</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79"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12) What is the difference between Redis and RDBMS?</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There are a lot of differences between Redis and RDBMS:</w:t>
      </w:r>
    </w:p>
    <w:p w:rsidR="003E1094" w:rsidRPr="003E1094" w:rsidRDefault="003E1094" w:rsidP="003E1094">
      <w:pPr>
        <w:numPr>
          <w:ilvl w:val="0"/>
          <w:numId w:val="245"/>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is a NoSQL database while RDBMS is an SQL database.</w:t>
      </w:r>
    </w:p>
    <w:p w:rsidR="003E1094" w:rsidRPr="003E1094" w:rsidRDefault="003E1094" w:rsidP="003E1094">
      <w:pPr>
        <w:numPr>
          <w:ilvl w:val="0"/>
          <w:numId w:val="245"/>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follows the key-value structure while RDBMS follows the table structure.</w:t>
      </w:r>
    </w:p>
    <w:p w:rsidR="003E1094" w:rsidRPr="003E1094" w:rsidRDefault="003E1094" w:rsidP="003E1094">
      <w:pPr>
        <w:numPr>
          <w:ilvl w:val="0"/>
          <w:numId w:val="245"/>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extremely fast while RDBMS is comparatively slow.</w:t>
      </w:r>
    </w:p>
    <w:p w:rsidR="003E1094" w:rsidRPr="003E1094" w:rsidRDefault="003E1094" w:rsidP="003E1094">
      <w:pPr>
        <w:numPr>
          <w:ilvl w:val="0"/>
          <w:numId w:val="245"/>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stores all the dataset in primary memory while RDBMS stores its dataset in secondary memory.</w:t>
      </w:r>
    </w:p>
    <w:p w:rsidR="003E1094" w:rsidRPr="003E1094" w:rsidRDefault="003E1094" w:rsidP="003E1094">
      <w:pPr>
        <w:numPr>
          <w:ilvl w:val="0"/>
          <w:numId w:val="245"/>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is generally used to store small and frequently used files while RDBMS is used to store big files.</w:t>
      </w:r>
    </w:p>
    <w:p w:rsidR="003E1094" w:rsidRPr="003E1094" w:rsidRDefault="003E1094" w:rsidP="003E1094">
      <w:pPr>
        <w:numPr>
          <w:ilvl w:val="0"/>
          <w:numId w:val="245"/>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provides only official support for Linux, BSD, Mac OS X, Solaris. It doesn?t provide official support for Windows currently while RDBMS provides support for both.</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b/>
          <w:bCs/>
          <w:color w:val="000000"/>
          <w:sz w:val="20"/>
          <w:szCs w:val="20"/>
        </w:rPr>
        <w:t>For more information:</w:t>
      </w:r>
      <w:hyperlink r:id="rId219" w:history="1">
        <w:r w:rsidRPr="003E1094">
          <w:rPr>
            <w:rFonts w:ascii="Verdana" w:eastAsia="Times New Roman" w:hAnsi="Verdana" w:cs="Times New Roman"/>
            <w:b/>
            <w:bCs/>
            <w:color w:val="008000"/>
            <w:sz w:val="20"/>
            <w:szCs w:val="20"/>
          </w:rPr>
          <w:t>Click Here</w:t>
        </w:r>
      </w:hyperlink>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80"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13) Differentiate Memcached and Redis?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72"/>
        <w:gridCol w:w="6563"/>
      </w:tblGrid>
      <w:tr w:rsidR="003E1094" w:rsidRPr="003E1094" w:rsidTr="003E1094">
        <w:tc>
          <w:tcPr>
            <w:tcW w:w="0" w:type="auto"/>
            <w:shd w:val="clear" w:color="auto" w:fill="C7CCBE"/>
            <w:tcMar>
              <w:top w:w="180" w:type="dxa"/>
              <w:left w:w="180" w:type="dxa"/>
              <w:bottom w:w="180" w:type="dxa"/>
              <w:right w:w="180" w:type="dxa"/>
            </w:tcMar>
            <w:hideMark/>
          </w:tcPr>
          <w:p w:rsidR="003E1094" w:rsidRPr="003E1094" w:rsidRDefault="003E1094" w:rsidP="003E1094">
            <w:pPr>
              <w:spacing w:after="0" w:line="240" w:lineRule="auto"/>
              <w:rPr>
                <w:rFonts w:ascii="Times New Roman" w:eastAsia="Times New Roman" w:hAnsi="Times New Roman" w:cs="Times New Roman"/>
                <w:b/>
                <w:bCs/>
                <w:color w:val="000000"/>
                <w:sz w:val="26"/>
                <w:szCs w:val="26"/>
              </w:rPr>
            </w:pPr>
            <w:r w:rsidRPr="003E1094">
              <w:rPr>
                <w:rFonts w:ascii="Times New Roman" w:eastAsia="Times New Roman" w:hAnsi="Times New Roman" w:cs="Times New Roman"/>
                <w:b/>
                <w:bCs/>
                <w:color w:val="000000"/>
                <w:sz w:val="26"/>
                <w:szCs w:val="26"/>
              </w:rPr>
              <w:t>Memcached</w:t>
            </w:r>
          </w:p>
        </w:tc>
        <w:tc>
          <w:tcPr>
            <w:tcW w:w="0" w:type="auto"/>
            <w:shd w:val="clear" w:color="auto" w:fill="C7CCBE"/>
            <w:tcMar>
              <w:top w:w="180" w:type="dxa"/>
              <w:left w:w="180" w:type="dxa"/>
              <w:bottom w:w="180" w:type="dxa"/>
              <w:right w:w="180" w:type="dxa"/>
            </w:tcMar>
            <w:hideMark/>
          </w:tcPr>
          <w:p w:rsidR="003E1094" w:rsidRPr="003E1094" w:rsidRDefault="003E1094" w:rsidP="003E1094">
            <w:pPr>
              <w:spacing w:after="0" w:line="240" w:lineRule="auto"/>
              <w:rPr>
                <w:rFonts w:ascii="Times New Roman" w:eastAsia="Times New Roman" w:hAnsi="Times New Roman" w:cs="Times New Roman"/>
                <w:b/>
                <w:bCs/>
                <w:color w:val="000000"/>
                <w:sz w:val="26"/>
                <w:szCs w:val="26"/>
              </w:rPr>
            </w:pPr>
            <w:r w:rsidRPr="003E1094">
              <w:rPr>
                <w:rFonts w:ascii="Times New Roman" w:eastAsia="Times New Roman" w:hAnsi="Times New Roman" w:cs="Times New Roman"/>
                <w:b/>
                <w:bCs/>
                <w:color w:val="000000"/>
                <w:sz w:val="26"/>
                <w:szCs w:val="26"/>
              </w:rPr>
              <w:t>Redis</w:t>
            </w:r>
          </w:p>
        </w:tc>
      </w:tr>
      <w:tr w:rsidR="003E1094" w:rsidRPr="003E1094" w:rsidTr="003E10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E1094" w:rsidRPr="003E1094" w:rsidRDefault="003E1094" w:rsidP="003E1094">
            <w:pPr>
              <w:spacing w:after="0" w:line="345" w:lineRule="atLeast"/>
              <w:ind w:left="300"/>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Memcached only does caching information.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E1094" w:rsidRPr="003E1094" w:rsidRDefault="003E1094" w:rsidP="003E1094">
            <w:pPr>
              <w:spacing w:after="0" w:line="345" w:lineRule="atLeast"/>
              <w:ind w:left="300"/>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It provides some more functionalities like replication and persistence along with caching information.</w:t>
            </w:r>
          </w:p>
        </w:tc>
      </w:tr>
      <w:tr w:rsidR="003E1094" w:rsidRPr="003E1094" w:rsidTr="003E109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E1094" w:rsidRPr="003E1094" w:rsidRDefault="003E1094" w:rsidP="003E1094">
            <w:pPr>
              <w:spacing w:after="0" w:line="345" w:lineRule="atLeast"/>
              <w:ind w:left="300"/>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 xml:space="preserve">Memcached supports the functionality of LRU (Least </w:t>
            </w:r>
            <w:r w:rsidRPr="003E1094">
              <w:rPr>
                <w:rFonts w:ascii="Verdana" w:eastAsia="Times New Roman" w:hAnsi="Verdana" w:cs="Times New Roman"/>
                <w:color w:val="000000"/>
                <w:sz w:val="20"/>
                <w:szCs w:val="20"/>
              </w:rPr>
              <w:lastRenderedPageBreak/>
              <w:t>Recently Used) eviction of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E1094" w:rsidRPr="003E1094" w:rsidRDefault="003E1094" w:rsidP="003E1094">
            <w:pPr>
              <w:spacing w:after="0" w:line="345" w:lineRule="atLeast"/>
              <w:ind w:left="300"/>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lastRenderedPageBreak/>
              <w:t>LRU is not supported by Redis.</w:t>
            </w:r>
          </w:p>
        </w:tc>
      </w:tr>
      <w:tr w:rsidR="003E1094" w:rsidRPr="003E1094" w:rsidTr="003E10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E1094" w:rsidRPr="003E1094" w:rsidRDefault="003E1094" w:rsidP="003E1094">
            <w:pPr>
              <w:spacing w:after="0" w:line="345" w:lineRule="atLeast"/>
              <w:ind w:left="300"/>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lastRenderedPageBreak/>
              <w:t>In Memcached, when they overflow memory, the one you have not used recently (LRU- Least Recently Used) will get deleted.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E1094" w:rsidRPr="003E1094" w:rsidRDefault="003E1094" w:rsidP="003E1094">
            <w:pPr>
              <w:spacing w:after="0" w:line="345" w:lineRule="atLeast"/>
              <w:ind w:left="300"/>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In Redis, there is a time set for each function, Three keys are maintained, the one, which is closest to expiry, will get deleted.</w:t>
            </w:r>
          </w:p>
        </w:tc>
      </w:tr>
      <w:tr w:rsidR="003E1094" w:rsidRPr="003E1094" w:rsidTr="003E109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E1094" w:rsidRPr="003E1094" w:rsidRDefault="003E1094" w:rsidP="003E1094">
            <w:pPr>
              <w:spacing w:after="0" w:line="345" w:lineRule="atLeast"/>
              <w:ind w:left="300"/>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CAS (Check and Set) is supported by Memcached.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E1094" w:rsidRPr="003E1094" w:rsidRDefault="003E1094" w:rsidP="003E1094">
            <w:pPr>
              <w:spacing w:after="0" w:line="345" w:lineRule="atLeast"/>
              <w:ind w:left="300"/>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CAS is not supported by Redis.</w:t>
            </w:r>
          </w:p>
        </w:tc>
      </w:tr>
      <w:tr w:rsidR="003E1094" w:rsidRPr="003E1094" w:rsidTr="003E10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E1094" w:rsidRPr="003E1094" w:rsidRDefault="003E1094" w:rsidP="003E1094">
            <w:pPr>
              <w:spacing w:after="0" w:line="345" w:lineRule="atLeast"/>
              <w:ind w:left="300"/>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Array objects are needed to be serialized in order to get saved. We need to unserialize them for their retrieval.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E1094" w:rsidRPr="003E1094" w:rsidRDefault="003E1094" w:rsidP="003E1094">
            <w:pPr>
              <w:spacing w:after="0" w:line="345" w:lineRule="atLeast"/>
              <w:ind w:left="300"/>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has got stronger data structures; it can handle strings, binary safe strings, list of binary safe strings, sorted lists, etc.</w:t>
            </w:r>
          </w:p>
        </w:tc>
      </w:tr>
      <w:tr w:rsidR="003E1094" w:rsidRPr="003E1094" w:rsidTr="003E109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E1094" w:rsidRPr="003E1094" w:rsidRDefault="003E1094" w:rsidP="003E1094">
            <w:pPr>
              <w:spacing w:after="0" w:line="345" w:lineRule="atLeast"/>
              <w:ind w:left="300"/>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Memcached has at most 250 bytes length.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E1094" w:rsidRPr="003E1094" w:rsidRDefault="003E1094" w:rsidP="003E1094">
            <w:pPr>
              <w:spacing w:after="0" w:line="345" w:lineRule="atLeast"/>
              <w:ind w:left="300"/>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Redis has at most 2 GB key length.</w:t>
            </w:r>
          </w:p>
        </w:tc>
      </w:tr>
      <w:tr w:rsidR="003E1094" w:rsidRPr="003E1094" w:rsidTr="003E10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E1094" w:rsidRPr="003E1094" w:rsidRDefault="003E1094" w:rsidP="003E1094">
            <w:pPr>
              <w:spacing w:after="0" w:line="345" w:lineRule="atLeast"/>
              <w:ind w:left="300"/>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It is Multi-threaded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E1094" w:rsidRPr="003E1094" w:rsidRDefault="003E1094" w:rsidP="003E1094">
            <w:pPr>
              <w:spacing w:after="0" w:line="345" w:lineRule="atLeast"/>
              <w:ind w:left="300"/>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It is single threaded.</w:t>
            </w:r>
          </w:p>
        </w:tc>
      </w:tr>
    </w:tbl>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81"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14) Mention Operation Keys of Redis.</w:t>
      </w:r>
    </w:p>
    <w:p w:rsidR="003E1094" w:rsidRPr="003E1094" w:rsidRDefault="003E1094" w:rsidP="003E1094">
      <w:pPr>
        <w:numPr>
          <w:ilvl w:val="0"/>
          <w:numId w:val="246"/>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TYPE key</w:t>
      </w:r>
    </w:p>
    <w:p w:rsidR="003E1094" w:rsidRPr="003E1094" w:rsidRDefault="003E1094" w:rsidP="003E1094">
      <w:pPr>
        <w:numPr>
          <w:ilvl w:val="0"/>
          <w:numId w:val="246"/>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TTL key</w:t>
      </w:r>
    </w:p>
    <w:p w:rsidR="003E1094" w:rsidRPr="003E1094" w:rsidRDefault="003E1094" w:rsidP="003E1094">
      <w:pPr>
        <w:numPr>
          <w:ilvl w:val="0"/>
          <w:numId w:val="246"/>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EXPIRE key seconds</w:t>
      </w:r>
    </w:p>
    <w:p w:rsidR="003E1094" w:rsidRPr="003E1094" w:rsidRDefault="003E1094" w:rsidP="003E1094">
      <w:pPr>
        <w:numPr>
          <w:ilvl w:val="0"/>
          <w:numId w:val="246"/>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EXPIREAT key timestamp</w:t>
      </w:r>
    </w:p>
    <w:p w:rsidR="003E1094" w:rsidRPr="003E1094" w:rsidRDefault="003E1094" w:rsidP="003E1094">
      <w:pPr>
        <w:numPr>
          <w:ilvl w:val="0"/>
          <w:numId w:val="246"/>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EXISTS key</w:t>
      </w:r>
    </w:p>
    <w:p w:rsidR="003E1094" w:rsidRPr="003E1094" w:rsidRDefault="003E1094" w:rsidP="003E1094">
      <w:pPr>
        <w:numPr>
          <w:ilvl w:val="0"/>
          <w:numId w:val="246"/>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DEL key</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82"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15) Which are the different data types used in Redis?</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There are mainly 5 types of data types supported by Redis:</w:t>
      </w:r>
    </w:p>
    <w:p w:rsidR="003E1094" w:rsidRPr="003E1094" w:rsidRDefault="003E1094" w:rsidP="003E1094">
      <w:pPr>
        <w:numPr>
          <w:ilvl w:val="0"/>
          <w:numId w:val="247"/>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Strings</w:t>
      </w:r>
    </w:p>
    <w:p w:rsidR="003E1094" w:rsidRPr="003E1094" w:rsidRDefault="003E1094" w:rsidP="003E1094">
      <w:pPr>
        <w:numPr>
          <w:ilvl w:val="0"/>
          <w:numId w:val="247"/>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Hashes</w:t>
      </w:r>
    </w:p>
    <w:p w:rsidR="003E1094" w:rsidRPr="003E1094" w:rsidRDefault="003E1094" w:rsidP="003E1094">
      <w:pPr>
        <w:numPr>
          <w:ilvl w:val="0"/>
          <w:numId w:val="247"/>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Lists</w:t>
      </w:r>
    </w:p>
    <w:p w:rsidR="003E1094" w:rsidRPr="003E1094" w:rsidRDefault="003E1094" w:rsidP="003E1094">
      <w:pPr>
        <w:numPr>
          <w:ilvl w:val="0"/>
          <w:numId w:val="247"/>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Sets</w:t>
      </w:r>
    </w:p>
    <w:p w:rsidR="003E1094" w:rsidRPr="003E1094" w:rsidRDefault="003E1094" w:rsidP="003E1094">
      <w:pPr>
        <w:numPr>
          <w:ilvl w:val="0"/>
          <w:numId w:val="247"/>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Sorted Sets</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b/>
          <w:bCs/>
          <w:color w:val="000000"/>
          <w:sz w:val="20"/>
          <w:szCs w:val="20"/>
        </w:rPr>
        <w:t>For more information:</w:t>
      </w:r>
      <w:hyperlink r:id="rId220" w:history="1">
        <w:r w:rsidRPr="003E1094">
          <w:rPr>
            <w:rFonts w:ascii="Verdana" w:eastAsia="Times New Roman" w:hAnsi="Verdana" w:cs="Times New Roman"/>
            <w:b/>
            <w:bCs/>
            <w:color w:val="008000"/>
            <w:sz w:val="20"/>
            <w:szCs w:val="20"/>
          </w:rPr>
          <w:t>Click Here</w:t>
        </w:r>
      </w:hyperlink>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lastRenderedPageBreak/>
        <w:pict>
          <v:rect id="_x0000_i1183"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16) Which are the most popular commands of the Redis database?</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b/>
          <w:bCs/>
          <w:color w:val="000000"/>
          <w:sz w:val="20"/>
          <w:szCs w:val="20"/>
        </w:rPr>
        <w:t>For more information:</w:t>
      </w:r>
      <w:hyperlink r:id="rId221" w:history="1">
        <w:r w:rsidRPr="003E1094">
          <w:rPr>
            <w:rFonts w:ascii="Verdana" w:eastAsia="Times New Roman" w:hAnsi="Verdana" w:cs="Times New Roman"/>
            <w:b/>
            <w:bCs/>
            <w:color w:val="008000"/>
            <w:sz w:val="20"/>
            <w:szCs w:val="20"/>
          </w:rPr>
          <w:t>Click Here</w:t>
        </w:r>
      </w:hyperlink>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84"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17) We all know that Reds is fast, but is it also durable?</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In Redis, there is always a trade-of between durability and speed. In the case of system failure, it may lose data which is not stored.</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85"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18) How can you enhance the durability of Redis?</w:t>
      </w:r>
    </w:p>
    <w:p w:rsidR="003E1094" w:rsidRPr="003E1094" w:rsidRDefault="003E1094" w:rsidP="003E1094">
      <w:pPr>
        <w:numPr>
          <w:ilvl w:val="0"/>
          <w:numId w:val="248"/>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Whenever a new command is added to the append log file, call Fsysnc() each time.</w:t>
      </w:r>
    </w:p>
    <w:p w:rsidR="003E1094" w:rsidRPr="003E1094" w:rsidRDefault="003E1094" w:rsidP="003E1094">
      <w:pPr>
        <w:numPr>
          <w:ilvl w:val="0"/>
          <w:numId w:val="248"/>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Keep calling Fsysnc() in every second. Despite of the 1 second data lose in the case of system fails.</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86"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19) What are the concerned things while using Redis?</w:t>
      </w:r>
    </w:p>
    <w:p w:rsidR="003E1094" w:rsidRPr="003E1094" w:rsidRDefault="003E1094" w:rsidP="003E1094">
      <w:pPr>
        <w:numPr>
          <w:ilvl w:val="0"/>
          <w:numId w:val="249"/>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Consistent method selection in order to name and prefix the keys. Namespace management.</w:t>
      </w:r>
    </w:p>
    <w:p w:rsidR="003E1094" w:rsidRPr="003E1094" w:rsidRDefault="003E1094" w:rsidP="003E1094">
      <w:pPr>
        <w:numPr>
          <w:ilvl w:val="0"/>
          <w:numId w:val="249"/>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Make key prefixes registry which can map every documents to their owner applications.</w:t>
      </w:r>
    </w:p>
    <w:p w:rsidR="003E1094" w:rsidRPr="003E1094" w:rsidRDefault="003E1094" w:rsidP="003E1094">
      <w:pPr>
        <w:numPr>
          <w:ilvl w:val="0"/>
          <w:numId w:val="249"/>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Designing, implementing and testing the Garbage collection mechanism for each class we keep into the redis architecture.</w:t>
      </w:r>
    </w:p>
    <w:p w:rsidR="003E1094" w:rsidRPr="003E1094" w:rsidRDefault="003E1094" w:rsidP="003E1094">
      <w:pPr>
        <w:numPr>
          <w:ilvl w:val="0"/>
          <w:numId w:val="249"/>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Maintain a sharding library before investing so much into the application.</w:t>
      </w:r>
    </w:p>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pict>
          <v:rect id="_x0000_i1187" style="width:0;height:.75pt" o:hralign="center" o:hrstd="t" o:hrnoshade="t" o:hr="t" fillcolor="#d4d4d4" stroked="f"/>
        </w:pict>
      </w:r>
    </w:p>
    <w:p w:rsidR="003E1094" w:rsidRPr="003E1094" w:rsidRDefault="003E1094" w:rsidP="003E109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E1094">
        <w:rPr>
          <w:rFonts w:ascii="Helvetica" w:eastAsia="Times New Roman" w:hAnsi="Helvetica" w:cs="Helvetica"/>
          <w:color w:val="610B4B"/>
          <w:sz w:val="32"/>
          <w:szCs w:val="32"/>
        </w:rPr>
        <w:t>20) How can you use Redis with .Net application?</w:t>
      </w:r>
    </w:p>
    <w:p w:rsidR="003E1094" w:rsidRPr="003E1094" w:rsidRDefault="003E1094" w:rsidP="003E109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To use Redis in .Net applications, follow these steps:</w:t>
      </w:r>
    </w:p>
    <w:p w:rsidR="003E1094" w:rsidRPr="003E1094" w:rsidRDefault="003E1094" w:rsidP="003E1094">
      <w:pPr>
        <w:numPr>
          <w:ilvl w:val="0"/>
          <w:numId w:val="250"/>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First, Download Redis Server.</w:t>
      </w:r>
    </w:p>
    <w:p w:rsidR="003E1094" w:rsidRPr="003E1094" w:rsidRDefault="003E1094" w:rsidP="003E1094">
      <w:pPr>
        <w:numPr>
          <w:ilvl w:val="0"/>
          <w:numId w:val="250"/>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Install Redis Server.</w:t>
      </w:r>
    </w:p>
    <w:p w:rsidR="003E1094" w:rsidRPr="003E1094" w:rsidRDefault="003E1094" w:rsidP="003E1094">
      <w:pPr>
        <w:numPr>
          <w:ilvl w:val="0"/>
          <w:numId w:val="250"/>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lastRenderedPageBreak/>
        <w:t>Download Redis Client.</w:t>
      </w:r>
    </w:p>
    <w:p w:rsidR="003E1094" w:rsidRPr="003E1094" w:rsidRDefault="003E1094" w:rsidP="003E1094">
      <w:pPr>
        <w:numPr>
          <w:ilvl w:val="0"/>
          <w:numId w:val="250"/>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Set Configuration into Web.config File.</w:t>
      </w:r>
    </w:p>
    <w:p w:rsidR="003E1094" w:rsidRPr="003E1094" w:rsidRDefault="003E1094" w:rsidP="003E1094">
      <w:pPr>
        <w:numPr>
          <w:ilvl w:val="0"/>
          <w:numId w:val="250"/>
        </w:numPr>
        <w:shd w:val="clear" w:color="auto" w:fill="FFFFFF"/>
        <w:spacing w:before="60" w:after="100" w:afterAutospacing="1" w:line="315" w:lineRule="atLeast"/>
        <w:rPr>
          <w:rFonts w:ascii="Verdana" w:eastAsia="Times New Roman" w:hAnsi="Verdana" w:cs="Times New Roman"/>
          <w:color w:val="000000"/>
          <w:sz w:val="20"/>
          <w:szCs w:val="20"/>
        </w:rPr>
      </w:pPr>
      <w:r w:rsidRPr="003E1094">
        <w:rPr>
          <w:rFonts w:ascii="Verdana" w:eastAsia="Times New Roman" w:hAnsi="Verdana" w:cs="Times New Roman"/>
          <w:color w:val="000000"/>
          <w:sz w:val="20"/>
          <w:szCs w:val="20"/>
        </w:rPr>
        <w:t>Use Redis Client Class.</w:t>
      </w:r>
    </w:p>
    <w:p w:rsidR="003E1094" w:rsidRDefault="003E1094">
      <w:pPr>
        <w:pBdr>
          <w:bottom w:val="single" w:sz="6" w:space="1" w:color="auto"/>
        </w:pBdr>
      </w:pPr>
    </w:p>
    <w:p w:rsidR="003E1094" w:rsidRDefault="003E1094"/>
    <w:p w:rsidR="003E1094" w:rsidRPr="003E1094" w:rsidRDefault="003E1094" w:rsidP="003E1094">
      <w:pPr>
        <w:numPr>
          <w:ilvl w:val="0"/>
          <w:numId w:val="251"/>
        </w:numPr>
        <w:shd w:val="clear" w:color="auto" w:fill="FFFFFF"/>
        <w:spacing w:after="0" w:line="240" w:lineRule="auto"/>
        <w:ind w:left="150" w:right="150"/>
        <w:rPr>
          <w:rFonts w:ascii="Roboto" w:eastAsia="Times New Roman" w:hAnsi="Roboto" w:cs="Times New Roman"/>
          <w:color w:val="000000"/>
          <w:sz w:val="24"/>
          <w:szCs w:val="24"/>
        </w:rPr>
      </w:pPr>
      <w:r w:rsidRPr="003E1094">
        <w:rPr>
          <w:rFonts w:ascii="Roboto" w:eastAsia="Times New Roman" w:hAnsi="Roboto" w:cs="Times New Roman"/>
          <w:b/>
          <w:bCs/>
          <w:color w:val="000000"/>
          <w:sz w:val="24"/>
          <w:szCs w:val="24"/>
        </w:rPr>
        <w:t>Question 1. What Is Redis?</w:t>
      </w:r>
    </w:p>
    <w:p w:rsidR="003E1094" w:rsidRPr="003E1094" w:rsidRDefault="003E1094" w:rsidP="003E1094">
      <w:pPr>
        <w:shd w:val="clear" w:color="auto" w:fill="FFFFFF"/>
        <w:spacing w:after="0" w:line="240" w:lineRule="auto"/>
        <w:ind w:left="150" w:right="150"/>
        <w:rPr>
          <w:rFonts w:ascii="Roboto" w:eastAsia="Times New Roman" w:hAnsi="Roboto" w:cs="Times New Roman"/>
          <w:color w:val="000000"/>
          <w:sz w:val="24"/>
          <w:szCs w:val="24"/>
        </w:rPr>
      </w:pPr>
      <w:r w:rsidRPr="003E1094">
        <w:rPr>
          <w:rFonts w:ascii="Roboto" w:eastAsia="Times New Roman" w:hAnsi="Roboto" w:cs="Times New Roman"/>
          <w:b/>
          <w:bCs/>
          <w:color w:val="2DA506"/>
          <w:sz w:val="24"/>
          <w:szCs w:val="24"/>
        </w:rPr>
        <w:t>Answer :</w:t>
      </w:r>
    </w:p>
    <w:p w:rsidR="003E1094" w:rsidRPr="003E1094" w:rsidRDefault="003E1094" w:rsidP="003E1094">
      <w:pPr>
        <w:shd w:val="clear" w:color="auto" w:fill="FFFFFF"/>
        <w:spacing w:after="75" w:line="240" w:lineRule="auto"/>
        <w:ind w:left="150" w:right="150"/>
        <w:rPr>
          <w:rFonts w:ascii="Roboto" w:eastAsia="Times New Roman" w:hAnsi="Roboto" w:cs="Times New Roman"/>
          <w:color w:val="000000"/>
          <w:sz w:val="24"/>
          <w:szCs w:val="24"/>
        </w:rPr>
      </w:pPr>
      <w:r w:rsidRPr="003E1094">
        <w:rPr>
          <w:rFonts w:ascii="Roboto" w:eastAsia="Times New Roman" w:hAnsi="Roboto" w:cs="Times New Roman"/>
          <w:color w:val="000000"/>
          <w:sz w:val="24"/>
          <w:szCs w:val="24"/>
        </w:rPr>
        <w:t>Redis is an open source released under BSD licensed, in-memory data structure store, it can be used as a database, cache and message broker.</w:t>
      </w:r>
    </w:p>
    <w:p w:rsidR="003E1094" w:rsidRPr="003E1094" w:rsidRDefault="003E1094" w:rsidP="003E1094">
      <w:pPr>
        <w:numPr>
          <w:ilvl w:val="0"/>
          <w:numId w:val="251"/>
        </w:numPr>
        <w:shd w:val="clear" w:color="auto" w:fill="FFFFFF"/>
        <w:spacing w:after="0" w:line="240" w:lineRule="auto"/>
        <w:ind w:left="150" w:right="150"/>
        <w:rPr>
          <w:rFonts w:ascii="Roboto" w:eastAsia="Times New Roman" w:hAnsi="Roboto" w:cs="Times New Roman"/>
          <w:color w:val="000000"/>
          <w:sz w:val="24"/>
          <w:szCs w:val="24"/>
        </w:rPr>
      </w:pPr>
      <w:r w:rsidRPr="003E1094">
        <w:rPr>
          <w:rFonts w:ascii="Roboto" w:eastAsia="Times New Roman" w:hAnsi="Roboto" w:cs="Times New Roman"/>
          <w:b/>
          <w:bCs/>
          <w:color w:val="000000"/>
          <w:sz w:val="24"/>
          <w:szCs w:val="24"/>
        </w:rPr>
        <w:t>Question 2. What Is Main Feature Of Redis?</w:t>
      </w:r>
    </w:p>
    <w:p w:rsidR="003E1094" w:rsidRPr="003E1094" w:rsidRDefault="003E1094" w:rsidP="003E1094">
      <w:pPr>
        <w:shd w:val="clear" w:color="auto" w:fill="FFFFFF"/>
        <w:spacing w:after="0" w:line="240" w:lineRule="auto"/>
        <w:ind w:left="150" w:right="150"/>
        <w:rPr>
          <w:rFonts w:ascii="Roboto" w:eastAsia="Times New Roman" w:hAnsi="Roboto" w:cs="Times New Roman"/>
          <w:color w:val="000000"/>
          <w:sz w:val="24"/>
          <w:szCs w:val="24"/>
        </w:rPr>
      </w:pPr>
      <w:r w:rsidRPr="003E1094">
        <w:rPr>
          <w:rFonts w:ascii="Roboto" w:eastAsia="Times New Roman" w:hAnsi="Roboto" w:cs="Times New Roman"/>
          <w:b/>
          <w:bCs/>
          <w:color w:val="2DA506"/>
          <w:sz w:val="24"/>
          <w:szCs w:val="24"/>
        </w:rPr>
        <w:t>Answer :</w:t>
      </w:r>
    </w:p>
    <w:p w:rsidR="003E1094" w:rsidRPr="003E1094" w:rsidRDefault="003E1094" w:rsidP="003E1094">
      <w:pPr>
        <w:numPr>
          <w:ilvl w:val="1"/>
          <w:numId w:val="251"/>
        </w:numPr>
        <w:shd w:val="clear" w:color="auto" w:fill="FFFFFF"/>
        <w:spacing w:after="0" w:line="240" w:lineRule="auto"/>
        <w:ind w:left="1140" w:right="150"/>
        <w:rPr>
          <w:rFonts w:ascii="Roboto" w:eastAsia="Times New Roman" w:hAnsi="Roboto" w:cs="Times New Roman"/>
          <w:color w:val="000000"/>
          <w:sz w:val="24"/>
          <w:szCs w:val="24"/>
        </w:rPr>
      </w:pPr>
      <w:r w:rsidRPr="003E1094">
        <w:rPr>
          <w:rFonts w:ascii="Roboto" w:eastAsia="Times New Roman" w:hAnsi="Roboto" w:cs="Times New Roman"/>
          <w:color w:val="000000"/>
          <w:sz w:val="24"/>
          <w:szCs w:val="24"/>
        </w:rPr>
        <w:t>Data is being persistent in-memory as well as stored on disk that’s make Redis fast.</w:t>
      </w:r>
    </w:p>
    <w:p w:rsidR="003E1094" w:rsidRPr="003E1094" w:rsidRDefault="003E1094" w:rsidP="003E1094">
      <w:pPr>
        <w:numPr>
          <w:ilvl w:val="1"/>
          <w:numId w:val="251"/>
        </w:numPr>
        <w:shd w:val="clear" w:color="auto" w:fill="FFFFFF"/>
        <w:spacing w:after="0" w:line="240" w:lineRule="auto"/>
        <w:ind w:left="1140" w:right="150"/>
        <w:rPr>
          <w:rFonts w:ascii="Roboto" w:eastAsia="Times New Roman" w:hAnsi="Roboto" w:cs="Times New Roman"/>
          <w:color w:val="000000"/>
          <w:sz w:val="24"/>
          <w:szCs w:val="24"/>
        </w:rPr>
      </w:pPr>
      <w:r w:rsidRPr="003E1094">
        <w:rPr>
          <w:rFonts w:ascii="Roboto" w:eastAsia="Times New Roman" w:hAnsi="Roboto" w:cs="Times New Roman"/>
          <w:color w:val="000000"/>
          <w:sz w:val="24"/>
          <w:szCs w:val="24"/>
        </w:rPr>
        <w:t>Redis supports simple master to slave replication.</w:t>
      </w:r>
    </w:p>
    <w:p w:rsidR="003E1094" w:rsidRPr="003E1094" w:rsidRDefault="003E1094" w:rsidP="003E1094">
      <w:pPr>
        <w:numPr>
          <w:ilvl w:val="1"/>
          <w:numId w:val="251"/>
        </w:numPr>
        <w:shd w:val="clear" w:color="auto" w:fill="FFFFFF"/>
        <w:spacing w:after="0" w:line="240" w:lineRule="auto"/>
        <w:ind w:left="1140" w:right="150"/>
        <w:rPr>
          <w:rFonts w:ascii="Roboto" w:eastAsia="Times New Roman" w:hAnsi="Roboto" w:cs="Times New Roman"/>
          <w:color w:val="000000"/>
          <w:sz w:val="24"/>
          <w:szCs w:val="24"/>
        </w:rPr>
      </w:pPr>
      <w:r w:rsidRPr="003E1094">
        <w:rPr>
          <w:rFonts w:ascii="Roboto" w:eastAsia="Times New Roman" w:hAnsi="Roboto" w:cs="Times New Roman"/>
          <w:color w:val="000000"/>
          <w:sz w:val="24"/>
          <w:szCs w:val="24"/>
        </w:rPr>
        <w:t>Redis can execute 1, 00,000 queries per second.</w:t>
      </w:r>
    </w:p>
    <w:p w:rsidR="003E1094" w:rsidRPr="003E1094" w:rsidRDefault="003E1094" w:rsidP="003E1094">
      <w:pPr>
        <w:shd w:val="clear" w:color="auto" w:fill="FFFFFF"/>
        <w:spacing w:after="0" w:line="240" w:lineRule="auto"/>
        <w:ind w:left="150" w:right="150"/>
        <w:rPr>
          <w:rFonts w:ascii="Roboto" w:eastAsia="Times New Roman" w:hAnsi="Roboto" w:cs="Times New Roman"/>
          <w:color w:val="000000"/>
          <w:sz w:val="24"/>
          <w:szCs w:val="24"/>
        </w:rPr>
      </w:pPr>
      <w:hyperlink r:id="rId222" w:tooltip="Python Interview Questions" w:history="1">
        <w:r w:rsidRPr="003E1094">
          <w:rPr>
            <w:rFonts w:ascii="Roboto" w:eastAsia="Times New Roman" w:hAnsi="Roboto" w:cs="Times New Roman"/>
            <w:color w:val="337AB7"/>
            <w:sz w:val="24"/>
            <w:szCs w:val="24"/>
            <w:u w:val="single"/>
            <w:bdr w:val="single" w:sz="6" w:space="7" w:color="0277BB" w:frame="1"/>
          </w:rPr>
          <w:t>Python Interview Questions</w:t>
        </w:r>
      </w:hyperlink>
    </w:p>
    <w:p w:rsidR="003E1094" w:rsidRPr="003E1094" w:rsidRDefault="003E1094" w:rsidP="003E1094">
      <w:pPr>
        <w:numPr>
          <w:ilvl w:val="0"/>
          <w:numId w:val="251"/>
        </w:numPr>
        <w:shd w:val="clear" w:color="auto" w:fill="FFFFFF"/>
        <w:spacing w:after="0" w:line="240" w:lineRule="auto"/>
        <w:ind w:left="150" w:right="150"/>
        <w:rPr>
          <w:rFonts w:ascii="Roboto" w:eastAsia="Times New Roman" w:hAnsi="Roboto" w:cs="Times New Roman"/>
          <w:color w:val="000000"/>
          <w:sz w:val="24"/>
          <w:szCs w:val="24"/>
        </w:rPr>
      </w:pPr>
      <w:r w:rsidRPr="003E1094">
        <w:rPr>
          <w:rFonts w:ascii="Roboto" w:eastAsia="Times New Roman" w:hAnsi="Roboto" w:cs="Times New Roman"/>
          <w:b/>
          <w:bCs/>
          <w:color w:val="000000"/>
          <w:sz w:val="24"/>
          <w:szCs w:val="24"/>
        </w:rPr>
        <w:t>Question 3. What Is Advantages Of Using Redis?</w:t>
      </w:r>
    </w:p>
    <w:p w:rsidR="003E1094" w:rsidRPr="003E1094" w:rsidRDefault="003E1094" w:rsidP="003E1094">
      <w:pPr>
        <w:shd w:val="clear" w:color="auto" w:fill="FFFFFF"/>
        <w:spacing w:after="0" w:line="240" w:lineRule="auto"/>
        <w:ind w:left="150" w:right="150"/>
        <w:rPr>
          <w:rFonts w:ascii="Roboto" w:eastAsia="Times New Roman" w:hAnsi="Roboto" w:cs="Times New Roman"/>
          <w:color w:val="000000"/>
          <w:sz w:val="24"/>
          <w:szCs w:val="24"/>
        </w:rPr>
      </w:pPr>
      <w:r w:rsidRPr="003E1094">
        <w:rPr>
          <w:rFonts w:ascii="Roboto" w:eastAsia="Times New Roman" w:hAnsi="Roboto" w:cs="Times New Roman"/>
          <w:b/>
          <w:bCs/>
          <w:color w:val="2DA506"/>
          <w:sz w:val="24"/>
          <w:szCs w:val="24"/>
        </w:rPr>
        <w:t>Answer :</w:t>
      </w:r>
    </w:p>
    <w:p w:rsidR="003E1094" w:rsidRPr="003E1094" w:rsidRDefault="003E1094" w:rsidP="003E1094">
      <w:pPr>
        <w:numPr>
          <w:ilvl w:val="1"/>
          <w:numId w:val="251"/>
        </w:numPr>
        <w:shd w:val="clear" w:color="auto" w:fill="FFFFFF"/>
        <w:spacing w:after="0" w:line="240" w:lineRule="auto"/>
        <w:ind w:left="1140" w:right="150"/>
        <w:rPr>
          <w:rFonts w:ascii="Roboto" w:eastAsia="Times New Roman" w:hAnsi="Roboto" w:cs="Times New Roman"/>
          <w:color w:val="000000"/>
          <w:sz w:val="24"/>
          <w:szCs w:val="24"/>
        </w:rPr>
      </w:pPr>
      <w:r w:rsidRPr="003E1094">
        <w:rPr>
          <w:rFonts w:ascii="Roboto" w:eastAsia="Times New Roman" w:hAnsi="Roboto" w:cs="Times New Roman"/>
          <w:color w:val="000000"/>
          <w:sz w:val="24"/>
          <w:szCs w:val="24"/>
        </w:rPr>
        <w:t>High speed</w:t>
      </w:r>
    </w:p>
    <w:p w:rsidR="003E1094" w:rsidRPr="003E1094" w:rsidRDefault="003E1094" w:rsidP="003E1094">
      <w:pPr>
        <w:numPr>
          <w:ilvl w:val="1"/>
          <w:numId w:val="251"/>
        </w:numPr>
        <w:shd w:val="clear" w:color="auto" w:fill="FFFFFF"/>
        <w:spacing w:after="0" w:line="240" w:lineRule="auto"/>
        <w:ind w:left="1140" w:right="150"/>
        <w:rPr>
          <w:rFonts w:ascii="Roboto" w:eastAsia="Times New Roman" w:hAnsi="Roboto" w:cs="Times New Roman"/>
          <w:color w:val="000000"/>
          <w:sz w:val="24"/>
          <w:szCs w:val="24"/>
        </w:rPr>
      </w:pPr>
      <w:r w:rsidRPr="003E1094">
        <w:rPr>
          <w:rFonts w:ascii="Roboto" w:eastAsia="Times New Roman" w:hAnsi="Roboto" w:cs="Times New Roman"/>
          <w:color w:val="000000"/>
          <w:sz w:val="24"/>
          <w:szCs w:val="24"/>
        </w:rPr>
        <w:t>Server-side locking</w:t>
      </w:r>
    </w:p>
    <w:p w:rsidR="003E1094" w:rsidRPr="003E1094" w:rsidRDefault="003E1094" w:rsidP="003E1094">
      <w:pPr>
        <w:numPr>
          <w:ilvl w:val="1"/>
          <w:numId w:val="251"/>
        </w:numPr>
        <w:shd w:val="clear" w:color="auto" w:fill="FFFFFF"/>
        <w:spacing w:after="0" w:line="240" w:lineRule="auto"/>
        <w:ind w:left="1140" w:right="150"/>
        <w:rPr>
          <w:rFonts w:ascii="Roboto" w:eastAsia="Times New Roman" w:hAnsi="Roboto" w:cs="Times New Roman"/>
          <w:color w:val="000000"/>
          <w:sz w:val="24"/>
          <w:szCs w:val="24"/>
        </w:rPr>
      </w:pPr>
      <w:r w:rsidRPr="003E1094">
        <w:rPr>
          <w:rFonts w:ascii="Roboto" w:eastAsia="Times New Roman" w:hAnsi="Roboto" w:cs="Times New Roman"/>
          <w:color w:val="000000"/>
          <w:sz w:val="24"/>
          <w:szCs w:val="24"/>
        </w:rPr>
        <w:t>Rich Client Side Library</w:t>
      </w:r>
    </w:p>
    <w:p w:rsidR="003E1094" w:rsidRPr="003E1094" w:rsidRDefault="003E1094" w:rsidP="003E1094">
      <w:pPr>
        <w:numPr>
          <w:ilvl w:val="1"/>
          <w:numId w:val="251"/>
        </w:numPr>
        <w:shd w:val="clear" w:color="auto" w:fill="FFFFFF"/>
        <w:spacing w:after="0" w:line="240" w:lineRule="auto"/>
        <w:ind w:left="1140" w:right="150"/>
        <w:rPr>
          <w:rFonts w:ascii="Roboto" w:eastAsia="Times New Roman" w:hAnsi="Roboto" w:cs="Times New Roman"/>
          <w:color w:val="000000"/>
          <w:sz w:val="24"/>
          <w:szCs w:val="24"/>
        </w:rPr>
      </w:pPr>
      <w:r w:rsidRPr="003E1094">
        <w:rPr>
          <w:rFonts w:ascii="Roboto" w:eastAsia="Times New Roman" w:hAnsi="Roboto" w:cs="Times New Roman"/>
          <w:color w:val="000000"/>
          <w:sz w:val="24"/>
          <w:szCs w:val="24"/>
        </w:rPr>
        <w:t>Support Atomic Operation</w:t>
      </w:r>
    </w:p>
    <w:p w:rsidR="003E1094" w:rsidRPr="003E1094" w:rsidRDefault="003E1094" w:rsidP="003E1094">
      <w:pPr>
        <w:numPr>
          <w:ilvl w:val="0"/>
          <w:numId w:val="251"/>
        </w:numPr>
        <w:shd w:val="clear" w:color="auto" w:fill="FFFFFF"/>
        <w:spacing w:after="0" w:line="240" w:lineRule="auto"/>
        <w:ind w:left="150" w:right="150"/>
        <w:rPr>
          <w:ins w:id="1397" w:author="Unknown"/>
          <w:rFonts w:ascii="Roboto" w:eastAsia="Times New Roman" w:hAnsi="Roboto" w:cs="Times New Roman"/>
          <w:color w:val="000000"/>
          <w:sz w:val="24"/>
          <w:szCs w:val="24"/>
        </w:rPr>
      </w:pPr>
      <w:ins w:id="1398" w:author="Unknown">
        <w:r w:rsidRPr="003E1094">
          <w:rPr>
            <w:rFonts w:ascii="Roboto" w:eastAsia="Times New Roman" w:hAnsi="Roboto" w:cs="Times New Roman"/>
            <w:b/>
            <w:bCs/>
            <w:color w:val="000000"/>
            <w:sz w:val="24"/>
            <w:szCs w:val="24"/>
          </w:rPr>
          <w:t>Question 4. List The Data Structures Supported By Redis?</w:t>
        </w:r>
      </w:ins>
    </w:p>
    <w:p w:rsidR="003E1094" w:rsidRPr="003E1094" w:rsidRDefault="003E1094" w:rsidP="003E1094">
      <w:pPr>
        <w:shd w:val="clear" w:color="auto" w:fill="FFFFFF"/>
        <w:spacing w:after="0" w:line="240" w:lineRule="auto"/>
        <w:ind w:left="150" w:right="150"/>
        <w:rPr>
          <w:ins w:id="1399" w:author="Unknown"/>
          <w:rFonts w:ascii="Roboto" w:eastAsia="Times New Roman" w:hAnsi="Roboto" w:cs="Times New Roman"/>
          <w:color w:val="000000"/>
          <w:sz w:val="24"/>
          <w:szCs w:val="24"/>
        </w:rPr>
      </w:pPr>
      <w:ins w:id="1400"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0" w:line="240" w:lineRule="auto"/>
        <w:ind w:left="150" w:right="150"/>
        <w:rPr>
          <w:ins w:id="1401" w:author="Unknown"/>
          <w:rFonts w:ascii="Roboto" w:eastAsia="Times New Roman" w:hAnsi="Roboto" w:cs="Times New Roman"/>
          <w:color w:val="000000"/>
          <w:sz w:val="24"/>
          <w:szCs w:val="24"/>
        </w:rPr>
      </w:pPr>
      <w:ins w:id="1402" w:author="Unknown">
        <w:r w:rsidRPr="003E1094">
          <w:rPr>
            <w:rFonts w:ascii="Roboto" w:eastAsia="Times New Roman" w:hAnsi="Roboto" w:cs="Times New Roman"/>
            <w:b/>
            <w:bCs/>
            <w:color w:val="000000"/>
            <w:sz w:val="24"/>
            <w:szCs w:val="24"/>
          </w:rPr>
          <w:t>Redis supports following Data Structures:</w:t>
        </w:r>
      </w:ins>
    </w:p>
    <w:p w:rsidR="003E1094" w:rsidRPr="003E1094" w:rsidRDefault="003E1094" w:rsidP="003E1094">
      <w:pPr>
        <w:numPr>
          <w:ilvl w:val="1"/>
          <w:numId w:val="251"/>
        </w:numPr>
        <w:shd w:val="clear" w:color="auto" w:fill="FFFFFF"/>
        <w:spacing w:after="0" w:line="240" w:lineRule="auto"/>
        <w:ind w:left="1140" w:right="150"/>
        <w:rPr>
          <w:ins w:id="1403" w:author="Unknown"/>
          <w:rFonts w:ascii="Roboto" w:eastAsia="Times New Roman" w:hAnsi="Roboto" w:cs="Times New Roman"/>
          <w:color w:val="000000"/>
          <w:sz w:val="24"/>
          <w:szCs w:val="24"/>
        </w:rPr>
      </w:pPr>
      <w:ins w:id="1404" w:author="Unknown">
        <w:r w:rsidRPr="003E1094">
          <w:rPr>
            <w:rFonts w:ascii="Roboto" w:eastAsia="Times New Roman" w:hAnsi="Roboto" w:cs="Times New Roman"/>
            <w:color w:val="000000"/>
            <w:sz w:val="24"/>
            <w:szCs w:val="24"/>
          </w:rPr>
          <w:t>Strings</w:t>
        </w:r>
      </w:ins>
    </w:p>
    <w:p w:rsidR="003E1094" w:rsidRPr="003E1094" w:rsidRDefault="003E1094" w:rsidP="003E1094">
      <w:pPr>
        <w:numPr>
          <w:ilvl w:val="1"/>
          <w:numId w:val="251"/>
        </w:numPr>
        <w:shd w:val="clear" w:color="auto" w:fill="FFFFFF"/>
        <w:spacing w:after="0" w:line="240" w:lineRule="auto"/>
        <w:ind w:left="1140" w:right="150"/>
        <w:rPr>
          <w:ins w:id="1405" w:author="Unknown"/>
          <w:rFonts w:ascii="Roboto" w:eastAsia="Times New Roman" w:hAnsi="Roboto" w:cs="Times New Roman"/>
          <w:color w:val="000000"/>
          <w:sz w:val="24"/>
          <w:szCs w:val="24"/>
        </w:rPr>
      </w:pPr>
      <w:ins w:id="1406" w:author="Unknown">
        <w:r w:rsidRPr="003E1094">
          <w:rPr>
            <w:rFonts w:ascii="Roboto" w:eastAsia="Times New Roman" w:hAnsi="Roboto" w:cs="Times New Roman"/>
            <w:color w:val="000000"/>
            <w:sz w:val="24"/>
            <w:szCs w:val="24"/>
          </w:rPr>
          <w:t>Hashes</w:t>
        </w:r>
      </w:ins>
    </w:p>
    <w:p w:rsidR="003E1094" w:rsidRPr="003E1094" w:rsidRDefault="003E1094" w:rsidP="003E1094">
      <w:pPr>
        <w:numPr>
          <w:ilvl w:val="1"/>
          <w:numId w:val="251"/>
        </w:numPr>
        <w:shd w:val="clear" w:color="auto" w:fill="FFFFFF"/>
        <w:spacing w:after="0" w:line="240" w:lineRule="auto"/>
        <w:ind w:left="1140" w:right="150"/>
        <w:rPr>
          <w:ins w:id="1407" w:author="Unknown"/>
          <w:rFonts w:ascii="Roboto" w:eastAsia="Times New Roman" w:hAnsi="Roboto" w:cs="Times New Roman"/>
          <w:color w:val="000000"/>
          <w:sz w:val="24"/>
          <w:szCs w:val="24"/>
        </w:rPr>
      </w:pPr>
      <w:ins w:id="1408" w:author="Unknown">
        <w:r w:rsidRPr="003E1094">
          <w:rPr>
            <w:rFonts w:ascii="Roboto" w:eastAsia="Times New Roman" w:hAnsi="Roboto" w:cs="Times New Roman"/>
            <w:color w:val="000000"/>
            <w:sz w:val="24"/>
            <w:szCs w:val="24"/>
          </w:rPr>
          <w:t>Lists</w:t>
        </w:r>
      </w:ins>
    </w:p>
    <w:p w:rsidR="003E1094" w:rsidRPr="003E1094" w:rsidRDefault="003E1094" w:rsidP="003E1094">
      <w:pPr>
        <w:numPr>
          <w:ilvl w:val="1"/>
          <w:numId w:val="251"/>
        </w:numPr>
        <w:shd w:val="clear" w:color="auto" w:fill="FFFFFF"/>
        <w:spacing w:after="0" w:line="240" w:lineRule="auto"/>
        <w:ind w:left="1140" w:right="150"/>
        <w:rPr>
          <w:ins w:id="1409" w:author="Unknown"/>
          <w:rFonts w:ascii="Roboto" w:eastAsia="Times New Roman" w:hAnsi="Roboto" w:cs="Times New Roman"/>
          <w:color w:val="000000"/>
          <w:sz w:val="24"/>
          <w:szCs w:val="24"/>
        </w:rPr>
      </w:pPr>
      <w:ins w:id="1410" w:author="Unknown">
        <w:r w:rsidRPr="003E1094">
          <w:rPr>
            <w:rFonts w:ascii="Roboto" w:eastAsia="Times New Roman" w:hAnsi="Roboto" w:cs="Times New Roman"/>
            <w:color w:val="000000"/>
            <w:sz w:val="24"/>
            <w:szCs w:val="24"/>
          </w:rPr>
          <w:t>Sets</w:t>
        </w:r>
      </w:ins>
    </w:p>
    <w:p w:rsidR="003E1094" w:rsidRPr="003E1094" w:rsidRDefault="003E1094" w:rsidP="003E1094">
      <w:pPr>
        <w:numPr>
          <w:ilvl w:val="1"/>
          <w:numId w:val="251"/>
        </w:numPr>
        <w:shd w:val="clear" w:color="auto" w:fill="FFFFFF"/>
        <w:spacing w:after="0" w:line="240" w:lineRule="auto"/>
        <w:ind w:left="1140" w:right="150"/>
        <w:rPr>
          <w:ins w:id="1411" w:author="Unknown"/>
          <w:rFonts w:ascii="Roboto" w:eastAsia="Times New Roman" w:hAnsi="Roboto" w:cs="Times New Roman"/>
          <w:color w:val="000000"/>
          <w:sz w:val="24"/>
          <w:szCs w:val="24"/>
        </w:rPr>
      </w:pPr>
      <w:ins w:id="1412" w:author="Unknown">
        <w:r w:rsidRPr="003E1094">
          <w:rPr>
            <w:rFonts w:ascii="Roboto" w:eastAsia="Times New Roman" w:hAnsi="Roboto" w:cs="Times New Roman"/>
            <w:color w:val="000000"/>
            <w:sz w:val="24"/>
            <w:szCs w:val="24"/>
          </w:rPr>
          <w:t>Sorted sets with range queries</w:t>
        </w:r>
      </w:ins>
    </w:p>
    <w:p w:rsidR="003E1094" w:rsidRPr="003E1094" w:rsidRDefault="003E1094" w:rsidP="003E1094">
      <w:pPr>
        <w:numPr>
          <w:ilvl w:val="1"/>
          <w:numId w:val="251"/>
        </w:numPr>
        <w:shd w:val="clear" w:color="auto" w:fill="FFFFFF"/>
        <w:spacing w:after="0" w:line="240" w:lineRule="auto"/>
        <w:ind w:left="1140" w:right="150"/>
        <w:rPr>
          <w:ins w:id="1413" w:author="Unknown"/>
          <w:rFonts w:ascii="Roboto" w:eastAsia="Times New Roman" w:hAnsi="Roboto" w:cs="Times New Roman"/>
          <w:color w:val="000000"/>
          <w:sz w:val="24"/>
          <w:szCs w:val="24"/>
        </w:rPr>
      </w:pPr>
      <w:ins w:id="1414" w:author="Unknown">
        <w:r w:rsidRPr="003E1094">
          <w:rPr>
            <w:rFonts w:ascii="Roboto" w:eastAsia="Times New Roman" w:hAnsi="Roboto" w:cs="Times New Roman"/>
            <w:color w:val="000000"/>
            <w:sz w:val="24"/>
            <w:szCs w:val="24"/>
          </w:rPr>
          <w:t>Bitmaps</w:t>
        </w:r>
      </w:ins>
    </w:p>
    <w:p w:rsidR="003E1094" w:rsidRPr="003E1094" w:rsidRDefault="003E1094" w:rsidP="003E1094">
      <w:pPr>
        <w:numPr>
          <w:ilvl w:val="1"/>
          <w:numId w:val="251"/>
        </w:numPr>
        <w:shd w:val="clear" w:color="auto" w:fill="FFFFFF"/>
        <w:spacing w:after="0" w:line="240" w:lineRule="auto"/>
        <w:ind w:left="1140" w:right="150"/>
        <w:rPr>
          <w:ins w:id="1415" w:author="Unknown"/>
          <w:rFonts w:ascii="Roboto" w:eastAsia="Times New Roman" w:hAnsi="Roboto" w:cs="Times New Roman"/>
          <w:color w:val="000000"/>
          <w:sz w:val="24"/>
          <w:szCs w:val="24"/>
        </w:rPr>
      </w:pPr>
      <w:ins w:id="1416" w:author="Unknown">
        <w:r w:rsidRPr="003E1094">
          <w:rPr>
            <w:rFonts w:ascii="Roboto" w:eastAsia="Times New Roman" w:hAnsi="Roboto" w:cs="Times New Roman"/>
            <w:color w:val="000000"/>
            <w:sz w:val="24"/>
            <w:szCs w:val="24"/>
          </w:rPr>
          <w:t>Hyperloglogs</w:t>
        </w:r>
      </w:ins>
    </w:p>
    <w:p w:rsidR="003E1094" w:rsidRPr="003E1094" w:rsidRDefault="003E1094" w:rsidP="003E1094">
      <w:pPr>
        <w:numPr>
          <w:ilvl w:val="1"/>
          <w:numId w:val="251"/>
        </w:numPr>
        <w:shd w:val="clear" w:color="auto" w:fill="FFFFFF"/>
        <w:spacing w:after="0" w:line="240" w:lineRule="auto"/>
        <w:ind w:left="1140" w:right="150"/>
        <w:rPr>
          <w:ins w:id="1417" w:author="Unknown"/>
          <w:rFonts w:ascii="Roboto" w:eastAsia="Times New Roman" w:hAnsi="Roboto" w:cs="Times New Roman"/>
          <w:color w:val="000000"/>
          <w:sz w:val="24"/>
          <w:szCs w:val="24"/>
        </w:rPr>
      </w:pPr>
      <w:ins w:id="1418" w:author="Unknown">
        <w:r w:rsidRPr="003E1094">
          <w:rPr>
            <w:rFonts w:ascii="Roboto" w:eastAsia="Times New Roman" w:hAnsi="Roboto" w:cs="Times New Roman"/>
            <w:color w:val="000000"/>
            <w:sz w:val="24"/>
            <w:szCs w:val="24"/>
          </w:rPr>
          <w:t>Geospatial indexes with radius queries</w:t>
        </w:r>
      </w:ins>
    </w:p>
    <w:p w:rsidR="003E1094" w:rsidRPr="003E1094" w:rsidRDefault="003E1094" w:rsidP="003E1094">
      <w:pPr>
        <w:shd w:val="clear" w:color="auto" w:fill="FFFFFF"/>
        <w:spacing w:after="0" w:line="240" w:lineRule="auto"/>
        <w:ind w:left="150" w:right="150"/>
        <w:rPr>
          <w:ins w:id="1419" w:author="Unknown"/>
          <w:rFonts w:ascii="Roboto" w:eastAsia="Times New Roman" w:hAnsi="Roboto" w:cs="Times New Roman"/>
          <w:color w:val="000000"/>
          <w:sz w:val="24"/>
          <w:szCs w:val="24"/>
        </w:rPr>
      </w:pPr>
      <w:ins w:id="1420" w:author="Unknown">
        <w:r w:rsidRPr="003E1094">
          <w:rPr>
            <w:rFonts w:ascii="Roboto" w:eastAsia="Times New Roman" w:hAnsi="Roboto" w:cs="Times New Roman"/>
            <w:color w:val="000000"/>
            <w:sz w:val="24"/>
            <w:szCs w:val="24"/>
          </w:rPr>
          <w:fldChar w:fldCharType="begin"/>
        </w:r>
        <w:r w:rsidRPr="003E1094">
          <w:rPr>
            <w:rFonts w:ascii="Roboto" w:eastAsia="Times New Roman" w:hAnsi="Roboto" w:cs="Times New Roman"/>
            <w:color w:val="000000"/>
            <w:sz w:val="24"/>
            <w:szCs w:val="24"/>
          </w:rPr>
          <w:instrText xml:space="preserve"> HYPERLINK "https://www.wisdomjobs.com/e-university/python-tutorial-176.html" \o "Python Tutorial"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Python Tutorial</w:t>
        </w:r>
        <w:r w:rsidRPr="003E1094">
          <w:rPr>
            <w:rFonts w:ascii="Roboto" w:eastAsia="Times New Roman" w:hAnsi="Roboto" w:cs="Times New Roman"/>
            <w:color w:val="000000"/>
            <w:sz w:val="24"/>
            <w:szCs w:val="24"/>
          </w:rPr>
          <w:fldChar w:fldCharType="end"/>
        </w:r>
      </w:ins>
    </w:p>
    <w:p w:rsidR="003E1094" w:rsidRPr="003E1094" w:rsidRDefault="003E1094" w:rsidP="003E1094">
      <w:pPr>
        <w:numPr>
          <w:ilvl w:val="0"/>
          <w:numId w:val="251"/>
        </w:numPr>
        <w:shd w:val="clear" w:color="auto" w:fill="FFFFFF"/>
        <w:spacing w:after="0" w:line="240" w:lineRule="auto"/>
        <w:ind w:left="150" w:right="150"/>
        <w:rPr>
          <w:ins w:id="1421" w:author="Unknown"/>
          <w:rFonts w:ascii="Roboto" w:eastAsia="Times New Roman" w:hAnsi="Roboto" w:cs="Times New Roman"/>
          <w:color w:val="000000"/>
          <w:sz w:val="24"/>
          <w:szCs w:val="24"/>
        </w:rPr>
      </w:pPr>
      <w:ins w:id="1422" w:author="Unknown">
        <w:r w:rsidRPr="003E1094">
          <w:rPr>
            <w:rFonts w:ascii="Roboto" w:eastAsia="Times New Roman" w:hAnsi="Roboto" w:cs="Times New Roman"/>
            <w:b/>
            <w:bCs/>
            <w:color w:val="000000"/>
            <w:sz w:val="24"/>
            <w:szCs w:val="24"/>
          </w:rPr>
          <w:t>Question 5. What Is Limitations Of Redis?</w:t>
        </w:r>
      </w:ins>
    </w:p>
    <w:p w:rsidR="003E1094" w:rsidRPr="003E1094" w:rsidRDefault="003E1094" w:rsidP="003E1094">
      <w:pPr>
        <w:shd w:val="clear" w:color="auto" w:fill="FFFFFF"/>
        <w:spacing w:after="0" w:line="240" w:lineRule="auto"/>
        <w:ind w:left="150" w:right="150"/>
        <w:rPr>
          <w:ins w:id="1423" w:author="Unknown"/>
          <w:rFonts w:ascii="Roboto" w:eastAsia="Times New Roman" w:hAnsi="Roboto" w:cs="Times New Roman"/>
          <w:color w:val="000000"/>
          <w:sz w:val="24"/>
          <w:szCs w:val="24"/>
        </w:rPr>
      </w:pPr>
      <w:ins w:id="1424" w:author="Unknown">
        <w:r w:rsidRPr="003E1094">
          <w:rPr>
            <w:rFonts w:ascii="Roboto" w:eastAsia="Times New Roman" w:hAnsi="Roboto" w:cs="Times New Roman"/>
            <w:b/>
            <w:bCs/>
            <w:color w:val="2DA506"/>
            <w:sz w:val="24"/>
            <w:szCs w:val="24"/>
          </w:rPr>
          <w:t>Answer :</w:t>
        </w:r>
      </w:ins>
    </w:p>
    <w:p w:rsidR="003E1094" w:rsidRPr="003E1094" w:rsidRDefault="003E1094" w:rsidP="003E1094">
      <w:pPr>
        <w:numPr>
          <w:ilvl w:val="1"/>
          <w:numId w:val="251"/>
        </w:numPr>
        <w:shd w:val="clear" w:color="auto" w:fill="FFFFFF"/>
        <w:spacing w:after="0" w:line="240" w:lineRule="auto"/>
        <w:ind w:left="1140" w:right="150"/>
        <w:rPr>
          <w:ins w:id="1425" w:author="Unknown"/>
          <w:rFonts w:ascii="Roboto" w:eastAsia="Times New Roman" w:hAnsi="Roboto" w:cs="Times New Roman"/>
          <w:color w:val="000000"/>
          <w:sz w:val="24"/>
          <w:szCs w:val="24"/>
        </w:rPr>
      </w:pPr>
      <w:ins w:id="1426" w:author="Unknown">
        <w:r w:rsidRPr="003E1094">
          <w:rPr>
            <w:rFonts w:ascii="Roboto" w:eastAsia="Times New Roman" w:hAnsi="Roboto" w:cs="Times New Roman"/>
            <w:color w:val="000000"/>
            <w:sz w:val="24"/>
            <w:szCs w:val="24"/>
          </w:rPr>
          <w:t>Single threaded</w:t>
        </w:r>
      </w:ins>
    </w:p>
    <w:p w:rsidR="003E1094" w:rsidRPr="003E1094" w:rsidRDefault="003E1094" w:rsidP="003E1094">
      <w:pPr>
        <w:numPr>
          <w:ilvl w:val="1"/>
          <w:numId w:val="251"/>
        </w:numPr>
        <w:shd w:val="clear" w:color="auto" w:fill="FFFFFF"/>
        <w:spacing w:after="0" w:line="240" w:lineRule="auto"/>
        <w:ind w:left="1140" w:right="150"/>
        <w:rPr>
          <w:ins w:id="1427" w:author="Unknown"/>
          <w:rFonts w:ascii="Roboto" w:eastAsia="Times New Roman" w:hAnsi="Roboto" w:cs="Times New Roman"/>
          <w:color w:val="000000"/>
          <w:sz w:val="24"/>
          <w:szCs w:val="24"/>
        </w:rPr>
      </w:pPr>
      <w:ins w:id="1428" w:author="Unknown">
        <w:r w:rsidRPr="003E1094">
          <w:rPr>
            <w:rFonts w:ascii="Roboto" w:eastAsia="Times New Roman" w:hAnsi="Roboto" w:cs="Times New Roman"/>
            <w:color w:val="000000"/>
            <w:sz w:val="24"/>
            <w:szCs w:val="24"/>
          </w:rPr>
          <w:t>It has got limited client support for consistent hashing</w:t>
        </w:r>
      </w:ins>
    </w:p>
    <w:p w:rsidR="003E1094" w:rsidRPr="003E1094" w:rsidRDefault="003E1094" w:rsidP="003E1094">
      <w:pPr>
        <w:numPr>
          <w:ilvl w:val="1"/>
          <w:numId w:val="251"/>
        </w:numPr>
        <w:shd w:val="clear" w:color="auto" w:fill="FFFFFF"/>
        <w:spacing w:after="0" w:line="240" w:lineRule="auto"/>
        <w:ind w:left="1140" w:right="150"/>
        <w:rPr>
          <w:ins w:id="1429" w:author="Unknown"/>
          <w:rFonts w:ascii="Roboto" w:eastAsia="Times New Roman" w:hAnsi="Roboto" w:cs="Times New Roman"/>
          <w:color w:val="000000"/>
          <w:sz w:val="24"/>
          <w:szCs w:val="24"/>
        </w:rPr>
      </w:pPr>
      <w:ins w:id="1430" w:author="Unknown">
        <w:r w:rsidRPr="003E1094">
          <w:rPr>
            <w:rFonts w:ascii="Roboto" w:eastAsia="Times New Roman" w:hAnsi="Roboto" w:cs="Times New Roman"/>
            <w:color w:val="000000"/>
            <w:sz w:val="24"/>
            <w:szCs w:val="24"/>
          </w:rPr>
          <w:t>It has significant overhead for persistence</w:t>
        </w:r>
      </w:ins>
    </w:p>
    <w:p w:rsidR="003E1094" w:rsidRPr="003E1094" w:rsidRDefault="003E1094" w:rsidP="003E1094">
      <w:pPr>
        <w:numPr>
          <w:ilvl w:val="1"/>
          <w:numId w:val="251"/>
        </w:numPr>
        <w:shd w:val="clear" w:color="auto" w:fill="FFFFFF"/>
        <w:spacing w:after="0" w:line="240" w:lineRule="auto"/>
        <w:ind w:left="1140" w:right="150"/>
        <w:rPr>
          <w:ins w:id="1431" w:author="Unknown"/>
          <w:rFonts w:ascii="Roboto" w:eastAsia="Times New Roman" w:hAnsi="Roboto" w:cs="Times New Roman"/>
          <w:color w:val="000000"/>
          <w:sz w:val="24"/>
          <w:szCs w:val="24"/>
        </w:rPr>
      </w:pPr>
      <w:ins w:id="1432" w:author="Unknown">
        <w:r w:rsidRPr="003E1094">
          <w:rPr>
            <w:rFonts w:ascii="Roboto" w:eastAsia="Times New Roman" w:hAnsi="Roboto" w:cs="Times New Roman"/>
            <w:color w:val="000000"/>
            <w:sz w:val="24"/>
            <w:szCs w:val="24"/>
          </w:rPr>
          <w:t>It is not deployed widely</w:t>
        </w:r>
      </w:ins>
    </w:p>
    <w:p w:rsidR="003E1094" w:rsidRPr="003E1094" w:rsidRDefault="003E1094" w:rsidP="003E1094">
      <w:pPr>
        <w:shd w:val="clear" w:color="auto" w:fill="FFFFFF"/>
        <w:spacing w:after="0" w:line="240" w:lineRule="auto"/>
        <w:ind w:left="150" w:right="150"/>
        <w:rPr>
          <w:ins w:id="1433" w:author="Unknown"/>
          <w:rFonts w:ascii="Roboto" w:eastAsia="Times New Roman" w:hAnsi="Roboto" w:cs="Times New Roman"/>
          <w:color w:val="000000"/>
          <w:sz w:val="24"/>
          <w:szCs w:val="24"/>
        </w:rPr>
      </w:pPr>
      <w:ins w:id="1434" w:author="Unknown">
        <w:r w:rsidRPr="003E1094">
          <w:rPr>
            <w:rFonts w:ascii="Roboto" w:eastAsia="Times New Roman" w:hAnsi="Roboto" w:cs="Times New Roman"/>
            <w:color w:val="000000"/>
            <w:sz w:val="24"/>
            <w:szCs w:val="24"/>
          </w:rPr>
          <w:lastRenderedPageBreak/>
          <w:fldChar w:fldCharType="begin"/>
        </w:r>
        <w:r w:rsidRPr="003E1094">
          <w:rPr>
            <w:rFonts w:ascii="Roboto" w:eastAsia="Times New Roman" w:hAnsi="Roboto" w:cs="Times New Roman"/>
            <w:color w:val="000000"/>
            <w:sz w:val="24"/>
            <w:szCs w:val="24"/>
          </w:rPr>
          <w:instrText xml:space="preserve"> HYPERLINK "https://www.wisdomjobs.com/e-university/rdbms-interview-questions.html" \o "RDBMS Interview Questions"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RDBMS Interview Questions</w:t>
        </w:r>
        <w:r w:rsidRPr="003E1094">
          <w:rPr>
            <w:rFonts w:ascii="Roboto" w:eastAsia="Times New Roman" w:hAnsi="Roboto" w:cs="Times New Roman"/>
            <w:color w:val="000000"/>
            <w:sz w:val="24"/>
            <w:szCs w:val="24"/>
          </w:rPr>
          <w:fldChar w:fldCharType="end"/>
        </w:r>
      </w:ins>
    </w:p>
    <w:p w:rsidR="003E1094" w:rsidRPr="003E1094" w:rsidRDefault="003E1094" w:rsidP="003E1094">
      <w:pPr>
        <w:numPr>
          <w:ilvl w:val="0"/>
          <w:numId w:val="251"/>
        </w:numPr>
        <w:shd w:val="clear" w:color="auto" w:fill="FFFFFF"/>
        <w:spacing w:after="0" w:line="240" w:lineRule="auto"/>
        <w:ind w:left="150" w:right="150"/>
        <w:rPr>
          <w:ins w:id="1435" w:author="Unknown"/>
          <w:rFonts w:ascii="Roboto" w:eastAsia="Times New Roman" w:hAnsi="Roboto" w:cs="Times New Roman"/>
          <w:color w:val="000000"/>
          <w:sz w:val="24"/>
          <w:szCs w:val="24"/>
        </w:rPr>
      </w:pPr>
      <w:ins w:id="1436" w:author="Unknown">
        <w:r w:rsidRPr="003E1094">
          <w:rPr>
            <w:rFonts w:ascii="Roboto" w:eastAsia="Times New Roman" w:hAnsi="Roboto" w:cs="Times New Roman"/>
            <w:b/>
            <w:bCs/>
            <w:color w:val="000000"/>
            <w:sz w:val="24"/>
            <w:szCs w:val="24"/>
          </w:rPr>
          <w:t>Question 6. List Out The Operation Keys Of Redis?</w:t>
        </w:r>
      </w:ins>
    </w:p>
    <w:p w:rsidR="003E1094" w:rsidRPr="003E1094" w:rsidRDefault="003E1094" w:rsidP="003E1094">
      <w:pPr>
        <w:shd w:val="clear" w:color="auto" w:fill="FFFFFF"/>
        <w:spacing w:after="0" w:line="240" w:lineRule="auto"/>
        <w:ind w:left="150" w:right="150"/>
        <w:rPr>
          <w:ins w:id="1437" w:author="Unknown"/>
          <w:rFonts w:ascii="Roboto" w:eastAsia="Times New Roman" w:hAnsi="Roboto" w:cs="Times New Roman"/>
          <w:color w:val="000000"/>
          <w:sz w:val="24"/>
          <w:szCs w:val="24"/>
        </w:rPr>
      </w:pPr>
      <w:ins w:id="1438"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0" w:line="240" w:lineRule="auto"/>
        <w:ind w:left="150" w:right="150"/>
        <w:rPr>
          <w:ins w:id="1439" w:author="Unknown"/>
          <w:rFonts w:ascii="Roboto" w:eastAsia="Times New Roman" w:hAnsi="Roboto" w:cs="Times New Roman"/>
          <w:color w:val="000000"/>
          <w:sz w:val="24"/>
          <w:szCs w:val="24"/>
        </w:rPr>
      </w:pPr>
      <w:ins w:id="1440" w:author="Unknown">
        <w:r w:rsidRPr="003E1094">
          <w:rPr>
            <w:rFonts w:ascii="Roboto" w:eastAsia="Times New Roman" w:hAnsi="Roboto" w:cs="Times New Roman"/>
            <w:b/>
            <w:bCs/>
            <w:color w:val="000000"/>
            <w:sz w:val="24"/>
            <w:szCs w:val="24"/>
          </w:rPr>
          <w:t>Operation keys of Redis includes:</w:t>
        </w:r>
      </w:ins>
    </w:p>
    <w:p w:rsidR="003E1094" w:rsidRPr="003E1094" w:rsidRDefault="003E1094" w:rsidP="003E1094">
      <w:pPr>
        <w:numPr>
          <w:ilvl w:val="1"/>
          <w:numId w:val="251"/>
        </w:numPr>
        <w:shd w:val="clear" w:color="auto" w:fill="FFFFFF"/>
        <w:spacing w:after="0" w:line="240" w:lineRule="auto"/>
        <w:ind w:left="1140" w:right="150"/>
        <w:rPr>
          <w:ins w:id="1441" w:author="Unknown"/>
          <w:rFonts w:ascii="Roboto" w:eastAsia="Times New Roman" w:hAnsi="Roboto" w:cs="Times New Roman"/>
          <w:color w:val="000000"/>
          <w:sz w:val="24"/>
          <w:szCs w:val="24"/>
        </w:rPr>
      </w:pPr>
      <w:ins w:id="1442" w:author="Unknown">
        <w:r w:rsidRPr="003E1094">
          <w:rPr>
            <w:rFonts w:ascii="Roboto" w:eastAsia="Times New Roman" w:hAnsi="Roboto" w:cs="Times New Roman"/>
            <w:color w:val="000000"/>
            <w:sz w:val="24"/>
            <w:szCs w:val="24"/>
          </w:rPr>
          <w:t>TYPE key</w:t>
        </w:r>
      </w:ins>
    </w:p>
    <w:p w:rsidR="003E1094" w:rsidRPr="003E1094" w:rsidRDefault="003E1094" w:rsidP="003E1094">
      <w:pPr>
        <w:numPr>
          <w:ilvl w:val="1"/>
          <w:numId w:val="251"/>
        </w:numPr>
        <w:shd w:val="clear" w:color="auto" w:fill="FFFFFF"/>
        <w:spacing w:after="0" w:line="240" w:lineRule="auto"/>
        <w:ind w:left="1140" w:right="150"/>
        <w:rPr>
          <w:ins w:id="1443" w:author="Unknown"/>
          <w:rFonts w:ascii="Roboto" w:eastAsia="Times New Roman" w:hAnsi="Roboto" w:cs="Times New Roman"/>
          <w:color w:val="000000"/>
          <w:sz w:val="24"/>
          <w:szCs w:val="24"/>
        </w:rPr>
      </w:pPr>
      <w:ins w:id="1444" w:author="Unknown">
        <w:r w:rsidRPr="003E1094">
          <w:rPr>
            <w:rFonts w:ascii="Roboto" w:eastAsia="Times New Roman" w:hAnsi="Roboto" w:cs="Times New Roman"/>
            <w:color w:val="000000"/>
            <w:sz w:val="24"/>
            <w:szCs w:val="24"/>
          </w:rPr>
          <w:t>TTL key</w:t>
        </w:r>
      </w:ins>
    </w:p>
    <w:p w:rsidR="003E1094" w:rsidRPr="003E1094" w:rsidRDefault="003E1094" w:rsidP="003E1094">
      <w:pPr>
        <w:numPr>
          <w:ilvl w:val="1"/>
          <w:numId w:val="251"/>
        </w:numPr>
        <w:shd w:val="clear" w:color="auto" w:fill="FFFFFF"/>
        <w:spacing w:after="0" w:line="240" w:lineRule="auto"/>
        <w:ind w:left="1140" w:right="150"/>
        <w:rPr>
          <w:ins w:id="1445" w:author="Unknown"/>
          <w:rFonts w:ascii="Roboto" w:eastAsia="Times New Roman" w:hAnsi="Roboto" w:cs="Times New Roman"/>
          <w:color w:val="000000"/>
          <w:sz w:val="24"/>
          <w:szCs w:val="24"/>
        </w:rPr>
      </w:pPr>
      <w:ins w:id="1446" w:author="Unknown">
        <w:r w:rsidRPr="003E1094">
          <w:rPr>
            <w:rFonts w:ascii="Roboto" w:eastAsia="Times New Roman" w:hAnsi="Roboto" w:cs="Times New Roman"/>
            <w:color w:val="000000"/>
            <w:sz w:val="24"/>
            <w:szCs w:val="24"/>
          </w:rPr>
          <w:t>KEYS pattern</w:t>
        </w:r>
      </w:ins>
    </w:p>
    <w:p w:rsidR="003E1094" w:rsidRPr="003E1094" w:rsidRDefault="003E1094" w:rsidP="003E1094">
      <w:pPr>
        <w:numPr>
          <w:ilvl w:val="1"/>
          <w:numId w:val="251"/>
        </w:numPr>
        <w:shd w:val="clear" w:color="auto" w:fill="FFFFFF"/>
        <w:spacing w:after="0" w:line="240" w:lineRule="auto"/>
        <w:ind w:left="1140" w:right="150"/>
        <w:rPr>
          <w:ins w:id="1447" w:author="Unknown"/>
          <w:rFonts w:ascii="Roboto" w:eastAsia="Times New Roman" w:hAnsi="Roboto" w:cs="Times New Roman"/>
          <w:color w:val="000000"/>
          <w:sz w:val="24"/>
          <w:szCs w:val="24"/>
        </w:rPr>
      </w:pPr>
      <w:ins w:id="1448" w:author="Unknown">
        <w:r w:rsidRPr="003E1094">
          <w:rPr>
            <w:rFonts w:ascii="Roboto" w:eastAsia="Times New Roman" w:hAnsi="Roboto" w:cs="Times New Roman"/>
            <w:color w:val="000000"/>
            <w:sz w:val="24"/>
            <w:szCs w:val="24"/>
          </w:rPr>
          <w:t>EXPIRE key seconds</w:t>
        </w:r>
      </w:ins>
    </w:p>
    <w:p w:rsidR="003E1094" w:rsidRPr="003E1094" w:rsidRDefault="003E1094" w:rsidP="003E1094">
      <w:pPr>
        <w:numPr>
          <w:ilvl w:val="1"/>
          <w:numId w:val="251"/>
        </w:numPr>
        <w:shd w:val="clear" w:color="auto" w:fill="FFFFFF"/>
        <w:spacing w:after="0" w:line="240" w:lineRule="auto"/>
        <w:ind w:left="1140" w:right="150"/>
        <w:rPr>
          <w:ins w:id="1449" w:author="Unknown"/>
          <w:rFonts w:ascii="Roboto" w:eastAsia="Times New Roman" w:hAnsi="Roboto" w:cs="Times New Roman"/>
          <w:color w:val="000000"/>
          <w:sz w:val="24"/>
          <w:szCs w:val="24"/>
        </w:rPr>
      </w:pPr>
      <w:ins w:id="1450" w:author="Unknown">
        <w:r w:rsidRPr="003E1094">
          <w:rPr>
            <w:rFonts w:ascii="Roboto" w:eastAsia="Times New Roman" w:hAnsi="Roboto" w:cs="Times New Roman"/>
            <w:color w:val="000000"/>
            <w:sz w:val="24"/>
            <w:szCs w:val="24"/>
          </w:rPr>
          <w:t>EXPIREAT key timestamp</w:t>
        </w:r>
      </w:ins>
    </w:p>
    <w:p w:rsidR="003E1094" w:rsidRPr="003E1094" w:rsidRDefault="003E1094" w:rsidP="003E1094">
      <w:pPr>
        <w:numPr>
          <w:ilvl w:val="1"/>
          <w:numId w:val="251"/>
        </w:numPr>
        <w:shd w:val="clear" w:color="auto" w:fill="FFFFFF"/>
        <w:spacing w:after="0" w:line="240" w:lineRule="auto"/>
        <w:ind w:left="1140" w:right="150"/>
        <w:rPr>
          <w:ins w:id="1451" w:author="Unknown"/>
          <w:rFonts w:ascii="Roboto" w:eastAsia="Times New Roman" w:hAnsi="Roboto" w:cs="Times New Roman"/>
          <w:color w:val="000000"/>
          <w:sz w:val="24"/>
          <w:szCs w:val="24"/>
        </w:rPr>
      </w:pPr>
      <w:ins w:id="1452" w:author="Unknown">
        <w:r w:rsidRPr="003E1094">
          <w:rPr>
            <w:rFonts w:ascii="Roboto" w:eastAsia="Times New Roman" w:hAnsi="Roboto" w:cs="Times New Roman"/>
            <w:color w:val="000000"/>
            <w:sz w:val="24"/>
            <w:szCs w:val="24"/>
          </w:rPr>
          <w:t>EXISTS key</w:t>
        </w:r>
      </w:ins>
    </w:p>
    <w:p w:rsidR="003E1094" w:rsidRPr="003E1094" w:rsidRDefault="003E1094" w:rsidP="003E1094">
      <w:pPr>
        <w:numPr>
          <w:ilvl w:val="1"/>
          <w:numId w:val="251"/>
        </w:numPr>
        <w:shd w:val="clear" w:color="auto" w:fill="FFFFFF"/>
        <w:spacing w:after="0" w:line="240" w:lineRule="auto"/>
        <w:ind w:left="1140" w:right="150"/>
        <w:rPr>
          <w:ins w:id="1453" w:author="Unknown"/>
          <w:rFonts w:ascii="Roboto" w:eastAsia="Times New Roman" w:hAnsi="Roboto" w:cs="Times New Roman"/>
          <w:color w:val="000000"/>
          <w:sz w:val="24"/>
          <w:szCs w:val="24"/>
        </w:rPr>
      </w:pPr>
      <w:ins w:id="1454" w:author="Unknown">
        <w:r w:rsidRPr="003E1094">
          <w:rPr>
            <w:rFonts w:ascii="Roboto" w:eastAsia="Times New Roman" w:hAnsi="Roboto" w:cs="Times New Roman"/>
            <w:color w:val="000000"/>
            <w:sz w:val="24"/>
            <w:szCs w:val="24"/>
          </w:rPr>
          <w:t>DEL key</w:t>
        </w:r>
      </w:ins>
    </w:p>
    <w:p w:rsidR="003E1094" w:rsidRPr="003E1094" w:rsidRDefault="003E1094" w:rsidP="003E1094">
      <w:pPr>
        <w:numPr>
          <w:ilvl w:val="0"/>
          <w:numId w:val="251"/>
        </w:numPr>
        <w:shd w:val="clear" w:color="auto" w:fill="FFFFFF"/>
        <w:spacing w:after="0" w:line="240" w:lineRule="auto"/>
        <w:ind w:left="150" w:right="150"/>
        <w:rPr>
          <w:ins w:id="1455" w:author="Unknown"/>
          <w:rFonts w:ascii="Roboto" w:eastAsia="Times New Roman" w:hAnsi="Roboto" w:cs="Times New Roman"/>
          <w:color w:val="000000"/>
          <w:sz w:val="24"/>
          <w:szCs w:val="24"/>
        </w:rPr>
      </w:pPr>
      <w:ins w:id="1456" w:author="Unknown">
        <w:r w:rsidRPr="003E1094">
          <w:rPr>
            <w:rFonts w:ascii="Roboto" w:eastAsia="Times New Roman" w:hAnsi="Roboto" w:cs="Times New Roman"/>
            <w:b/>
            <w:bCs/>
            <w:color w:val="000000"/>
            <w:sz w:val="24"/>
            <w:szCs w:val="24"/>
          </w:rPr>
          <w:t>Question 7. How We Can Use Redis With .net Application?</w:t>
        </w:r>
      </w:ins>
    </w:p>
    <w:p w:rsidR="003E1094" w:rsidRPr="003E1094" w:rsidRDefault="003E1094" w:rsidP="003E1094">
      <w:pPr>
        <w:shd w:val="clear" w:color="auto" w:fill="FFFFFF"/>
        <w:spacing w:after="0" w:line="240" w:lineRule="auto"/>
        <w:ind w:left="150" w:right="150"/>
        <w:rPr>
          <w:ins w:id="1457" w:author="Unknown"/>
          <w:rFonts w:ascii="Roboto" w:eastAsia="Times New Roman" w:hAnsi="Roboto" w:cs="Times New Roman"/>
          <w:color w:val="000000"/>
          <w:sz w:val="24"/>
          <w:szCs w:val="24"/>
        </w:rPr>
      </w:pPr>
      <w:ins w:id="1458"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0" w:line="240" w:lineRule="auto"/>
        <w:ind w:left="150" w:right="150"/>
        <w:rPr>
          <w:ins w:id="1459" w:author="Unknown"/>
          <w:rFonts w:ascii="Roboto" w:eastAsia="Times New Roman" w:hAnsi="Roboto" w:cs="Times New Roman"/>
          <w:color w:val="000000"/>
          <w:sz w:val="24"/>
          <w:szCs w:val="24"/>
        </w:rPr>
      </w:pPr>
      <w:ins w:id="1460" w:author="Unknown">
        <w:r w:rsidRPr="003E1094">
          <w:rPr>
            <w:rFonts w:ascii="Roboto" w:eastAsia="Times New Roman" w:hAnsi="Roboto" w:cs="Times New Roman"/>
            <w:b/>
            <w:bCs/>
            <w:color w:val="000000"/>
            <w:sz w:val="24"/>
            <w:szCs w:val="24"/>
          </w:rPr>
          <w:t>For use Redis in .net application need to follow given steps:</w:t>
        </w:r>
      </w:ins>
    </w:p>
    <w:p w:rsidR="003E1094" w:rsidRPr="003E1094" w:rsidRDefault="003E1094" w:rsidP="003E1094">
      <w:pPr>
        <w:numPr>
          <w:ilvl w:val="1"/>
          <w:numId w:val="251"/>
        </w:numPr>
        <w:shd w:val="clear" w:color="auto" w:fill="FFFFFF"/>
        <w:spacing w:after="0" w:line="240" w:lineRule="auto"/>
        <w:ind w:left="1140" w:right="150"/>
        <w:rPr>
          <w:ins w:id="1461" w:author="Unknown"/>
          <w:rFonts w:ascii="Roboto" w:eastAsia="Times New Roman" w:hAnsi="Roboto" w:cs="Times New Roman"/>
          <w:color w:val="000000"/>
          <w:sz w:val="24"/>
          <w:szCs w:val="24"/>
        </w:rPr>
      </w:pPr>
      <w:ins w:id="1462" w:author="Unknown">
        <w:r w:rsidRPr="003E1094">
          <w:rPr>
            <w:rFonts w:ascii="Roboto" w:eastAsia="Times New Roman" w:hAnsi="Roboto" w:cs="Times New Roman"/>
            <w:color w:val="000000"/>
            <w:sz w:val="24"/>
            <w:szCs w:val="24"/>
          </w:rPr>
          <w:t>Download Redis Server</w:t>
        </w:r>
      </w:ins>
    </w:p>
    <w:p w:rsidR="003E1094" w:rsidRPr="003E1094" w:rsidRDefault="003E1094" w:rsidP="003E1094">
      <w:pPr>
        <w:numPr>
          <w:ilvl w:val="1"/>
          <w:numId w:val="251"/>
        </w:numPr>
        <w:shd w:val="clear" w:color="auto" w:fill="FFFFFF"/>
        <w:spacing w:after="0" w:line="240" w:lineRule="auto"/>
        <w:ind w:left="1140" w:right="150"/>
        <w:rPr>
          <w:ins w:id="1463" w:author="Unknown"/>
          <w:rFonts w:ascii="Roboto" w:eastAsia="Times New Roman" w:hAnsi="Roboto" w:cs="Times New Roman"/>
          <w:color w:val="000000"/>
          <w:sz w:val="24"/>
          <w:szCs w:val="24"/>
        </w:rPr>
      </w:pPr>
      <w:ins w:id="1464" w:author="Unknown">
        <w:r w:rsidRPr="003E1094">
          <w:rPr>
            <w:rFonts w:ascii="Roboto" w:eastAsia="Times New Roman" w:hAnsi="Roboto" w:cs="Times New Roman"/>
            <w:color w:val="000000"/>
            <w:sz w:val="24"/>
            <w:szCs w:val="24"/>
          </w:rPr>
          <w:t>Install Redis Server</w:t>
        </w:r>
      </w:ins>
    </w:p>
    <w:p w:rsidR="003E1094" w:rsidRPr="003E1094" w:rsidRDefault="003E1094" w:rsidP="003E1094">
      <w:pPr>
        <w:numPr>
          <w:ilvl w:val="1"/>
          <w:numId w:val="251"/>
        </w:numPr>
        <w:shd w:val="clear" w:color="auto" w:fill="FFFFFF"/>
        <w:spacing w:after="0" w:line="240" w:lineRule="auto"/>
        <w:ind w:left="1140" w:right="150"/>
        <w:rPr>
          <w:ins w:id="1465" w:author="Unknown"/>
          <w:rFonts w:ascii="Roboto" w:eastAsia="Times New Roman" w:hAnsi="Roboto" w:cs="Times New Roman"/>
          <w:color w:val="000000"/>
          <w:sz w:val="24"/>
          <w:szCs w:val="24"/>
        </w:rPr>
      </w:pPr>
      <w:ins w:id="1466" w:author="Unknown">
        <w:r w:rsidRPr="003E1094">
          <w:rPr>
            <w:rFonts w:ascii="Roboto" w:eastAsia="Times New Roman" w:hAnsi="Roboto" w:cs="Times New Roman"/>
            <w:color w:val="000000"/>
            <w:sz w:val="24"/>
            <w:szCs w:val="24"/>
          </w:rPr>
          <w:t>Download Redis Client</w:t>
        </w:r>
      </w:ins>
    </w:p>
    <w:p w:rsidR="003E1094" w:rsidRPr="003E1094" w:rsidRDefault="003E1094" w:rsidP="003E1094">
      <w:pPr>
        <w:numPr>
          <w:ilvl w:val="1"/>
          <w:numId w:val="251"/>
        </w:numPr>
        <w:shd w:val="clear" w:color="auto" w:fill="FFFFFF"/>
        <w:spacing w:after="0" w:line="240" w:lineRule="auto"/>
        <w:ind w:left="1140" w:right="150"/>
        <w:rPr>
          <w:ins w:id="1467" w:author="Unknown"/>
          <w:rFonts w:ascii="Roboto" w:eastAsia="Times New Roman" w:hAnsi="Roboto" w:cs="Times New Roman"/>
          <w:color w:val="000000"/>
          <w:sz w:val="24"/>
          <w:szCs w:val="24"/>
        </w:rPr>
      </w:pPr>
      <w:ins w:id="1468" w:author="Unknown">
        <w:r w:rsidRPr="003E1094">
          <w:rPr>
            <w:rFonts w:ascii="Roboto" w:eastAsia="Times New Roman" w:hAnsi="Roboto" w:cs="Times New Roman"/>
            <w:color w:val="000000"/>
            <w:sz w:val="24"/>
            <w:szCs w:val="24"/>
          </w:rPr>
          <w:t>Set Configuration into Web.config File</w:t>
        </w:r>
      </w:ins>
    </w:p>
    <w:p w:rsidR="003E1094" w:rsidRPr="003E1094" w:rsidRDefault="003E1094" w:rsidP="003E1094">
      <w:pPr>
        <w:numPr>
          <w:ilvl w:val="1"/>
          <w:numId w:val="251"/>
        </w:numPr>
        <w:shd w:val="clear" w:color="auto" w:fill="FFFFFF"/>
        <w:spacing w:after="0" w:line="240" w:lineRule="auto"/>
        <w:ind w:left="1140" w:right="150"/>
        <w:rPr>
          <w:ins w:id="1469" w:author="Unknown"/>
          <w:rFonts w:ascii="Roboto" w:eastAsia="Times New Roman" w:hAnsi="Roboto" w:cs="Times New Roman"/>
          <w:color w:val="000000"/>
          <w:sz w:val="24"/>
          <w:szCs w:val="24"/>
        </w:rPr>
      </w:pPr>
      <w:ins w:id="1470" w:author="Unknown">
        <w:r w:rsidRPr="003E1094">
          <w:rPr>
            <w:rFonts w:ascii="Roboto" w:eastAsia="Times New Roman" w:hAnsi="Roboto" w:cs="Times New Roman"/>
            <w:color w:val="000000"/>
            <w:sz w:val="24"/>
            <w:szCs w:val="24"/>
          </w:rPr>
          <w:t>Use Redis Client Class</w:t>
        </w:r>
      </w:ins>
    </w:p>
    <w:p w:rsidR="003E1094" w:rsidRPr="003E1094" w:rsidRDefault="003E1094" w:rsidP="003E1094">
      <w:pPr>
        <w:shd w:val="clear" w:color="auto" w:fill="FFFFFF"/>
        <w:spacing w:after="0" w:line="240" w:lineRule="auto"/>
        <w:ind w:left="150" w:right="150"/>
        <w:rPr>
          <w:ins w:id="1471" w:author="Unknown"/>
          <w:rFonts w:ascii="Roboto" w:eastAsia="Times New Roman" w:hAnsi="Roboto" w:cs="Times New Roman"/>
          <w:color w:val="000000"/>
          <w:sz w:val="24"/>
          <w:szCs w:val="24"/>
        </w:rPr>
      </w:pPr>
      <w:ins w:id="1472" w:author="Unknown">
        <w:r w:rsidRPr="003E1094">
          <w:rPr>
            <w:rFonts w:ascii="Roboto" w:eastAsia="Times New Roman" w:hAnsi="Roboto" w:cs="Times New Roman"/>
            <w:color w:val="000000"/>
            <w:sz w:val="24"/>
            <w:szCs w:val="24"/>
          </w:rPr>
          <w:fldChar w:fldCharType="begin"/>
        </w:r>
        <w:r w:rsidRPr="003E1094">
          <w:rPr>
            <w:rFonts w:ascii="Roboto" w:eastAsia="Times New Roman" w:hAnsi="Roboto" w:cs="Times New Roman"/>
            <w:color w:val="000000"/>
            <w:sz w:val="24"/>
            <w:szCs w:val="24"/>
          </w:rPr>
          <w:instrText xml:space="preserve"> HYPERLINK "https://www.wisdomjobs.com/e-university/php-tutorial-223.html" \o "PHP Tutorial"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PHP Tutorial</w:t>
        </w:r>
        <w:r w:rsidRPr="003E1094">
          <w:rPr>
            <w:rFonts w:ascii="Roboto" w:eastAsia="Times New Roman" w:hAnsi="Roboto" w:cs="Times New Roman"/>
            <w:color w:val="000000"/>
            <w:sz w:val="24"/>
            <w:szCs w:val="24"/>
          </w:rPr>
          <w:fldChar w:fldCharType="end"/>
        </w:r>
        <w:r w:rsidRPr="003E1094">
          <w:rPr>
            <w:rFonts w:ascii="Roboto" w:eastAsia="Times New Roman" w:hAnsi="Roboto" w:cs="Times New Roman"/>
            <w:color w:val="000000"/>
            <w:sz w:val="24"/>
            <w:szCs w:val="24"/>
          </w:rPr>
          <w:t> </w:t>
        </w:r>
        <w:r w:rsidRPr="003E1094">
          <w:rPr>
            <w:rFonts w:ascii="Roboto" w:eastAsia="Times New Roman" w:hAnsi="Roboto" w:cs="Times New Roman"/>
            <w:color w:val="000000"/>
            <w:sz w:val="24"/>
            <w:szCs w:val="24"/>
          </w:rPr>
          <w:fldChar w:fldCharType="begin"/>
        </w:r>
        <w:r w:rsidRPr="003E1094">
          <w:rPr>
            <w:rFonts w:ascii="Roboto" w:eastAsia="Times New Roman" w:hAnsi="Roboto" w:cs="Times New Roman"/>
            <w:color w:val="000000"/>
            <w:sz w:val="24"/>
            <w:szCs w:val="24"/>
          </w:rPr>
          <w:instrText xml:space="preserve"> HYPERLINK "https://www.wisdomjobs.com/e-university/php-interview-questions.html" \o "PHP Interview Questions"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PHP Interview Questions</w:t>
        </w:r>
        <w:r w:rsidRPr="003E1094">
          <w:rPr>
            <w:rFonts w:ascii="Roboto" w:eastAsia="Times New Roman" w:hAnsi="Roboto" w:cs="Times New Roman"/>
            <w:color w:val="000000"/>
            <w:sz w:val="24"/>
            <w:szCs w:val="24"/>
          </w:rPr>
          <w:fldChar w:fldCharType="end"/>
        </w:r>
      </w:ins>
    </w:p>
    <w:p w:rsidR="003E1094" w:rsidRPr="003E1094" w:rsidRDefault="003E1094" w:rsidP="003E1094">
      <w:pPr>
        <w:numPr>
          <w:ilvl w:val="0"/>
          <w:numId w:val="251"/>
        </w:numPr>
        <w:shd w:val="clear" w:color="auto" w:fill="FFFFFF"/>
        <w:spacing w:after="0" w:line="240" w:lineRule="auto"/>
        <w:ind w:left="150" w:right="150"/>
        <w:rPr>
          <w:ins w:id="1473" w:author="Unknown"/>
          <w:rFonts w:ascii="Roboto" w:eastAsia="Times New Roman" w:hAnsi="Roboto" w:cs="Times New Roman"/>
          <w:color w:val="000000"/>
          <w:sz w:val="24"/>
          <w:szCs w:val="24"/>
        </w:rPr>
      </w:pPr>
      <w:ins w:id="1474" w:author="Unknown">
        <w:r w:rsidRPr="003E1094">
          <w:rPr>
            <w:rFonts w:ascii="Roboto" w:eastAsia="Times New Roman" w:hAnsi="Roboto" w:cs="Times New Roman"/>
            <w:b/>
            <w:bCs/>
            <w:color w:val="000000"/>
            <w:sz w:val="24"/>
            <w:szCs w:val="24"/>
          </w:rPr>
          <w:t>Question 8. What Is Redis-cli?</w:t>
        </w:r>
      </w:ins>
    </w:p>
    <w:p w:rsidR="003E1094" w:rsidRPr="003E1094" w:rsidRDefault="003E1094" w:rsidP="003E1094">
      <w:pPr>
        <w:shd w:val="clear" w:color="auto" w:fill="FFFFFF"/>
        <w:spacing w:after="0" w:line="240" w:lineRule="auto"/>
        <w:ind w:left="150" w:right="150"/>
        <w:rPr>
          <w:ins w:id="1475" w:author="Unknown"/>
          <w:rFonts w:ascii="Roboto" w:eastAsia="Times New Roman" w:hAnsi="Roboto" w:cs="Times New Roman"/>
          <w:color w:val="000000"/>
          <w:sz w:val="24"/>
          <w:szCs w:val="24"/>
        </w:rPr>
      </w:pPr>
      <w:ins w:id="1476"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75" w:line="240" w:lineRule="auto"/>
        <w:ind w:left="150" w:right="150"/>
        <w:rPr>
          <w:ins w:id="1477" w:author="Unknown"/>
          <w:rFonts w:ascii="Roboto" w:eastAsia="Times New Roman" w:hAnsi="Roboto" w:cs="Times New Roman"/>
          <w:color w:val="000000"/>
          <w:sz w:val="24"/>
          <w:szCs w:val="24"/>
        </w:rPr>
      </w:pPr>
      <w:ins w:id="1478" w:author="Unknown">
        <w:r w:rsidRPr="003E1094">
          <w:rPr>
            <w:rFonts w:ascii="Roboto" w:eastAsia="Times New Roman" w:hAnsi="Roboto" w:cs="Times New Roman"/>
            <w:color w:val="000000"/>
            <w:sz w:val="24"/>
            <w:szCs w:val="24"/>
          </w:rPr>
          <w:t>Redis-cli is the Redis command line interface, a simple program that allows sending commands to Redis, and read the replies sent by the server, directly from the terminal.</w:t>
        </w:r>
      </w:ins>
    </w:p>
    <w:p w:rsidR="003E1094" w:rsidRPr="003E1094" w:rsidRDefault="003E1094" w:rsidP="003E1094">
      <w:pPr>
        <w:numPr>
          <w:ilvl w:val="0"/>
          <w:numId w:val="251"/>
        </w:numPr>
        <w:shd w:val="clear" w:color="auto" w:fill="FFFFFF"/>
        <w:spacing w:after="0" w:line="240" w:lineRule="auto"/>
        <w:ind w:left="150" w:right="150"/>
        <w:rPr>
          <w:ins w:id="1479" w:author="Unknown"/>
          <w:rFonts w:ascii="Roboto" w:eastAsia="Times New Roman" w:hAnsi="Roboto" w:cs="Times New Roman"/>
          <w:color w:val="000000"/>
          <w:sz w:val="24"/>
          <w:szCs w:val="24"/>
        </w:rPr>
      </w:pPr>
      <w:ins w:id="1480" w:author="Unknown">
        <w:r w:rsidRPr="003E1094">
          <w:rPr>
            <w:rFonts w:ascii="Roboto" w:eastAsia="Times New Roman" w:hAnsi="Roboto" w:cs="Times New Roman"/>
            <w:b/>
            <w:bCs/>
            <w:color w:val="000000"/>
            <w:sz w:val="24"/>
            <w:szCs w:val="24"/>
          </w:rPr>
          <w:t>Question 9. Explain Repl?</w:t>
        </w:r>
      </w:ins>
    </w:p>
    <w:p w:rsidR="003E1094" w:rsidRPr="003E1094" w:rsidRDefault="003E1094" w:rsidP="003E1094">
      <w:pPr>
        <w:shd w:val="clear" w:color="auto" w:fill="FFFFFF"/>
        <w:spacing w:after="0" w:line="240" w:lineRule="auto"/>
        <w:ind w:left="150" w:right="150"/>
        <w:rPr>
          <w:ins w:id="1481" w:author="Unknown"/>
          <w:rFonts w:ascii="Roboto" w:eastAsia="Times New Roman" w:hAnsi="Roboto" w:cs="Times New Roman"/>
          <w:color w:val="000000"/>
          <w:sz w:val="24"/>
          <w:szCs w:val="24"/>
        </w:rPr>
      </w:pPr>
      <w:ins w:id="1482"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75" w:line="240" w:lineRule="auto"/>
        <w:ind w:left="150" w:right="150"/>
        <w:rPr>
          <w:ins w:id="1483" w:author="Unknown"/>
          <w:rFonts w:ascii="Roboto" w:eastAsia="Times New Roman" w:hAnsi="Roboto" w:cs="Times New Roman"/>
          <w:color w:val="000000"/>
          <w:sz w:val="24"/>
          <w:szCs w:val="24"/>
        </w:rPr>
      </w:pPr>
      <w:ins w:id="1484" w:author="Unknown">
        <w:r w:rsidRPr="003E1094">
          <w:rPr>
            <w:rFonts w:ascii="Roboto" w:eastAsia="Times New Roman" w:hAnsi="Roboto" w:cs="Times New Roman"/>
            <w:color w:val="000000"/>
            <w:sz w:val="24"/>
            <w:szCs w:val="24"/>
          </w:rPr>
          <w:t>REPL stands for Read Eval Print Loop. It an interactive mode where the user types commands and get replies.</w:t>
        </w:r>
      </w:ins>
    </w:p>
    <w:p w:rsidR="003E1094" w:rsidRPr="003E1094" w:rsidRDefault="003E1094" w:rsidP="003E1094">
      <w:pPr>
        <w:shd w:val="clear" w:color="auto" w:fill="FFFFFF"/>
        <w:spacing w:after="0" w:line="240" w:lineRule="auto"/>
        <w:ind w:left="150" w:right="150"/>
        <w:rPr>
          <w:ins w:id="1485" w:author="Unknown"/>
          <w:rFonts w:ascii="Roboto" w:eastAsia="Times New Roman" w:hAnsi="Roboto" w:cs="Times New Roman"/>
          <w:color w:val="000000"/>
          <w:sz w:val="24"/>
          <w:szCs w:val="24"/>
        </w:rPr>
      </w:pPr>
      <w:ins w:id="1486" w:author="Unknown">
        <w:r w:rsidRPr="003E1094">
          <w:rPr>
            <w:rFonts w:ascii="Roboto" w:eastAsia="Times New Roman" w:hAnsi="Roboto" w:cs="Times New Roman"/>
            <w:color w:val="000000"/>
            <w:sz w:val="24"/>
            <w:szCs w:val="24"/>
          </w:rPr>
          <w:fldChar w:fldCharType="begin"/>
        </w:r>
        <w:r w:rsidRPr="003E1094">
          <w:rPr>
            <w:rFonts w:ascii="Roboto" w:eastAsia="Times New Roman" w:hAnsi="Roboto" w:cs="Times New Roman"/>
            <w:color w:val="000000"/>
            <w:sz w:val="24"/>
            <w:szCs w:val="24"/>
          </w:rPr>
          <w:instrText xml:space="preserve"> HYPERLINK "https://www.wisdomjobs.com/e-university/mysql-interview-questions.html" \o "MySQL Interview Questions"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MySQL Interview Questions</w:t>
        </w:r>
        <w:r w:rsidRPr="003E1094">
          <w:rPr>
            <w:rFonts w:ascii="Roboto" w:eastAsia="Times New Roman" w:hAnsi="Roboto" w:cs="Times New Roman"/>
            <w:color w:val="000000"/>
            <w:sz w:val="24"/>
            <w:szCs w:val="24"/>
          </w:rPr>
          <w:fldChar w:fldCharType="end"/>
        </w:r>
      </w:ins>
    </w:p>
    <w:p w:rsidR="003E1094" w:rsidRPr="003E1094" w:rsidRDefault="003E1094" w:rsidP="003E1094">
      <w:pPr>
        <w:numPr>
          <w:ilvl w:val="0"/>
          <w:numId w:val="251"/>
        </w:numPr>
        <w:shd w:val="clear" w:color="auto" w:fill="FFFFFF"/>
        <w:spacing w:after="0" w:line="240" w:lineRule="auto"/>
        <w:ind w:left="150" w:right="150"/>
        <w:rPr>
          <w:ins w:id="1487" w:author="Unknown"/>
          <w:rFonts w:ascii="Roboto" w:eastAsia="Times New Roman" w:hAnsi="Roboto" w:cs="Times New Roman"/>
          <w:color w:val="000000"/>
          <w:sz w:val="24"/>
          <w:szCs w:val="24"/>
        </w:rPr>
      </w:pPr>
      <w:ins w:id="1488" w:author="Unknown">
        <w:r w:rsidRPr="003E1094">
          <w:rPr>
            <w:rFonts w:ascii="Roboto" w:eastAsia="Times New Roman" w:hAnsi="Roboto" w:cs="Times New Roman"/>
            <w:b/>
            <w:bCs/>
            <w:color w:val="000000"/>
            <w:sz w:val="24"/>
            <w:szCs w:val="24"/>
          </w:rPr>
          <w:t>Question 10. What The Basic Features Are Of Redis Which Makes It Awesome Compared To Memcache?</w:t>
        </w:r>
      </w:ins>
    </w:p>
    <w:p w:rsidR="003E1094" w:rsidRPr="003E1094" w:rsidRDefault="003E1094" w:rsidP="003E1094">
      <w:pPr>
        <w:shd w:val="clear" w:color="auto" w:fill="FFFFFF"/>
        <w:spacing w:after="0" w:line="240" w:lineRule="auto"/>
        <w:ind w:left="150" w:right="150"/>
        <w:rPr>
          <w:ins w:id="1489" w:author="Unknown"/>
          <w:rFonts w:ascii="Roboto" w:eastAsia="Times New Roman" w:hAnsi="Roboto" w:cs="Times New Roman"/>
          <w:color w:val="000000"/>
          <w:sz w:val="24"/>
          <w:szCs w:val="24"/>
        </w:rPr>
      </w:pPr>
      <w:ins w:id="1490" w:author="Unknown">
        <w:r w:rsidRPr="003E1094">
          <w:rPr>
            <w:rFonts w:ascii="Roboto" w:eastAsia="Times New Roman" w:hAnsi="Roboto" w:cs="Times New Roman"/>
            <w:b/>
            <w:bCs/>
            <w:color w:val="2DA506"/>
            <w:sz w:val="24"/>
            <w:szCs w:val="24"/>
          </w:rPr>
          <w:t>Answer :</w:t>
        </w:r>
      </w:ins>
    </w:p>
    <w:p w:rsidR="003E1094" w:rsidRPr="003E1094" w:rsidRDefault="003E1094" w:rsidP="003E1094">
      <w:pPr>
        <w:numPr>
          <w:ilvl w:val="1"/>
          <w:numId w:val="251"/>
        </w:numPr>
        <w:shd w:val="clear" w:color="auto" w:fill="FFFFFF"/>
        <w:spacing w:after="0" w:line="240" w:lineRule="auto"/>
        <w:ind w:left="1140" w:right="150"/>
        <w:rPr>
          <w:ins w:id="1491" w:author="Unknown"/>
          <w:rFonts w:ascii="Roboto" w:eastAsia="Times New Roman" w:hAnsi="Roboto" w:cs="Times New Roman"/>
          <w:color w:val="000000"/>
          <w:sz w:val="24"/>
          <w:szCs w:val="24"/>
        </w:rPr>
      </w:pPr>
      <w:ins w:id="1492" w:author="Unknown">
        <w:r w:rsidRPr="003E1094">
          <w:rPr>
            <w:rFonts w:ascii="Roboto" w:eastAsia="Times New Roman" w:hAnsi="Roboto" w:cs="Times New Roman"/>
            <w:color w:val="000000"/>
            <w:sz w:val="24"/>
            <w:szCs w:val="24"/>
          </w:rPr>
          <w:t>Powerful data types and powerful commands to leverage them. Hashes, Sorted Sets, Lists, and more.</w:t>
        </w:r>
      </w:ins>
    </w:p>
    <w:p w:rsidR="003E1094" w:rsidRPr="003E1094" w:rsidRDefault="003E1094" w:rsidP="003E1094">
      <w:pPr>
        <w:numPr>
          <w:ilvl w:val="1"/>
          <w:numId w:val="251"/>
        </w:numPr>
        <w:shd w:val="clear" w:color="auto" w:fill="FFFFFF"/>
        <w:spacing w:after="0" w:line="240" w:lineRule="auto"/>
        <w:ind w:left="1140" w:right="150"/>
        <w:rPr>
          <w:ins w:id="1493" w:author="Unknown"/>
          <w:rFonts w:ascii="Roboto" w:eastAsia="Times New Roman" w:hAnsi="Roboto" w:cs="Times New Roman"/>
          <w:color w:val="000000"/>
          <w:sz w:val="24"/>
          <w:szCs w:val="24"/>
        </w:rPr>
      </w:pPr>
      <w:ins w:id="1494" w:author="Unknown">
        <w:r w:rsidRPr="003E1094">
          <w:rPr>
            <w:rFonts w:ascii="Roboto" w:eastAsia="Times New Roman" w:hAnsi="Roboto" w:cs="Times New Roman"/>
            <w:color w:val="000000"/>
            <w:sz w:val="24"/>
            <w:szCs w:val="24"/>
          </w:rPr>
          <w:t>Persistence to disk, by default.</w:t>
        </w:r>
      </w:ins>
    </w:p>
    <w:p w:rsidR="003E1094" w:rsidRPr="003E1094" w:rsidRDefault="003E1094" w:rsidP="003E1094">
      <w:pPr>
        <w:numPr>
          <w:ilvl w:val="1"/>
          <w:numId w:val="251"/>
        </w:numPr>
        <w:shd w:val="clear" w:color="auto" w:fill="FFFFFF"/>
        <w:spacing w:after="0" w:line="240" w:lineRule="auto"/>
        <w:ind w:left="1140" w:right="150"/>
        <w:rPr>
          <w:ins w:id="1495" w:author="Unknown"/>
          <w:rFonts w:ascii="Roboto" w:eastAsia="Times New Roman" w:hAnsi="Roboto" w:cs="Times New Roman"/>
          <w:color w:val="000000"/>
          <w:sz w:val="24"/>
          <w:szCs w:val="24"/>
        </w:rPr>
      </w:pPr>
      <w:ins w:id="1496" w:author="Unknown">
        <w:r w:rsidRPr="003E1094">
          <w:rPr>
            <w:rFonts w:ascii="Roboto" w:eastAsia="Times New Roman" w:hAnsi="Roboto" w:cs="Times New Roman"/>
            <w:color w:val="000000"/>
            <w:sz w:val="24"/>
            <w:szCs w:val="24"/>
          </w:rPr>
          <w:t>Transactions with optimistic locking (WATCH/MULTI/EXEC)</w:t>
        </w:r>
      </w:ins>
    </w:p>
    <w:p w:rsidR="003E1094" w:rsidRPr="003E1094" w:rsidRDefault="003E1094" w:rsidP="003E1094">
      <w:pPr>
        <w:numPr>
          <w:ilvl w:val="1"/>
          <w:numId w:val="251"/>
        </w:numPr>
        <w:shd w:val="clear" w:color="auto" w:fill="FFFFFF"/>
        <w:spacing w:after="0" w:line="240" w:lineRule="auto"/>
        <w:ind w:left="1140" w:right="150"/>
        <w:rPr>
          <w:ins w:id="1497" w:author="Unknown"/>
          <w:rFonts w:ascii="Roboto" w:eastAsia="Times New Roman" w:hAnsi="Roboto" w:cs="Times New Roman"/>
          <w:color w:val="000000"/>
          <w:sz w:val="24"/>
          <w:szCs w:val="24"/>
        </w:rPr>
      </w:pPr>
      <w:ins w:id="1498" w:author="Unknown">
        <w:r w:rsidRPr="003E1094">
          <w:rPr>
            <w:rFonts w:ascii="Roboto" w:eastAsia="Times New Roman" w:hAnsi="Roboto" w:cs="Times New Roman"/>
            <w:color w:val="000000"/>
            <w:sz w:val="24"/>
            <w:szCs w:val="24"/>
          </w:rPr>
          <w:t>Pub/sub. Extremely fast.</w:t>
        </w:r>
      </w:ins>
    </w:p>
    <w:p w:rsidR="003E1094" w:rsidRPr="003E1094" w:rsidRDefault="003E1094" w:rsidP="003E1094">
      <w:pPr>
        <w:numPr>
          <w:ilvl w:val="1"/>
          <w:numId w:val="251"/>
        </w:numPr>
        <w:shd w:val="clear" w:color="auto" w:fill="FFFFFF"/>
        <w:spacing w:after="0" w:line="240" w:lineRule="auto"/>
        <w:ind w:left="1140" w:right="150"/>
        <w:rPr>
          <w:ins w:id="1499" w:author="Unknown"/>
          <w:rFonts w:ascii="Roboto" w:eastAsia="Times New Roman" w:hAnsi="Roboto" w:cs="Times New Roman"/>
          <w:color w:val="000000"/>
          <w:sz w:val="24"/>
          <w:szCs w:val="24"/>
        </w:rPr>
      </w:pPr>
      <w:ins w:id="1500" w:author="Unknown">
        <w:r w:rsidRPr="003E1094">
          <w:rPr>
            <w:rFonts w:ascii="Roboto" w:eastAsia="Times New Roman" w:hAnsi="Roboto" w:cs="Times New Roman"/>
            <w:color w:val="000000"/>
            <w:sz w:val="24"/>
            <w:szCs w:val="24"/>
          </w:rPr>
          <w:t>Values up to 512MB in size (memcached limited to 1MB per key)</w:t>
        </w:r>
      </w:ins>
    </w:p>
    <w:p w:rsidR="003E1094" w:rsidRPr="003E1094" w:rsidRDefault="003E1094" w:rsidP="003E1094">
      <w:pPr>
        <w:numPr>
          <w:ilvl w:val="1"/>
          <w:numId w:val="251"/>
        </w:numPr>
        <w:shd w:val="clear" w:color="auto" w:fill="FFFFFF"/>
        <w:spacing w:after="0" w:line="240" w:lineRule="auto"/>
        <w:ind w:left="1140" w:right="150"/>
        <w:rPr>
          <w:ins w:id="1501" w:author="Unknown"/>
          <w:rFonts w:ascii="Roboto" w:eastAsia="Times New Roman" w:hAnsi="Roboto" w:cs="Times New Roman"/>
          <w:color w:val="000000"/>
          <w:sz w:val="24"/>
          <w:szCs w:val="24"/>
        </w:rPr>
      </w:pPr>
      <w:ins w:id="1502" w:author="Unknown">
        <w:r w:rsidRPr="003E1094">
          <w:rPr>
            <w:rFonts w:ascii="Roboto" w:eastAsia="Times New Roman" w:hAnsi="Roboto" w:cs="Times New Roman"/>
            <w:color w:val="000000"/>
            <w:sz w:val="24"/>
            <w:szCs w:val="24"/>
          </w:rPr>
          <w:t>Lua scripting (as of 2.6)</w:t>
        </w:r>
      </w:ins>
    </w:p>
    <w:p w:rsidR="003E1094" w:rsidRPr="003E1094" w:rsidRDefault="003E1094" w:rsidP="003E1094">
      <w:pPr>
        <w:numPr>
          <w:ilvl w:val="1"/>
          <w:numId w:val="251"/>
        </w:numPr>
        <w:shd w:val="clear" w:color="auto" w:fill="FFFFFF"/>
        <w:spacing w:after="0" w:line="240" w:lineRule="auto"/>
        <w:ind w:left="1140" w:right="150"/>
        <w:rPr>
          <w:ins w:id="1503" w:author="Unknown"/>
          <w:rFonts w:ascii="Roboto" w:eastAsia="Times New Roman" w:hAnsi="Roboto" w:cs="Times New Roman"/>
          <w:color w:val="000000"/>
          <w:sz w:val="24"/>
          <w:szCs w:val="24"/>
        </w:rPr>
      </w:pPr>
      <w:ins w:id="1504" w:author="Unknown">
        <w:r w:rsidRPr="003E1094">
          <w:rPr>
            <w:rFonts w:ascii="Roboto" w:eastAsia="Times New Roman" w:hAnsi="Roboto" w:cs="Times New Roman"/>
            <w:color w:val="000000"/>
            <w:sz w:val="24"/>
            <w:szCs w:val="24"/>
          </w:rPr>
          <w:t xml:space="preserve">Extremely fast at everything. Benchmarks are often conflicting, but this much is clear: when used like memcached Redis falls somewhere between nearly as fast or maybe even a little faster. Like memcached it is often bound by available network </w:t>
        </w:r>
        <w:r w:rsidRPr="003E1094">
          <w:rPr>
            <w:rFonts w:ascii="Roboto" w:eastAsia="Times New Roman" w:hAnsi="Roboto" w:cs="Times New Roman"/>
            <w:color w:val="000000"/>
            <w:sz w:val="24"/>
            <w:szCs w:val="24"/>
          </w:rPr>
          <w:lastRenderedPageBreak/>
          <w:t>or even memory bandwidth instead of CPU or other bottlenecks and will rarely be the culprit when your app is slowing down.</w:t>
        </w:r>
      </w:ins>
    </w:p>
    <w:p w:rsidR="003E1094" w:rsidRPr="003E1094" w:rsidRDefault="003E1094" w:rsidP="003E1094">
      <w:pPr>
        <w:shd w:val="clear" w:color="auto" w:fill="FFFFFF"/>
        <w:spacing w:after="0" w:line="240" w:lineRule="auto"/>
        <w:ind w:left="150" w:right="150"/>
        <w:rPr>
          <w:ins w:id="1505" w:author="Unknown"/>
          <w:rFonts w:ascii="Roboto" w:eastAsia="Times New Roman" w:hAnsi="Roboto" w:cs="Times New Roman"/>
          <w:color w:val="000000"/>
          <w:sz w:val="24"/>
          <w:szCs w:val="24"/>
        </w:rPr>
      </w:pPr>
      <w:ins w:id="1506" w:author="Unknown">
        <w:r w:rsidRPr="003E1094">
          <w:rPr>
            <w:rFonts w:ascii="Roboto" w:eastAsia="Times New Roman" w:hAnsi="Roboto" w:cs="Times New Roman"/>
            <w:color w:val="000000"/>
            <w:sz w:val="24"/>
            <w:szCs w:val="24"/>
          </w:rPr>
          <w:fldChar w:fldCharType="begin"/>
        </w:r>
        <w:r w:rsidRPr="003E1094">
          <w:rPr>
            <w:rFonts w:ascii="Roboto" w:eastAsia="Times New Roman" w:hAnsi="Roboto" w:cs="Times New Roman"/>
            <w:color w:val="000000"/>
            <w:sz w:val="24"/>
            <w:szCs w:val="24"/>
          </w:rPr>
          <w:instrText xml:space="preserve"> HYPERLINK "https://www.wisdomjobs.com/e-university/mysql-tutorial-275.html" \o "MySQL Tutorial"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MySQL Tutorial</w:t>
        </w:r>
        <w:r w:rsidRPr="003E1094">
          <w:rPr>
            <w:rFonts w:ascii="Roboto" w:eastAsia="Times New Roman" w:hAnsi="Roboto" w:cs="Times New Roman"/>
            <w:color w:val="000000"/>
            <w:sz w:val="24"/>
            <w:szCs w:val="24"/>
          </w:rPr>
          <w:fldChar w:fldCharType="end"/>
        </w:r>
      </w:ins>
    </w:p>
    <w:p w:rsidR="003E1094" w:rsidRPr="003E1094" w:rsidRDefault="003E1094" w:rsidP="003E1094">
      <w:pPr>
        <w:numPr>
          <w:ilvl w:val="0"/>
          <w:numId w:val="251"/>
        </w:numPr>
        <w:shd w:val="clear" w:color="auto" w:fill="FFFFFF"/>
        <w:spacing w:after="0" w:line="240" w:lineRule="auto"/>
        <w:ind w:left="150" w:right="150"/>
        <w:rPr>
          <w:ins w:id="1507" w:author="Unknown"/>
          <w:rFonts w:ascii="Roboto" w:eastAsia="Times New Roman" w:hAnsi="Roboto" w:cs="Times New Roman"/>
          <w:color w:val="000000"/>
          <w:sz w:val="24"/>
          <w:szCs w:val="24"/>
        </w:rPr>
      </w:pPr>
      <w:ins w:id="1508" w:author="Unknown">
        <w:r w:rsidRPr="003E1094">
          <w:rPr>
            <w:rFonts w:ascii="Roboto" w:eastAsia="Times New Roman" w:hAnsi="Roboto" w:cs="Times New Roman"/>
            <w:b/>
            <w:bCs/>
            <w:color w:val="000000"/>
            <w:sz w:val="24"/>
            <w:szCs w:val="24"/>
          </w:rPr>
          <w:t>Question 11. How Can You Use Redis With .net Application?</w:t>
        </w:r>
      </w:ins>
    </w:p>
    <w:p w:rsidR="003E1094" w:rsidRPr="003E1094" w:rsidRDefault="003E1094" w:rsidP="003E1094">
      <w:pPr>
        <w:shd w:val="clear" w:color="auto" w:fill="FFFFFF"/>
        <w:spacing w:after="0" w:line="240" w:lineRule="auto"/>
        <w:ind w:left="150" w:right="150"/>
        <w:rPr>
          <w:ins w:id="1509" w:author="Unknown"/>
          <w:rFonts w:ascii="Roboto" w:eastAsia="Times New Roman" w:hAnsi="Roboto" w:cs="Times New Roman"/>
          <w:color w:val="000000"/>
          <w:sz w:val="24"/>
          <w:szCs w:val="24"/>
        </w:rPr>
      </w:pPr>
      <w:ins w:id="1510"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0" w:line="240" w:lineRule="auto"/>
        <w:ind w:left="150" w:right="150"/>
        <w:rPr>
          <w:ins w:id="1511" w:author="Unknown"/>
          <w:rFonts w:ascii="Roboto" w:eastAsia="Times New Roman" w:hAnsi="Roboto" w:cs="Times New Roman"/>
          <w:color w:val="000000"/>
          <w:sz w:val="24"/>
          <w:szCs w:val="24"/>
        </w:rPr>
      </w:pPr>
      <w:ins w:id="1512" w:author="Unknown">
        <w:r w:rsidRPr="003E1094">
          <w:rPr>
            <w:rFonts w:ascii="Roboto" w:eastAsia="Times New Roman" w:hAnsi="Roboto" w:cs="Times New Roman"/>
            <w:b/>
            <w:bCs/>
            <w:color w:val="000000"/>
            <w:sz w:val="24"/>
            <w:szCs w:val="24"/>
          </w:rPr>
          <w:t>To use Redis in .Net applications, follow these steps:</w:t>
        </w:r>
      </w:ins>
    </w:p>
    <w:p w:rsidR="003E1094" w:rsidRPr="003E1094" w:rsidRDefault="003E1094" w:rsidP="003E1094">
      <w:pPr>
        <w:numPr>
          <w:ilvl w:val="1"/>
          <w:numId w:val="251"/>
        </w:numPr>
        <w:shd w:val="clear" w:color="auto" w:fill="FFFFFF"/>
        <w:spacing w:after="0" w:line="240" w:lineRule="auto"/>
        <w:ind w:left="1140" w:right="150"/>
        <w:rPr>
          <w:ins w:id="1513" w:author="Unknown"/>
          <w:rFonts w:ascii="Roboto" w:eastAsia="Times New Roman" w:hAnsi="Roboto" w:cs="Times New Roman"/>
          <w:color w:val="000000"/>
          <w:sz w:val="24"/>
          <w:szCs w:val="24"/>
        </w:rPr>
      </w:pPr>
      <w:ins w:id="1514" w:author="Unknown">
        <w:r w:rsidRPr="003E1094">
          <w:rPr>
            <w:rFonts w:ascii="Roboto" w:eastAsia="Times New Roman" w:hAnsi="Roboto" w:cs="Times New Roman"/>
            <w:color w:val="000000"/>
            <w:sz w:val="24"/>
            <w:szCs w:val="24"/>
          </w:rPr>
          <w:t>First, Download Redis Server.</w:t>
        </w:r>
      </w:ins>
    </w:p>
    <w:p w:rsidR="003E1094" w:rsidRPr="003E1094" w:rsidRDefault="003E1094" w:rsidP="003E1094">
      <w:pPr>
        <w:numPr>
          <w:ilvl w:val="1"/>
          <w:numId w:val="251"/>
        </w:numPr>
        <w:shd w:val="clear" w:color="auto" w:fill="FFFFFF"/>
        <w:spacing w:after="0" w:line="240" w:lineRule="auto"/>
        <w:ind w:left="1140" w:right="150"/>
        <w:rPr>
          <w:ins w:id="1515" w:author="Unknown"/>
          <w:rFonts w:ascii="Roboto" w:eastAsia="Times New Roman" w:hAnsi="Roboto" w:cs="Times New Roman"/>
          <w:color w:val="000000"/>
          <w:sz w:val="24"/>
          <w:szCs w:val="24"/>
        </w:rPr>
      </w:pPr>
      <w:ins w:id="1516" w:author="Unknown">
        <w:r w:rsidRPr="003E1094">
          <w:rPr>
            <w:rFonts w:ascii="Roboto" w:eastAsia="Times New Roman" w:hAnsi="Roboto" w:cs="Times New Roman"/>
            <w:color w:val="000000"/>
            <w:sz w:val="24"/>
            <w:szCs w:val="24"/>
          </w:rPr>
          <w:t>Install Redis Server.</w:t>
        </w:r>
      </w:ins>
    </w:p>
    <w:p w:rsidR="003E1094" w:rsidRPr="003E1094" w:rsidRDefault="003E1094" w:rsidP="003E1094">
      <w:pPr>
        <w:numPr>
          <w:ilvl w:val="1"/>
          <w:numId w:val="251"/>
        </w:numPr>
        <w:shd w:val="clear" w:color="auto" w:fill="FFFFFF"/>
        <w:spacing w:after="0" w:line="240" w:lineRule="auto"/>
        <w:ind w:left="1140" w:right="150"/>
        <w:rPr>
          <w:ins w:id="1517" w:author="Unknown"/>
          <w:rFonts w:ascii="Roboto" w:eastAsia="Times New Roman" w:hAnsi="Roboto" w:cs="Times New Roman"/>
          <w:color w:val="000000"/>
          <w:sz w:val="24"/>
          <w:szCs w:val="24"/>
        </w:rPr>
      </w:pPr>
      <w:ins w:id="1518" w:author="Unknown">
        <w:r w:rsidRPr="003E1094">
          <w:rPr>
            <w:rFonts w:ascii="Roboto" w:eastAsia="Times New Roman" w:hAnsi="Roboto" w:cs="Times New Roman"/>
            <w:color w:val="000000"/>
            <w:sz w:val="24"/>
            <w:szCs w:val="24"/>
          </w:rPr>
          <w:t>Download Redis Client.</w:t>
        </w:r>
      </w:ins>
    </w:p>
    <w:p w:rsidR="003E1094" w:rsidRPr="003E1094" w:rsidRDefault="003E1094" w:rsidP="003E1094">
      <w:pPr>
        <w:numPr>
          <w:ilvl w:val="1"/>
          <w:numId w:val="251"/>
        </w:numPr>
        <w:shd w:val="clear" w:color="auto" w:fill="FFFFFF"/>
        <w:spacing w:after="0" w:line="240" w:lineRule="auto"/>
        <w:ind w:left="1140" w:right="150"/>
        <w:rPr>
          <w:ins w:id="1519" w:author="Unknown"/>
          <w:rFonts w:ascii="Roboto" w:eastAsia="Times New Roman" w:hAnsi="Roboto" w:cs="Times New Roman"/>
          <w:color w:val="000000"/>
          <w:sz w:val="24"/>
          <w:szCs w:val="24"/>
        </w:rPr>
      </w:pPr>
      <w:ins w:id="1520" w:author="Unknown">
        <w:r w:rsidRPr="003E1094">
          <w:rPr>
            <w:rFonts w:ascii="Roboto" w:eastAsia="Times New Roman" w:hAnsi="Roboto" w:cs="Times New Roman"/>
            <w:color w:val="000000"/>
            <w:sz w:val="24"/>
            <w:szCs w:val="24"/>
          </w:rPr>
          <w:t>Set Configuration into Web.config File.</w:t>
        </w:r>
      </w:ins>
    </w:p>
    <w:p w:rsidR="003E1094" w:rsidRPr="003E1094" w:rsidRDefault="003E1094" w:rsidP="003E1094">
      <w:pPr>
        <w:numPr>
          <w:ilvl w:val="1"/>
          <w:numId w:val="251"/>
        </w:numPr>
        <w:shd w:val="clear" w:color="auto" w:fill="FFFFFF"/>
        <w:spacing w:after="0" w:line="240" w:lineRule="auto"/>
        <w:ind w:left="1140" w:right="150"/>
        <w:rPr>
          <w:ins w:id="1521" w:author="Unknown"/>
          <w:rFonts w:ascii="Roboto" w:eastAsia="Times New Roman" w:hAnsi="Roboto" w:cs="Times New Roman"/>
          <w:color w:val="000000"/>
          <w:sz w:val="24"/>
          <w:szCs w:val="24"/>
        </w:rPr>
      </w:pPr>
      <w:ins w:id="1522" w:author="Unknown">
        <w:r w:rsidRPr="003E1094">
          <w:rPr>
            <w:rFonts w:ascii="Roboto" w:eastAsia="Times New Roman" w:hAnsi="Roboto" w:cs="Times New Roman"/>
            <w:color w:val="000000"/>
            <w:sz w:val="24"/>
            <w:szCs w:val="24"/>
          </w:rPr>
          <w:t>Use Redis Client Class.</w:t>
        </w:r>
      </w:ins>
    </w:p>
    <w:p w:rsidR="003E1094" w:rsidRPr="003E1094" w:rsidRDefault="003E1094" w:rsidP="003E1094">
      <w:pPr>
        <w:shd w:val="clear" w:color="auto" w:fill="FFFFFF"/>
        <w:spacing w:after="0" w:line="240" w:lineRule="auto"/>
        <w:ind w:left="150" w:right="150"/>
        <w:rPr>
          <w:ins w:id="1523" w:author="Unknown"/>
          <w:rFonts w:ascii="Roboto" w:eastAsia="Times New Roman" w:hAnsi="Roboto" w:cs="Times New Roman"/>
          <w:color w:val="000000"/>
          <w:sz w:val="24"/>
          <w:szCs w:val="24"/>
        </w:rPr>
      </w:pPr>
      <w:ins w:id="1524" w:author="Unknown">
        <w:r w:rsidRPr="003E1094">
          <w:rPr>
            <w:rFonts w:ascii="Roboto" w:eastAsia="Times New Roman" w:hAnsi="Roboto" w:cs="Times New Roman"/>
            <w:color w:val="000000"/>
            <w:sz w:val="24"/>
            <w:szCs w:val="24"/>
          </w:rPr>
          <w:fldChar w:fldCharType="begin"/>
        </w:r>
        <w:r w:rsidRPr="003E1094">
          <w:rPr>
            <w:rFonts w:ascii="Roboto" w:eastAsia="Times New Roman" w:hAnsi="Roboto" w:cs="Times New Roman"/>
            <w:color w:val="000000"/>
            <w:sz w:val="24"/>
            <w:szCs w:val="24"/>
          </w:rPr>
          <w:instrText xml:space="preserve"> HYPERLINK "https://www.wisdomjobs.com/e-university/php-and-jquery-interview-questions.html" \o "PHP and Jquery Interview Questions"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PHP and Jquery Interview Questions</w:t>
        </w:r>
        <w:r w:rsidRPr="003E1094">
          <w:rPr>
            <w:rFonts w:ascii="Roboto" w:eastAsia="Times New Roman" w:hAnsi="Roboto" w:cs="Times New Roman"/>
            <w:color w:val="000000"/>
            <w:sz w:val="24"/>
            <w:szCs w:val="24"/>
          </w:rPr>
          <w:fldChar w:fldCharType="end"/>
        </w:r>
      </w:ins>
    </w:p>
    <w:p w:rsidR="003E1094" w:rsidRPr="003E1094" w:rsidRDefault="003E1094" w:rsidP="003E1094">
      <w:pPr>
        <w:numPr>
          <w:ilvl w:val="0"/>
          <w:numId w:val="251"/>
        </w:numPr>
        <w:shd w:val="clear" w:color="auto" w:fill="FFFFFF"/>
        <w:spacing w:after="0" w:line="240" w:lineRule="auto"/>
        <w:ind w:left="150" w:right="150"/>
        <w:rPr>
          <w:ins w:id="1525" w:author="Unknown"/>
          <w:rFonts w:ascii="Roboto" w:eastAsia="Times New Roman" w:hAnsi="Roboto" w:cs="Times New Roman"/>
          <w:color w:val="000000"/>
          <w:sz w:val="24"/>
          <w:szCs w:val="24"/>
        </w:rPr>
      </w:pPr>
      <w:ins w:id="1526" w:author="Unknown">
        <w:r w:rsidRPr="003E1094">
          <w:rPr>
            <w:rFonts w:ascii="Roboto" w:eastAsia="Times New Roman" w:hAnsi="Roboto" w:cs="Times New Roman"/>
            <w:b/>
            <w:bCs/>
            <w:color w:val="000000"/>
            <w:sz w:val="24"/>
            <w:szCs w:val="24"/>
          </w:rPr>
          <w:t>Question 12. We All Know That Reds Is Fast, But Is It Also Durable?</w:t>
        </w:r>
      </w:ins>
    </w:p>
    <w:p w:rsidR="003E1094" w:rsidRPr="003E1094" w:rsidRDefault="003E1094" w:rsidP="003E1094">
      <w:pPr>
        <w:shd w:val="clear" w:color="auto" w:fill="FFFFFF"/>
        <w:spacing w:after="0" w:line="240" w:lineRule="auto"/>
        <w:ind w:left="150" w:right="150"/>
        <w:rPr>
          <w:ins w:id="1527" w:author="Unknown"/>
          <w:rFonts w:ascii="Roboto" w:eastAsia="Times New Roman" w:hAnsi="Roboto" w:cs="Times New Roman"/>
          <w:color w:val="000000"/>
          <w:sz w:val="24"/>
          <w:szCs w:val="24"/>
        </w:rPr>
      </w:pPr>
      <w:ins w:id="1528"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75" w:line="240" w:lineRule="auto"/>
        <w:ind w:left="150" w:right="150"/>
        <w:rPr>
          <w:ins w:id="1529" w:author="Unknown"/>
          <w:rFonts w:ascii="Roboto" w:eastAsia="Times New Roman" w:hAnsi="Roboto" w:cs="Times New Roman"/>
          <w:color w:val="000000"/>
          <w:sz w:val="24"/>
          <w:szCs w:val="24"/>
        </w:rPr>
      </w:pPr>
      <w:ins w:id="1530" w:author="Unknown">
        <w:r w:rsidRPr="003E1094">
          <w:rPr>
            <w:rFonts w:ascii="Roboto" w:eastAsia="Times New Roman" w:hAnsi="Roboto" w:cs="Times New Roman"/>
            <w:color w:val="000000"/>
            <w:sz w:val="24"/>
            <w:szCs w:val="24"/>
          </w:rPr>
          <w:t>No. Redis compromises with durability to enhance the speed. In Redis, in the case of system failure or crash, it writes to disk but may fall behind and lose the data which is not stored.</w:t>
        </w:r>
      </w:ins>
    </w:p>
    <w:p w:rsidR="003E1094" w:rsidRPr="003E1094" w:rsidRDefault="003E1094" w:rsidP="003E1094">
      <w:pPr>
        <w:shd w:val="clear" w:color="auto" w:fill="FFFFFF"/>
        <w:spacing w:after="0" w:line="240" w:lineRule="auto"/>
        <w:ind w:left="150" w:right="150"/>
        <w:rPr>
          <w:ins w:id="1531" w:author="Unknown"/>
          <w:rFonts w:ascii="Roboto" w:eastAsia="Times New Roman" w:hAnsi="Roboto" w:cs="Times New Roman"/>
          <w:color w:val="000000"/>
          <w:sz w:val="24"/>
          <w:szCs w:val="24"/>
        </w:rPr>
      </w:pPr>
      <w:ins w:id="1532" w:author="Unknown">
        <w:r w:rsidRPr="003E1094">
          <w:rPr>
            <w:rFonts w:ascii="Roboto" w:eastAsia="Times New Roman" w:hAnsi="Roboto" w:cs="Times New Roman"/>
            <w:color w:val="000000"/>
            <w:sz w:val="24"/>
            <w:szCs w:val="24"/>
          </w:rPr>
          <w:fldChar w:fldCharType="begin"/>
        </w:r>
        <w:r w:rsidRPr="003E1094">
          <w:rPr>
            <w:rFonts w:ascii="Roboto" w:eastAsia="Times New Roman" w:hAnsi="Roboto" w:cs="Times New Roman"/>
            <w:color w:val="000000"/>
            <w:sz w:val="24"/>
            <w:szCs w:val="24"/>
          </w:rPr>
          <w:instrText xml:space="preserve"> HYPERLINK "https://www.wisdomjobs.com/e-university/python-practice-tests-176-326595" \o "Python Interview Questions"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Python Interview Questions</w:t>
        </w:r>
        <w:r w:rsidRPr="003E1094">
          <w:rPr>
            <w:rFonts w:ascii="Roboto" w:eastAsia="Times New Roman" w:hAnsi="Roboto" w:cs="Times New Roman"/>
            <w:color w:val="000000"/>
            <w:sz w:val="24"/>
            <w:szCs w:val="24"/>
          </w:rPr>
          <w:fldChar w:fldCharType="end"/>
        </w:r>
      </w:ins>
    </w:p>
    <w:p w:rsidR="003E1094" w:rsidRPr="003E1094" w:rsidRDefault="003E1094" w:rsidP="003E1094">
      <w:pPr>
        <w:numPr>
          <w:ilvl w:val="0"/>
          <w:numId w:val="251"/>
        </w:numPr>
        <w:shd w:val="clear" w:color="auto" w:fill="FFFFFF"/>
        <w:spacing w:after="0" w:line="240" w:lineRule="auto"/>
        <w:ind w:left="150" w:right="150"/>
        <w:rPr>
          <w:ins w:id="1533" w:author="Unknown"/>
          <w:rFonts w:ascii="Roboto" w:eastAsia="Times New Roman" w:hAnsi="Roboto" w:cs="Times New Roman"/>
          <w:color w:val="000000"/>
          <w:sz w:val="24"/>
          <w:szCs w:val="24"/>
        </w:rPr>
      </w:pPr>
      <w:ins w:id="1534" w:author="Unknown">
        <w:r w:rsidRPr="003E1094">
          <w:rPr>
            <w:rFonts w:ascii="Roboto" w:eastAsia="Times New Roman" w:hAnsi="Roboto" w:cs="Times New Roman"/>
            <w:b/>
            <w:bCs/>
            <w:color w:val="000000"/>
            <w:sz w:val="24"/>
            <w:szCs w:val="24"/>
          </w:rPr>
          <w:t>Question 13. What Are The Main Features Of Redis?</w:t>
        </w:r>
      </w:ins>
    </w:p>
    <w:p w:rsidR="003E1094" w:rsidRPr="003E1094" w:rsidRDefault="003E1094" w:rsidP="003E1094">
      <w:pPr>
        <w:shd w:val="clear" w:color="auto" w:fill="FFFFFF"/>
        <w:spacing w:after="0" w:line="240" w:lineRule="auto"/>
        <w:ind w:left="150" w:right="150"/>
        <w:rPr>
          <w:ins w:id="1535" w:author="Unknown"/>
          <w:rFonts w:ascii="Roboto" w:eastAsia="Times New Roman" w:hAnsi="Roboto" w:cs="Times New Roman"/>
          <w:color w:val="000000"/>
          <w:sz w:val="24"/>
          <w:szCs w:val="24"/>
        </w:rPr>
      </w:pPr>
      <w:ins w:id="1536"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0" w:line="240" w:lineRule="auto"/>
        <w:ind w:left="150" w:right="150"/>
        <w:rPr>
          <w:ins w:id="1537" w:author="Unknown"/>
          <w:rFonts w:ascii="Roboto" w:eastAsia="Times New Roman" w:hAnsi="Roboto" w:cs="Times New Roman"/>
          <w:color w:val="000000"/>
          <w:sz w:val="24"/>
          <w:szCs w:val="24"/>
        </w:rPr>
      </w:pPr>
      <w:ins w:id="1538" w:author="Unknown">
        <w:r w:rsidRPr="003E1094">
          <w:rPr>
            <w:rFonts w:ascii="Roboto" w:eastAsia="Times New Roman" w:hAnsi="Roboto" w:cs="Times New Roman"/>
            <w:b/>
            <w:bCs/>
            <w:color w:val="000000"/>
            <w:sz w:val="24"/>
            <w:szCs w:val="24"/>
          </w:rPr>
          <w:t>Following are the main features of Redis:</w:t>
        </w:r>
      </w:ins>
    </w:p>
    <w:p w:rsidR="003E1094" w:rsidRPr="003E1094" w:rsidRDefault="003E1094" w:rsidP="003E1094">
      <w:pPr>
        <w:numPr>
          <w:ilvl w:val="1"/>
          <w:numId w:val="251"/>
        </w:numPr>
        <w:shd w:val="clear" w:color="auto" w:fill="FFFFFF"/>
        <w:spacing w:after="0" w:line="240" w:lineRule="auto"/>
        <w:ind w:left="1140" w:right="150"/>
        <w:rPr>
          <w:ins w:id="1539" w:author="Unknown"/>
          <w:rFonts w:ascii="Roboto" w:eastAsia="Times New Roman" w:hAnsi="Roboto" w:cs="Times New Roman"/>
          <w:color w:val="000000"/>
          <w:sz w:val="24"/>
          <w:szCs w:val="24"/>
        </w:rPr>
      </w:pPr>
      <w:ins w:id="1540" w:author="Unknown">
        <w:r w:rsidRPr="003E1094">
          <w:rPr>
            <w:rFonts w:ascii="Roboto" w:eastAsia="Times New Roman" w:hAnsi="Roboto" w:cs="Times New Roman"/>
            <w:color w:val="000000"/>
            <w:sz w:val="24"/>
            <w:szCs w:val="24"/>
          </w:rPr>
          <w:t>Redis is very simple to install setup and manage.</w:t>
        </w:r>
      </w:ins>
    </w:p>
    <w:p w:rsidR="003E1094" w:rsidRPr="003E1094" w:rsidRDefault="003E1094" w:rsidP="003E1094">
      <w:pPr>
        <w:numPr>
          <w:ilvl w:val="1"/>
          <w:numId w:val="251"/>
        </w:numPr>
        <w:shd w:val="clear" w:color="auto" w:fill="FFFFFF"/>
        <w:spacing w:after="0" w:line="240" w:lineRule="auto"/>
        <w:ind w:left="1140" w:right="150"/>
        <w:rPr>
          <w:ins w:id="1541" w:author="Unknown"/>
          <w:rFonts w:ascii="Roboto" w:eastAsia="Times New Roman" w:hAnsi="Roboto" w:cs="Times New Roman"/>
          <w:color w:val="000000"/>
          <w:sz w:val="24"/>
          <w:szCs w:val="24"/>
        </w:rPr>
      </w:pPr>
      <w:ins w:id="1542" w:author="Unknown">
        <w:r w:rsidRPr="003E1094">
          <w:rPr>
            <w:rFonts w:ascii="Roboto" w:eastAsia="Times New Roman" w:hAnsi="Roboto" w:cs="Times New Roman"/>
            <w:color w:val="000000"/>
            <w:sz w:val="24"/>
            <w:szCs w:val="24"/>
          </w:rPr>
          <w:t>Redis is very fast. It can execute 100000 queries per second.</w:t>
        </w:r>
      </w:ins>
    </w:p>
    <w:p w:rsidR="003E1094" w:rsidRPr="003E1094" w:rsidRDefault="003E1094" w:rsidP="003E1094">
      <w:pPr>
        <w:numPr>
          <w:ilvl w:val="1"/>
          <w:numId w:val="251"/>
        </w:numPr>
        <w:shd w:val="clear" w:color="auto" w:fill="FFFFFF"/>
        <w:spacing w:after="0" w:line="240" w:lineRule="auto"/>
        <w:ind w:left="1140" w:right="150"/>
        <w:rPr>
          <w:ins w:id="1543" w:author="Unknown"/>
          <w:rFonts w:ascii="Roboto" w:eastAsia="Times New Roman" w:hAnsi="Roboto" w:cs="Times New Roman"/>
          <w:color w:val="000000"/>
          <w:sz w:val="24"/>
          <w:szCs w:val="24"/>
        </w:rPr>
      </w:pPr>
      <w:ins w:id="1544" w:author="Unknown">
        <w:r w:rsidRPr="003E1094">
          <w:rPr>
            <w:rFonts w:ascii="Roboto" w:eastAsia="Times New Roman" w:hAnsi="Roboto" w:cs="Times New Roman"/>
            <w:color w:val="000000"/>
            <w:sz w:val="24"/>
            <w:szCs w:val="24"/>
          </w:rPr>
          <w:t>Redis is fast because data is being persistent in memory as well as stored on the disk.</w:t>
        </w:r>
      </w:ins>
    </w:p>
    <w:p w:rsidR="003E1094" w:rsidRPr="003E1094" w:rsidRDefault="003E1094" w:rsidP="003E1094">
      <w:pPr>
        <w:numPr>
          <w:ilvl w:val="1"/>
          <w:numId w:val="251"/>
        </w:numPr>
        <w:shd w:val="clear" w:color="auto" w:fill="FFFFFF"/>
        <w:spacing w:after="0" w:line="240" w:lineRule="auto"/>
        <w:ind w:left="1140" w:right="150"/>
        <w:rPr>
          <w:ins w:id="1545" w:author="Unknown"/>
          <w:rFonts w:ascii="Roboto" w:eastAsia="Times New Roman" w:hAnsi="Roboto" w:cs="Times New Roman"/>
          <w:color w:val="000000"/>
          <w:sz w:val="24"/>
          <w:szCs w:val="24"/>
        </w:rPr>
      </w:pPr>
      <w:ins w:id="1546" w:author="Unknown">
        <w:r w:rsidRPr="003E1094">
          <w:rPr>
            <w:rFonts w:ascii="Roboto" w:eastAsia="Times New Roman" w:hAnsi="Roboto" w:cs="Times New Roman"/>
            <w:color w:val="000000"/>
            <w:sz w:val="24"/>
            <w:szCs w:val="24"/>
          </w:rPr>
          <w:t>Redis operations working on different data types are atomic so these operations can be accomplished safely i.e. to set or increase</w:t>
        </w:r>
      </w:ins>
    </w:p>
    <w:p w:rsidR="003E1094" w:rsidRPr="003E1094" w:rsidRDefault="003E1094" w:rsidP="003E1094">
      <w:pPr>
        <w:numPr>
          <w:ilvl w:val="1"/>
          <w:numId w:val="251"/>
        </w:numPr>
        <w:shd w:val="clear" w:color="auto" w:fill="FFFFFF"/>
        <w:spacing w:after="0" w:line="240" w:lineRule="auto"/>
        <w:ind w:left="1140" w:right="150"/>
        <w:rPr>
          <w:ins w:id="1547" w:author="Unknown"/>
          <w:rFonts w:ascii="Roboto" w:eastAsia="Times New Roman" w:hAnsi="Roboto" w:cs="Times New Roman"/>
          <w:color w:val="000000"/>
          <w:sz w:val="24"/>
          <w:szCs w:val="24"/>
        </w:rPr>
      </w:pPr>
      <w:ins w:id="1548" w:author="Unknown">
        <w:r w:rsidRPr="003E1094">
          <w:rPr>
            <w:rFonts w:ascii="Roboto" w:eastAsia="Times New Roman" w:hAnsi="Roboto" w:cs="Times New Roman"/>
            <w:color w:val="000000"/>
            <w:sz w:val="24"/>
            <w:szCs w:val="24"/>
          </w:rPr>
          <w:t>a key, add or remove elements from a set or increase a counter.</w:t>
        </w:r>
      </w:ins>
    </w:p>
    <w:p w:rsidR="003E1094" w:rsidRPr="003E1094" w:rsidRDefault="003E1094" w:rsidP="003E1094">
      <w:pPr>
        <w:numPr>
          <w:ilvl w:val="1"/>
          <w:numId w:val="251"/>
        </w:numPr>
        <w:shd w:val="clear" w:color="auto" w:fill="FFFFFF"/>
        <w:spacing w:after="0" w:line="240" w:lineRule="auto"/>
        <w:ind w:left="1140" w:right="150"/>
        <w:rPr>
          <w:ins w:id="1549" w:author="Unknown"/>
          <w:rFonts w:ascii="Roboto" w:eastAsia="Times New Roman" w:hAnsi="Roboto" w:cs="Times New Roman"/>
          <w:color w:val="000000"/>
          <w:sz w:val="24"/>
          <w:szCs w:val="24"/>
        </w:rPr>
      </w:pPr>
      <w:ins w:id="1550" w:author="Unknown">
        <w:r w:rsidRPr="003E1094">
          <w:rPr>
            <w:rFonts w:ascii="Roboto" w:eastAsia="Times New Roman" w:hAnsi="Roboto" w:cs="Times New Roman"/>
            <w:color w:val="000000"/>
            <w:sz w:val="24"/>
            <w:szCs w:val="24"/>
          </w:rPr>
          <w:t>Redis supports a variety of languages i.e. C, C++, C#, Ruby, Python, Twisted Python, PHP, Erlang, Tcl, Perl, Lua, Java, Scala etc.</w:t>
        </w:r>
      </w:ins>
    </w:p>
    <w:p w:rsidR="003E1094" w:rsidRPr="003E1094" w:rsidRDefault="003E1094" w:rsidP="003E1094">
      <w:pPr>
        <w:numPr>
          <w:ilvl w:val="1"/>
          <w:numId w:val="251"/>
        </w:numPr>
        <w:shd w:val="clear" w:color="auto" w:fill="FFFFFF"/>
        <w:spacing w:after="0" w:line="240" w:lineRule="auto"/>
        <w:ind w:left="1140" w:right="150"/>
        <w:rPr>
          <w:ins w:id="1551" w:author="Unknown"/>
          <w:rFonts w:ascii="Roboto" w:eastAsia="Times New Roman" w:hAnsi="Roboto" w:cs="Times New Roman"/>
          <w:color w:val="000000"/>
          <w:sz w:val="24"/>
          <w:szCs w:val="24"/>
        </w:rPr>
      </w:pPr>
      <w:ins w:id="1552" w:author="Unknown">
        <w:r w:rsidRPr="003E1094">
          <w:rPr>
            <w:rFonts w:ascii="Roboto" w:eastAsia="Times New Roman" w:hAnsi="Roboto" w:cs="Times New Roman"/>
            <w:color w:val="000000"/>
            <w:sz w:val="24"/>
            <w:szCs w:val="24"/>
          </w:rPr>
          <w:t>If your favorite language is not supported yet, you can write your own client library, as the Protocol is pretty simple.</w:t>
        </w:r>
      </w:ins>
    </w:p>
    <w:p w:rsidR="003E1094" w:rsidRPr="003E1094" w:rsidRDefault="003E1094" w:rsidP="003E1094">
      <w:pPr>
        <w:numPr>
          <w:ilvl w:val="1"/>
          <w:numId w:val="251"/>
        </w:numPr>
        <w:shd w:val="clear" w:color="auto" w:fill="FFFFFF"/>
        <w:spacing w:after="0" w:line="240" w:lineRule="auto"/>
        <w:ind w:left="1140" w:right="150"/>
        <w:rPr>
          <w:ins w:id="1553" w:author="Unknown"/>
          <w:rFonts w:ascii="Roboto" w:eastAsia="Times New Roman" w:hAnsi="Roboto" w:cs="Times New Roman"/>
          <w:color w:val="000000"/>
          <w:sz w:val="24"/>
          <w:szCs w:val="24"/>
        </w:rPr>
      </w:pPr>
      <w:ins w:id="1554" w:author="Unknown">
        <w:r w:rsidRPr="003E1094">
          <w:rPr>
            <w:rFonts w:ascii="Roboto" w:eastAsia="Times New Roman" w:hAnsi="Roboto" w:cs="Times New Roman"/>
            <w:color w:val="000000"/>
            <w:sz w:val="24"/>
            <w:szCs w:val="24"/>
          </w:rPr>
          <w:t>Redis supports simple master to slave replication.</w:t>
        </w:r>
      </w:ins>
    </w:p>
    <w:p w:rsidR="003E1094" w:rsidRPr="003E1094" w:rsidRDefault="003E1094" w:rsidP="003E1094">
      <w:pPr>
        <w:shd w:val="clear" w:color="auto" w:fill="FFFFFF"/>
        <w:spacing w:after="0" w:line="240" w:lineRule="auto"/>
        <w:ind w:left="150" w:right="150"/>
        <w:rPr>
          <w:ins w:id="1555" w:author="Unknown"/>
          <w:rFonts w:ascii="Roboto" w:eastAsia="Times New Roman" w:hAnsi="Roboto" w:cs="Times New Roman"/>
          <w:color w:val="000000"/>
          <w:sz w:val="24"/>
          <w:szCs w:val="24"/>
        </w:rPr>
      </w:pPr>
      <w:ins w:id="1556" w:author="Unknown">
        <w:r w:rsidRPr="003E1094">
          <w:rPr>
            <w:rFonts w:ascii="Roboto" w:eastAsia="Times New Roman" w:hAnsi="Roboto" w:cs="Times New Roman"/>
            <w:color w:val="000000"/>
            <w:sz w:val="24"/>
            <w:szCs w:val="24"/>
          </w:rPr>
          <w:fldChar w:fldCharType="begin"/>
        </w:r>
        <w:r w:rsidRPr="003E1094">
          <w:rPr>
            <w:rFonts w:ascii="Roboto" w:eastAsia="Times New Roman" w:hAnsi="Roboto" w:cs="Times New Roman"/>
            <w:color w:val="000000"/>
            <w:sz w:val="24"/>
            <w:szCs w:val="24"/>
          </w:rPr>
          <w:instrText xml:space="preserve"> HYPERLINK "https://www.wisdomjobs.com/e-university/php-and-jquery-tutorial-291.html" \o "PHP and Jquery Tutorial"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PHP and Jquery Tutorial</w:t>
        </w:r>
        <w:r w:rsidRPr="003E1094">
          <w:rPr>
            <w:rFonts w:ascii="Roboto" w:eastAsia="Times New Roman" w:hAnsi="Roboto" w:cs="Times New Roman"/>
            <w:color w:val="000000"/>
            <w:sz w:val="24"/>
            <w:szCs w:val="24"/>
          </w:rPr>
          <w:fldChar w:fldCharType="end"/>
        </w:r>
      </w:ins>
    </w:p>
    <w:p w:rsidR="003E1094" w:rsidRPr="003E1094" w:rsidRDefault="003E1094" w:rsidP="003E1094">
      <w:pPr>
        <w:numPr>
          <w:ilvl w:val="0"/>
          <w:numId w:val="251"/>
        </w:numPr>
        <w:shd w:val="clear" w:color="auto" w:fill="FFFFFF"/>
        <w:spacing w:after="0" w:line="240" w:lineRule="auto"/>
        <w:ind w:left="150" w:right="150"/>
        <w:rPr>
          <w:ins w:id="1557" w:author="Unknown"/>
          <w:rFonts w:ascii="Roboto" w:eastAsia="Times New Roman" w:hAnsi="Roboto" w:cs="Times New Roman"/>
          <w:color w:val="000000"/>
          <w:sz w:val="24"/>
          <w:szCs w:val="24"/>
        </w:rPr>
      </w:pPr>
      <w:ins w:id="1558" w:author="Unknown">
        <w:r w:rsidRPr="003E1094">
          <w:rPr>
            <w:rFonts w:ascii="Roboto" w:eastAsia="Times New Roman" w:hAnsi="Roboto" w:cs="Times New Roman"/>
            <w:b/>
            <w:bCs/>
            <w:color w:val="000000"/>
            <w:sz w:val="24"/>
            <w:szCs w:val="24"/>
          </w:rPr>
          <w:t>Question 14. In Which Language Redis Is Written?</w:t>
        </w:r>
      </w:ins>
    </w:p>
    <w:p w:rsidR="003E1094" w:rsidRPr="003E1094" w:rsidRDefault="003E1094" w:rsidP="003E1094">
      <w:pPr>
        <w:shd w:val="clear" w:color="auto" w:fill="FFFFFF"/>
        <w:spacing w:after="0" w:line="240" w:lineRule="auto"/>
        <w:ind w:left="150" w:right="150"/>
        <w:rPr>
          <w:ins w:id="1559" w:author="Unknown"/>
          <w:rFonts w:ascii="Roboto" w:eastAsia="Times New Roman" w:hAnsi="Roboto" w:cs="Times New Roman"/>
          <w:color w:val="000000"/>
          <w:sz w:val="24"/>
          <w:szCs w:val="24"/>
        </w:rPr>
      </w:pPr>
      <w:ins w:id="1560"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75" w:line="240" w:lineRule="auto"/>
        <w:ind w:left="150" w:right="150"/>
        <w:rPr>
          <w:ins w:id="1561" w:author="Unknown"/>
          <w:rFonts w:ascii="Roboto" w:eastAsia="Times New Roman" w:hAnsi="Roboto" w:cs="Times New Roman"/>
          <w:color w:val="000000"/>
          <w:sz w:val="24"/>
          <w:szCs w:val="24"/>
        </w:rPr>
      </w:pPr>
      <w:ins w:id="1562" w:author="Unknown">
        <w:r w:rsidRPr="003E1094">
          <w:rPr>
            <w:rFonts w:ascii="Roboto" w:eastAsia="Times New Roman" w:hAnsi="Roboto" w:cs="Times New Roman"/>
            <w:color w:val="000000"/>
            <w:sz w:val="24"/>
            <w:szCs w:val="24"/>
          </w:rPr>
          <w:t>Redis is written in ANSI C and mostly used for cache solution and session management. It creates unique keys for store values.</w:t>
        </w:r>
      </w:ins>
    </w:p>
    <w:p w:rsidR="003E1094" w:rsidRPr="003E1094" w:rsidRDefault="003E1094" w:rsidP="003E1094">
      <w:pPr>
        <w:numPr>
          <w:ilvl w:val="0"/>
          <w:numId w:val="251"/>
        </w:numPr>
        <w:shd w:val="clear" w:color="auto" w:fill="FFFFFF"/>
        <w:spacing w:after="0" w:line="240" w:lineRule="auto"/>
        <w:ind w:left="150" w:right="150"/>
        <w:rPr>
          <w:ins w:id="1563" w:author="Unknown"/>
          <w:rFonts w:ascii="Roboto" w:eastAsia="Times New Roman" w:hAnsi="Roboto" w:cs="Times New Roman"/>
          <w:color w:val="000000"/>
          <w:sz w:val="24"/>
          <w:szCs w:val="24"/>
        </w:rPr>
      </w:pPr>
      <w:ins w:id="1564" w:author="Unknown">
        <w:r w:rsidRPr="003E1094">
          <w:rPr>
            <w:rFonts w:ascii="Roboto" w:eastAsia="Times New Roman" w:hAnsi="Roboto" w:cs="Times New Roman"/>
            <w:b/>
            <w:bCs/>
            <w:color w:val="000000"/>
            <w:sz w:val="24"/>
            <w:szCs w:val="24"/>
          </w:rPr>
          <w:t>Question 15. What Are The Things You Must Have To Take Care While Using Redis?</w:t>
        </w:r>
      </w:ins>
    </w:p>
    <w:p w:rsidR="003E1094" w:rsidRPr="003E1094" w:rsidRDefault="003E1094" w:rsidP="003E1094">
      <w:pPr>
        <w:shd w:val="clear" w:color="auto" w:fill="FFFFFF"/>
        <w:spacing w:after="0" w:line="240" w:lineRule="auto"/>
        <w:ind w:left="150" w:right="150"/>
        <w:rPr>
          <w:ins w:id="1565" w:author="Unknown"/>
          <w:rFonts w:ascii="Roboto" w:eastAsia="Times New Roman" w:hAnsi="Roboto" w:cs="Times New Roman"/>
          <w:color w:val="000000"/>
          <w:sz w:val="24"/>
          <w:szCs w:val="24"/>
        </w:rPr>
      </w:pPr>
      <w:ins w:id="1566"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0" w:line="240" w:lineRule="auto"/>
        <w:ind w:left="150" w:right="150"/>
        <w:rPr>
          <w:ins w:id="1567" w:author="Unknown"/>
          <w:rFonts w:ascii="Roboto" w:eastAsia="Times New Roman" w:hAnsi="Roboto" w:cs="Times New Roman"/>
          <w:color w:val="000000"/>
          <w:sz w:val="24"/>
          <w:szCs w:val="24"/>
        </w:rPr>
      </w:pPr>
      <w:ins w:id="1568" w:author="Unknown">
        <w:r w:rsidRPr="003E1094">
          <w:rPr>
            <w:rFonts w:ascii="Roboto" w:eastAsia="Times New Roman" w:hAnsi="Roboto" w:cs="Times New Roman"/>
            <w:b/>
            <w:bCs/>
            <w:color w:val="000000"/>
            <w:sz w:val="24"/>
            <w:szCs w:val="24"/>
          </w:rPr>
          <w:t>While using Redis, you must have to take care of following instructions:</w:t>
        </w:r>
      </w:ins>
    </w:p>
    <w:p w:rsidR="003E1094" w:rsidRPr="003E1094" w:rsidRDefault="003E1094" w:rsidP="003E1094">
      <w:pPr>
        <w:numPr>
          <w:ilvl w:val="1"/>
          <w:numId w:val="251"/>
        </w:numPr>
        <w:shd w:val="clear" w:color="auto" w:fill="FFFFFF"/>
        <w:spacing w:after="0" w:line="240" w:lineRule="auto"/>
        <w:ind w:left="1140" w:right="150"/>
        <w:rPr>
          <w:ins w:id="1569" w:author="Unknown"/>
          <w:rFonts w:ascii="Roboto" w:eastAsia="Times New Roman" w:hAnsi="Roboto" w:cs="Times New Roman"/>
          <w:color w:val="000000"/>
          <w:sz w:val="24"/>
          <w:szCs w:val="24"/>
        </w:rPr>
      </w:pPr>
      <w:ins w:id="1570" w:author="Unknown">
        <w:r w:rsidRPr="003E1094">
          <w:rPr>
            <w:rFonts w:ascii="Roboto" w:eastAsia="Times New Roman" w:hAnsi="Roboto" w:cs="Times New Roman"/>
            <w:color w:val="000000"/>
            <w:sz w:val="24"/>
            <w:szCs w:val="24"/>
          </w:rPr>
          <w:t>Select a consistent method to name and prefix your keys. Manage your namespace.</w:t>
        </w:r>
      </w:ins>
    </w:p>
    <w:p w:rsidR="003E1094" w:rsidRPr="003E1094" w:rsidRDefault="003E1094" w:rsidP="003E1094">
      <w:pPr>
        <w:numPr>
          <w:ilvl w:val="1"/>
          <w:numId w:val="251"/>
        </w:numPr>
        <w:shd w:val="clear" w:color="auto" w:fill="FFFFFF"/>
        <w:spacing w:after="0" w:line="240" w:lineRule="auto"/>
        <w:ind w:left="1140" w:right="150"/>
        <w:rPr>
          <w:ins w:id="1571" w:author="Unknown"/>
          <w:rFonts w:ascii="Roboto" w:eastAsia="Times New Roman" w:hAnsi="Roboto" w:cs="Times New Roman"/>
          <w:color w:val="000000"/>
          <w:sz w:val="24"/>
          <w:szCs w:val="24"/>
        </w:rPr>
      </w:pPr>
      <w:ins w:id="1572" w:author="Unknown">
        <w:r w:rsidRPr="003E1094">
          <w:rPr>
            <w:rFonts w:ascii="Roboto" w:eastAsia="Times New Roman" w:hAnsi="Roboto" w:cs="Times New Roman"/>
            <w:color w:val="000000"/>
            <w:sz w:val="24"/>
            <w:szCs w:val="24"/>
          </w:rPr>
          <w:lastRenderedPageBreak/>
          <w:t>Create a “Registry” of key prefixes that maps each of your internal documents for those applications which “own” them.</w:t>
        </w:r>
      </w:ins>
    </w:p>
    <w:p w:rsidR="003E1094" w:rsidRPr="003E1094" w:rsidRDefault="003E1094" w:rsidP="003E1094">
      <w:pPr>
        <w:numPr>
          <w:ilvl w:val="1"/>
          <w:numId w:val="251"/>
        </w:numPr>
        <w:shd w:val="clear" w:color="auto" w:fill="FFFFFF"/>
        <w:spacing w:after="0" w:line="240" w:lineRule="auto"/>
        <w:ind w:left="1140" w:right="150"/>
        <w:rPr>
          <w:ins w:id="1573" w:author="Unknown"/>
          <w:rFonts w:ascii="Roboto" w:eastAsia="Times New Roman" w:hAnsi="Roboto" w:cs="Times New Roman"/>
          <w:color w:val="000000"/>
          <w:sz w:val="24"/>
          <w:szCs w:val="24"/>
        </w:rPr>
      </w:pPr>
      <w:ins w:id="1574" w:author="Unknown">
        <w:r w:rsidRPr="003E1094">
          <w:rPr>
            <w:rFonts w:ascii="Roboto" w:eastAsia="Times New Roman" w:hAnsi="Roboto" w:cs="Times New Roman"/>
            <w:color w:val="000000"/>
            <w:sz w:val="24"/>
            <w:szCs w:val="24"/>
          </w:rPr>
          <w:t>For every class you put through into your Redis infrastructure: design, implement and test the mechanisms for garbage collection or data migration to archival storage.</w:t>
        </w:r>
      </w:ins>
    </w:p>
    <w:p w:rsidR="003E1094" w:rsidRPr="003E1094" w:rsidRDefault="003E1094" w:rsidP="003E1094">
      <w:pPr>
        <w:numPr>
          <w:ilvl w:val="1"/>
          <w:numId w:val="251"/>
        </w:numPr>
        <w:shd w:val="clear" w:color="auto" w:fill="FFFFFF"/>
        <w:spacing w:after="0" w:line="240" w:lineRule="auto"/>
        <w:ind w:left="1140" w:right="150"/>
        <w:rPr>
          <w:ins w:id="1575" w:author="Unknown"/>
          <w:rFonts w:ascii="Roboto" w:eastAsia="Times New Roman" w:hAnsi="Roboto" w:cs="Times New Roman"/>
          <w:color w:val="000000"/>
          <w:sz w:val="24"/>
          <w:szCs w:val="24"/>
        </w:rPr>
      </w:pPr>
      <w:ins w:id="1576" w:author="Unknown">
        <w:r w:rsidRPr="003E1094">
          <w:rPr>
            <w:rFonts w:ascii="Roboto" w:eastAsia="Times New Roman" w:hAnsi="Roboto" w:cs="Times New Roman"/>
            <w:color w:val="000000"/>
            <w:sz w:val="24"/>
            <w:szCs w:val="24"/>
          </w:rPr>
          <w:t>Design, implement and test a sharding library before you have invested much into your application deployment and make sure that you keep a registry of “shards” replicated on each server.</w:t>
        </w:r>
      </w:ins>
    </w:p>
    <w:p w:rsidR="003E1094" w:rsidRPr="003E1094" w:rsidRDefault="003E1094" w:rsidP="003E1094">
      <w:pPr>
        <w:numPr>
          <w:ilvl w:val="1"/>
          <w:numId w:val="251"/>
        </w:numPr>
        <w:shd w:val="clear" w:color="auto" w:fill="FFFFFF"/>
        <w:spacing w:after="0" w:line="240" w:lineRule="auto"/>
        <w:ind w:left="1140" w:right="150"/>
        <w:rPr>
          <w:ins w:id="1577" w:author="Unknown"/>
          <w:rFonts w:ascii="Roboto" w:eastAsia="Times New Roman" w:hAnsi="Roboto" w:cs="Times New Roman"/>
          <w:color w:val="000000"/>
          <w:sz w:val="24"/>
          <w:szCs w:val="24"/>
        </w:rPr>
      </w:pPr>
      <w:ins w:id="1578" w:author="Unknown">
        <w:r w:rsidRPr="003E1094">
          <w:rPr>
            <w:rFonts w:ascii="Roboto" w:eastAsia="Times New Roman" w:hAnsi="Roboto" w:cs="Times New Roman"/>
            <w:color w:val="000000"/>
            <w:sz w:val="24"/>
            <w:szCs w:val="24"/>
          </w:rPr>
          <w:t>Separate all your K/V store and related operations into your own library/API or service.</w:t>
        </w:r>
      </w:ins>
    </w:p>
    <w:p w:rsidR="003E1094" w:rsidRPr="003E1094" w:rsidRDefault="003E1094" w:rsidP="003E1094">
      <w:pPr>
        <w:shd w:val="clear" w:color="auto" w:fill="FFFFFF"/>
        <w:spacing w:after="0" w:line="240" w:lineRule="auto"/>
        <w:ind w:left="150" w:right="150"/>
        <w:rPr>
          <w:ins w:id="1579" w:author="Unknown"/>
          <w:rFonts w:ascii="Roboto" w:eastAsia="Times New Roman" w:hAnsi="Roboto" w:cs="Times New Roman"/>
          <w:color w:val="000000"/>
          <w:sz w:val="24"/>
          <w:szCs w:val="24"/>
        </w:rPr>
      </w:pPr>
      <w:ins w:id="1580" w:author="Unknown">
        <w:r w:rsidRPr="003E1094">
          <w:rPr>
            <w:rFonts w:ascii="Roboto" w:eastAsia="Times New Roman" w:hAnsi="Roboto" w:cs="Times New Roman"/>
            <w:color w:val="000000"/>
            <w:sz w:val="24"/>
            <w:szCs w:val="24"/>
          </w:rPr>
          <w:fldChar w:fldCharType="begin"/>
        </w:r>
        <w:r w:rsidRPr="003E1094">
          <w:rPr>
            <w:rFonts w:ascii="Roboto" w:eastAsia="Times New Roman" w:hAnsi="Roboto" w:cs="Times New Roman"/>
            <w:color w:val="000000"/>
            <w:sz w:val="24"/>
            <w:szCs w:val="24"/>
          </w:rPr>
          <w:instrText xml:space="preserve"> HYPERLINK "https://www.wisdomjobs.com/e-university/postgresql-interview-questions.html" \o "PostgreSQL Interview Questions"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PostgreSQL Interview Questions</w:t>
        </w:r>
        <w:r w:rsidRPr="003E1094">
          <w:rPr>
            <w:rFonts w:ascii="Roboto" w:eastAsia="Times New Roman" w:hAnsi="Roboto" w:cs="Times New Roman"/>
            <w:color w:val="000000"/>
            <w:sz w:val="24"/>
            <w:szCs w:val="24"/>
          </w:rPr>
          <w:fldChar w:fldCharType="end"/>
        </w:r>
      </w:ins>
    </w:p>
    <w:p w:rsidR="003E1094" w:rsidRPr="003E1094" w:rsidRDefault="003E1094" w:rsidP="003E1094">
      <w:pPr>
        <w:numPr>
          <w:ilvl w:val="0"/>
          <w:numId w:val="251"/>
        </w:numPr>
        <w:shd w:val="clear" w:color="auto" w:fill="FFFFFF"/>
        <w:spacing w:after="0" w:line="240" w:lineRule="auto"/>
        <w:ind w:left="150" w:right="150"/>
        <w:rPr>
          <w:ins w:id="1581" w:author="Unknown"/>
          <w:rFonts w:ascii="Roboto" w:eastAsia="Times New Roman" w:hAnsi="Roboto" w:cs="Times New Roman"/>
          <w:color w:val="000000"/>
          <w:sz w:val="24"/>
          <w:szCs w:val="24"/>
        </w:rPr>
      </w:pPr>
      <w:ins w:id="1582" w:author="Unknown">
        <w:r w:rsidRPr="003E1094">
          <w:rPr>
            <w:rFonts w:ascii="Roboto" w:eastAsia="Times New Roman" w:hAnsi="Roboto" w:cs="Times New Roman"/>
            <w:b/>
            <w:bCs/>
            <w:color w:val="000000"/>
            <w:sz w:val="24"/>
            <w:szCs w:val="24"/>
          </w:rPr>
          <w:t>Question 16. What Is The Difference Between Overriding A Value By Using Set Vs Append?</w:t>
        </w:r>
      </w:ins>
    </w:p>
    <w:p w:rsidR="003E1094" w:rsidRPr="003E1094" w:rsidRDefault="003E1094" w:rsidP="003E1094">
      <w:pPr>
        <w:shd w:val="clear" w:color="auto" w:fill="FFFFFF"/>
        <w:spacing w:after="0" w:line="240" w:lineRule="auto"/>
        <w:ind w:left="150" w:right="150"/>
        <w:rPr>
          <w:ins w:id="1583" w:author="Unknown"/>
          <w:rFonts w:ascii="Roboto" w:eastAsia="Times New Roman" w:hAnsi="Roboto" w:cs="Times New Roman"/>
          <w:color w:val="000000"/>
          <w:sz w:val="24"/>
          <w:szCs w:val="24"/>
        </w:rPr>
      </w:pPr>
      <w:ins w:id="1584"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75" w:line="240" w:lineRule="auto"/>
        <w:ind w:left="150" w:right="150"/>
        <w:rPr>
          <w:ins w:id="1585" w:author="Unknown"/>
          <w:rFonts w:ascii="Roboto" w:eastAsia="Times New Roman" w:hAnsi="Roboto" w:cs="Times New Roman"/>
          <w:color w:val="000000"/>
          <w:sz w:val="24"/>
          <w:szCs w:val="24"/>
        </w:rPr>
      </w:pPr>
      <w:ins w:id="1586" w:author="Unknown">
        <w:r w:rsidRPr="003E1094">
          <w:rPr>
            <w:rFonts w:ascii="Roboto" w:eastAsia="Times New Roman" w:hAnsi="Roboto" w:cs="Times New Roman"/>
            <w:color w:val="000000"/>
            <w:sz w:val="24"/>
            <w:szCs w:val="24"/>
          </w:rPr>
          <w:t>A value set by using SET command will set the value for the key.Doing it over again will override the value. However , using append has the effect of set only when the key has no value earlier, but if there is a value already assigned to the key , then doing append on the key would lead to an appended value to the existing value of the key.</w:t>
        </w:r>
      </w:ins>
    </w:p>
    <w:p w:rsidR="003E1094" w:rsidRPr="003E1094" w:rsidRDefault="003E1094" w:rsidP="003E1094">
      <w:pPr>
        <w:shd w:val="clear" w:color="auto" w:fill="FFFFFF"/>
        <w:spacing w:after="0" w:line="240" w:lineRule="auto"/>
        <w:ind w:left="150" w:right="150"/>
        <w:rPr>
          <w:ins w:id="1587" w:author="Unknown"/>
          <w:rFonts w:ascii="Roboto" w:eastAsia="Times New Roman" w:hAnsi="Roboto" w:cs="Times New Roman"/>
          <w:color w:val="000000"/>
          <w:sz w:val="24"/>
          <w:szCs w:val="24"/>
        </w:rPr>
      </w:pPr>
      <w:ins w:id="1588" w:author="Unknown">
        <w:r w:rsidRPr="003E1094">
          <w:rPr>
            <w:rFonts w:ascii="Roboto" w:eastAsia="Times New Roman" w:hAnsi="Roboto" w:cs="Times New Roman"/>
            <w:color w:val="000000"/>
            <w:sz w:val="24"/>
            <w:szCs w:val="24"/>
          </w:rPr>
          <w:fldChar w:fldCharType="begin"/>
        </w:r>
        <w:r w:rsidRPr="003E1094">
          <w:rPr>
            <w:rFonts w:ascii="Roboto" w:eastAsia="Times New Roman" w:hAnsi="Roboto" w:cs="Times New Roman"/>
            <w:color w:val="000000"/>
            <w:sz w:val="24"/>
            <w:szCs w:val="24"/>
          </w:rPr>
          <w:instrText xml:space="preserve"> HYPERLINK "https://www.wisdomjobs.com/e-university/django-tutorial-1149.html" \o "Django Tutorial"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Django Tutorial</w:t>
        </w:r>
        <w:r w:rsidRPr="003E1094">
          <w:rPr>
            <w:rFonts w:ascii="Roboto" w:eastAsia="Times New Roman" w:hAnsi="Roboto" w:cs="Times New Roman"/>
            <w:color w:val="000000"/>
            <w:sz w:val="24"/>
            <w:szCs w:val="24"/>
          </w:rPr>
          <w:fldChar w:fldCharType="end"/>
        </w:r>
      </w:ins>
    </w:p>
    <w:p w:rsidR="003E1094" w:rsidRPr="003E1094" w:rsidRDefault="003E1094" w:rsidP="003E1094">
      <w:pPr>
        <w:numPr>
          <w:ilvl w:val="0"/>
          <w:numId w:val="251"/>
        </w:numPr>
        <w:shd w:val="clear" w:color="auto" w:fill="FFFFFF"/>
        <w:spacing w:after="0" w:line="240" w:lineRule="auto"/>
        <w:ind w:left="150" w:right="150"/>
        <w:rPr>
          <w:ins w:id="1589" w:author="Unknown"/>
          <w:rFonts w:ascii="Roboto" w:eastAsia="Times New Roman" w:hAnsi="Roboto" w:cs="Times New Roman"/>
          <w:color w:val="000000"/>
          <w:sz w:val="24"/>
          <w:szCs w:val="24"/>
        </w:rPr>
      </w:pPr>
      <w:ins w:id="1590" w:author="Unknown">
        <w:r w:rsidRPr="003E1094">
          <w:rPr>
            <w:rFonts w:ascii="Roboto" w:eastAsia="Times New Roman" w:hAnsi="Roboto" w:cs="Times New Roman"/>
            <w:b/>
            <w:bCs/>
            <w:color w:val="000000"/>
            <w:sz w:val="24"/>
            <w:szCs w:val="24"/>
          </w:rPr>
          <w:t>Question 17. What Do You Mean By Data Modeling In Redis?</w:t>
        </w:r>
      </w:ins>
    </w:p>
    <w:p w:rsidR="003E1094" w:rsidRPr="003E1094" w:rsidRDefault="003E1094" w:rsidP="003E1094">
      <w:pPr>
        <w:shd w:val="clear" w:color="auto" w:fill="FFFFFF"/>
        <w:spacing w:after="0" w:line="240" w:lineRule="auto"/>
        <w:ind w:left="150" w:right="150"/>
        <w:rPr>
          <w:ins w:id="1591" w:author="Unknown"/>
          <w:rFonts w:ascii="Roboto" w:eastAsia="Times New Roman" w:hAnsi="Roboto" w:cs="Times New Roman"/>
          <w:color w:val="000000"/>
          <w:sz w:val="24"/>
          <w:szCs w:val="24"/>
        </w:rPr>
      </w:pPr>
      <w:ins w:id="1592"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75" w:line="240" w:lineRule="auto"/>
        <w:ind w:left="150" w:right="150"/>
        <w:rPr>
          <w:ins w:id="1593" w:author="Unknown"/>
          <w:rFonts w:ascii="Roboto" w:eastAsia="Times New Roman" w:hAnsi="Roboto" w:cs="Times New Roman"/>
          <w:color w:val="000000"/>
          <w:sz w:val="24"/>
          <w:szCs w:val="24"/>
        </w:rPr>
      </w:pPr>
      <w:ins w:id="1594" w:author="Unknown">
        <w:r w:rsidRPr="003E1094">
          <w:rPr>
            <w:rFonts w:ascii="Roboto" w:eastAsia="Times New Roman" w:hAnsi="Roboto" w:cs="Times New Roman"/>
            <w:color w:val="000000"/>
            <w:sz w:val="24"/>
            <w:szCs w:val="24"/>
          </w:rPr>
          <w:t>Just like any other database, data modeling represents the storage pattern of how and which data structures are used to store the data to achieve a domain requirement. For example in relational database world, we use primary key to establish a relationship between two entities. Data stored in relational databases are in table format, where as in Redis there are set of data structures available, which are used to represent the domain data. There is certainly different design mindset needed to convert the relational data to a Redis dataset.</w:t>
        </w:r>
      </w:ins>
    </w:p>
    <w:p w:rsidR="003E1094" w:rsidRPr="003E1094" w:rsidRDefault="003E1094" w:rsidP="003E1094">
      <w:pPr>
        <w:shd w:val="clear" w:color="auto" w:fill="FFFFFF"/>
        <w:spacing w:after="0" w:line="240" w:lineRule="auto"/>
        <w:ind w:left="150" w:right="150"/>
        <w:rPr>
          <w:ins w:id="1595" w:author="Unknown"/>
          <w:rFonts w:ascii="Roboto" w:eastAsia="Times New Roman" w:hAnsi="Roboto" w:cs="Times New Roman"/>
          <w:color w:val="000000"/>
          <w:sz w:val="24"/>
          <w:szCs w:val="24"/>
        </w:rPr>
      </w:pPr>
      <w:ins w:id="1596" w:author="Unknown">
        <w:r w:rsidRPr="003E1094">
          <w:rPr>
            <w:rFonts w:ascii="Roboto" w:eastAsia="Times New Roman" w:hAnsi="Roboto" w:cs="Times New Roman"/>
            <w:color w:val="000000"/>
            <w:sz w:val="24"/>
            <w:szCs w:val="24"/>
          </w:rPr>
          <w:fldChar w:fldCharType="begin"/>
        </w:r>
        <w:r w:rsidRPr="003E1094">
          <w:rPr>
            <w:rFonts w:ascii="Roboto" w:eastAsia="Times New Roman" w:hAnsi="Roboto" w:cs="Times New Roman"/>
            <w:color w:val="000000"/>
            <w:sz w:val="24"/>
            <w:szCs w:val="24"/>
          </w:rPr>
          <w:instrText xml:space="preserve"> HYPERLINK "https://www.wisdomjobs.com/e-university/master-data-management-interview-questions.html" \o "Master Data Management Interview Questions"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Master Data Management Interview Questions</w:t>
        </w:r>
        <w:r w:rsidRPr="003E1094">
          <w:rPr>
            <w:rFonts w:ascii="Roboto" w:eastAsia="Times New Roman" w:hAnsi="Roboto" w:cs="Times New Roman"/>
            <w:color w:val="000000"/>
            <w:sz w:val="24"/>
            <w:szCs w:val="24"/>
          </w:rPr>
          <w:fldChar w:fldCharType="end"/>
        </w:r>
      </w:ins>
    </w:p>
    <w:p w:rsidR="003E1094" w:rsidRPr="003E1094" w:rsidRDefault="003E1094" w:rsidP="003E1094">
      <w:pPr>
        <w:numPr>
          <w:ilvl w:val="0"/>
          <w:numId w:val="251"/>
        </w:numPr>
        <w:shd w:val="clear" w:color="auto" w:fill="FFFFFF"/>
        <w:spacing w:after="0" w:line="240" w:lineRule="auto"/>
        <w:ind w:left="150" w:right="150"/>
        <w:rPr>
          <w:ins w:id="1597" w:author="Unknown"/>
          <w:rFonts w:ascii="Roboto" w:eastAsia="Times New Roman" w:hAnsi="Roboto" w:cs="Times New Roman"/>
          <w:color w:val="000000"/>
          <w:sz w:val="24"/>
          <w:szCs w:val="24"/>
        </w:rPr>
      </w:pPr>
      <w:ins w:id="1598" w:author="Unknown">
        <w:r w:rsidRPr="003E1094">
          <w:rPr>
            <w:rFonts w:ascii="Roboto" w:eastAsia="Times New Roman" w:hAnsi="Roboto" w:cs="Times New Roman"/>
            <w:b/>
            <w:bCs/>
            <w:color w:val="000000"/>
            <w:sz w:val="24"/>
            <w:szCs w:val="24"/>
          </w:rPr>
          <w:t>Question 18. Why Redis Is Different As Compared To Other Key-value Stores?</w:t>
        </w:r>
      </w:ins>
    </w:p>
    <w:p w:rsidR="003E1094" w:rsidRPr="003E1094" w:rsidRDefault="003E1094" w:rsidP="003E1094">
      <w:pPr>
        <w:shd w:val="clear" w:color="auto" w:fill="FFFFFF"/>
        <w:spacing w:after="0" w:line="240" w:lineRule="auto"/>
        <w:ind w:left="150" w:right="150"/>
        <w:rPr>
          <w:ins w:id="1599" w:author="Unknown"/>
          <w:rFonts w:ascii="Roboto" w:eastAsia="Times New Roman" w:hAnsi="Roboto" w:cs="Times New Roman"/>
          <w:color w:val="000000"/>
          <w:sz w:val="24"/>
          <w:szCs w:val="24"/>
        </w:rPr>
      </w:pPr>
      <w:ins w:id="1600" w:author="Unknown">
        <w:r w:rsidRPr="003E1094">
          <w:rPr>
            <w:rFonts w:ascii="Roboto" w:eastAsia="Times New Roman" w:hAnsi="Roboto" w:cs="Times New Roman"/>
            <w:b/>
            <w:bCs/>
            <w:color w:val="2DA506"/>
            <w:sz w:val="24"/>
            <w:szCs w:val="24"/>
          </w:rPr>
          <w:t>Answer :</w:t>
        </w:r>
      </w:ins>
    </w:p>
    <w:p w:rsidR="003E1094" w:rsidRPr="003E1094" w:rsidRDefault="003E1094" w:rsidP="003E1094">
      <w:pPr>
        <w:numPr>
          <w:ilvl w:val="1"/>
          <w:numId w:val="251"/>
        </w:numPr>
        <w:shd w:val="clear" w:color="auto" w:fill="FFFFFF"/>
        <w:spacing w:after="0" w:line="240" w:lineRule="auto"/>
        <w:ind w:left="1140" w:right="150"/>
        <w:rPr>
          <w:ins w:id="1601" w:author="Unknown"/>
          <w:rFonts w:ascii="Roboto" w:eastAsia="Times New Roman" w:hAnsi="Roboto" w:cs="Times New Roman"/>
          <w:color w:val="000000"/>
          <w:sz w:val="24"/>
          <w:szCs w:val="24"/>
        </w:rPr>
      </w:pPr>
      <w:ins w:id="1602" w:author="Unknown">
        <w:r w:rsidRPr="003E1094">
          <w:rPr>
            <w:rFonts w:ascii="Roboto" w:eastAsia="Times New Roman" w:hAnsi="Roboto" w:cs="Times New Roman"/>
            <w:color w:val="000000"/>
            <w:sz w:val="24"/>
            <w:szCs w:val="24"/>
          </w:rPr>
          <w:t>Redis values can contain more complex data types, with atomic operations.</w:t>
        </w:r>
      </w:ins>
    </w:p>
    <w:p w:rsidR="003E1094" w:rsidRPr="003E1094" w:rsidRDefault="003E1094" w:rsidP="003E1094">
      <w:pPr>
        <w:numPr>
          <w:ilvl w:val="1"/>
          <w:numId w:val="251"/>
        </w:numPr>
        <w:shd w:val="clear" w:color="auto" w:fill="FFFFFF"/>
        <w:spacing w:after="0" w:line="240" w:lineRule="auto"/>
        <w:ind w:left="1140" w:right="150"/>
        <w:rPr>
          <w:ins w:id="1603" w:author="Unknown"/>
          <w:rFonts w:ascii="Roboto" w:eastAsia="Times New Roman" w:hAnsi="Roboto" w:cs="Times New Roman"/>
          <w:color w:val="000000"/>
          <w:sz w:val="24"/>
          <w:szCs w:val="24"/>
        </w:rPr>
      </w:pPr>
      <w:ins w:id="1604" w:author="Unknown">
        <w:r w:rsidRPr="003E1094">
          <w:rPr>
            <w:rFonts w:ascii="Roboto" w:eastAsia="Times New Roman" w:hAnsi="Roboto" w:cs="Times New Roman"/>
            <w:color w:val="000000"/>
            <w:sz w:val="24"/>
            <w:szCs w:val="24"/>
          </w:rPr>
          <w:t>Redis is an in-memory but persistent on disk database.</w:t>
        </w:r>
      </w:ins>
    </w:p>
    <w:p w:rsidR="003E1094" w:rsidRPr="003E1094" w:rsidRDefault="003E1094" w:rsidP="003E1094">
      <w:pPr>
        <w:shd w:val="clear" w:color="auto" w:fill="FFFFFF"/>
        <w:spacing w:after="0" w:line="240" w:lineRule="auto"/>
        <w:ind w:left="150" w:right="150"/>
        <w:rPr>
          <w:ins w:id="1605" w:author="Unknown"/>
          <w:rFonts w:ascii="Roboto" w:eastAsia="Times New Roman" w:hAnsi="Roboto" w:cs="Times New Roman"/>
          <w:color w:val="000000"/>
          <w:sz w:val="24"/>
          <w:szCs w:val="24"/>
        </w:rPr>
      </w:pPr>
      <w:ins w:id="1606" w:author="Unknown">
        <w:r w:rsidRPr="003E1094">
          <w:rPr>
            <w:rFonts w:ascii="Roboto" w:eastAsia="Times New Roman" w:hAnsi="Roboto" w:cs="Times New Roman"/>
            <w:color w:val="000000"/>
            <w:sz w:val="24"/>
            <w:szCs w:val="24"/>
          </w:rPr>
          <w:fldChar w:fldCharType="begin"/>
        </w:r>
        <w:r w:rsidRPr="003E1094">
          <w:rPr>
            <w:rFonts w:ascii="Roboto" w:eastAsia="Times New Roman" w:hAnsi="Roboto" w:cs="Times New Roman"/>
            <w:color w:val="000000"/>
            <w:sz w:val="24"/>
            <w:szCs w:val="24"/>
          </w:rPr>
          <w:instrText xml:space="preserve"> HYPERLINK "https://www.wisdomjobs.com/e-university/rdbms-interview-questions.html" \o "RDBMS Interview Questions"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RDBMS Interview Questions</w:t>
        </w:r>
        <w:r w:rsidRPr="003E1094">
          <w:rPr>
            <w:rFonts w:ascii="Roboto" w:eastAsia="Times New Roman" w:hAnsi="Roboto" w:cs="Times New Roman"/>
            <w:color w:val="000000"/>
            <w:sz w:val="24"/>
            <w:szCs w:val="24"/>
          </w:rPr>
          <w:fldChar w:fldCharType="end"/>
        </w:r>
      </w:ins>
    </w:p>
    <w:p w:rsidR="003E1094" w:rsidRPr="003E1094" w:rsidRDefault="003E1094" w:rsidP="003E1094">
      <w:pPr>
        <w:numPr>
          <w:ilvl w:val="0"/>
          <w:numId w:val="251"/>
        </w:numPr>
        <w:shd w:val="clear" w:color="auto" w:fill="FFFFFF"/>
        <w:spacing w:after="0" w:line="240" w:lineRule="auto"/>
        <w:ind w:left="150" w:right="150"/>
        <w:rPr>
          <w:ins w:id="1607" w:author="Unknown"/>
          <w:rFonts w:ascii="Roboto" w:eastAsia="Times New Roman" w:hAnsi="Roboto" w:cs="Times New Roman"/>
          <w:color w:val="000000"/>
          <w:sz w:val="24"/>
          <w:szCs w:val="24"/>
        </w:rPr>
      </w:pPr>
      <w:ins w:id="1608" w:author="Unknown">
        <w:r w:rsidRPr="003E1094">
          <w:rPr>
            <w:rFonts w:ascii="Roboto" w:eastAsia="Times New Roman" w:hAnsi="Roboto" w:cs="Times New Roman"/>
            <w:b/>
            <w:bCs/>
            <w:color w:val="000000"/>
            <w:sz w:val="24"/>
            <w:szCs w:val="24"/>
          </w:rPr>
          <w:t>Question 19. How Do I Move A Redis Database From One Server To Another?</w:t>
        </w:r>
      </w:ins>
    </w:p>
    <w:p w:rsidR="003E1094" w:rsidRPr="003E1094" w:rsidRDefault="003E1094" w:rsidP="003E1094">
      <w:pPr>
        <w:shd w:val="clear" w:color="auto" w:fill="FFFFFF"/>
        <w:spacing w:after="0" w:line="240" w:lineRule="auto"/>
        <w:ind w:left="150" w:right="150"/>
        <w:rPr>
          <w:ins w:id="1609" w:author="Unknown"/>
          <w:rFonts w:ascii="Roboto" w:eastAsia="Times New Roman" w:hAnsi="Roboto" w:cs="Times New Roman"/>
          <w:color w:val="000000"/>
          <w:sz w:val="24"/>
          <w:szCs w:val="24"/>
        </w:rPr>
      </w:pPr>
      <w:ins w:id="1610" w:author="Unknown">
        <w:r w:rsidRPr="003E1094">
          <w:rPr>
            <w:rFonts w:ascii="Roboto" w:eastAsia="Times New Roman" w:hAnsi="Roboto" w:cs="Times New Roman"/>
            <w:b/>
            <w:bCs/>
            <w:color w:val="2DA506"/>
            <w:sz w:val="24"/>
            <w:szCs w:val="24"/>
          </w:rPr>
          <w:t>Answer :</w:t>
        </w:r>
      </w:ins>
    </w:p>
    <w:p w:rsidR="003E1094" w:rsidRPr="003E1094" w:rsidRDefault="003E1094" w:rsidP="003E1094">
      <w:pPr>
        <w:numPr>
          <w:ilvl w:val="1"/>
          <w:numId w:val="251"/>
        </w:numPr>
        <w:shd w:val="clear" w:color="auto" w:fill="FFFFFF"/>
        <w:spacing w:after="0" w:line="240" w:lineRule="auto"/>
        <w:ind w:left="1140" w:right="150"/>
        <w:rPr>
          <w:ins w:id="1611" w:author="Unknown"/>
          <w:rFonts w:ascii="Roboto" w:eastAsia="Times New Roman" w:hAnsi="Roboto" w:cs="Times New Roman"/>
          <w:color w:val="000000"/>
          <w:sz w:val="24"/>
          <w:szCs w:val="24"/>
        </w:rPr>
      </w:pPr>
      <w:ins w:id="1612" w:author="Unknown">
        <w:r w:rsidRPr="003E1094">
          <w:rPr>
            <w:rFonts w:ascii="Roboto" w:eastAsia="Times New Roman" w:hAnsi="Roboto" w:cs="Times New Roman"/>
            <w:color w:val="000000"/>
            <w:sz w:val="24"/>
            <w:szCs w:val="24"/>
          </w:rPr>
          <w:t>use BGSAVE command to Save a spanshot of the database into a dump.rdb</w:t>
        </w:r>
      </w:ins>
    </w:p>
    <w:p w:rsidR="003E1094" w:rsidRPr="003E1094" w:rsidRDefault="003E1094" w:rsidP="003E1094">
      <w:pPr>
        <w:numPr>
          <w:ilvl w:val="1"/>
          <w:numId w:val="251"/>
        </w:numPr>
        <w:shd w:val="clear" w:color="auto" w:fill="FFFFFF"/>
        <w:spacing w:after="0" w:line="240" w:lineRule="auto"/>
        <w:ind w:left="1140" w:right="150"/>
        <w:rPr>
          <w:ins w:id="1613" w:author="Unknown"/>
          <w:rFonts w:ascii="Roboto" w:eastAsia="Times New Roman" w:hAnsi="Roboto" w:cs="Times New Roman"/>
          <w:color w:val="000000"/>
          <w:sz w:val="24"/>
          <w:szCs w:val="24"/>
        </w:rPr>
      </w:pPr>
      <w:ins w:id="1614" w:author="Unknown">
        <w:r w:rsidRPr="003E1094">
          <w:rPr>
            <w:rFonts w:ascii="Roboto" w:eastAsia="Times New Roman" w:hAnsi="Roboto" w:cs="Times New Roman"/>
            <w:color w:val="000000"/>
            <w:sz w:val="24"/>
            <w:szCs w:val="24"/>
          </w:rPr>
          <w:t>Copy this dump.rdb file into another server.</w:t>
        </w:r>
      </w:ins>
    </w:p>
    <w:p w:rsidR="003E1094" w:rsidRPr="003E1094" w:rsidRDefault="003E1094" w:rsidP="003E1094">
      <w:pPr>
        <w:shd w:val="clear" w:color="auto" w:fill="FFFFFF"/>
        <w:spacing w:after="0" w:line="240" w:lineRule="auto"/>
        <w:ind w:left="150" w:right="150"/>
        <w:rPr>
          <w:ins w:id="1615" w:author="Unknown"/>
          <w:rFonts w:ascii="Roboto" w:eastAsia="Times New Roman" w:hAnsi="Roboto" w:cs="Times New Roman"/>
          <w:color w:val="000000"/>
          <w:sz w:val="24"/>
          <w:szCs w:val="24"/>
        </w:rPr>
      </w:pPr>
      <w:ins w:id="1616" w:author="Unknown">
        <w:r w:rsidRPr="003E1094">
          <w:rPr>
            <w:rFonts w:ascii="Roboto" w:eastAsia="Times New Roman" w:hAnsi="Roboto" w:cs="Times New Roman"/>
            <w:color w:val="000000"/>
            <w:sz w:val="24"/>
            <w:szCs w:val="24"/>
          </w:rPr>
          <w:fldChar w:fldCharType="begin"/>
        </w:r>
        <w:r w:rsidRPr="003E1094">
          <w:rPr>
            <w:rFonts w:ascii="Roboto" w:eastAsia="Times New Roman" w:hAnsi="Roboto" w:cs="Times New Roman"/>
            <w:color w:val="000000"/>
            <w:sz w:val="24"/>
            <w:szCs w:val="24"/>
          </w:rPr>
          <w:instrText xml:space="preserve"> HYPERLINK "https://www.wisdomjobs.com/e-university/git-software-tutorial-1176.html" \o "Git (software) Tutorial"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Git (software) Tutorial</w:t>
        </w:r>
        <w:r w:rsidRPr="003E1094">
          <w:rPr>
            <w:rFonts w:ascii="Roboto" w:eastAsia="Times New Roman" w:hAnsi="Roboto" w:cs="Times New Roman"/>
            <w:color w:val="000000"/>
            <w:sz w:val="24"/>
            <w:szCs w:val="24"/>
          </w:rPr>
          <w:fldChar w:fldCharType="end"/>
        </w:r>
      </w:ins>
    </w:p>
    <w:p w:rsidR="003E1094" w:rsidRPr="003E1094" w:rsidRDefault="003E1094" w:rsidP="003E1094">
      <w:pPr>
        <w:numPr>
          <w:ilvl w:val="0"/>
          <w:numId w:val="251"/>
        </w:numPr>
        <w:shd w:val="clear" w:color="auto" w:fill="FFFFFF"/>
        <w:spacing w:after="0" w:line="240" w:lineRule="auto"/>
        <w:ind w:left="150" w:right="150"/>
        <w:rPr>
          <w:ins w:id="1617" w:author="Unknown"/>
          <w:rFonts w:ascii="Roboto" w:eastAsia="Times New Roman" w:hAnsi="Roboto" w:cs="Times New Roman"/>
          <w:color w:val="000000"/>
          <w:sz w:val="24"/>
          <w:szCs w:val="24"/>
        </w:rPr>
      </w:pPr>
      <w:ins w:id="1618" w:author="Unknown">
        <w:r w:rsidRPr="003E1094">
          <w:rPr>
            <w:rFonts w:ascii="Roboto" w:eastAsia="Times New Roman" w:hAnsi="Roboto" w:cs="Times New Roman"/>
            <w:b/>
            <w:bCs/>
            <w:color w:val="000000"/>
            <w:sz w:val="24"/>
            <w:szCs w:val="24"/>
          </w:rPr>
          <w:t>Question 20. How To Re-start Redis?</w:t>
        </w:r>
      </w:ins>
    </w:p>
    <w:p w:rsidR="003E1094" w:rsidRPr="003E1094" w:rsidRDefault="003E1094" w:rsidP="003E1094">
      <w:pPr>
        <w:shd w:val="clear" w:color="auto" w:fill="FFFFFF"/>
        <w:spacing w:after="0" w:line="240" w:lineRule="auto"/>
        <w:ind w:left="150" w:right="150"/>
        <w:rPr>
          <w:ins w:id="1619" w:author="Unknown"/>
          <w:rFonts w:ascii="Roboto" w:eastAsia="Times New Roman" w:hAnsi="Roboto" w:cs="Times New Roman"/>
          <w:color w:val="000000"/>
          <w:sz w:val="24"/>
          <w:szCs w:val="24"/>
        </w:rPr>
      </w:pPr>
      <w:ins w:id="1620"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0" w:line="240" w:lineRule="auto"/>
        <w:ind w:left="150" w:right="150"/>
        <w:rPr>
          <w:ins w:id="1621" w:author="Unknown"/>
          <w:rFonts w:ascii="Roboto" w:eastAsia="Times New Roman" w:hAnsi="Roboto" w:cs="Times New Roman"/>
          <w:color w:val="000000"/>
          <w:sz w:val="24"/>
          <w:szCs w:val="24"/>
        </w:rPr>
      </w:pPr>
      <w:ins w:id="1622" w:author="Unknown">
        <w:r w:rsidRPr="003E1094">
          <w:rPr>
            <w:rFonts w:ascii="Roboto" w:eastAsia="Times New Roman" w:hAnsi="Roboto" w:cs="Times New Roman"/>
            <w:b/>
            <w:bCs/>
            <w:color w:val="000000"/>
            <w:sz w:val="24"/>
            <w:szCs w:val="24"/>
          </w:rPr>
          <w:lastRenderedPageBreak/>
          <w:t>You can restart Redis by using following path:</w:t>
        </w:r>
      </w:ins>
    </w:p>
    <w:p w:rsidR="003E1094" w:rsidRPr="003E1094" w:rsidRDefault="003E1094" w:rsidP="003E1094">
      <w:pPr>
        <w:shd w:val="clear" w:color="auto" w:fill="FFFFFF"/>
        <w:spacing w:after="75" w:line="240" w:lineRule="auto"/>
        <w:ind w:left="150" w:right="150"/>
        <w:rPr>
          <w:ins w:id="1623" w:author="Unknown"/>
          <w:rFonts w:ascii="Roboto" w:eastAsia="Times New Roman" w:hAnsi="Roboto" w:cs="Times New Roman"/>
          <w:color w:val="000000"/>
          <w:sz w:val="24"/>
          <w:szCs w:val="24"/>
        </w:rPr>
      </w:pPr>
      <w:ins w:id="1624" w:author="Unknown">
        <w:r w:rsidRPr="003E1094">
          <w:rPr>
            <w:rFonts w:ascii="Roboto" w:eastAsia="Times New Roman" w:hAnsi="Roboto" w:cs="Times New Roman"/>
            <w:color w:val="000000"/>
            <w:sz w:val="24"/>
            <w:szCs w:val="24"/>
          </w:rPr>
          <w:t>/etc/init.d/redis-server restart</w:t>
        </w:r>
      </w:ins>
    </w:p>
    <w:p w:rsidR="003E1094" w:rsidRPr="003E1094" w:rsidRDefault="003E1094" w:rsidP="003E1094">
      <w:pPr>
        <w:shd w:val="clear" w:color="auto" w:fill="FFFFFF"/>
        <w:spacing w:after="0" w:line="240" w:lineRule="auto"/>
        <w:ind w:left="150" w:right="150"/>
        <w:rPr>
          <w:ins w:id="1625" w:author="Unknown"/>
          <w:rFonts w:ascii="Roboto" w:eastAsia="Times New Roman" w:hAnsi="Roboto" w:cs="Times New Roman"/>
          <w:color w:val="000000"/>
          <w:sz w:val="24"/>
          <w:szCs w:val="24"/>
        </w:rPr>
      </w:pPr>
      <w:ins w:id="1626" w:author="Unknown">
        <w:r w:rsidRPr="003E1094">
          <w:rPr>
            <w:rFonts w:ascii="Roboto" w:eastAsia="Times New Roman" w:hAnsi="Roboto" w:cs="Times New Roman"/>
            <w:color w:val="000000"/>
            <w:sz w:val="24"/>
            <w:szCs w:val="24"/>
          </w:rPr>
          <w:fldChar w:fldCharType="begin"/>
        </w:r>
        <w:r w:rsidRPr="003E1094">
          <w:rPr>
            <w:rFonts w:ascii="Roboto" w:eastAsia="Times New Roman" w:hAnsi="Roboto" w:cs="Times New Roman"/>
            <w:color w:val="000000"/>
            <w:sz w:val="24"/>
            <w:szCs w:val="24"/>
          </w:rPr>
          <w:instrText xml:space="preserve"> HYPERLINK "https://www.wisdomjobs.com/e-university/aerospace-interview-questions.html" \o "Aerospace Interview Questions"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Aerospace Interview Questions</w:t>
        </w:r>
        <w:r w:rsidRPr="003E1094">
          <w:rPr>
            <w:rFonts w:ascii="Roboto" w:eastAsia="Times New Roman" w:hAnsi="Roboto" w:cs="Times New Roman"/>
            <w:color w:val="000000"/>
            <w:sz w:val="24"/>
            <w:szCs w:val="24"/>
          </w:rPr>
          <w:fldChar w:fldCharType="end"/>
        </w:r>
      </w:ins>
    </w:p>
    <w:p w:rsidR="003E1094" w:rsidRPr="003E1094" w:rsidRDefault="003E1094" w:rsidP="003E1094">
      <w:pPr>
        <w:numPr>
          <w:ilvl w:val="0"/>
          <w:numId w:val="251"/>
        </w:numPr>
        <w:shd w:val="clear" w:color="auto" w:fill="FFFFFF"/>
        <w:spacing w:after="0" w:line="240" w:lineRule="auto"/>
        <w:ind w:left="150" w:right="150"/>
        <w:rPr>
          <w:ins w:id="1627" w:author="Unknown"/>
          <w:rFonts w:ascii="Roboto" w:eastAsia="Times New Roman" w:hAnsi="Roboto" w:cs="Times New Roman"/>
          <w:color w:val="000000"/>
          <w:sz w:val="24"/>
          <w:szCs w:val="24"/>
        </w:rPr>
      </w:pPr>
      <w:ins w:id="1628" w:author="Unknown">
        <w:r w:rsidRPr="003E1094">
          <w:rPr>
            <w:rFonts w:ascii="Roboto" w:eastAsia="Times New Roman" w:hAnsi="Roboto" w:cs="Times New Roman"/>
            <w:b/>
            <w:bCs/>
            <w:color w:val="000000"/>
            <w:sz w:val="24"/>
            <w:szCs w:val="24"/>
          </w:rPr>
          <w:t>Question 21. How To Start Redis?</w:t>
        </w:r>
      </w:ins>
    </w:p>
    <w:p w:rsidR="003E1094" w:rsidRPr="003E1094" w:rsidRDefault="003E1094" w:rsidP="003E1094">
      <w:pPr>
        <w:shd w:val="clear" w:color="auto" w:fill="FFFFFF"/>
        <w:spacing w:after="0" w:line="240" w:lineRule="auto"/>
        <w:ind w:left="150" w:right="150"/>
        <w:rPr>
          <w:ins w:id="1629" w:author="Unknown"/>
          <w:rFonts w:ascii="Roboto" w:eastAsia="Times New Roman" w:hAnsi="Roboto" w:cs="Times New Roman"/>
          <w:color w:val="000000"/>
          <w:sz w:val="24"/>
          <w:szCs w:val="24"/>
        </w:rPr>
      </w:pPr>
      <w:ins w:id="1630"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0" w:line="240" w:lineRule="auto"/>
        <w:ind w:left="150" w:right="150"/>
        <w:rPr>
          <w:ins w:id="1631" w:author="Unknown"/>
          <w:rFonts w:ascii="Roboto" w:eastAsia="Times New Roman" w:hAnsi="Roboto" w:cs="Times New Roman"/>
          <w:color w:val="000000"/>
          <w:sz w:val="24"/>
          <w:szCs w:val="24"/>
        </w:rPr>
      </w:pPr>
      <w:ins w:id="1632" w:author="Unknown">
        <w:r w:rsidRPr="003E1094">
          <w:rPr>
            <w:rFonts w:ascii="Roboto" w:eastAsia="Times New Roman" w:hAnsi="Roboto" w:cs="Times New Roman"/>
            <w:b/>
            <w:bCs/>
            <w:color w:val="000000"/>
            <w:sz w:val="24"/>
            <w:szCs w:val="24"/>
          </w:rPr>
          <w:t>You can start Redis by using following path:</w:t>
        </w:r>
      </w:ins>
    </w:p>
    <w:p w:rsidR="003E1094" w:rsidRPr="003E1094" w:rsidRDefault="003E1094" w:rsidP="003E1094">
      <w:pPr>
        <w:shd w:val="clear" w:color="auto" w:fill="FFFFFF"/>
        <w:spacing w:after="75" w:line="240" w:lineRule="auto"/>
        <w:ind w:left="150" w:right="150"/>
        <w:rPr>
          <w:ins w:id="1633" w:author="Unknown"/>
          <w:rFonts w:ascii="Roboto" w:eastAsia="Times New Roman" w:hAnsi="Roboto" w:cs="Times New Roman"/>
          <w:color w:val="000000"/>
          <w:sz w:val="24"/>
          <w:szCs w:val="24"/>
        </w:rPr>
      </w:pPr>
      <w:ins w:id="1634" w:author="Unknown">
        <w:r w:rsidRPr="003E1094">
          <w:rPr>
            <w:rFonts w:ascii="Roboto" w:eastAsia="Times New Roman" w:hAnsi="Roboto" w:cs="Times New Roman"/>
            <w:color w:val="000000"/>
            <w:sz w:val="24"/>
            <w:szCs w:val="24"/>
          </w:rPr>
          <w:t>/etc/init.d/redis-server start</w:t>
        </w:r>
      </w:ins>
    </w:p>
    <w:p w:rsidR="003E1094" w:rsidRPr="003E1094" w:rsidRDefault="003E1094" w:rsidP="003E1094">
      <w:pPr>
        <w:numPr>
          <w:ilvl w:val="0"/>
          <w:numId w:val="251"/>
        </w:numPr>
        <w:shd w:val="clear" w:color="auto" w:fill="FFFFFF"/>
        <w:spacing w:after="0" w:line="240" w:lineRule="auto"/>
        <w:ind w:left="150" w:right="150"/>
        <w:rPr>
          <w:ins w:id="1635" w:author="Unknown"/>
          <w:rFonts w:ascii="Roboto" w:eastAsia="Times New Roman" w:hAnsi="Roboto" w:cs="Times New Roman"/>
          <w:color w:val="000000"/>
          <w:sz w:val="24"/>
          <w:szCs w:val="24"/>
        </w:rPr>
      </w:pPr>
      <w:ins w:id="1636" w:author="Unknown">
        <w:r w:rsidRPr="003E1094">
          <w:rPr>
            <w:rFonts w:ascii="Roboto" w:eastAsia="Times New Roman" w:hAnsi="Roboto" w:cs="Times New Roman"/>
            <w:b/>
            <w:bCs/>
            <w:color w:val="000000"/>
            <w:sz w:val="24"/>
            <w:szCs w:val="24"/>
          </w:rPr>
          <w:t>Question 22. How To Stop Redis?</w:t>
        </w:r>
      </w:ins>
    </w:p>
    <w:p w:rsidR="003E1094" w:rsidRPr="003E1094" w:rsidRDefault="003E1094" w:rsidP="003E1094">
      <w:pPr>
        <w:shd w:val="clear" w:color="auto" w:fill="FFFFFF"/>
        <w:spacing w:after="0" w:line="240" w:lineRule="auto"/>
        <w:ind w:left="150" w:right="150"/>
        <w:rPr>
          <w:ins w:id="1637" w:author="Unknown"/>
          <w:rFonts w:ascii="Roboto" w:eastAsia="Times New Roman" w:hAnsi="Roboto" w:cs="Times New Roman"/>
          <w:color w:val="000000"/>
          <w:sz w:val="24"/>
          <w:szCs w:val="24"/>
        </w:rPr>
      </w:pPr>
      <w:ins w:id="1638"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0" w:line="240" w:lineRule="auto"/>
        <w:ind w:left="150" w:right="150"/>
        <w:rPr>
          <w:ins w:id="1639" w:author="Unknown"/>
          <w:rFonts w:ascii="Roboto" w:eastAsia="Times New Roman" w:hAnsi="Roboto" w:cs="Times New Roman"/>
          <w:color w:val="000000"/>
          <w:sz w:val="24"/>
          <w:szCs w:val="24"/>
        </w:rPr>
      </w:pPr>
      <w:ins w:id="1640" w:author="Unknown">
        <w:r w:rsidRPr="003E1094">
          <w:rPr>
            <w:rFonts w:ascii="Roboto" w:eastAsia="Times New Roman" w:hAnsi="Roboto" w:cs="Times New Roman"/>
            <w:color w:val="000000"/>
            <w:sz w:val="24"/>
            <w:szCs w:val="24"/>
          </w:rPr>
          <w:t>You can stop Redis by using following path:</w:t>
        </w:r>
        <w:r w:rsidRPr="003E1094">
          <w:rPr>
            <w:rFonts w:ascii="Roboto" w:eastAsia="Times New Roman" w:hAnsi="Roboto" w:cs="Times New Roman"/>
            <w:color w:val="000000"/>
            <w:sz w:val="24"/>
            <w:szCs w:val="24"/>
          </w:rPr>
          <w:br/>
          <w:t>/etc/init.d/redis-server stop</w:t>
        </w:r>
      </w:ins>
    </w:p>
    <w:p w:rsidR="003E1094" w:rsidRPr="003E1094" w:rsidRDefault="003E1094" w:rsidP="003E1094">
      <w:pPr>
        <w:shd w:val="clear" w:color="auto" w:fill="FFFFFF"/>
        <w:spacing w:after="0" w:line="240" w:lineRule="auto"/>
        <w:ind w:left="150" w:right="150"/>
        <w:rPr>
          <w:ins w:id="1641" w:author="Unknown"/>
          <w:rFonts w:ascii="Roboto" w:eastAsia="Times New Roman" w:hAnsi="Roboto" w:cs="Times New Roman"/>
          <w:color w:val="000000"/>
          <w:sz w:val="24"/>
          <w:szCs w:val="24"/>
        </w:rPr>
      </w:pPr>
      <w:ins w:id="1642" w:author="Unknown">
        <w:r w:rsidRPr="003E1094">
          <w:rPr>
            <w:rFonts w:ascii="Roboto" w:eastAsia="Times New Roman" w:hAnsi="Roboto" w:cs="Times New Roman"/>
            <w:color w:val="000000"/>
            <w:sz w:val="24"/>
            <w:szCs w:val="24"/>
          </w:rPr>
          <w:fldChar w:fldCharType="begin"/>
        </w:r>
        <w:r w:rsidRPr="003E1094">
          <w:rPr>
            <w:rFonts w:ascii="Roboto" w:eastAsia="Times New Roman" w:hAnsi="Roboto" w:cs="Times New Roman"/>
            <w:color w:val="000000"/>
            <w:sz w:val="24"/>
            <w:szCs w:val="24"/>
          </w:rPr>
          <w:instrText xml:space="preserve"> HYPERLINK "https://www.wisdomjobs.com/e-university/javascript-advanced-tutorial-1214.html" \o "Javascript Advanced Tutorial"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Javascript Advanced Tutorial</w:t>
        </w:r>
        <w:r w:rsidRPr="003E1094">
          <w:rPr>
            <w:rFonts w:ascii="Roboto" w:eastAsia="Times New Roman" w:hAnsi="Roboto" w:cs="Times New Roman"/>
            <w:color w:val="000000"/>
            <w:sz w:val="24"/>
            <w:szCs w:val="24"/>
          </w:rPr>
          <w:fldChar w:fldCharType="end"/>
        </w:r>
      </w:ins>
    </w:p>
    <w:p w:rsidR="003E1094" w:rsidRPr="003E1094" w:rsidRDefault="003E1094" w:rsidP="003E1094">
      <w:pPr>
        <w:numPr>
          <w:ilvl w:val="0"/>
          <w:numId w:val="251"/>
        </w:numPr>
        <w:shd w:val="clear" w:color="auto" w:fill="FFFFFF"/>
        <w:spacing w:after="0" w:line="240" w:lineRule="auto"/>
        <w:ind w:left="150" w:right="150"/>
        <w:rPr>
          <w:ins w:id="1643" w:author="Unknown"/>
          <w:rFonts w:ascii="Roboto" w:eastAsia="Times New Roman" w:hAnsi="Roboto" w:cs="Times New Roman"/>
          <w:color w:val="000000"/>
          <w:sz w:val="24"/>
          <w:szCs w:val="24"/>
        </w:rPr>
      </w:pPr>
      <w:ins w:id="1644" w:author="Unknown">
        <w:r w:rsidRPr="003E1094">
          <w:rPr>
            <w:rFonts w:ascii="Roboto" w:eastAsia="Times New Roman" w:hAnsi="Roboto" w:cs="Times New Roman"/>
            <w:b/>
            <w:bCs/>
            <w:color w:val="000000"/>
            <w:sz w:val="24"/>
            <w:szCs w:val="24"/>
          </w:rPr>
          <w:t>Question 23. How To Get All Keys From Redis?</w:t>
        </w:r>
      </w:ins>
    </w:p>
    <w:p w:rsidR="003E1094" w:rsidRPr="003E1094" w:rsidRDefault="003E1094" w:rsidP="003E1094">
      <w:pPr>
        <w:shd w:val="clear" w:color="auto" w:fill="FFFFFF"/>
        <w:spacing w:after="0" w:line="240" w:lineRule="auto"/>
        <w:ind w:left="150" w:right="150"/>
        <w:rPr>
          <w:ins w:id="1645" w:author="Unknown"/>
          <w:rFonts w:ascii="Roboto" w:eastAsia="Times New Roman" w:hAnsi="Roboto" w:cs="Times New Roman"/>
          <w:color w:val="000000"/>
          <w:sz w:val="24"/>
          <w:szCs w:val="24"/>
        </w:rPr>
      </w:pPr>
      <w:ins w:id="1646"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0" w:line="240" w:lineRule="auto"/>
        <w:ind w:left="150" w:right="150"/>
        <w:rPr>
          <w:ins w:id="1647" w:author="Unknown"/>
          <w:rFonts w:ascii="Roboto" w:eastAsia="Times New Roman" w:hAnsi="Roboto" w:cs="Times New Roman"/>
          <w:color w:val="000000"/>
          <w:sz w:val="24"/>
          <w:szCs w:val="24"/>
        </w:rPr>
      </w:pPr>
      <w:ins w:id="1648" w:author="Unknown">
        <w:r w:rsidRPr="003E1094">
          <w:rPr>
            <w:rFonts w:ascii="Roboto" w:eastAsia="Times New Roman" w:hAnsi="Roboto" w:cs="Times New Roman"/>
            <w:b/>
            <w:bCs/>
            <w:color w:val="000000"/>
            <w:sz w:val="24"/>
            <w:szCs w:val="24"/>
          </w:rPr>
          <w:t>Use the following commands:</w:t>
        </w:r>
      </w:ins>
    </w:p>
    <w:p w:rsidR="003E1094" w:rsidRPr="003E1094" w:rsidRDefault="003E1094" w:rsidP="003E1094">
      <w:pPr>
        <w:shd w:val="clear" w:color="auto" w:fill="FFFFFF"/>
        <w:spacing w:after="75" w:line="240" w:lineRule="auto"/>
        <w:ind w:left="150" w:right="150"/>
        <w:rPr>
          <w:ins w:id="1649" w:author="Unknown"/>
          <w:rFonts w:ascii="Roboto" w:eastAsia="Times New Roman" w:hAnsi="Roboto" w:cs="Times New Roman"/>
          <w:color w:val="000000"/>
          <w:sz w:val="24"/>
          <w:szCs w:val="24"/>
        </w:rPr>
      </w:pPr>
      <w:ins w:id="1650" w:author="Unknown">
        <w:r w:rsidRPr="003E1094">
          <w:rPr>
            <w:rFonts w:ascii="Roboto" w:eastAsia="Times New Roman" w:hAnsi="Roboto" w:cs="Times New Roman"/>
            <w:color w:val="000000"/>
            <w:sz w:val="24"/>
            <w:szCs w:val="24"/>
          </w:rPr>
          <w:t>$keyList = $redis-&gt;keys("*");</w:t>
        </w:r>
      </w:ins>
    </w:p>
    <w:p w:rsidR="003E1094" w:rsidRPr="003E1094" w:rsidRDefault="003E1094" w:rsidP="003E1094">
      <w:pPr>
        <w:shd w:val="clear" w:color="auto" w:fill="FFFFFF"/>
        <w:spacing w:after="75" w:line="240" w:lineRule="auto"/>
        <w:ind w:left="150" w:right="150"/>
        <w:rPr>
          <w:ins w:id="1651" w:author="Unknown"/>
          <w:rFonts w:ascii="Roboto" w:eastAsia="Times New Roman" w:hAnsi="Roboto" w:cs="Times New Roman"/>
          <w:color w:val="000000"/>
          <w:sz w:val="24"/>
          <w:szCs w:val="24"/>
        </w:rPr>
      </w:pPr>
      <w:ins w:id="1652" w:author="Unknown">
        <w:r w:rsidRPr="003E1094">
          <w:rPr>
            <w:rFonts w:ascii="Roboto" w:eastAsia="Times New Roman" w:hAnsi="Roboto" w:cs="Times New Roman"/>
            <w:color w:val="000000"/>
            <w:sz w:val="24"/>
            <w:szCs w:val="24"/>
          </w:rPr>
          <w:t>print_r($keyList);</w:t>
        </w:r>
      </w:ins>
    </w:p>
    <w:p w:rsidR="003E1094" w:rsidRPr="003E1094" w:rsidRDefault="003E1094" w:rsidP="003E1094">
      <w:pPr>
        <w:shd w:val="clear" w:color="auto" w:fill="FFFFFF"/>
        <w:spacing w:after="75" w:line="240" w:lineRule="auto"/>
        <w:ind w:left="150" w:right="150"/>
        <w:rPr>
          <w:ins w:id="1653" w:author="Unknown"/>
          <w:rFonts w:ascii="Roboto" w:eastAsia="Times New Roman" w:hAnsi="Roboto" w:cs="Times New Roman"/>
          <w:color w:val="000000"/>
          <w:sz w:val="24"/>
          <w:szCs w:val="24"/>
        </w:rPr>
      </w:pPr>
      <w:ins w:id="1654" w:author="Unknown">
        <w:r w:rsidRPr="003E1094">
          <w:rPr>
            <w:rFonts w:ascii="Roboto" w:eastAsia="Times New Roman" w:hAnsi="Roboto" w:cs="Times New Roman"/>
            <w:color w:val="000000"/>
            <w:sz w:val="24"/>
            <w:szCs w:val="24"/>
          </w:rPr>
          <w:t>/*Array ( [0] =&gt; tutorials [1] =&gt; name ) */</w:t>
        </w:r>
      </w:ins>
    </w:p>
    <w:p w:rsidR="003E1094" w:rsidRPr="003E1094" w:rsidRDefault="003E1094" w:rsidP="003E1094">
      <w:pPr>
        <w:shd w:val="clear" w:color="auto" w:fill="FFFFFF"/>
        <w:spacing w:after="0" w:line="240" w:lineRule="auto"/>
        <w:ind w:left="150" w:right="150"/>
        <w:rPr>
          <w:ins w:id="1655" w:author="Unknown"/>
          <w:rFonts w:ascii="Roboto" w:eastAsia="Times New Roman" w:hAnsi="Roboto" w:cs="Times New Roman"/>
          <w:color w:val="000000"/>
          <w:sz w:val="24"/>
          <w:szCs w:val="24"/>
        </w:rPr>
      </w:pPr>
      <w:ins w:id="1656" w:author="Unknown">
        <w:r w:rsidRPr="003E1094">
          <w:rPr>
            <w:rFonts w:ascii="Roboto" w:eastAsia="Times New Roman" w:hAnsi="Roboto" w:cs="Times New Roman"/>
            <w:color w:val="000000"/>
            <w:sz w:val="24"/>
            <w:szCs w:val="24"/>
          </w:rPr>
          <w:fldChar w:fldCharType="begin"/>
        </w:r>
        <w:r w:rsidRPr="003E1094">
          <w:rPr>
            <w:rFonts w:ascii="Roboto" w:eastAsia="Times New Roman" w:hAnsi="Roboto" w:cs="Times New Roman"/>
            <w:color w:val="000000"/>
            <w:sz w:val="24"/>
            <w:szCs w:val="24"/>
          </w:rPr>
          <w:instrText xml:space="preserve"> HYPERLINK "https://www.wisdomjobs.com/e-university/mysql-dba-interview-questions.html" \o "MYSQL DBA Interview Questions"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MYSQL DBA Interview Questions</w:t>
        </w:r>
        <w:r w:rsidRPr="003E1094">
          <w:rPr>
            <w:rFonts w:ascii="Roboto" w:eastAsia="Times New Roman" w:hAnsi="Roboto" w:cs="Times New Roman"/>
            <w:color w:val="000000"/>
            <w:sz w:val="24"/>
            <w:szCs w:val="24"/>
          </w:rPr>
          <w:fldChar w:fldCharType="end"/>
        </w:r>
      </w:ins>
    </w:p>
    <w:p w:rsidR="003E1094" w:rsidRPr="003E1094" w:rsidRDefault="003E1094" w:rsidP="003E1094">
      <w:pPr>
        <w:numPr>
          <w:ilvl w:val="0"/>
          <w:numId w:val="251"/>
        </w:numPr>
        <w:shd w:val="clear" w:color="auto" w:fill="FFFFFF"/>
        <w:spacing w:after="0" w:line="240" w:lineRule="auto"/>
        <w:ind w:left="150" w:right="150"/>
        <w:rPr>
          <w:ins w:id="1657" w:author="Unknown"/>
          <w:rFonts w:ascii="Roboto" w:eastAsia="Times New Roman" w:hAnsi="Roboto" w:cs="Times New Roman"/>
          <w:color w:val="000000"/>
          <w:sz w:val="24"/>
          <w:szCs w:val="24"/>
        </w:rPr>
      </w:pPr>
      <w:ins w:id="1658" w:author="Unknown">
        <w:r w:rsidRPr="003E1094">
          <w:rPr>
            <w:rFonts w:ascii="Roboto" w:eastAsia="Times New Roman" w:hAnsi="Roboto" w:cs="Times New Roman"/>
            <w:b/>
            <w:bCs/>
            <w:color w:val="000000"/>
            <w:sz w:val="24"/>
            <w:szCs w:val="24"/>
          </w:rPr>
          <w:t>Question 24. How To Get Array Data From Redis?</w:t>
        </w:r>
      </w:ins>
    </w:p>
    <w:p w:rsidR="003E1094" w:rsidRPr="003E1094" w:rsidRDefault="003E1094" w:rsidP="003E1094">
      <w:pPr>
        <w:shd w:val="clear" w:color="auto" w:fill="FFFFFF"/>
        <w:spacing w:after="0" w:line="240" w:lineRule="auto"/>
        <w:ind w:left="150" w:right="150"/>
        <w:rPr>
          <w:ins w:id="1659" w:author="Unknown"/>
          <w:rFonts w:ascii="Roboto" w:eastAsia="Times New Roman" w:hAnsi="Roboto" w:cs="Times New Roman"/>
          <w:color w:val="000000"/>
          <w:sz w:val="24"/>
          <w:szCs w:val="24"/>
        </w:rPr>
      </w:pPr>
      <w:ins w:id="1660"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0" w:line="240" w:lineRule="auto"/>
        <w:ind w:left="150" w:right="150"/>
        <w:rPr>
          <w:ins w:id="1661" w:author="Unknown"/>
          <w:rFonts w:ascii="Roboto" w:eastAsia="Times New Roman" w:hAnsi="Roboto" w:cs="Times New Roman"/>
          <w:color w:val="000000"/>
          <w:sz w:val="24"/>
          <w:szCs w:val="24"/>
        </w:rPr>
      </w:pPr>
      <w:ins w:id="1662" w:author="Unknown">
        <w:r w:rsidRPr="003E1094">
          <w:rPr>
            <w:rFonts w:ascii="Roboto" w:eastAsia="Times New Roman" w:hAnsi="Roboto" w:cs="Times New Roman"/>
            <w:b/>
            <w:bCs/>
            <w:color w:val="000000"/>
            <w:sz w:val="24"/>
            <w:szCs w:val="24"/>
          </w:rPr>
          <w:t>To get the array data from Redis use the following command</w:t>
        </w:r>
        <w:r w:rsidRPr="003E1094">
          <w:rPr>
            <w:rFonts w:ascii="Roboto" w:eastAsia="Times New Roman" w:hAnsi="Roboto" w:cs="Times New Roman"/>
            <w:color w:val="000000"/>
            <w:sz w:val="24"/>
            <w:szCs w:val="24"/>
          </w:rPr>
          <w:t> :</w:t>
        </w:r>
      </w:ins>
    </w:p>
    <w:p w:rsidR="003E1094" w:rsidRPr="003E1094" w:rsidRDefault="003E1094" w:rsidP="003E1094">
      <w:pPr>
        <w:shd w:val="clear" w:color="auto" w:fill="FFFFFF"/>
        <w:spacing w:after="0" w:line="240" w:lineRule="auto"/>
        <w:ind w:left="150" w:right="150"/>
        <w:rPr>
          <w:ins w:id="1663" w:author="Unknown"/>
          <w:rFonts w:ascii="Roboto" w:eastAsia="Times New Roman" w:hAnsi="Roboto" w:cs="Times New Roman"/>
          <w:color w:val="000000"/>
          <w:sz w:val="24"/>
          <w:szCs w:val="24"/>
        </w:rPr>
      </w:pPr>
      <w:ins w:id="1664" w:author="Unknown">
        <w:r w:rsidRPr="003E1094">
          <w:rPr>
            <w:rFonts w:ascii="Roboto" w:eastAsia="Times New Roman" w:hAnsi="Roboto" w:cs="Times New Roman"/>
            <w:color w:val="000000"/>
            <w:sz w:val="24"/>
            <w:szCs w:val="24"/>
          </w:rPr>
          <w:t>$list = $redis-&gt;lrange("tutorials", 0 ,5);   </w:t>
        </w:r>
        <w:r w:rsidRPr="003E1094">
          <w:rPr>
            <w:rFonts w:ascii="Roboto" w:eastAsia="Times New Roman" w:hAnsi="Roboto" w:cs="Times New Roman"/>
            <w:color w:val="000000"/>
            <w:sz w:val="24"/>
            <w:szCs w:val="24"/>
          </w:rPr>
          <w:br/>
          <w:t>print_r($list);</w:t>
        </w:r>
        <w:r w:rsidRPr="003E1094">
          <w:rPr>
            <w:rFonts w:ascii="Roboto" w:eastAsia="Times New Roman" w:hAnsi="Roboto" w:cs="Times New Roman"/>
            <w:color w:val="000000"/>
            <w:sz w:val="24"/>
            <w:szCs w:val="24"/>
          </w:rPr>
          <w:br/>
          <w:t>/*Array ( [0] =&gt; Mysql [1] =&gt; Mongodb [2] =&gt; Redis [3] =&gt; MySQL [4] =&gt; PHP [5] =&gt; Mysql ) */</w:t>
        </w:r>
      </w:ins>
    </w:p>
    <w:p w:rsidR="003E1094" w:rsidRPr="003E1094" w:rsidRDefault="003E1094" w:rsidP="003E1094">
      <w:pPr>
        <w:shd w:val="clear" w:color="auto" w:fill="FFFFFF"/>
        <w:spacing w:after="0" w:line="240" w:lineRule="auto"/>
        <w:ind w:left="150" w:right="150"/>
        <w:rPr>
          <w:ins w:id="1665" w:author="Unknown"/>
          <w:rFonts w:ascii="Roboto" w:eastAsia="Times New Roman" w:hAnsi="Roboto" w:cs="Times New Roman"/>
          <w:color w:val="000000"/>
          <w:sz w:val="24"/>
          <w:szCs w:val="24"/>
        </w:rPr>
      </w:pPr>
      <w:ins w:id="1666" w:author="Unknown">
        <w:r w:rsidRPr="003E1094">
          <w:rPr>
            <w:rFonts w:ascii="Roboto" w:eastAsia="Times New Roman" w:hAnsi="Roboto" w:cs="Times New Roman"/>
            <w:color w:val="000000"/>
            <w:sz w:val="24"/>
            <w:szCs w:val="24"/>
          </w:rPr>
          <w:fldChar w:fldCharType="begin"/>
        </w:r>
        <w:r w:rsidRPr="003E1094">
          <w:rPr>
            <w:rFonts w:ascii="Roboto" w:eastAsia="Times New Roman" w:hAnsi="Roboto" w:cs="Times New Roman"/>
            <w:color w:val="000000"/>
            <w:sz w:val="24"/>
            <w:szCs w:val="24"/>
          </w:rPr>
          <w:instrText xml:space="preserve"> HYPERLINK "https://www.wisdomjobs.com/e-university/php-interview-questions.html" \o "PHP Interview Questions"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PHP Interview Questions</w:t>
        </w:r>
        <w:r w:rsidRPr="003E1094">
          <w:rPr>
            <w:rFonts w:ascii="Roboto" w:eastAsia="Times New Roman" w:hAnsi="Roboto" w:cs="Times New Roman"/>
            <w:color w:val="000000"/>
            <w:sz w:val="24"/>
            <w:szCs w:val="24"/>
          </w:rPr>
          <w:fldChar w:fldCharType="end"/>
        </w:r>
      </w:ins>
    </w:p>
    <w:p w:rsidR="003E1094" w:rsidRPr="003E1094" w:rsidRDefault="003E1094" w:rsidP="003E1094">
      <w:pPr>
        <w:numPr>
          <w:ilvl w:val="0"/>
          <w:numId w:val="251"/>
        </w:numPr>
        <w:shd w:val="clear" w:color="auto" w:fill="FFFFFF"/>
        <w:spacing w:after="0" w:line="240" w:lineRule="auto"/>
        <w:ind w:left="150" w:right="150"/>
        <w:rPr>
          <w:ins w:id="1667" w:author="Unknown"/>
          <w:rFonts w:ascii="Roboto" w:eastAsia="Times New Roman" w:hAnsi="Roboto" w:cs="Times New Roman"/>
          <w:color w:val="000000"/>
          <w:sz w:val="24"/>
          <w:szCs w:val="24"/>
        </w:rPr>
      </w:pPr>
      <w:ins w:id="1668" w:author="Unknown">
        <w:r w:rsidRPr="003E1094">
          <w:rPr>
            <w:rFonts w:ascii="Roboto" w:eastAsia="Times New Roman" w:hAnsi="Roboto" w:cs="Times New Roman"/>
            <w:b/>
            <w:bCs/>
            <w:color w:val="000000"/>
            <w:sz w:val="24"/>
            <w:szCs w:val="24"/>
          </w:rPr>
          <w:t>Question 25. How To Set Multiple Values (array) In Redis?</w:t>
        </w:r>
      </w:ins>
    </w:p>
    <w:p w:rsidR="003E1094" w:rsidRPr="003E1094" w:rsidRDefault="003E1094" w:rsidP="003E1094">
      <w:pPr>
        <w:shd w:val="clear" w:color="auto" w:fill="FFFFFF"/>
        <w:spacing w:after="0" w:line="240" w:lineRule="auto"/>
        <w:ind w:left="150" w:right="150"/>
        <w:rPr>
          <w:ins w:id="1669" w:author="Unknown"/>
          <w:rFonts w:ascii="Roboto" w:eastAsia="Times New Roman" w:hAnsi="Roboto" w:cs="Times New Roman"/>
          <w:color w:val="000000"/>
          <w:sz w:val="24"/>
          <w:szCs w:val="24"/>
        </w:rPr>
      </w:pPr>
      <w:ins w:id="1670"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0" w:line="240" w:lineRule="auto"/>
        <w:ind w:left="150" w:right="150"/>
        <w:rPr>
          <w:ins w:id="1671" w:author="Unknown"/>
          <w:rFonts w:ascii="Roboto" w:eastAsia="Times New Roman" w:hAnsi="Roboto" w:cs="Times New Roman"/>
          <w:color w:val="000000"/>
          <w:sz w:val="24"/>
          <w:szCs w:val="24"/>
        </w:rPr>
      </w:pPr>
      <w:ins w:id="1672" w:author="Unknown">
        <w:r w:rsidRPr="003E1094">
          <w:rPr>
            <w:rFonts w:ascii="Roboto" w:eastAsia="Times New Roman" w:hAnsi="Roboto" w:cs="Times New Roman"/>
            <w:b/>
            <w:bCs/>
            <w:color w:val="000000"/>
            <w:sz w:val="24"/>
            <w:szCs w:val="24"/>
          </w:rPr>
          <w:t>To set multiple values in Redis use the following commands:</w:t>
        </w:r>
      </w:ins>
    </w:p>
    <w:p w:rsidR="003E1094" w:rsidRPr="003E1094" w:rsidRDefault="003E1094" w:rsidP="003E1094">
      <w:pPr>
        <w:shd w:val="clear" w:color="auto" w:fill="FFFFFF"/>
        <w:spacing w:after="0" w:line="240" w:lineRule="auto"/>
        <w:ind w:left="150" w:right="150"/>
        <w:rPr>
          <w:ins w:id="1673" w:author="Unknown"/>
          <w:rFonts w:ascii="Roboto" w:eastAsia="Times New Roman" w:hAnsi="Roboto" w:cs="Times New Roman"/>
          <w:color w:val="000000"/>
          <w:sz w:val="24"/>
          <w:szCs w:val="24"/>
        </w:rPr>
      </w:pPr>
      <w:ins w:id="1674" w:author="Unknown">
        <w:r w:rsidRPr="003E1094">
          <w:rPr>
            <w:rFonts w:ascii="Roboto" w:eastAsia="Times New Roman" w:hAnsi="Roboto" w:cs="Times New Roman"/>
            <w:color w:val="000000"/>
            <w:sz w:val="24"/>
            <w:szCs w:val="24"/>
          </w:rPr>
          <w:t>$redis-&gt;lpush("tutorials", "PHP");</w:t>
        </w:r>
        <w:r w:rsidRPr="003E1094">
          <w:rPr>
            <w:rFonts w:ascii="Roboto" w:eastAsia="Times New Roman" w:hAnsi="Roboto" w:cs="Times New Roman"/>
            <w:color w:val="000000"/>
            <w:sz w:val="24"/>
            <w:szCs w:val="24"/>
          </w:rPr>
          <w:br/>
          <w:t>$redis-&gt;lpush("tutorials", "MySQL");</w:t>
        </w:r>
        <w:r w:rsidRPr="003E1094">
          <w:rPr>
            <w:rFonts w:ascii="Roboto" w:eastAsia="Times New Roman" w:hAnsi="Roboto" w:cs="Times New Roman"/>
            <w:color w:val="000000"/>
            <w:sz w:val="24"/>
            <w:szCs w:val="24"/>
          </w:rPr>
          <w:br/>
          <w:t>$redis-&gt;lpush("tutorials", "Redis");</w:t>
        </w:r>
        <w:r w:rsidRPr="003E1094">
          <w:rPr>
            <w:rFonts w:ascii="Roboto" w:eastAsia="Times New Roman" w:hAnsi="Roboto" w:cs="Times New Roman"/>
            <w:color w:val="000000"/>
            <w:sz w:val="24"/>
            <w:szCs w:val="24"/>
          </w:rPr>
          <w:br/>
          <w:t>$redis-&gt;lpush("tutorials", "Mongodb");</w:t>
        </w:r>
        <w:r w:rsidRPr="003E1094">
          <w:rPr>
            <w:rFonts w:ascii="Roboto" w:eastAsia="Times New Roman" w:hAnsi="Roboto" w:cs="Times New Roman"/>
            <w:color w:val="000000"/>
            <w:sz w:val="24"/>
            <w:szCs w:val="24"/>
          </w:rPr>
          <w:br/>
          <w:t>$redis-&gt;lpush("tutorials", "Mysql");</w:t>
        </w:r>
      </w:ins>
    </w:p>
    <w:p w:rsidR="003E1094" w:rsidRPr="003E1094" w:rsidRDefault="003E1094" w:rsidP="003E1094">
      <w:pPr>
        <w:shd w:val="clear" w:color="auto" w:fill="FFFFFF"/>
        <w:spacing w:after="0" w:line="240" w:lineRule="auto"/>
        <w:ind w:left="150" w:right="150"/>
        <w:rPr>
          <w:ins w:id="1675" w:author="Unknown"/>
          <w:rFonts w:ascii="Roboto" w:eastAsia="Times New Roman" w:hAnsi="Roboto" w:cs="Times New Roman"/>
          <w:color w:val="000000"/>
          <w:sz w:val="24"/>
          <w:szCs w:val="24"/>
        </w:rPr>
      </w:pPr>
      <w:ins w:id="1676" w:author="Unknown">
        <w:r w:rsidRPr="003E1094">
          <w:rPr>
            <w:rFonts w:ascii="Roboto" w:eastAsia="Times New Roman" w:hAnsi="Roboto" w:cs="Times New Roman"/>
            <w:color w:val="000000"/>
            <w:sz w:val="24"/>
            <w:szCs w:val="24"/>
          </w:rPr>
          <w:fldChar w:fldCharType="begin"/>
        </w:r>
        <w:r w:rsidRPr="003E1094">
          <w:rPr>
            <w:rFonts w:ascii="Roboto" w:eastAsia="Times New Roman" w:hAnsi="Roboto" w:cs="Times New Roman"/>
            <w:color w:val="000000"/>
            <w:sz w:val="24"/>
            <w:szCs w:val="24"/>
          </w:rPr>
          <w:instrText xml:space="preserve"> HYPERLINK "https://www.wisdomjobs.com/e-university/cucumber-tutorial-1407.html" \o "Cucumber Tutorial"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Cucumber Tutorial</w:t>
        </w:r>
        <w:r w:rsidRPr="003E1094">
          <w:rPr>
            <w:rFonts w:ascii="Roboto" w:eastAsia="Times New Roman" w:hAnsi="Roboto" w:cs="Times New Roman"/>
            <w:color w:val="000000"/>
            <w:sz w:val="24"/>
            <w:szCs w:val="24"/>
          </w:rPr>
          <w:fldChar w:fldCharType="end"/>
        </w:r>
      </w:ins>
    </w:p>
    <w:p w:rsidR="003E1094" w:rsidRPr="003E1094" w:rsidRDefault="003E1094" w:rsidP="003E1094">
      <w:pPr>
        <w:numPr>
          <w:ilvl w:val="0"/>
          <w:numId w:val="251"/>
        </w:numPr>
        <w:shd w:val="clear" w:color="auto" w:fill="FFFFFF"/>
        <w:spacing w:after="0" w:line="240" w:lineRule="auto"/>
        <w:ind w:left="150" w:right="150"/>
        <w:rPr>
          <w:ins w:id="1677" w:author="Unknown"/>
          <w:rFonts w:ascii="Roboto" w:eastAsia="Times New Roman" w:hAnsi="Roboto" w:cs="Times New Roman"/>
          <w:color w:val="000000"/>
          <w:sz w:val="24"/>
          <w:szCs w:val="24"/>
        </w:rPr>
      </w:pPr>
      <w:ins w:id="1678" w:author="Unknown">
        <w:r w:rsidRPr="003E1094">
          <w:rPr>
            <w:rFonts w:ascii="Roboto" w:eastAsia="Times New Roman" w:hAnsi="Roboto" w:cs="Times New Roman"/>
            <w:b/>
            <w:bCs/>
            <w:color w:val="000000"/>
            <w:sz w:val="24"/>
            <w:szCs w:val="24"/>
          </w:rPr>
          <w:t>Question 26. How To Get Value From Redis?</w:t>
        </w:r>
      </w:ins>
    </w:p>
    <w:p w:rsidR="003E1094" w:rsidRPr="003E1094" w:rsidRDefault="003E1094" w:rsidP="003E1094">
      <w:pPr>
        <w:shd w:val="clear" w:color="auto" w:fill="FFFFFF"/>
        <w:spacing w:after="0" w:line="240" w:lineRule="auto"/>
        <w:ind w:left="150" w:right="150"/>
        <w:rPr>
          <w:ins w:id="1679" w:author="Unknown"/>
          <w:rFonts w:ascii="Roboto" w:eastAsia="Times New Roman" w:hAnsi="Roboto" w:cs="Times New Roman"/>
          <w:color w:val="000000"/>
          <w:sz w:val="24"/>
          <w:szCs w:val="24"/>
        </w:rPr>
      </w:pPr>
      <w:ins w:id="1680"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0" w:line="240" w:lineRule="auto"/>
        <w:ind w:left="150" w:right="150"/>
        <w:rPr>
          <w:ins w:id="1681" w:author="Unknown"/>
          <w:rFonts w:ascii="Roboto" w:eastAsia="Times New Roman" w:hAnsi="Roboto" w:cs="Times New Roman"/>
          <w:color w:val="000000"/>
          <w:sz w:val="24"/>
          <w:szCs w:val="24"/>
        </w:rPr>
      </w:pPr>
      <w:ins w:id="1682" w:author="Unknown">
        <w:r w:rsidRPr="003E1094">
          <w:rPr>
            <w:rFonts w:ascii="Roboto" w:eastAsia="Times New Roman" w:hAnsi="Roboto" w:cs="Times New Roman"/>
            <w:b/>
            <w:bCs/>
            <w:color w:val="000000"/>
            <w:sz w:val="24"/>
            <w:szCs w:val="24"/>
          </w:rPr>
          <w:t>To get value from Redis :</w:t>
        </w:r>
      </w:ins>
    </w:p>
    <w:p w:rsidR="003E1094" w:rsidRPr="003E1094" w:rsidRDefault="003E1094" w:rsidP="003E1094">
      <w:pPr>
        <w:shd w:val="clear" w:color="auto" w:fill="FFFFFF"/>
        <w:spacing w:after="75" w:line="240" w:lineRule="auto"/>
        <w:ind w:left="150" w:right="150"/>
        <w:rPr>
          <w:ins w:id="1683" w:author="Unknown"/>
          <w:rFonts w:ascii="Roboto" w:eastAsia="Times New Roman" w:hAnsi="Roboto" w:cs="Times New Roman"/>
          <w:color w:val="000000"/>
          <w:sz w:val="24"/>
          <w:szCs w:val="24"/>
        </w:rPr>
      </w:pPr>
      <w:ins w:id="1684" w:author="Unknown">
        <w:r w:rsidRPr="003E1094">
          <w:rPr>
            <w:rFonts w:ascii="Roboto" w:eastAsia="Times New Roman" w:hAnsi="Roboto" w:cs="Times New Roman"/>
            <w:color w:val="000000"/>
            <w:sz w:val="24"/>
            <w:szCs w:val="24"/>
          </w:rPr>
          <w:lastRenderedPageBreak/>
          <w:t>echo $redis-&gt;get('name'); //Set string in redis</w:t>
        </w:r>
      </w:ins>
    </w:p>
    <w:p w:rsidR="003E1094" w:rsidRPr="003E1094" w:rsidRDefault="003E1094" w:rsidP="003E1094">
      <w:pPr>
        <w:shd w:val="clear" w:color="auto" w:fill="FFFFFF"/>
        <w:spacing w:after="0" w:line="240" w:lineRule="auto"/>
        <w:ind w:left="150" w:right="150"/>
        <w:rPr>
          <w:ins w:id="1685" w:author="Unknown"/>
          <w:rFonts w:ascii="Roboto" w:eastAsia="Times New Roman" w:hAnsi="Roboto" w:cs="Times New Roman"/>
          <w:color w:val="000000"/>
          <w:sz w:val="24"/>
          <w:szCs w:val="24"/>
        </w:rPr>
      </w:pPr>
      <w:ins w:id="1686" w:author="Unknown">
        <w:r w:rsidRPr="003E1094">
          <w:rPr>
            <w:rFonts w:ascii="Roboto" w:eastAsia="Times New Roman" w:hAnsi="Roboto" w:cs="Times New Roman"/>
            <w:color w:val="000000"/>
            <w:sz w:val="24"/>
            <w:szCs w:val="24"/>
          </w:rPr>
          <w:fldChar w:fldCharType="begin"/>
        </w:r>
        <w:r w:rsidRPr="003E1094">
          <w:rPr>
            <w:rFonts w:ascii="Roboto" w:eastAsia="Times New Roman" w:hAnsi="Roboto" w:cs="Times New Roman"/>
            <w:color w:val="000000"/>
            <w:sz w:val="24"/>
            <w:szCs w:val="24"/>
          </w:rPr>
          <w:instrText xml:space="preserve"> HYPERLINK "https://www.wisdomjobs.com/e-university/ruby-interview-questions.html" \o "Ruby Interview Questions"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Ruby Interview Questions</w:t>
        </w:r>
        <w:r w:rsidRPr="003E1094">
          <w:rPr>
            <w:rFonts w:ascii="Roboto" w:eastAsia="Times New Roman" w:hAnsi="Roboto" w:cs="Times New Roman"/>
            <w:color w:val="000000"/>
            <w:sz w:val="24"/>
            <w:szCs w:val="24"/>
          </w:rPr>
          <w:fldChar w:fldCharType="end"/>
        </w:r>
      </w:ins>
    </w:p>
    <w:p w:rsidR="003E1094" w:rsidRPr="003E1094" w:rsidRDefault="003E1094" w:rsidP="003E1094">
      <w:pPr>
        <w:numPr>
          <w:ilvl w:val="0"/>
          <w:numId w:val="251"/>
        </w:numPr>
        <w:shd w:val="clear" w:color="auto" w:fill="FFFFFF"/>
        <w:spacing w:after="0" w:line="240" w:lineRule="auto"/>
        <w:ind w:left="150" w:right="150"/>
        <w:rPr>
          <w:ins w:id="1687" w:author="Unknown"/>
          <w:rFonts w:ascii="Roboto" w:eastAsia="Times New Roman" w:hAnsi="Roboto" w:cs="Times New Roman"/>
          <w:color w:val="000000"/>
          <w:sz w:val="24"/>
          <w:szCs w:val="24"/>
        </w:rPr>
      </w:pPr>
      <w:ins w:id="1688" w:author="Unknown">
        <w:r w:rsidRPr="003E1094">
          <w:rPr>
            <w:rFonts w:ascii="Roboto" w:eastAsia="Times New Roman" w:hAnsi="Roboto" w:cs="Times New Roman"/>
            <w:b/>
            <w:bCs/>
            <w:color w:val="000000"/>
            <w:sz w:val="24"/>
            <w:szCs w:val="24"/>
          </w:rPr>
          <w:t>Question 27. How To Set Value In Redis?</w:t>
        </w:r>
      </w:ins>
    </w:p>
    <w:p w:rsidR="003E1094" w:rsidRPr="003E1094" w:rsidRDefault="003E1094" w:rsidP="003E1094">
      <w:pPr>
        <w:shd w:val="clear" w:color="auto" w:fill="FFFFFF"/>
        <w:spacing w:after="0" w:line="240" w:lineRule="auto"/>
        <w:ind w:left="150" w:right="150"/>
        <w:rPr>
          <w:ins w:id="1689" w:author="Unknown"/>
          <w:rFonts w:ascii="Roboto" w:eastAsia="Times New Roman" w:hAnsi="Roboto" w:cs="Times New Roman"/>
          <w:color w:val="000000"/>
          <w:sz w:val="24"/>
          <w:szCs w:val="24"/>
        </w:rPr>
      </w:pPr>
      <w:ins w:id="1690"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0" w:line="240" w:lineRule="auto"/>
        <w:ind w:left="150" w:right="150"/>
        <w:rPr>
          <w:ins w:id="1691" w:author="Unknown"/>
          <w:rFonts w:ascii="Roboto" w:eastAsia="Times New Roman" w:hAnsi="Roboto" w:cs="Times New Roman"/>
          <w:color w:val="000000"/>
          <w:sz w:val="24"/>
          <w:szCs w:val="24"/>
        </w:rPr>
      </w:pPr>
      <w:ins w:id="1692" w:author="Unknown">
        <w:r w:rsidRPr="003E1094">
          <w:rPr>
            <w:rFonts w:ascii="Roboto" w:eastAsia="Times New Roman" w:hAnsi="Roboto" w:cs="Times New Roman"/>
            <w:b/>
            <w:bCs/>
            <w:color w:val="000000"/>
            <w:sz w:val="24"/>
            <w:szCs w:val="24"/>
          </w:rPr>
          <w:t>To set the value in Redis use the following command:</w:t>
        </w:r>
      </w:ins>
    </w:p>
    <w:p w:rsidR="003E1094" w:rsidRPr="003E1094" w:rsidRDefault="003E1094" w:rsidP="003E1094">
      <w:pPr>
        <w:shd w:val="clear" w:color="auto" w:fill="FFFFFF"/>
        <w:spacing w:after="75" w:line="240" w:lineRule="auto"/>
        <w:ind w:left="150" w:right="150"/>
        <w:rPr>
          <w:ins w:id="1693" w:author="Unknown"/>
          <w:rFonts w:ascii="Roboto" w:eastAsia="Times New Roman" w:hAnsi="Roboto" w:cs="Times New Roman"/>
          <w:color w:val="000000"/>
          <w:sz w:val="24"/>
          <w:szCs w:val="24"/>
        </w:rPr>
      </w:pPr>
      <w:ins w:id="1694" w:author="Unknown">
        <w:r w:rsidRPr="003E1094">
          <w:rPr>
            <w:rFonts w:ascii="Roboto" w:eastAsia="Times New Roman" w:hAnsi="Roboto" w:cs="Times New Roman"/>
            <w:color w:val="000000"/>
            <w:sz w:val="24"/>
            <w:szCs w:val="24"/>
          </w:rPr>
          <w:t>$redis-&gt;set("name", "Set string in redis");</w:t>
        </w:r>
      </w:ins>
    </w:p>
    <w:p w:rsidR="003E1094" w:rsidRPr="003E1094" w:rsidRDefault="003E1094" w:rsidP="003E1094">
      <w:pPr>
        <w:shd w:val="clear" w:color="auto" w:fill="FFFFFF"/>
        <w:spacing w:after="0" w:line="240" w:lineRule="auto"/>
        <w:ind w:left="150" w:right="150"/>
        <w:rPr>
          <w:ins w:id="1695" w:author="Unknown"/>
          <w:rFonts w:ascii="Roboto" w:eastAsia="Times New Roman" w:hAnsi="Roboto" w:cs="Times New Roman"/>
          <w:color w:val="000000"/>
          <w:sz w:val="24"/>
          <w:szCs w:val="24"/>
        </w:rPr>
      </w:pPr>
      <w:ins w:id="1696" w:author="Unknown">
        <w:r w:rsidRPr="003E1094">
          <w:rPr>
            <w:rFonts w:ascii="Roboto" w:eastAsia="Times New Roman" w:hAnsi="Roboto" w:cs="Times New Roman"/>
            <w:color w:val="000000"/>
            <w:sz w:val="24"/>
            <w:szCs w:val="24"/>
          </w:rPr>
          <w:fldChar w:fldCharType="begin"/>
        </w:r>
        <w:r w:rsidRPr="003E1094">
          <w:rPr>
            <w:rFonts w:ascii="Roboto" w:eastAsia="Times New Roman" w:hAnsi="Roboto" w:cs="Times New Roman"/>
            <w:color w:val="000000"/>
            <w:sz w:val="24"/>
            <w:szCs w:val="24"/>
          </w:rPr>
          <w:instrText xml:space="preserve"> HYPERLINK "https://www.wisdomjobs.com/e-university/mysql-interview-questions.html" \o "MySQL Interview Questions"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MySQL Interview Questions</w:t>
        </w:r>
        <w:r w:rsidRPr="003E1094">
          <w:rPr>
            <w:rFonts w:ascii="Roboto" w:eastAsia="Times New Roman" w:hAnsi="Roboto" w:cs="Times New Roman"/>
            <w:color w:val="000000"/>
            <w:sz w:val="24"/>
            <w:szCs w:val="24"/>
          </w:rPr>
          <w:fldChar w:fldCharType="end"/>
        </w:r>
      </w:ins>
    </w:p>
    <w:p w:rsidR="003E1094" w:rsidRPr="003E1094" w:rsidRDefault="003E1094" w:rsidP="003E1094">
      <w:pPr>
        <w:numPr>
          <w:ilvl w:val="0"/>
          <w:numId w:val="251"/>
        </w:numPr>
        <w:shd w:val="clear" w:color="auto" w:fill="FFFFFF"/>
        <w:spacing w:after="0" w:line="240" w:lineRule="auto"/>
        <w:ind w:left="150" w:right="150"/>
        <w:rPr>
          <w:ins w:id="1697" w:author="Unknown"/>
          <w:rFonts w:ascii="Roboto" w:eastAsia="Times New Roman" w:hAnsi="Roboto" w:cs="Times New Roman"/>
          <w:color w:val="000000"/>
          <w:sz w:val="24"/>
          <w:szCs w:val="24"/>
        </w:rPr>
      </w:pPr>
      <w:ins w:id="1698" w:author="Unknown">
        <w:r w:rsidRPr="003E1094">
          <w:rPr>
            <w:rFonts w:ascii="Roboto" w:eastAsia="Times New Roman" w:hAnsi="Roboto" w:cs="Times New Roman"/>
            <w:b/>
            <w:bCs/>
            <w:color w:val="000000"/>
            <w:sz w:val="24"/>
            <w:szCs w:val="24"/>
          </w:rPr>
          <w:t>Question 28. How To Check Redis Is Running?</w:t>
        </w:r>
      </w:ins>
    </w:p>
    <w:p w:rsidR="003E1094" w:rsidRPr="003E1094" w:rsidRDefault="003E1094" w:rsidP="003E1094">
      <w:pPr>
        <w:shd w:val="clear" w:color="auto" w:fill="FFFFFF"/>
        <w:spacing w:after="0" w:line="240" w:lineRule="auto"/>
        <w:ind w:left="150" w:right="150"/>
        <w:rPr>
          <w:ins w:id="1699" w:author="Unknown"/>
          <w:rFonts w:ascii="Roboto" w:eastAsia="Times New Roman" w:hAnsi="Roboto" w:cs="Times New Roman"/>
          <w:color w:val="000000"/>
          <w:sz w:val="24"/>
          <w:szCs w:val="24"/>
        </w:rPr>
      </w:pPr>
      <w:ins w:id="1700"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0" w:line="240" w:lineRule="auto"/>
        <w:ind w:left="150" w:right="150"/>
        <w:rPr>
          <w:ins w:id="1701" w:author="Unknown"/>
          <w:rFonts w:ascii="Roboto" w:eastAsia="Times New Roman" w:hAnsi="Roboto" w:cs="Times New Roman"/>
          <w:color w:val="000000"/>
          <w:sz w:val="24"/>
          <w:szCs w:val="24"/>
        </w:rPr>
      </w:pPr>
      <w:ins w:id="1702" w:author="Unknown">
        <w:r w:rsidRPr="003E1094">
          <w:rPr>
            <w:rFonts w:ascii="Roboto" w:eastAsia="Times New Roman" w:hAnsi="Roboto" w:cs="Times New Roman"/>
            <w:b/>
            <w:bCs/>
            <w:color w:val="000000"/>
            <w:sz w:val="24"/>
            <w:szCs w:val="24"/>
          </w:rPr>
          <w:t>To check Redis is running try out the following code :</w:t>
        </w:r>
      </w:ins>
    </w:p>
    <w:p w:rsidR="003E1094" w:rsidRPr="003E1094" w:rsidRDefault="003E1094" w:rsidP="003E1094">
      <w:pPr>
        <w:shd w:val="clear" w:color="auto" w:fill="FFFFFF"/>
        <w:spacing w:after="0" w:line="240" w:lineRule="auto"/>
        <w:ind w:left="150" w:right="150"/>
        <w:rPr>
          <w:ins w:id="1703" w:author="Unknown"/>
          <w:rFonts w:ascii="Roboto" w:eastAsia="Times New Roman" w:hAnsi="Roboto" w:cs="Times New Roman"/>
          <w:color w:val="000000"/>
          <w:sz w:val="24"/>
          <w:szCs w:val="24"/>
        </w:rPr>
      </w:pPr>
      <w:ins w:id="1704" w:author="Unknown">
        <w:r w:rsidRPr="003E1094">
          <w:rPr>
            <w:rFonts w:ascii="Roboto" w:eastAsia="Times New Roman" w:hAnsi="Roboto" w:cs="Times New Roman"/>
            <w:color w:val="000000"/>
            <w:sz w:val="24"/>
            <w:szCs w:val="24"/>
          </w:rPr>
          <w:t>try</w:t>
        </w:r>
        <w:r w:rsidRPr="003E1094">
          <w:rPr>
            <w:rFonts w:ascii="Roboto" w:eastAsia="Times New Roman" w:hAnsi="Roboto" w:cs="Times New Roman"/>
            <w:color w:val="000000"/>
            <w:sz w:val="24"/>
            <w:szCs w:val="24"/>
          </w:rPr>
          <w:br/>
          <w:t>{</w:t>
        </w:r>
        <w:r w:rsidRPr="003E1094">
          <w:rPr>
            <w:rFonts w:ascii="Roboto" w:eastAsia="Times New Roman" w:hAnsi="Roboto" w:cs="Times New Roman"/>
            <w:color w:val="000000"/>
            <w:sz w:val="24"/>
            <w:szCs w:val="24"/>
          </w:rPr>
          <w:br/>
          <w:t>    $redis = new Redis();</w:t>
        </w:r>
        <w:r w:rsidRPr="003E1094">
          <w:rPr>
            <w:rFonts w:ascii="Roboto" w:eastAsia="Times New Roman" w:hAnsi="Roboto" w:cs="Times New Roman"/>
            <w:color w:val="000000"/>
            <w:sz w:val="24"/>
            <w:szCs w:val="24"/>
          </w:rPr>
          <w:br/>
          <w:t>    $redis-&gt;connect('127.0.0.1', 6379);</w:t>
        </w:r>
        <w:r w:rsidRPr="003E1094">
          <w:rPr>
            <w:rFonts w:ascii="Roboto" w:eastAsia="Times New Roman" w:hAnsi="Roboto" w:cs="Times New Roman"/>
            <w:color w:val="000000"/>
            <w:sz w:val="24"/>
            <w:szCs w:val="24"/>
          </w:rPr>
          <w:br/>
          <w:t>    echo "Redis is running.";</w:t>
        </w:r>
        <w:r w:rsidRPr="003E1094">
          <w:rPr>
            <w:rFonts w:ascii="Roboto" w:eastAsia="Times New Roman" w:hAnsi="Roboto" w:cs="Times New Roman"/>
            <w:color w:val="000000"/>
            <w:sz w:val="24"/>
            <w:szCs w:val="24"/>
          </w:rPr>
          <w:br/>
          <w:t>    echo "Server is running: " . $redis-&gt;ping();</w:t>
        </w:r>
        <w:r w:rsidRPr="003E1094">
          <w:rPr>
            <w:rFonts w:ascii="Roboto" w:eastAsia="Times New Roman" w:hAnsi="Roboto" w:cs="Times New Roman"/>
            <w:color w:val="000000"/>
            <w:sz w:val="24"/>
            <w:szCs w:val="24"/>
          </w:rPr>
          <w:br/>
          <w:t>}</w:t>
        </w:r>
        <w:r w:rsidRPr="003E1094">
          <w:rPr>
            <w:rFonts w:ascii="Roboto" w:eastAsia="Times New Roman" w:hAnsi="Roboto" w:cs="Times New Roman"/>
            <w:color w:val="000000"/>
            <w:sz w:val="24"/>
            <w:szCs w:val="24"/>
          </w:rPr>
          <w:br/>
          <w:t>catch (Exception $e) </w:t>
        </w:r>
        <w:r w:rsidRPr="003E1094">
          <w:rPr>
            <w:rFonts w:ascii="Roboto" w:eastAsia="Times New Roman" w:hAnsi="Roboto" w:cs="Times New Roman"/>
            <w:color w:val="000000"/>
            <w:sz w:val="24"/>
            <w:szCs w:val="24"/>
          </w:rPr>
          <w:br/>
          <w:t>{</w:t>
        </w:r>
        <w:r w:rsidRPr="003E1094">
          <w:rPr>
            <w:rFonts w:ascii="Roboto" w:eastAsia="Times New Roman" w:hAnsi="Roboto" w:cs="Times New Roman"/>
            <w:color w:val="000000"/>
            <w:sz w:val="24"/>
            <w:szCs w:val="24"/>
          </w:rPr>
          <w:br/>
          <w:t>    echo $e-&gt;getMessage();</w:t>
        </w:r>
        <w:r w:rsidRPr="003E1094">
          <w:rPr>
            <w:rFonts w:ascii="Roboto" w:eastAsia="Times New Roman" w:hAnsi="Roboto" w:cs="Times New Roman"/>
            <w:color w:val="000000"/>
            <w:sz w:val="24"/>
            <w:szCs w:val="24"/>
          </w:rPr>
          <w:br/>
          <w:t>}</w:t>
        </w:r>
      </w:ins>
    </w:p>
    <w:p w:rsidR="003E1094" w:rsidRPr="003E1094" w:rsidRDefault="003E1094" w:rsidP="003E1094">
      <w:pPr>
        <w:numPr>
          <w:ilvl w:val="0"/>
          <w:numId w:val="251"/>
        </w:numPr>
        <w:shd w:val="clear" w:color="auto" w:fill="FFFFFF"/>
        <w:spacing w:after="0" w:line="240" w:lineRule="auto"/>
        <w:ind w:left="150" w:right="150"/>
        <w:rPr>
          <w:ins w:id="1705" w:author="Unknown"/>
          <w:rFonts w:ascii="Roboto" w:eastAsia="Times New Roman" w:hAnsi="Roboto" w:cs="Times New Roman"/>
          <w:color w:val="000000"/>
          <w:sz w:val="24"/>
          <w:szCs w:val="24"/>
        </w:rPr>
      </w:pPr>
      <w:ins w:id="1706" w:author="Unknown">
        <w:r w:rsidRPr="003E1094">
          <w:rPr>
            <w:rFonts w:ascii="Roboto" w:eastAsia="Times New Roman" w:hAnsi="Roboto" w:cs="Times New Roman"/>
            <w:b/>
            <w:bCs/>
            <w:color w:val="000000"/>
            <w:sz w:val="24"/>
            <w:szCs w:val="24"/>
          </w:rPr>
          <w:t>Question 29. How To Remove All Database?</w:t>
        </w:r>
      </w:ins>
    </w:p>
    <w:p w:rsidR="003E1094" w:rsidRPr="003E1094" w:rsidRDefault="003E1094" w:rsidP="003E1094">
      <w:pPr>
        <w:shd w:val="clear" w:color="auto" w:fill="FFFFFF"/>
        <w:spacing w:after="0" w:line="240" w:lineRule="auto"/>
        <w:ind w:left="150" w:right="150"/>
        <w:rPr>
          <w:ins w:id="1707" w:author="Unknown"/>
          <w:rFonts w:ascii="Roboto" w:eastAsia="Times New Roman" w:hAnsi="Roboto" w:cs="Times New Roman"/>
          <w:color w:val="000000"/>
          <w:sz w:val="24"/>
          <w:szCs w:val="24"/>
        </w:rPr>
      </w:pPr>
      <w:ins w:id="1708"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0" w:line="240" w:lineRule="auto"/>
        <w:ind w:left="150" w:right="150"/>
        <w:rPr>
          <w:ins w:id="1709" w:author="Unknown"/>
          <w:rFonts w:ascii="Roboto" w:eastAsia="Times New Roman" w:hAnsi="Roboto" w:cs="Times New Roman"/>
          <w:color w:val="000000"/>
          <w:sz w:val="24"/>
          <w:szCs w:val="24"/>
        </w:rPr>
      </w:pPr>
      <w:ins w:id="1710" w:author="Unknown">
        <w:r w:rsidRPr="003E1094">
          <w:rPr>
            <w:rFonts w:ascii="Roboto" w:eastAsia="Times New Roman" w:hAnsi="Roboto" w:cs="Times New Roman"/>
            <w:b/>
            <w:bCs/>
            <w:color w:val="000000"/>
            <w:sz w:val="24"/>
            <w:szCs w:val="24"/>
          </w:rPr>
          <w:t>To remove all database use the following code:</w:t>
        </w:r>
      </w:ins>
    </w:p>
    <w:p w:rsidR="003E1094" w:rsidRPr="003E1094" w:rsidRDefault="003E1094" w:rsidP="003E1094">
      <w:pPr>
        <w:shd w:val="clear" w:color="auto" w:fill="FFFFFF"/>
        <w:spacing w:after="75" w:line="240" w:lineRule="auto"/>
        <w:ind w:left="150" w:right="150"/>
        <w:rPr>
          <w:ins w:id="1711" w:author="Unknown"/>
          <w:rFonts w:ascii="Roboto" w:eastAsia="Times New Roman" w:hAnsi="Roboto" w:cs="Times New Roman"/>
          <w:color w:val="000000"/>
          <w:sz w:val="24"/>
          <w:szCs w:val="24"/>
        </w:rPr>
      </w:pPr>
      <w:ins w:id="1712" w:author="Unknown">
        <w:r w:rsidRPr="003E1094">
          <w:rPr>
            <w:rFonts w:ascii="Roboto" w:eastAsia="Times New Roman" w:hAnsi="Roboto" w:cs="Times New Roman"/>
            <w:color w:val="000000"/>
            <w:sz w:val="24"/>
            <w:szCs w:val="24"/>
          </w:rPr>
          <w:t>redis-cli flushall</w:t>
        </w:r>
      </w:ins>
    </w:p>
    <w:p w:rsidR="003E1094" w:rsidRPr="003E1094" w:rsidRDefault="003E1094" w:rsidP="003E1094">
      <w:pPr>
        <w:shd w:val="clear" w:color="auto" w:fill="FFFFFF"/>
        <w:spacing w:after="0" w:line="240" w:lineRule="auto"/>
        <w:ind w:left="150" w:right="150"/>
        <w:rPr>
          <w:ins w:id="1713" w:author="Unknown"/>
          <w:rFonts w:ascii="Roboto" w:eastAsia="Times New Roman" w:hAnsi="Roboto" w:cs="Times New Roman"/>
          <w:color w:val="000000"/>
          <w:sz w:val="24"/>
          <w:szCs w:val="24"/>
        </w:rPr>
      </w:pPr>
      <w:ins w:id="1714" w:author="Unknown">
        <w:r w:rsidRPr="003E1094">
          <w:rPr>
            <w:rFonts w:ascii="Roboto" w:eastAsia="Times New Roman" w:hAnsi="Roboto" w:cs="Times New Roman"/>
            <w:color w:val="000000"/>
            <w:sz w:val="24"/>
            <w:szCs w:val="24"/>
          </w:rPr>
          <w:fldChar w:fldCharType="begin"/>
        </w:r>
        <w:r w:rsidRPr="003E1094">
          <w:rPr>
            <w:rFonts w:ascii="Roboto" w:eastAsia="Times New Roman" w:hAnsi="Roboto" w:cs="Times New Roman"/>
            <w:color w:val="000000"/>
            <w:sz w:val="24"/>
            <w:szCs w:val="24"/>
          </w:rPr>
          <w:instrText xml:space="preserve"> HYPERLINK "https://www.wisdomjobs.com/e-university/django-interview-questions.html" \o "Django Interview Questions" </w:instrText>
        </w:r>
        <w:r w:rsidRPr="003E1094">
          <w:rPr>
            <w:rFonts w:ascii="Roboto" w:eastAsia="Times New Roman" w:hAnsi="Roboto" w:cs="Times New Roman"/>
            <w:color w:val="000000"/>
            <w:sz w:val="24"/>
            <w:szCs w:val="24"/>
          </w:rPr>
          <w:fldChar w:fldCharType="separate"/>
        </w:r>
        <w:r w:rsidRPr="003E1094">
          <w:rPr>
            <w:rFonts w:ascii="Roboto" w:eastAsia="Times New Roman" w:hAnsi="Roboto" w:cs="Times New Roman"/>
            <w:color w:val="337AB7"/>
            <w:sz w:val="24"/>
            <w:szCs w:val="24"/>
            <w:u w:val="single"/>
            <w:bdr w:val="single" w:sz="6" w:space="7" w:color="0277BB" w:frame="1"/>
          </w:rPr>
          <w:t>Django Interview Questions</w:t>
        </w:r>
        <w:r w:rsidRPr="003E1094">
          <w:rPr>
            <w:rFonts w:ascii="Roboto" w:eastAsia="Times New Roman" w:hAnsi="Roboto" w:cs="Times New Roman"/>
            <w:color w:val="000000"/>
            <w:sz w:val="24"/>
            <w:szCs w:val="24"/>
          </w:rPr>
          <w:fldChar w:fldCharType="end"/>
        </w:r>
      </w:ins>
    </w:p>
    <w:p w:rsidR="003E1094" w:rsidRPr="003E1094" w:rsidRDefault="003E1094" w:rsidP="003E1094">
      <w:pPr>
        <w:numPr>
          <w:ilvl w:val="0"/>
          <w:numId w:val="251"/>
        </w:numPr>
        <w:shd w:val="clear" w:color="auto" w:fill="FFFFFF"/>
        <w:spacing w:after="0" w:line="240" w:lineRule="auto"/>
        <w:ind w:left="150" w:right="150"/>
        <w:rPr>
          <w:ins w:id="1715" w:author="Unknown"/>
          <w:rFonts w:ascii="Roboto" w:eastAsia="Times New Roman" w:hAnsi="Roboto" w:cs="Times New Roman"/>
          <w:color w:val="000000"/>
          <w:sz w:val="24"/>
          <w:szCs w:val="24"/>
        </w:rPr>
      </w:pPr>
      <w:ins w:id="1716" w:author="Unknown">
        <w:r w:rsidRPr="003E1094">
          <w:rPr>
            <w:rFonts w:ascii="Roboto" w:eastAsia="Times New Roman" w:hAnsi="Roboto" w:cs="Times New Roman"/>
            <w:b/>
            <w:bCs/>
            <w:color w:val="000000"/>
            <w:sz w:val="24"/>
            <w:szCs w:val="24"/>
          </w:rPr>
          <w:t>Question 30. How To Delete Current Database?</w:t>
        </w:r>
      </w:ins>
    </w:p>
    <w:p w:rsidR="003E1094" w:rsidRPr="003E1094" w:rsidRDefault="003E1094" w:rsidP="003E1094">
      <w:pPr>
        <w:shd w:val="clear" w:color="auto" w:fill="FFFFFF"/>
        <w:spacing w:after="0" w:line="240" w:lineRule="auto"/>
        <w:ind w:left="150" w:right="150"/>
        <w:rPr>
          <w:ins w:id="1717" w:author="Unknown"/>
          <w:rFonts w:ascii="Roboto" w:eastAsia="Times New Roman" w:hAnsi="Roboto" w:cs="Times New Roman"/>
          <w:color w:val="000000"/>
          <w:sz w:val="24"/>
          <w:szCs w:val="24"/>
        </w:rPr>
      </w:pPr>
      <w:ins w:id="1718"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0" w:line="240" w:lineRule="auto"/>
        <w:ind w:left="150" w:right="150"/>
        <w:rPr>
          <w:ins w:id="1719" w:author="Unknown"/>
          <w:rFonts w:ascii="Roboto" w:eastAsia="Times New Roman" w:hAnsi="Roboto" w:cs="Times New Roman"/>
          <w:color w:val="000000"/>
          <w:sz w:val="24"/>
          <w:szCs w:val="24"/>
        </w:rPr>
      </w:pPr>
      <w:ins w:id="1720" w:author="Unknown">
        <w:r w:rsidRPr="003E1094">
          <w:rPr>
            <w:rFonts w:ascii="Roboto" w:eastAsia="Times New Roman" w:hAnsi="Roboto" w:cs="Times New Roman"/>
            <w:b/>
            <w:bCs/>
            <w:color w:val="000000"/>
            <w:sz w:val="24"/>
            <w:szCs w:val="24"/>
          </w:rPr>
          <w:t>To delete current database use the following code:</w:t>
        </w:r>
      </w:ins>
    </w:p>
    <w:p w:rsidR="003E1094" w:rsidRPr="003E1094" w:rsidRDefault="003E1094" w:rsidP="003E1094">
      <w:pPr>
        <w:shd w:val="clear" w:color="auto" w:fill="FFFFFF"/>
        <w:spacing w:after="75" w:line="240" w:lineRule="auto"/>
        <w:ind w:left="150" w:right="150"/>
        <w:rPr>
          <w:ins w:id="1721" w:author="Unknown"/>
          <w:rFonts w:ascii="Roboto" w:eastAsia="Times New Roman" w:hAnsi="Roboto" w:cs="Times New Roman"/>
          <w:color w:val="000000"/>
          <w:sz w:val="24"/>
          <w:szCs w:val="24"/>
        </w:rPr>
      </w:pPr>
      <w:ins w:id="1722" w:author="Unknown">
        <w:r w:rsidRPr="003E1094">
          <w:rPr>
            <w:rFonts w:ascii="Roboto" w:eastAsia="Times New Roman" w:hAnsi="Roboto" w:cs="Times New Roman"/>
            <w:color w:val="000000"/>
            <w:sz w:val="24"/>
            <w:szCs w:val="24"/>
          </w:rPr>
          <w:t>redis-cli flushdb</w:t>
        </w:r>
      </w:ins>
    </w:p>
    <w:p w:rsidR="003E1094" w:rsidRPr="003E1094" w:rsidRDefault="003E1094" w:rsidP="003E1094">
      <w:pPr>
        <w:numPr>
          <w:ilvl w:val="0"/>
          <w:numId w:val="251"/>
        </w:numPr>
        <w:shd w:val="clear" w:color="auto" w:fill="FFFFFF"/>
        <w:spacing w:after="0" w:line="240" w:lineRule="auto"/>
        <w:ind w:left="150" w:right="150"/>
        <w:rPr>
          <w:ins w:id="1723" w:author="Unknown"/>
          <w:rFonts w:ascii="Roboto" w:eastAsia="Times New Roman" w:hAnsi="Roboto" w:cs="Times New Roman"/>
          <w:color w:val="000000"/>
          <w:sz w:val="24"/>
          <w:szCs w:val="24"/>
        </w:rPr>
      </w:pPr>
      <w:ins w:id="1724" w:author="Unknown">
        <w:r w:rsidRPr="003E1094">
          <w:rPr>
            <w:rFonts w:ascii="Roboto" w:eastAsia="Times New Roman" w:hAnsi="Roboto" w:cs="Times New Roman"/>
            <w:b/>
            <w:bCs/>
            <w:color w:val="000000"/>
            <w:sz w:val="24"/>
            <w:szCs w:val="24"/>
          </w:rPr>
          <w:t>Question 31. What Do You Mean By "redis Is Binary Safe"?</w:t>
        </w:r>
      </w:ins>
    </w:p>
    <w:p w:rsidR="003E1094" w:rsidRPr="003E1094" w:rsidRDefault="003E1094" w:rsidP="003E1094">
      <w:pPr>
        <w:shd w:val="clear" w:color="auto" w:fill="FFFFFF"/>
        <w:spacing w:after="0" w:line="240" w:lineRule="auto"/>
        <w:ind w:left="150" w:right="150"/>
        <w:rPr>
          <w:ins w:id="1725" w:author="Unknown"/>
          <w:rFonts w:ascii="Roboto" w:eastAsia="Times New Roman" w:hAnsi="Roboto" w:cs="Times New Roman"/>
          <w:color w:val="000000"/>
          <w:sz w:val="24"/>
          <w:szCs w:val="24"/>
        </w:rPr>
      </w:pPr>
      <w:ins w:id="1726"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75" w:line="240" w:lineRule="auto"/>
        <w:ind w:left="150" w:right="150"/>
        <w:rPr>
          <w:ins w:id="1727" w:author="Unknown"/>
          <w:rFonts w:ascii="Roboto" w:eastAsia="Times New Roman" w:hAnsi="Roboto" w:cs="Times New Roman"/>
          <w:color w:val="000000"/>
          <w:sz w:val="24"/>
          <w:szCs w:val="24"/>
        </w:rPr>
      </w:pPr>
      <w:ins w:id="1728" w:author="Unknown">
        <w:r w:rsidRPr="003E1094">
          <w:rPr>
            <w:rFonts w:ascii="Roboto" w:eastAsia="Times New Roman" w:hAnsi="Roboto" w:cs="Times New Roman"/>
            <w:color w:val="000000"/>
            <w:sz w:val="24"/>
            <w:szCs w:val="24"/>
          </w:rPr>
          <w:t>Binary safe means that it has a known length but not limited by any special character. You can store any value upto the given size. A string value can be 512 MB in length.</w:t>
        </w:r>
      </w:ins>
    </w:p>
    <w:p w:rsidR="003E1094" w:rsidRPr="003E1094" w:rsidRDefault="003E1094" w:rsidP="003E1094">
      <w:pPr>
        <w:numPr>
          <w:ilvl w:val="0"/>
          <w:numId w:val="251"/>
        </w:numPr>
        <w:shd w:val="clear" w:color="auto" w:fill="FFFFFF"/>
        <w:spacing w:after="0" w:line="240" w:lineRule="auto"/>
        <w:ind w:left="150" w:right="150"/>
        <w:rPr>
          <w:ins w:id="1729" w:author="Unknown"/>
          <w:rFonts w:ascii="Roboto" w:eastAsia="Times New Roman" w:hAnsi="Roboto" w:cs="Times New Roman"/>
          <w:color w:val="000000"/>
          <w:sz w:val="24"/>
          <w:szCs w:val="24"/>
        </w:rPr>
      </w:pPr>
      <w:ins w:id="1730" w:author="Unknown">
        <w:r w:rsidRPr="003E1094">
          <w:rPr>
            <w:rFonts w:ascii="Roboto" w:eastAsia="Times New Roman" w:hAnsi="Roboto" w:cs="Times New Roman"/>
            <w:b/>
            <w:bCs/>
            <w:color w:val="000000"/>
            <w:sz w:val="24"/>
            <w:szCs w:val="24"/>
          </w:rPr>
          <w:t>Question 32. How Does Redis Differ From Mongodb? Is There A Use Case When For Redis If Using Mongodb?</w:t>
        </w:r>
      </w:ins>
    </w:p>
    <w:p w:rsidR="003E1094" w:rsidRPr="003E1094" w:rsidRDefault="003E1094" w:rsidP="003E1094">
      <w:pPr>
        <w:shd w:val="clear" w:color="auto" w:fill="FFFFFF"/>
        <w:spacing w:after="0" w:line="240" w:lineRule="auto"/>
        <w:ind w:left="150" w:right="150"/>
        <w:rPr>
          <w:ins w:id="1731" w:author="Unknown"/>
          <w:rFonts w:ascii="Roboto" w:eastAsia="Times New Roman" w:hAnsi="Roboto" w:cs="Times New Roman"/>
          <w:color w:val="000000"/>
          <w:sz w:val="24"/>
          <w:szCs w:val="24"/>
        </w:rPr>
      </w:pPr>
      <w:ins w:id="1732" w:author="Unknown">
        <w:r w:rsidRPr="003E1094">
          <w:rPr>
            <w:rFonts w:ascii="Roboto" w:eastAsia="Times New Roman" w:hAnsi="Roboto" w:cs="Times New Roman"/>
            <w:b/>
            <w:bCs/>
            <w:color w:val="2DA506"/>
            <w:sz w:val="24"/>
            <w:szCs w:val="24"/>
          </w:rPr>
          <w:t>Answer :</w:t>
        </w:r>
      </w:ins>
    </w:p>
    <w:p w:rsidR="003E1094" w:rsidRPr="003E1094" w:rsidRDefault="003E1094" w:rsidP="003E1094">
      <w:pPr>
        <w:shd w:val="clear" w:color="auto" w:fill="FFFFFF"/>
        <w:spacing w:after="75" w:line="240" w:lineRule="auto"/>
        <w:ind w:left="150" w:right="150"/>
        <w:rPr>
          <w:ins w:id="1733" w:author="Unknown"/>
          <w:rFonts w:ascii="Roboto" w:eastAsia="Times New Roman" w:hAnsi="Roboto" w:cs="Times New Roman"/>
          <w:color w:val="000000"/>
          <w:sz w:val="24"/>
          <w:szCs w:val="24"/>
        </w:rPr>
      </w:pPr>
      <w:ins w:id="1734" w:author="Unknown">
        <w:r w:rsidRPr="003E1094">
          <w:rPr>
            <w:rFonts w:ascii="Roboto" w:eastAsia="Times New Roman" w:hAnsi="Roboto" w:cs="Times New Roman"/>
            <w:color w:val="000000"/>
            <w:sz w:val="24"/>
            <w:szCs w:val="24"/>
          </w:rPr>
          <w:t>MongoDB is an unstructured (at least, in definition) distributed document storage. For clearing purpose you can think about it as a high scalable and not so high performance JSON storage (though actually it uses BSON). It has a simple but effective multitype index system, replication and sharding, and a lot of more nice features.</w:t>
        </w:r>
      </w:ins>
    </w:p>
    <w:p w:rsidR="003E1094" w:rsidRPr="003E1094" w:rsidRDefault="003E1094" w:rsidP="003E1094">
      <w:pPr>
        <w:shd w:val="clear" w:color="auto" w:fill="FFFFFF"/>
        <w:spacing w:after="75" w:line="240" w:lineRule="auto"/>
        <w:ind w:left="150" w:right="150"/>
        <w:rPr>
          <w:ins w:id="1735" w:author="Unknown"/>
          <w:rFonts w:ascii="Roboto" w:eastAsia="Times New Roman" w:hAnsi="Roboto" w:cs="Times New Roman"/>
          <w:color w:val="000000"/>
          <w:sz w:val="24"/>
          <w:szCs w:val="24"/>
        </w:rPr>
      </w:pPr>
      <w:ins w:id="1736" w:author="Unknown">
        <w:r w:rsidRPr="003E1094">
          <w:rPr>
            <w:rFonts w:ascii="Roboto" w:eastAsia="Times New Roman" w:hAnsi="Roboto" w:cs="Times New Roman"/>
            <w:color w:val="000000"/>
            <w:sz w:val="24"/>
            <w:szCs w:val="24"/>
          </w:rPr>
          <w:lastRenderedPageBreak/>
          <w:t>Redis is a simplest key/value store, with transient data caching. It can works as an efficient queue system.</w:t>
        </w:r>
      </w:ins>
    </w:p>
    <w:p w:rsidR="003E1094" w:rsidRPr="003E1094" w:rsidRDefault="003E1094" w:rsidP="003E1094">
      <w:pPr>
        <w:shd w:val="clear" w:color="auto" w:fill="FFFFFF"/>
        <w:spacing w:after="75" w:line="240" w:lineRule="auto"/>
        <w:ind w:left="150" w:right="150"/>
        <w:rPr>
          <w:ins w:id="1737" w:author="Unknown"/>
          <w:rFonts w:ascii="Roboto" w:eastAsia="Times New Roman" w:hAnsi="Roboto" w:cs="Times New Roman"/>
          <w:color w:val="000000"/>
          <w:sz w:val="24"/>
          <w:szCs w:val="24"/>
        </w:rPr>
      </w:pPr>
      <w:ins w:id="1738" w:author="Unknown">
        <w:r w:rsidRPr="003E1094">
          <w:rPr>
            <w:rFonts w:ascii="Roboto" w:eastAsia="Times New Roman" w:hAnsi="Roboto" w:cs="Times New Roman"/>
            <w:color w:val="000000"/>
            <w:sz w:val="24"/>
            <w:szCs w:val="24"/>
          </w:rPr>
          <w:t>Looking for more specific information you will find a lot of scenarios where both them are used, Mongo as a true persistent canonical storage, and Redis as an transient/cache storage.</w:t>
        </w:r>
      </w:ins>
    </w:p>
    <w:p w:rsidR="003E1094" w:rsidRDefault="003E1094"/>
    <w:p w:rsidR="003E1094" w:rsidRDefault="003E1094">
      <w:pPr>
        <w:pBdr>
          <w:bottom w:val="single" w:sz="6" w:space="1" w:color="auto"/>
        </w:pBdr>
      </w:pPr>
    </w:p>
    <w:p w:rsidR="003E1094" w:rsidRDefault="003E1094"/>
    <w:p w:rsidR="003E1094" w:rsidRPr="003E1094" w:rsidRDefault="003E1094" w:rsidP="003E1094">
      <w:pPr>
        <w:shd w:val="clear" w:color="auto" w:fill="FFFFFF"/>
        <w:spacing w:before="150" w:after="150" w:line="240" w:lineRule="atLeast"/>
        <w:rPr>
          <w:rFonts w:ascii="Arial" w:eastAsia="Times New Roman" w:hAnsi="Arial" w:cs="Arial"/>
          <w:b/>
          <w:bCs/>
          <w:color w:val="2C2C2C"/>
          <w:sz w:val="27"/>
          <w:szCs w:val="27"/>
        </w:rPr>
      </w:pPr>
      <w:r w:rsidRPr="003E1094">
        <w:rPr>
          <w:rFonts w:ascii="Arial" w:eastAsia="Times New Roman" w:hAnsi="Arial" w:cs="Arial"/>
          <w:b/>
          <w:bCs/>
          <w:color w:val="2C2C2C"/>
          <w:sz w:val="27"/>
          <w:szCs w:val="27"/>
        </w:rPr>
        <w:t>1. List some Redis Clients supported by PHP?</w:t>
      </w:r>
    </w:p>
    <w:p w:rsidR="003E1094" w:rsidRPr="003E1094" w:rsidRDefault="003E1094" w:rsidP="003E1094">
      <w:pPr>
        <w:shd w:val="clear" w:color="auto" w:fill="FFFFFF"/>
        <w:spacing w:after="0" w:line="240" w:lineRule="auto"/>
        <w:rPr>
          <w:rFonts w:ascii="Arial" w:eastAsia="Times New Roman" w:hAnsi="Arial" w:cs="Arial"/>
          <w:color w:val="2C2C2C"/>
          <w:sz w:val="21"/>
          <w:szCs w:val="21"/>
        </w:rPr>
      </w:pPr>
      <w:r w:rsidRPr="003E1094">
        <w:rPr>
          <w:rFonts w:ascii="Arial" w:eastAsia="Times New Roman" w:hAnsi="Arial" w:cs="Arial"/>
          <w:color w:val="2C2C2C"/>
          <w:sz w:val="21"/>
          <w:szCs w:val="21"/>
        </w:rPr>
        <w:t>Below are some Redis Clients supported by </w:t>
      </w:r>
      <w:hyperlink r:id="rId223" w:history="1">
        <w:r w:rsidRPr="003E1094">
          <w:rPr>
            <w:rFonts w:ascii="Arial" w:eastAsia="Times New Roman" w:hAnsi="Arial" w:cs="Arial"/>
            <w:color w:val="F46457"/>
            <w:sz w:val="21"/>
            <w:szCs w:val="21"/>
          </w:rPr>
          <w:t>PHP Programming Language</w:t>
        </w:r>
      </w:hyperlink>
    </w:p>
    <w:p w:rsidR="003E1094" w:rsidRPr="003E1094" w:rsidRDefault="003E1094" w:rsidP="003E1094">
      <w:pPr>
        <w:numPr>
          <w:ilvl w:val="0"/>
          <w:numId w:val="252"/>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3E1094">
        <w:rPr>
          <w:rFonts w:ascii="Arial" w:eastAsia="Times New Roman" w:hAnsi="Arial" w:cs="Arial"/>
          <w:color w:val="2C2C2C"/>
          <w:sz w:val="21"/>
          <w:szCs w:val="21"/>
        </w:rPr>
        <w:t>amphp/redis</w:t>
      </w:r>
    </w:p>
    <w:p w:rsidR="003E1094" w:rsidRPr="003E1094" w:rsidRDefault="003E1094" w:rsidP="003E1094">
      <w:pPr>
        <w:numPr>
          <w:ilvl w:val="0"/>
          <w:numId w:val="252"/>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3E1094">
        <w:rPr>
          <w:rFonts w:ascii="Arial" w:eastAsia="Times New Roman" w:hAnsi="Arial" w:cs="Arial"/>
          <w:color w:val="2C2C2C"/>
          <w:sz w:val="21"/>
          <w:szCs w:val="21"/>
        </w:rPr>
        <w:t>cheprasov/php-redis-client</w:t>
      </w:r>
    </w:p>
    <w:p w:rsidR="003E1094" w:rsidRPr="003E1094" w:rsidRDefault="003E1094" w:rsidP="003E1094">
      <w:pPr>
        <w:numPr>
          <w:ilvl w:val="0"/>
          <w:numId w:val="252"/>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3E1094">
        <w:rPr>
          <w:rFonts w:ascii="Arial" w:eastAsia="Times New Roman" w:hAnsi="Arial" w:cs="Arial"/>
          <w:color w:val="2C2C2C"/>
          <w:sz w:val="21"/>
          <w:szCs w:val="21"/>
        </w:rPr>
        <w:t>Credis</w:t>
      </w:r>
    </w:p>
    <w:p w:rsidR="003E1094" w:rsidRPr="003E1094" w:rsidRDefault="003E1094" w:rsidP="003E1094">
      <w:pPr>
        <w:numPr>
          <w:ilvl w:val="0"/>
          <w:numId w:val="252"/>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3E1094">
        <w:rPr>
          <w:rFonts w:ascii="Arial" w:eastAsia="Times New Roman" w:hAnsi="Arial" w:cs="Arial"/>
          <w:color w:val="2C2C2C"/>
          <w:sz w:val="21"/>
          <w:szCs w:val="21"/>
        </w:rPr>
        <w:t>PHP Redis implementation / wrapper</w:t>
      </w:r>
    </w:p>
    <w:p w:rsidR="003E1094" w:rsidRPr="003E1094" w:rsidRDefault="003E1094" w:rsidP="003E1094">
      <w:pPr>
        <w:numPr>
          <w:ilvl w:val="0"/>
          <w:numId w:val="252"/>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3E1094">
        <w:rPr>
          <w:rFonts w:ascii="Arial" w:eastAsia="Times New Roman" w:hAnsi="Arial" w:cs="Arial"/>
          <w:color w:val="2C2C2C"/>
          <w:sz w:val="21"/>
          <w:szCs w:val="21"/>
        </w:rPr>
        <w:t>PHP Sentinel Client</w:t>
      </w:r>
    </w:p>
    <w:p w:rsidR="003E1094" w:rsidRPr="003E1094" w:rsidRDefault="003E1094" w:rsidP="003E1094">
      <w:pPr>
        <w:numPr>
          <w:ilvl w:val="0"/>
          <w:numId w:val="252"/>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3E1094">
        <w:rPr>
          <w:rFonts w:ascii="Arial" w:eastAsia="Times New Roman" w:hAnsi="Arial" w:cs="Arial"/>
          <w:color w:val="2C2C2C"/>
          <w:sz w:val="21"/>
          <w:szCs w:val="21"/>
        </w:rPr>
        <w:t>phpredis</w:t>
      </w:r>
    </w:p>
    <w:p w:rsidR="003E1094" w:rsidRPr="003E1094" w:rsidRDefault="003E1094" w:rsidP="003E1094">
      <w:pPr>
        <w:shd w:val="clear" w:color="auto" w:fill="FFFFFF"/>
        <w:spacing w:before="150" w:after="150" w:line="240" w:lineRule="atLeast"/>
        <w:rPr>
          <w:rFonts w:ascii="Arial" w:eastAsia="Times New Roman" w:hAnsi="Arial" w:cs="Arial"/>
          <w:b/>
          <w:bCs/>
          <w:color w:val="2C2C2C"/>
          <w:sz w:val="27"/>
          <w:szCs w:val="27"/>
        </w:rPr>
      </w:pPr>
      <w:r w:rsidRPr="003E1094">
        <w:rPr>
          <w:rFonts w:ascii="Arial" w:eastAsia="Times New Roman" w:hAnsi="Arial" w:cs="Arial"/>
          <w:b/>
          <w:bCs/>
          <w:color w:val="2C2C2C"/>
          <w:sz w:val="27"/>
          <w:szCs w:val="27"/>
        </w:rPr>
        <w:t>2. What is redis-cli.</w:t>
      </w:r>
    </w:p>
    <w:p w:rsidR="003E1094" w:rsidRPr="003E1094" w:rsidRDefault="003E1094" w:rsidP="003E1094">
      <w:pPr>
        <w:shd w:val="clear" w:color="auto" w:fill="FFFFFF"/>
        <w:spacing w:after="0" w:line="240" w:lineRule="auto"/>
        <w:rPr>
          <w:rFonts w:ascii="Arial" w:eastAsia="Times New Roman" w:hAnsi="Arial" w:cs="Arial"/>
          <w:color w:val="2C2C2C"/>
          <w:sz w:val="21"/>
          <w:szCs w:val="21"/>
        </w:rPr>
      </w:pPr>
      <w:r w:rsidRPr="003E1094">
        <w:rPr>
          <w:rFonts w:ascii="Arial" w:eastAsia="Times New Roman" w:hAnsi="Arial" w:cs="Arial"/>
          <w:color w:val="2C2C2C"/>
          <w:sz w:val="21"/>
          <w:szCs w:val="21"/>
        </w:rPr>
        <w:t>redis-cli is the Redis command line interface, a simple program that allows to send commands to Redis, and read the replies sent by the server, directly from the terminal.</w:t>
      </w:r>
    </w:p>
    <w:p w:rsidR="003E1094" w:rsidRPr="003E1094" w:rsidRDefault="003E1094" w:rsidP="003E1094">
      <w:pPr>
        <w:shd w:val="clear" w:color="auto" w:fill="FFFFFF"/>
        <w:spacing w:before="150" w:after="150" w:line="240" w:lineRule="atLeast"/>
        <w:rPr>
          <w:rFonts w:ascii="Arial" w:eastAsia="Times New Roman" w:hAnsi="Arial" w:cs="Arial"/>
          <w:b/>
          <w:bCs/>
          <w:color w:val="2C2C2C"/>
          <w:sz w:val="27"/>
          <w:szCs w:val="27"/>
        </w:rPr>
      </w:pPr>
      <w:r w:rsidRPr="003E1094">
        <w:rPr>
          <w:rFonts w:ascii="Arial" w:eastAsia="Times New Roman" w:hAnsi="Arial" w:cs="Arial"/>
          <w:b/>
          <w:bCs/>
          <w:color w:val="2C2C2C"/>
          <w:sz w:val="27"/>
          <w:szCs w:val="27"/>
        </w:rPr>
        <w:t>3. Explain REPL</w:t>
      </w:r>
    </w:p>
    <w:p w:rsidR="003E1094" w:rsidRPr="003E1094" w:rsidRDefault="003E1094" w:rsidP="003E1094">
      <w:pPr>
        <w:shd w:val="clear" w:color="auto" w:fill="FFFFFF"/>
        <w:spacing w:after="0" w:line="240" w:lineRule="auto"/>
        <w:rPr>
          <w:rFonts w:ascii="Arial" w:eastAsia="Times New Roman" w:hAnsi="Arial" w:cs="Arial"/>
          <w:color w:val="2C2C2C"/>
          <w:sz w:val="21"/>
          <w:szCs w:val="21"/>
        </w:rPr>
      </w:pPr>
      <w:r w:rsidRPr="003E1094">
        <w:rPr>
          <w:rFonts w:ascii="Arial" w:eastAsia="Times New Roman" w:hAnsi="Arial" w:cs="Arial"/>
          <w:color w:val="2C2C2C"/>
          <w:sz w:val="21"/>
          <w:szCs w:val="21"/>
        </w:rPr>
        <w:t>REPL stands for Read Eval Print Loop. It an interactive mode where the user types commands and get replies.</w:t>
      </w:r>
    </w:p>
    <w:p w:rsidR="003E1094" w:rsidRPr="003E1094" w:rsidRDefault="003E1094" w:rsidP="003E1094">
      <w:pPr>
        <w:shd w:val="clear" w:color="auto" w:fill="FFFFFF"/>
        <w:spacing w:before="150" w:after="150" w:line="240" w:lineRule="atLeast"/>
        <w:rPr>
          <w:rFonts w:ascii="Arial" w:eastAsia="Times New Roman" w:hAnsi="Arial" w:cs="Arial"/>
          <w:b/>
          <w:bCs/>
          <w:color w:val="2C2C2C"/>
          <w:sz w:val="27"/>
          <w:szCs w:val="27"/>
        </w:rPr>
      </w:pPr>
      <w:r w:rsidRPr="003E1094">
        <w:rPr>
          <w:rFonts w:ascii="Arial" w:eastAsia="Times New Roman" w:hAnsi="Arial" w:cs="Arial"/>
          <w:b/>
          <w:bCs/>
          <w:color w:val="2C2C2C"/>
          <w:sz w:val="27"/>
          <w:szCs w:val="27"/>
        </w:rPr>
        <w:t>4. List the programming languages supported by Redis?</w:t>
      </w:r>
    </w:p>
    <w:p w:rsidR="003E1094" w:rsidRPr="003E1094" w:rsidRDefault="003E1094" w:rsidP="003E1094">
      <w:pPr>
        <w:shd w:val="clear" w:color="auto" w:fill="FFFFFF"/>
        <w:spacing w:after="0" w:line="240" w:lineRule="auto"/>
        <w:rPr>
          <w:rFonts w:ascii="Arial" w:eastAsia="Times New Roman" w:hAnsi="Arial" w:cs="Arial"/>
          <w:color w:val="2C2C2C"/>
          <w:sz w:val="21"/>
          <w:szCs w:val="21"/>
        </w:rPr>
      </w:pPr>
      <w:r w:rsidRPr="003E1094">
        <w:rPr>
          <w:rFonts w:ascii="Arial" w:eastAsia="Times New Roman" w:hAnsi="Arial" w:cs="Arial"/>
          <w:color w:val="2C2C2C"/>
          <w:sz w:val="21"/>
          <w:szCs w:val="21"/>
        </w:rPr>
        <w:t>Redis supports a wide range of programming language. Some major programming languages supported by Redis are PHP, Java, Python, Scala, Perl, Ruby, C#, and C++.</w:t>
      </w:r>
    </w:p>
    <w:p w:rsidR="003E1094" w:rsidRPr="003E1094" w:rsidRDefault="003E1094" w:rsidP="003E1094">
      <w:pPr>
        <w:shd w:val="clear" w:color="auto" w:fill="FFFFFF"/>
        <w:spacing w:before="150" w:after="150" w:line="240" w:lineRule="atLeast"/>
        <w:rPr>
          <w:rFonts w:ascii="Arial" w:eastAsia="Times New Roman" w:hAnsi="Arial" w:cs="Arial"/>
          <w:b/>
          <w:bCs/>
          <w:color w:val="2C2C2C"/>
          <w:sz w:val="27"/>
          <w:szCs w:val="27"/>
        </w:rPr>
      </w:pPr>
      <w:r w:rsidRPr="003E1094">
        <w:rPr>
          <w:rFonts w:ascii="Arial" w:eastAsia="Times New Roman" w:hAnsi="Arial" w:cs="Arial"/>
          <w:b/>
          <w:bCs/>
          <w:color w:val="2C2C2C"/>
          <w:sz w:val="27"/>
          <w:szCs w:val="27"/>
        </w:rPr>
        <w:t>5. What is Redis?</w:t>
      </w:r>
    </w:p>
    <w:p w:rsidR="003E1094" w:rsidRPr="003E1094" w:rsidRDefault="003E1094" w:rsidP="003E1094">
      <w:pPr>
        <w:shd w:val="clear" w:color="auto" w:fill="FFFFFF"/>
        <w:spacing w:after="0" w:line="240" w:lineRule="auto"/>
        <w:rPr>
          <w:rFonts w:ascii="Arial" w:eastAsia="Times New Roman" w:hAnsi="Arial" w:cs="Arial"/>
          <w:color w:val="2C2C2C"/>
          <w:sz w:val="21"/>
          <w:szCs w:val="21"/>
        </w:rPr>
      </w:pPr>
      <w:r w:rsidRPr="003E1094">
        <w:rPr>
          <w:rFonts w:ascii="Arial" w:eastAsia="Times New Roman" w:hAnsi="Arial" w:cs="Arial"/>
          <w:color w:val="2C2C2C"/>
          <w:sz w:val="21"/>
          <w:szCs w:val="21"/>
        </w:rPr>
        <w:t>Redis is an open source released under BSD licensed, in-memory data structure store, it can be used as a database, cache and message broker.</w:t>
      </w:r>
    </w:p>
    <w:p w:rsidR="003E1094" w:rsidRPr="003E1094" w:rsidRDefault="003E1094" w:rsidP="003E1094">
      <w:pPr>
        <w:shd w:val="clear" w:color="auto" w:fill="FFFFFF"/>
        <w:spacing w:before="150" w:after="150" w:line="240" w:lineRule="atLeast"/>
        <w:rPr>
          <w:rFonts w:ascii="Arial" w:eastAsia="Times New Roman" w:hAnsi="Arial" w:cs="Arial"/>
          <w:b/>
          <w:bCs/>
          <w:color w:val="2C2C2C"/>
          <w:sz w:val="27"/>
          <w:szCs w:val="27"/>
        </w:rPr>
      </w:pPr>
      <w:r w:rsidRPr="003E1094">
        <w:rPr>
          <w:rFonts w:ascii="Arial" w:eastAsia="Times New Roman" w:hAnsi="Arial" w:cs="Arial"/>
          <w:b/>
          <w:bCs/>
          <w:color w:val="2C2C2C"/>
          <w:sz w:val="27"/>
          <w:szCs w:val="27"/>
        </w:rPr>
        <w:t>6. List the data structures supported by Redis.</w:t>
      </w:r>
    </w:p>
    <w:p w:rsidR="003E1094" w:rsidRPr="003E1094" w:rsidRDefault="003E1094" w:rsidP="003E1094">
      <w:pPr>
        <w:shd w:val="clear" w:color="auto" w:fill="FFFFFF"/>
        <w:spacing w:after="0" w:line="240" w:lineRule="auto"/>
        <w:rPr>
          <w:rFonts w:ascii="Arial" w:eastAsia="Times New Roman" w:hAnsi="Arial" w:cs="Arial"/>
          <w:color w:val="2C2C2C"/>
          <w:sz w:val="21"/>
          <w:szCs w:val="21"/>
        </w:rPr>
      </w:pPr>
      <w:r w:rsidRPr="003E1094">
        <w:rPr>
          <w:rFonts w:ascii="Arial" w:eastAsia="Times New Roman" w:hAnsi="Arial" w:cs="Arial"/>
          <w:color w:val="2C2C2C"/>
          <w:sz w:val="21"/>
          <w:szCs w:val="21"/>
        </w:rPr>
        <w:t>Redis supports following Data Structures</w:t>
      </w:r>
    </w:p>
    <w:p w:rsidR="003E1094" w:rsidRPr="003E1094" w:rsidRDefault="003E1094" w:rsidP="003E1094">
      <w:pPr>
        <w:numPr>
          <w:ilvl w:val="0"/>
          <w:numId w:val="253"/>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3E1094">
        <w:rPr>
          <w:rFonts w:ascii="Arial" w:eastAsia="Times New Roman" w:hAnsi="Arial" w:cs="Arial"/>
          <w:color w:val="2C2C2C"/>
          <w:sz w:val="21"/>
          <w:szCs w:val="21"/>
        </w:rPr>
        <w:t>Strings</w:t>
      </w:r>
    </w:p>
    <w:p w:rsidR="003E1094" w:rsidRPr="003E1094" w:rsidRDefault="003E1094" w:rsidP="003E1094">
      <w:pPr>
        <w:numPr>
          <w:ilvl w:val="0"/>
          <w:numId w:val="253"/>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3E1094">
        <w:rPr>
          <w:rFonts w:ascii="Arial" w:eastAsia="Times New Roman" w:hAnsi="Arial" w:cs="Arial"/>
          <w:color w:val="2C2C2C"/>
          <w:sz w:val="21"/>
          <w:szCs w:val="21"/>
        </w:rPr>
        <w:t>Hashes</w:t>
      </w:r>
    </w:p>
    <w:p w:rsidR="003E1094" w:rsidRPr="003E1094" w:rsidRDefault="003E1094" w:rsidP="003E1094">
      <w:pPr>
        <w:numPr>
          <w:ilvl w:val="0"/>
          <w:numId w:val="253"/>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3E1094">
        <w:rPr>
          <w:rFonts w:ascii="Arial" w:eastAsia="Times New Roman" w:hAnsi="Arial" w:cs="Arial"/>
          <w:color w:val="2C2C2C"/>
          <w:sz w:val="21"/>
          <w:szCs w:val="21"/>
        </w:rPr>
        <w:t>Lists</w:t>
      </w:r>
    </w:p>
    <w:p w:rsidR="003E1094" w:rsidRPr="003E1094" w:rsidRDefault="003E1094" w:rsidP="003E1094">
      <w:pPr>
        <w:numPr>
          <w:ilvl w:val="0"/>
          <w:numId w:val="253"/>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3E1094">
        <w:rPr>
          <w:rFonts w:ascii="Arial" w:eastAsia="Times New Roman" w:hAnsi="Arial" w:cs="Arial"/>
          <w:color w:val="2C2C2C"/>
          <w:sz w:val="21"/>
          <w:szCs w:val="21"/>
        </w:rPr>
        <w:t>Sets</w:t>
      </w:r>
    </w:p>
    <w:p w:rsidR="003E1094" w:rsidRPr="003E1094" w:rsidRDefault="003E1094" w:rsidP="003E1094">
      <w:pPr>
        <w:numPr>
          <w:ilvl w:val="0"/>
          <w:numId w:val="253"/>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3E1094">
        <w:rPr>
          <w:rFonts w:ascii="Arial" w:eastAsia="Times New Roman" w:hAnsi="Arial" w:cs="Arial"/>
          <w:color w:val="2C2C2C"/>
          <w:sz w:val="21"/>
          <w:szCs w:val="21"/>
        </w:rPr>
        <w:t>Sorted sets with range queries</w:t>
      </w:r>
    </w:p>
    <w:p w:rsidR="003E1094" w:rsidRPr="003E1094" w:rsidRDefault="003E1094" w:rsidP="003E1094">
      <w:pPr>
        <w:numPr>
          <w:ilvl w:val="0"/>
          <w:numId w:val="253"/>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3E1094">
        <w:rPr>
          <w:rFonts w:ascii="Arial" w:eastAsia="Times New Roman" w:hAnsi="Arial" w:cs="Arial"/>
          <w:color w:val="2C2C2C"/>
          <w:sz w:val="21"/>
          <w:szCs w:val="21"/>
        </w:rPr>
        <w:t>bitmaps</w:t>
      </w:r>
    </w:p>
    <w:p w:rsidR="003E1094" w:rsidRPr="003E1094" w:rsidRDefault="003E1094" w:rsidP="003E1094">
      <w:pPr>
        <w:numPr>
          <w:ilvl w:val="0"/>
          <w:numId w:val="253"/>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3E1094">
        <w:rPr>
          <w:rFonts w:ascii="Arial" w:eastAsia="Times New Roman" w:hAnsi="Arial" w:cs="Arial"/>
          <w:color w:val="2C2C2C"/>
          <w:sz w:val="21"/>
          <w:szCs w:val="21"/>
        </w:rPr>
        <w:t>Hyperloglogs</w:t>
      </w:r>
    </w:p>
    <w:p w:rsidR="003E1094" w:rsidRPr="003E1094" w:rsidRDefault="003E1094" w:rsidP="003E1094">
      <w:pPr>
        <w:numPr>
          <w:ilvl w:val="0"/>
          <w:numId w:val="253"/>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3E1094">
        <w:rPr>
          <w:rFonts w:ascii="Arial" w:eastAsia="Times New Roman" w:hAnsi="Arial" w:cs="Arial"/>
          <w:color w:val="2C2C2C"/>
          <w:sz w:val="21"/>
          <w:szCs w:val="21"/>
        </w:rPr>
        <w:t>Geospatial indexes with radius queries</w:t>
      </w:r>
    </w:p>
    <w:p w:rsidR="003E1094" w:rsidRPr="003E1094" w:rsidRDefault="003E1094" w:rsidP="003E1094">
      <w:pPr>
        <w:shd w:val="clear" w:color="auto" w:fill="FFFFFF"/>
        <w:spacing w:before="150" w:after="150" w:line="240" w:lineRule="atLeast"/>
        <w:rPr>
          <w:rFonts w:ascii="Arial" w:eastAsia="Times New Roman" w:hAnsi="Arial" w:cs="Arial"/>
          <w:b/>
          <w:bCs/>
          <w:color w:val="2C2C2C"/>
          <w:sz w:val="27"/>
          <w:szCs w:val="27"/>
        </w:rPr>
      </w:pPr>
      <w:r w:rsidRPr="003E1094">
        <w:rPr>
          <w:rFonts w:ascii="Arial" w:eastAsia="Times New Roman" w:hAnsi="Arial" w:cs="Arial"/>
          <w:b/>
          <w:bCs/>
          <w:color w:val="2C2C2C"/>
          <w:sz w:val="27"/>
          <w:szCs w:val="27"/>
        </w:rPr>
        <w:lastRenderedPageBreak/>
        <w:t>7. List some advantages of Redis?</w:t>
      </w:r>
    </w:p>
    <w:p w:rsidR="003E1094" w:rsidRPr="003E1094" w:rsidRDefault="003E1094" w:rsidP="003E1094">
      <w:pPr>
        <w:shd w:val="clear" w:color="auto" w:fill="FFFFFF"/>
        <w:spacing w:after="0" w:line="240" w:lineRule="auto"/>
        <w:rPr>
          <w:rFonts w:ascii="Arial" w:eastAsia="Times New Roman" w:hAnsi="Arial" w:cs="Arial"/>
          <w:color w:val="2C2C2C"/>
          <w:sz w:val="21"/>
          <w:szCs w:val="21"/>
        </w:rPr>
      </w:pPr>
      <w:r w:rsidRPr="003E1094">
        <w:rPr>
          <w:rFonts w:ascii="Arial" w:eastAsia="Times New Roman" w:hAnsi="Arial" w:cs="Arial"/>
          <w:color w:val="2C2C2C"/>
          <w:sz w:val="21"/>
          <w:szCs w:val="21"/>
        </w:rPr>
        <w:t>Following are some advantages of Redis</w:t>
      </w:r>
    </w:p>
    <w:p w:rsidR="003E1094" w:rsidRPr="003E1094" w:rsidRDefault="003E1094" w:rsidP="003E1094">
      <w:pPr>
        <w:numPr>
          <w:ilvl w:val="0"/>
          <w:numId w:val="254"/>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3E1094">
        <w:rPr>
          <w:rFonts w:ascii="Arial" w:eastAsia="Times New Roman" w:hAnsi="Arial" w:cs="Arial"/>
          <w:color w:val="2C2C2C"/>
          <w:sz w:val="21"/>
          <w:szCs w:val="21"/>
        </w:rPr>
        <w:t>Exceptionally Faster than </w:t>
      </w:r>
      <w:hyperlink r:id="rId224" w:history="1">
        <w:r w:rsidRPr="003E1094">
          <w:rPr>
            <w:rFonts w:ascii="Arial" w:eastAsia="Times New Roman" w:hAnsi="Arial" w:cs="Arial"/>
            <w:color w:val="F46457"/>
            <w:sz w:val="21"/>
            <w:szCs w:val="21"/>
          </w:rPr>
          <w:t>others</w:t>
        </w:r>
      </w:hyperlink>
    </w:p>
    <w:p w:rsidR="003E1094" w:rsidRPr="003E1094" w:rsidRDefault="003E1094" w:rsidP="003E1094">
      <w:pPr>
        <w:numPr>
          <w:ilvl w:val="0"/>
          <w:numId w:val="254"/>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3E1094">
        <w:rPr>
          <w:rFonts w:ascii="Arial" w:eastAsia="Times New Roman" w:hAnsi="Arial" w:cs="Arial"/>
          <w:color w:val="2C2C2C"/>
          <w:sz w:val="21"/>
          <w:szCs w:val="21"/>
        </w:rPr>
        <w:t>Supports for rich data types like Hashes, Sets, bitmaps</w:t>
      </w:r>
    </w:p>
    <w:p w:rsidR="003E1094" w:rsidRPr="003E1094" w:rsidRDefault="003E1094" w:rsidP="003E1094">
      <w:pPr>
        <w:numPr>
          <w:ilvl w:val="0"/>
          <w:numId w:val="254"/>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3E1094">
        <w:rPr>
          <w:rFonts w:ascii="Arial" w:eastAsia="Times New Roman" w:hAnsi="Arial" w:cs="Arial"/>
          <w:color w:val="2C2C2C"/>
          <w:sz w:val="21"/>
          <w:szCs w:val="21"/>
        </w:rPr>
        <w:t>Rich client-side library.</w:t>
      </w:r>
    </w:p>
    <w:p w:rsidR="003E1094" w:rsidRPr="003E1094" w:rsidRDefault="003E1094" w:rsidP="003E1094">
      <w:pPr>
        <w:numPr>
          <w:ilvl w:val="0"/>
          <w:numId w:val="254"/>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3E1094">
        <w:rPr>
          <w:rFonts w:ascii="Arial" w:eastAsia="Times New Roman" w:hAnsi="Arial" w:cs="Arial"/>
          <w:color w:val="2C2C2C"/>
          <w:sz w:val="21"/>
          <w:szCs w:val="21"/>
        </w:rPr>
        <w:t>Support for server-side locking.</w:t>
      </w:r>
    </w:p>
    <w:p w:rsidR="003E1094" w:rsidRPr="003E1094" w:rsidRDefault="003E1094" w:rsidP="003E1094">
      <w:pPr>
        <w:numPr>
          <w:ilvl w:val="0"/>
          <w:numId w:val="254"/>
        </w:numPr>
        <w:shd w:val="clear" w:color="auto" w:fill="FFFFFF"/>
        <w:spacing w:before="100" w:beforeAutospacing="1" w:after="100" w:afterAutospacing="1" w:line="240" w:lineRule="auto"/>
        <w:ind w:left="495"/>
        <w:rPr>
          <w:rFonts w:ascii="Arial" w:eastAsia="Times New Roman" w:hAnsi="Arial" w:cs="Arial"/>
          <w:color w:val="2C2C2C"/>
          <w:sz w:val="21"/>
          <w:szCs w:val="21"/>
        </w:rPr>
      </w:pPr>
      <w:r w:rsidRPr="003E1094">
        <w:rPr>
          <w:rFonts w:ascii="Arial" w:eastAsia="Times New Roman" w:hAnsi="Arial" w:cs="Arial"/>
          <w:color w:val="2C2C2C"/>
          <w:sz w:val="21"/>
          <w:szCs w:val="21"/>
        </w:rPr>
        <w:t>Operations are atomic.</w:t>
      </w:r>
    </w:p>
    <w:p w:rsidR="003E1094" w:rsidRPr="003E1094" w:rsidRDefault="003E1094" w:rsidP="003E1094">
      <w:pPr>
        <w:shd w:val="clear" w:color="auto" w:fill="FFFFFF"/>
        <w:spacing w:before="150" w:after="150" w:line="240" w:lineRule="atLeast"/>
        <w:rPr>
          <w:rFonts w:ascii="Arial" w:eastAsia="Times New Roman" w:hAnsi="Arial" w:cs="Arial"/>
          <w:b/>
          <w:bCs/>
          <w:color w:val="2C2C2C"/>
          <w:sz w:val="27"/>
          <w:szCs w:val="27"/>
        </w:rPr>
      </w:pPr>
      <w:r w:rsidRPr="003E1094">
        <w:rPr>
          <w:rFonts w:ascii="Arial" w:eastAsia="Times New Roman" w:hAnsi="Arial" w:cs="Arial"/>
          <w:b/>
          <w:bCs/>
          <w:color w:val="2C2C2C"/>
          <w:sz w:val="27"/>
          <w:szCs w:val="27"/>
        </w:rPr>
        <w:t>8. List some commonly used Redis commands?</w:t>
      </w:r>
    </w:p>
    <w:p w:rsidR="003E1094" w:rsidRPr="003E1094" w:rsidRDefault="003E1094" w:rsidP="003E1094">
      <w:pPr>
        <w:shd w:val="clear" w:color="auto" w:fill="FFFFFF"/>
        <w:spacing w:after="0" w:line="240" w:lineRule="auto"/>
        <w:rPr>
          <w:rFonts w:ascii="Arial" w:eastAsia="Times New Roman" w:hAnsi="Arial" w:cs="Arial"/>
          <w:color w:val="2C2C2C"/>
          <w:sz w:val="21"/>
          <w:szCs w:val="21"/>
        </w:rPr>
      </w:pPr>
      <w:r w:rsidRPr="003E1094">
        <w:rPr>
          <w:rFonts w:ascii="Arial" w:eastAsia="Times New Roman" w:hAnsi="Arial" w:cs="Arial"/>
          <w:color w:val="2C2C2C"/>
          <w:sz w:val="21"/>
          <w:szCs w:val="21"/>
        </w:rPr>
        <w:t>Some commonly used Redis commands list</w:t>
      </w:r>
    </w:p>
    <w:tbl>
      <w:tblPr>
        <w:tblW w:w="12375" w:type="dxa"/>
        <w:tblCellMar>
          <w:top w:w="15" w:type="dxa"/>
          <w:left w:w="15" w:type="dxa"/>
          <w:bottom w:w="15" w:type="dxa"/>
          <w:right w:w="15" w:type="dxa"/>
        </w:tblCellMar>
        <w:tblLook w:val="04A0" w:firstRow="1" w:lastRow="0" w:firstColumn="1" w:lastColumn="0" w:noHBand="0" w:noVBand="1"/>
      </w:tblPr>
      <w:tblGrid>
        <w:gridCol w:w="3784"/>
        <w:gridCol w:w="8591"/>
      </w:tblGrid>
      <w:tr w:rsidR="003E1094" w:rsidRPr="003E1094" w:rsidTr="003E1094">
        <w:trPr>
          <w:tblHeader/>
        </w:trPr>
        <w:tc>
          <w:tcPr>
            <w:tcW w:w="0" w:type="auto"/>
            <w:tcBorders>
              <w:top w:val="single" w:sz="6" w:space="0" w:color="E9ECEF"/>
              <w:bottom w:val="single" w:sz="12" w:space="0" w:color="E9ECEF"/>
            </w:tcBorders>
            <w:shd w:val="clear" w:color="auto" w:fill="auto"/>
            <w:vAlign w:val="bottom"/>
            <w:hideMark/>
          </w:tcPr>
          <w:p w:rsidR="003E1094" w:rsidRPr="003E1094" w:rsidRDefault="003E1094" w:rsidP="003E1094">
            <w:pPr>
              <w:spacing w:after="0" w:line="240" w:lineRule="auto"/>
              <w:rPr>
                <w:rFonts w:ascii="Times New Roman" w:eastAsia="Times New Roman" w:hAnsi="Times New Roman" w:cs="Times New Roman"/>
                <w:b/>
                <w:bCs/>
                <w:sz w:val="24"/>
                <w:szCs w:val="24"/>
              </w:rPr>
            </w:pPr>
            <w:r w:rsidRPr="003E1094">
              <w:rPr>
                <w:rFonts w:ascii="Times New Roman" w:eastAsia="Times New Roman" w:hAnsi="Times New Roman" w:cs="Times New Roman"/>
                <w:b/>
                <w:bCs/>
                <w:sz w:val="24"/>
                <w:szCs w:val="24"/>
              </w:rPr>
              <w:t>Command Name</w:t>
            </w:r>
          </w:p>
        </w:tc>
        <w:tc>
          <w:tcPr>
            <w:tcW w:w="0" w:type="auto"/>
            <w:tcBorders>
              <w:top w:val="single" w:sz="6" w:space="0" w:color="E9ECEF"/>
              <w:bottom w:val="single" w:sz="12" w:space="0" w:color="E9ECEF"/>
            </w:tcBorders>
            <w:shd w:val="clear" w:color="auto" w:fill="auto"/>
            <w:vAlign w:val="bottom"/>
            <w:hideMark/>
          </w:tcPr>
          <w:p w:rsidR="003E1094" w:rsidRPr="003E1094" w:rsidRDefault="003E1094" w:rsidP="003E1094">
            <w:pPr>
              <w:spacing w:after="0" w:line="240" w:lineRule="auto"/>
              <w:rPr>
                <w:rFonts w:ascii="Times New Roman" w:eastAsia="Times New Roman" w:hAnsi="Times New Roman" w:cs="Times New Roman"/>
                <w:b/>
                <w:bCs/>
                <w:sz w:val="24"/>
                <w:szCs w:val="24"/>
              </w:rPr>
            </w:pPr>
            <w:r w:rsidRPr="003E1094">
              <w:rPr>
                <w:rFonts w:ascii="Times New Roman" w:eastAsia="Times New Roman" w:hAnsi="Times New Roman" w:cs="Times New Roman"/>
                <w:b/>
                <w:bCs/>
                <w:sz w:val="24"/>
                <w:szCs w:val="24"/>
              </w:rPr>
              <w:t>Description</w:t>
            </w:r>
          </w:p>
        </w:tc>
      </w:tr>
      <w:tr w:rsidR="003E1094" w:rsidRPr="003E1094" w:rsidTr="003E1094">
        <w:tc>
          <w:tcPr>
            <w:tcW w:w="0" w:type="auto"/>
            <w:tcBorders>
              <w:top w:val="single" w:sz="6" w:space="0" w:color="E9ECEF"/>
            </w:tcBorders>
            <w:shd w:val="clear" w:color="auto" w:fill="auto"/>
            <w:hideMark/>
          </w:tcPr>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APPEND</w:t>
            </w:r>
          </w:p>
        </w:tc>
        <w:tc>
          <w:tcPr>
            <w:tcW w:w="0" w:type="auto"/>
            <w:tcBorders>
              <w:top w:val="single" w:sz="6" w:space="0" w:color="E9ECEF"/>
            </w:tcBorders>
            <w:shd w:val="clear" w:color="auto" w:fill="auto"/>
            <w:hideMark/>
          </w:tcPr>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Append a value to a key</w:t>
            </w:r>
          </w:p>
        </w:tc>
      </w:tr>
      <w:tr w:rsidR="003E1094" w:rsidRPr="003E1094" w:rsidTr="003E1094">
        <w:tc>
          <w:tcPr>
            <w:tcW w:w="0" w:type="auto"/>
            <w:tcBorders>
              <w:top w:val="single" w:sz="6" w:space="0" w:color="E9ECEF"/>
            </w:tcBorders>
            <w:shd w:val="clear" w:color="auto" w:fill="auto"/>
            <w:hideMark/>
          </w:tcPr>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AUTH</w:t>
            </w:r>
          </w:p>
        </w:tc>
        <w:tc>
          <w:tcPr>
            <w:tcW w:w="0" w:type="auto"/>
            <w:tcBorders>
              <w:top w:val="single" w:sz="6" w:space="0" w:color="E9ECEF"/>
            </w:tcBorders>
            <w:shd w:val="clear" w:color="auto" w:fill="auto"/>
            <w:hideMark/>
          </w:tcPr>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Authenticate to the server</w:t>
            </w:r>
          </w:p>
        </w:tc>
      </w:tr>
      <w:tr w:rsidR="003E1094" w:rsidRPr="003E1094" w:rsidTr="003E1094">
        <w:tc>
          <w:tcPr>
            <w:tcW w:w="0" w:type="auto"/>
            <w:tcBorders>
              <w:top w:val="single" w:sz="6" w:space="0" w:color="E9ECEF"/>
            </w:tcBorders>
            <w:shd w:val="clear" w:color="auto" w:fill="auto"/>
            <w:hideMark/>
          </w:tcPr>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BGREWRITEAOF</w:t>
            </w:r>
          </w:p>
        </w:tc>
        <w:tc>
          <w:tcPr>
            <w:tcW w:w="0" w:type="auto"/>
            <w:tcBorders>
              <w:top w:val="single" w:sz="6" w:space="0" w:color="E9ECEF"/>
            </w:tcBorders>
            <w:shd w:val="clear" w:color="auto" w:fill="auto"/>
            <w:hideMark/>
          </w:tcPr>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Asynchronously rewrite the append-only file</w:t>
            </w:r>
          </w:p>
        </w:tc>
      </w:tr>
      <w:tr w:rsidR="003E1094" w:rsidRPr="003E1094" w:rsidTr="003E1094">
        <w:tc>
          <w:tcPr>
            <w:tcW w:w="0" w:type="auto"/>
            <w:tcBorders>
              <w:top w:val="single" w:sz="6" w:space="0" w:color="E9ECEF"/>
            </w:tcBorders>
            <w:shd w:val="clear" w:color="auto" w:fill="auto"/>
            <w:hideMark/>
          </w:tcPr>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BGSAVE</w:t>
            </w:r>
          </w:p>
        </w:tc>
        <w:tc>
          <w:tcPr>
            <w:tcW w:w="0" w:type="auto"/>
            <w:tcBorders>
              <w:top w:val="single" w:sz="6" w:space="0" w:color="E9ECEF"/>
            </w:tcBorders>
            <w:shd w:val="clear" w:color="auto" w:fill="auto"/>
            <w:hideMark/>
          </w:tcPr>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Asynchronously save the dataset to disk</w:t>
            </w:r>
          </w:p>
        </w:tc>
      </w:tr>
      <w:tr w:rsidR="003E1094" w:rsidRPr="003E1094" w:rsidTr="003E1094">
        <w:tc>
          <w:tcPr>
            <w:tcW w:w="0" w:type="auto"/>
            <w:tcBorders>
              <w:top w:val="single" w:sz="6" w:space="0" w:color="E9ECEF"/>
            </w:tcBorders>
            <w:shd w:val="clear" w:color="auto" w:fill="auto"/>
            <w:hideMark/>
          </w:tcPr>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BITCOUNT</w:t>
            </w:r>
          </w:p>
        </w:tc>
        <w:tc>
          <w:tcPr>
            <w:tcW w:w="0" w:type="auto"/>
            <w:tcBorders>
              <w:top w:val="single" w:sz="6" w:space="0" w:color="E9ECEF"/>
            </w:tcBorders>
            <w:shd w:val="clear" w:color="auto" w:fill="auto"/>
            <w:hideMark/>
          </w:tcPr>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Count set bits in a string</w:t>
            </w:r>
          </w:p>
        </w:tc>
      </w:tr>
      <w:tr w:rsidR="003E1094" w:rsidRPr="003E1094" w:rsidTr="003E1094">
        <w:tc>
          <w:tcPr>
            <w:tcW w:w="0" w:type="auto"/>
            <w:tcBorders>
              <w:top w:val="single" w:sz="6" w:space="0" w:color="E9ECEF"/>
            </w:tcBorders>
            <w:shd w:val="clear" w:color="auto" w:fill="auto"/>
            <w:hideMark/>
          </w:tcPr>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CLIENT LIST</w:t>
            </w:r>
          </w:p>
        </w:tc>
        <w:tc>
          <w:tcPr>
            <w:tcW w:w="0" w:type="auto"/>
            <w:tcBorders>
              <w:top w:val="single" w:sz="6" w:space="0" w:color="E9ECEF"/>
            </w:tcBorders>
            <w:shd w:val="clear" w:color="auto" w:fill="auto"/>
            <w:hideMark/>
          </w:tcPr>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Get the list of client connections</w:t>
            </w:r>
          </w:p>
        </w:tc>
      </w:tr>
      <w:tr w:rsidR="003E1094" w:rsidRPr="003E1094" w:rsidTr="003E1094">
        <w:tc>
          <w:tcPr>
            <w:tcW w:w="0" w:type="auto"/>
            <w:tcBorders>
              <w:top w:val="single" w:sz="6" w:space="0" w:color="E9ECEF"/>
            </w:tcBorders>
            <w:shd w:val="clear" w:color="auto" w:fill="auto"/>
            <w:hideMark/>
          </w:tcPr>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CLUSTER INFO</w:t>
            </w:r>
          </w:p>
        </w:tc>
        <w:tc>
          <w:tcPr>
            <w:tcW w:w="0" w:type="auto"/>
            <w:tcBorders>
              <w:top w:val="single" w:sz="6" w:space="0" w:color="E9ECEF"/>
            </w:tcBorders>
            <w:shd w:val="clear" w:color="auto" w:fill="auto"/>
            <w:hideMark/>
          </w:tcPr>
          <w:p w:rsidR="003E1094" w:rsidRPr="003E1094" w:rsidRDefault="003E1094" w:rsidP="003E1094">
            <w:pPr>
              <w:spacing w:after="0" w:line="240" w:lineRule="auto"/>
              <w:rPr>
                <w:rFonts w:ascii="Times New Roman" w:eastAsia="Times New Roman" w:hAnsi="Times New Roman" w:cs="Times New Roman"/>
                <w:sz w:val="24"/>
                <w:szCs w:val="24"/>
              </w:rPr>
            </w:pPr>
            <w:r w:rsidRPr="003E1094">
              <w:rPr>
                <w:rFonts w:ascii="Times New Roman" w:eastAsia="Times New Roman" w:hAnsi="Times New Roman" w:cs="Times New Roman"/>
                <w:sz w:val="24"/>
                <w:szCs w:val="24"/>
              </w:rPr>
              <w:t>Provides info about Redis Cluster node state</w:t>
            </w:r>
          </w:p>
        </w:tc>
      </w:tr>
    </w:tbl>
    <w:p w:rsidR="003E1094" w:rsidRPr="003E1094" w:rsidRDefault="003E1094" w:rsidP="003E1094">
      <w:pPr>
        <w:shd w:val="clear" w:color="auto" w:fill="FFFFFF"/>
        <w:spacing w:after="100" w:afterAutospacing="1" w:line="386" w:lineRule="atLeast"/>
        <w:rPr>
          <w:rFonts w:ascii="Arial" w:eastAsia="Times New Roman" w:hAnsi="Arial" w:cs="Arial"/>
          <w:color w:val="2C2C2C"/>
          <w:sz w:val="21"/>
          <w:szCs w:val="21"/>
        </w:rPr>
      </w:pPr>
      <w:r w:rsidRPr="003E1094">
        <w:rPr>
          <w:rFonts w:ascii="Arial" w:eastAsia="Times New Roman" w:hAnsi="Arial" w:cs="Arial"/>
          <w:color w:val="2C2C2C"/>
          <w:sz w:val="21"/>
          <w:szCs w:val="21"/>
        </w:rPr>
        <w:t>Read more from </w:t>
      </w:r>
      <w:hyperlink r:id="rId225" w:tgtFrame="_blank" w:history="1">
        <w:r w:rsidRPr="003E1094">
          <w:rPr>
            <w:rFonts w:ascii="Arial" w:eastAsia="Times New Roman" w:hAnsi="Arial" w:cs="Arial"/>
            <w:color w:val="F46457"/>
            <w:sz w:val="21"/>
            <w:szCs w:val="21"/>
          </w:rPr>
          <w:t>Redis Commands List</w:t>
        </w:r>
      </w:hyperlink>
    </w:p>
    <w:p w:rsidR="003E1094" w:rsidRPr="003E1094" w:rsidRDefault="003E1094" w:rsidP="003E1094">
      <w:pPr>
        <w:shd w:val="clear" w:color="auto" w:fill="FFFFFF"/>
        <w:spacing w:before="150" w:after="150" w:line="240" w:lineRule="atLeast"/>
        <w:rPr>
          <w:rFonts w:ascii="Arial" w:eastAsia="Times New Roman" w:hAnsi="Arial" w:cs="Arial"/>
          <w:b/>
          <w:bCs/>
          <w:color w:val="2C2C2C"/>
          <w:sz w:val="27"/>
          <w:szCs w:val="27"/>
        </w:rPr>
      </w:pPr>
      <w:r w:rsidRPr="003E1094">
        <w:rPr>
          <w:rFonts w:ascii="Arial" w:eastAsia="Times New Roman" w:hAnsi="Arial" w:cs="Arial"/>
          <w:b/>
          <w:bCs/>
          <w:color w:val="2C2C2C"/>
          <w:sz w:val="27"/>
          <w:szCs w:val="27"/>
        </w:rPr>
        <w:t>9. In which language Redis is written?</w:t>
      </w:r>
    </w:p>
    <w:p w:rsidR="003E1094" w:rsidRPr="003E1094" w:rsidRDefault="003E1094" w:rsidP="003E1094">
      <w:pPr>
        <w:shd w:val="clear" w:color="auto" w:fill="FFFFFF"/>
        <w:spacing w:after="0" w:line="240" w:lineRule="auto"/>
        <w:rPr>
          <w:rFonts w:ascii="Arial" w:eastAsia="Times New Roman" w:hAnsi="Arial" w:cs="Arial"/>
          <w:color w:val="2C2C2C"/>
          <w:sz w:val="21"/>
          <w:szCs w:val="21"/>
        </w:rPr>
      </w:pPr>
      <w:r w:rsidRPr="003E1094">
        <w:rPr>
          <w:rFonts w:ascii="Arial" w:eastAsia="Times New Roman" w:hAnsi="Arial" w:cs="Arial"/>
          <w:color w:val="2C2C2C"/>
          <w:sz w:val="21"/>
          <w:szCs w:val="21"/>
        </w:rPr>
        <w:t>Redis is </w:t>
      </w:r>
      <w:hyperlink r:id="rId226" w:history="1">
        <w:r w:rsidRPr="003E1094">
          <w:rPr>
            <w:rFonts w:ascii="Arial" w:eastAsia="Times New Roman" w:hAnsi="Arial" w:cs="Arial"/>
            <w:color w:val="F46457"/>
            <w:sz w:val="21"/>
            <w:szCs w:val="21"/>
          </w:rPr>
          <w:t>NoSql  </w:t>
        </w:r>
      </w:hyperlink>
      <w:r w:rsidRPr="003E1094">
        <w:rPr>
          <w:rFonts w:ascii="Arial" w:eastAsia="Times New Roman" w:hAnsi="Arial" w:cs="Arial"/>
          <w:color w:val="2C2C2C"/>
          <w:sz w:val="21"/>
          <w:szCs w:val="21"/>
        </w:rPr>
        <w:t>based Key-value Database, which is written in </w:t>
      </w:r>
      <w:r w:rsidRPr="003E1094">
        <w:rPr>
          <w:rFonts w:ascii="Arial" w:eastAsia="Times New Roman" w:hAnsi="Arial" w:cs="Arial"/>
          <w:b/>
          <w:bCs/>
          <w:color w:val="2C2C2C"/>
          <w:sz w:val="21"/>
          <w:szCs w:val="21"/>
        </w:rPr>
        <w:t>ANSI C</w:t>
      </w:r>
    </w:p>
    <w:p w:rsidR="003E1094" w:rsidRDefault="003E1094">
      <w:pPr>
        <w:pBdr>
          <w:bottom w:val="single" w:sz="6" w:space="1" w:color="auto"/>
        </w:pBdr>
      </w:pPr>
    </w:p>
    <w:p w:rsidR="003E1094" w:rsidRDefault="003E1094"/>
    <w:p w:rsidR="003E1094" w:rsidRPr="003E1094" w:rsidRDefault="003E1094" w:rsidP="003E1094">
      <w:pPr>
        <w:shd w:val="clear" w:color="auto" w:fill="FFFFFF"/>
        <w:spacing w:after="0" w:line="720" w:lineRule="atLeast"/>
        <w:outlineLvl w:val="0"/>
        <w:rPr>
          <w:rFonts w:ascii="Georgia" w:eastAsia="Times New Roman" w:hAnsi="Georgia" w:cs="Segoe UI"/>
          <w:kern w:val="36"/>
          <w:sz w:val="60"/>
          <w:szCs w:val="60"/>
        </w:rPr>
      </w:pPr>
      <w:r w:rsidRPr="003E1094">
        <w:rPr>
          <w:rFonts w:ascii="Georgia" w:eastAsia="Times New Roman" w:hAnsi="Georgia" w:cs="Segoe UI"/>
          <w:kern w:val="36"/>
          <w:sz w:val="60"/>
          <w:szCs w:val="60"/>
        </w:rPr>
        <w:t>Interview Questions on Redis for Developers</w:t>
      </w:r>
    </w:p>
    <w:p w:rsidR="003E1094" w:rsidRPr="003E1094" w:rsidRDefault="003E1094" w:rsidP="003E1094">
      <w:pPr>
        <w:shd w:val="clear" w:color="auto" w:fill="FFFFFF"/>
        <w:spacing w:after="0" w:line="240" w:lineRule="auto"/>
        <w:rPr>
          <w:rFonts w:ascii="Segoe UI" w:eastAsia="Times New Roman" w:hAnsi="Segoe UI" w:cs="Segoe UI"/>
          <w:sz w:val="27"/>
          <w:szCs w:val="27"/>
        </w:rPr>
      </w:pPr>
      <w:r w:rsidRPr="003E1094">
        <w:rPr>
          <w:rFonts w:ascii="Segoe UI" w:eastAsia="Times New Roman" w:hAnsi="Segoe UI" w:cs="Segoe UI"/>
          <w:noProof/>
          <w:color w:val="0000FF"/>
          <w:sz w:val="27"/>
          <w:szCs w:val="27"/>
        </w:rPr>
        <w:drawing>
          <wp:inline distT="0" distB="0" distL="0" distR="0" wp14:anchorId="72FD7764" wp14:editId="00DA33B7">
            <wp:extent cx="457200" cy="457200"/>
            <wp:effectExtent l="0" t="0" r="0" b="0"/>
            <wp:docPr id="51" name="Picture 51" descr="Nitish Prabhu">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itish Prabhu">
                      <a:hlinkClick r:id="rId227"/>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3E1094" w:rsidRPr="003E1094" w:rsidRDefault="003E1094" w:rsidP="003E1094">
      <w:pPr>
        <w:shd w:val="clear" w:color="auto" w:fill="FFFFFF"/>
        <w:spacing w:after="0" w:line="300" w:lineRule="atLeast"/>
        <w:rPr>
          <w:rFonts w:ascii="Lucida Sans Unicode" w:eastAsia="Times New Roman" w:hAnsi="Lucida Sans Unicode" w:cs="Lucida Sans Unicode"/>
          <w:sz w:val="24"/>
          <w:szCs w:val="24"/>
        </w:rPr>
      </w:pPr>
      <w:hyperlink r:id="rId229" w:history="1">
        <w:r w:rsidRPr="003E1094">
          <w:rPr>
            <w:rFonts w:ascii="inherit" w:eastAsia="Times New Roman" w:hAnsi="inherit" w:cs="Lucida Sans Unicode"/>
            <w:color w:val="0000FF"/>
            <w:sz w:val="24"/>
            <w:szCs w:val="24"/>
          </w:rPr>
          <w:t>Nitish Prabhu</w:t>
        </w:r>
      </w:hyperlink>
    </w:p>
    <w:p w:rsidR="003E1094" w:rsidRPr="003E1094" w:rsidRDefault="003E1094" w:rsidP="003E1094">
      <w:pPr>
        <w:shd w:val="clear" w:color="auto" w:fill="FFFFFF"/>
        <w:spacing w:after="30" w:line="300" w:lineRule="atLeast"/>
        <w:rPr>
          <w:rFonts w:ascii="Lucida Sans Unicode" w:eastAsia="Times New Roman" w:hAnsi="Lucida Sans Unicode" w:cs="Lucida Sans Unicode"/>
          <w:sz w:val="24"/>
          <w:szCs w:val="24"/>
        </w:rPr>
      </w:pPr>
      <w:r w:rsidRPr="003E1094">
        <w:rPr>
          <w:rFonts w:ascii="Lucida Sans Unicode" w:eastAsia="Times New Roman" w:hAnsi="Lucida Sans Unicode" w:cs="Lucida Sans Unicode"/>
          <w:sz w:val="24"/>
          <w:szCs w:val="24"/>
        </w:rPr>
        <w:t>Follow</w:t>
      </w:r>
    </w:p>
    <w:p w:rsidR="003E1094" w:rsidRPr="003E1094" w:rsidRDefault="003E1094" w:rsidP="003E1094">
      <w:pPr>
        <w:shd w:val="clear" w:color="auto" w:fill="FFFFFF"/>
        <w:spacing w:after="0" w:line="300" w:lineRule="atLeast"/>
        <w:rPr>
          <w:rFonts w:ascii="Lucida Sans Unicode" w:eastAsia="Times New Roman" w:hAnsi="Lucida Sans Unicode" w:cs="Lucida Sans Unicode"/>
          <w:sz w:val="24"/>
          <w:szCs w:val="24"/>
        </w:rPr>
      </w:pPr>
      <w:hyperlink r:id="rId230" w:history="1">
        <w:r w:rsidRPr="003E1094">
          <w:rPr>
            <w:rFonts w:ascii="inherit" w:eastAsia="Times New Roman" w:hAnsi="inherit" w:cs="Lucida Sans Unicode"/>
            <w:color w:val="0000FF"/>
            <w:sz w:val="24"/>
            <w:szCs w:val="24"/>
          </w:rPr>
          <w:t>Jun 9, 2018</w:t>
        </w:r>
      </w:hyperlink>
      <w:r w:rsidRPr="003E1094">
        <w:rPr>
          <w:rFonts w:ascii="Lucida Sans Unicode" w:eastAsia="Times New Roman" w:hAnsi="Lucida Sans Unicode" w:cs="Lucida Sans Unicode"/>
          <w:sz w:val="24"/>
          <w:szCs w:val="24"/>
        </w:rPr>
        <w:t> · 7 min read</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1. What is Redis?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hyperlink r:id="rId231" w:history="1">
        <w:r w:rsidRPr="003E1094">
          <w:rPr>
            <w:rFonts w:ascii="Georgia" w:eastAsia="Times New Roman" w:hAnsi="Georgia" w:cs="Times New Roman"/>
            <w:color w:val="0000FF"/>
            <w:spacing w:val="-1"/>
            <w:sz w:val="32"/>
            <w:szCs w:val="32"/>
          </w:rPr>
          <w:t>Redis </w:t>
        </w:r>
      </w:hyperlink>
      <w:r w:rsidRPr="003E1094">
        <w:rPr>
          <w:rFonts w:ascii="Georgia" w:eastAsia="Times New Roman" w:hAnsi="Georgia" w:cs="Times New Roman"/>
          <w:spacing w:val="-1"/>
          <w:sz w:val="32"/>
          <w:szCs w:val="32"/>
        </w:rPr>
        <w:t>is an open source, in-memory data structure store, used as a database, cache and message broker. It supports data structures such as strings, hashes, lists, sets, sorted sets with range queries, bitmaps, hyperloglogs and geospatial indexes with radius queries.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2. What is in-memory Database?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The in-memory database is a database where it keeps the dataset in RAM. Means that for every interaction with database, you will only access the Main memory; No DISK operations involved during this interaction. Hence the operation will be faster as it directly aceess main memoery instead of any disk operation.</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3. Isn’t the Redis data lost if there’s a system crash?</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To avoid data loss in case of system crash Redis provides persistence by Snapshotting &amp; AOF(Append-only files).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4. How Redis achieve persistence by Snapshotting?</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Snapshot takes the data as it exists at one moment in time &amp; writes it to the disk, will be written to the file referenced as “</w:t>
      </w:r>
      <w:r w:rsidRPr="003E1094">
        <w:rPr>
          <w:rFonts w:ascii="Georgia" w:eastAsia="Times New Roman" w:hAnsi="Georgia" w:cs="Times New Roman"/>
          <w:b/>
          <w:bCs/>
          <w:spacing w:val="-1"/>
          <w:sz w:val="32"/>
          <w:szCs w:val="32"/>
        </w:rPr>
        <w:t>dbfilename</w:t>
      </w:r>
      <w:r w:rsidRPr="003E1094">
        <w:rPr>
          <w:rFonts w:ascii="Georgia" w:eastAsia="Times New Roman" w:hAnsi="Georgia" w:cs="Times New Roman"/>
          <w:spacing w:val="-1"/>
          <w:sz w:val="32"/>
          <w:szCs w:val="32"/>
        </w:rPr>
        <w: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i/>
          <w:iCs/>
          <w:spacing w:val="-1"/>
          <w:sz w:val="32"/>
          <w:szCs w:val="32"/>
        </w:rPr>
        <w:t>There are 5 steps to initiate snapshots.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a. BGSAVE: When redis client initiate BGSAVE, redis will create a fork so that child process will write a the snapshot to the disk where master interacts with commands.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b. SAVE: When redis client initiate SAVE, redis will stop responding any commands until snapshot completes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lastRenderedPageBreak/>
        <w:t>c. From Configuration Files: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Example: Configuration as SAVE 60 10000</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BGSAVE will be called if 10000 writes occure within 60 seconds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d. SHUTDOWN: When redis client sends a SHUTDOWN, redis will perform SAVE operations, blocks all operations, shutdowns later.</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e. Sync with other Redis: If a Redis server connects to another server, it issues SYNC, then master Redis will start BGSAVE.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5. How redis achive persistence by AOF?</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AOF copies incoming write command to disk as they happen. It provides file synch options as follows.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a. always — Every writes to redis, writes to disk which usually affect redis’ performance.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b. everysec — Writes to disk every second</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c. no — Let OS control syncing to disk</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6. Files will keep on growing as long as AOF executed. Won’t it consume more memory? What is the solution provided by redis?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Redis provides command BGREWRITEAOF which rewrites the existing AOF with the shortest sequence of commands needed to rebuild the current dataset in memory.</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lastRenderedPageBreak/>
        <w:t>7. Redis String data-type.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Redis Strings are binary safe, this means that a Redis string can contain any kind of data, for instance a JPEG image or a serialized Ruby object.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A String value can be at max 512 Megabytes in length.</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8. Explain SET &amp; GET command.</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SET command used to set a value to the key and GET command to get a value of the key as follows, of data-type STRING.</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i/>
          <w:iCs/>
          <w:spacing w:val="-1"/>
          <w:sz w:val="32"/>
          <w:szCs w:val="32"/>
        </w:rPr>
        <w:t>127.0.0.1:6379&gt; SET TEST_KEY TEST_VALUE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OK [TEST_VALUE is being set to TEST_KEY]</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GET TEST_KEY</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"TEST_VALUE"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SET Command with NX|XX arguments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NX argument indicates that SET a value to the key if the key is not exist;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XX argument indicates that SET a value to the key only if the key already exists;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Example: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lastRenderedPageBreak/>
        <w:t>NX: key TEST_KEY is already exist; If we try to update TEST_KEY value, it will not accept and returns (nill) status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i/>
          <w:iCs/>
          <w:spacing w:val="-1"/>
          <w:sz w:val="32"/>
          <w:szCs w:val="32"/>
        </w:rPr>
        <w:t>127.0.0.1:6379&gt; SET TEST_KEY TEST_VALUE_UPDATED NX</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(nil)</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GET TEST_KEY</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"TEST_VALUE"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Value of TEST_KEY remain same;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XX: key TEST_KEY is alrady exists; Hence so, when we try to udpate TEST_KEY value, its updated and ack OK</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i/>
          <w:iCs/>
          <w:spacing w:val="-1"/>
          <w:sz w:val="32"/>
          <w:szCs w:val="32"/>
        </w:rPr>
        <w:t>127.0.0.1:6379&gt; SET TEST_KEY TEST_VALUE_XX_UDPATED XX</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OK</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GET TEST_KEY</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"TEST_VALUE_XX_UDPATED"</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9. Redis List data-type.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Internal Implementation: Linked-List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Redis Lists are simply lists of strings, sorted by insertion order. It is possible to add elements to a Redis List pushing new elements on the head (on the left) or on the tail (on the right) of the list.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lastRenderedPageBreak/>
        <w:t>The max length of a list is 2³² — 1 elements (4294967295, more than 4 billion of elements per list).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10. Explain List operations.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LPUSH — Inserts a new element on the head</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RPUSH — Inserts a new element on the tail</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LPOP — Removes an element from the head</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RPOP — Removes an element from tail</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LRANGE — Prints an element from the specified position</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Example: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LPUSH A 1</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RPUSH A 2</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RPUSH A 3</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RPUSH A 4</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LRANGE A 0 -1</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 "1"</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2) "2"</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3) "3"</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lastRenderedPageBreak/>
        <w:t>4) "4"</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LPOP A</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 ["1" element value is removed]</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LRANGE A 0 -1</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 "2"</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2) "3"</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3) "4"</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RPOP A</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"4" ["4" element value is removed]</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LRANGE A 0 -1</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 "2"</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2) "3"</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11. Explain Blocking operations on lists.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This is a case when you want to do remove operations like RPOP/LPOP, but the list is already empty. In this case, remove operation will return null does nothing. In this case a consumer is forced to wait some time and retry again with RPOP.</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 xml:space="preserve">So Redis implements commands called BRPOP and BLPOP which are versions of RPOP and LPOP able to block if the list is empty: </w:t>
      </w:r>
      <w:r w:rsidRPr="003E1094">
        <w:rPr>
          <w:rFonts w:ascii="Georgia" w:eastAsia="Times New Roman" w:hAnsi="Georgia" w:cs="Times New Roman"/>
          <w:spacing w:val="-1"/>
          <w:sz w:val="32"/>
          <w:szCs w:val="32"/>
        </w:rPr>
        <w:lastRenderedPageBreak/>
        <w:t>This will return to the caller only when a new element is added to the list, or when a user-specified timeout is reached.</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Example: If we want pop the elements from the list A, which is empty right now;</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brpop A {timeout}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waits until new elements is added to list key A</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timeout — No of seconds to wait until; 0 indicates wait forever</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12. Redis SET data-type.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Redis Sets are an unordered collection of Strings. It is possible to add, remove, and test for existence of members in O(1)</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The max number of members in a set is 2³² — 1 (4294967295, more than 4 billion of members per set).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13. Explain Redis SET operations.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SADD — Adds a new element to the SET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SMEMBERS — To retrieve values from the KEY</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SISMEMBER — To verify whether specified element is present in the SET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lastRenderedPageBreak/>
        <w:t>SPOP — To pop the element out from the SET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Example: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SADD TEST_SET A</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(integer) 1</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SADD TEST_SET B</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(integer) 1</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SMEMBERS TEST_SET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 "A"</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2) "B"</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SISMEMBER TEST_SET A</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(integer) 1 [1 indicates it's true; it's available]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SPOP TEST_SET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"A"</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SMEMBERs TEST_SET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 "B"</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14. Explain SINTER &amp; SUNION.</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lastRenderedPageBreak/>
        <w:t>SUNION — Returns the members of the set resulting from the union of all the given sets.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SINTER — Returns the members of the set resulting from the intersection of all the given sets.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Example: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SMEMBERS TEST_KEY_A</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 "1"</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2) "2"</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3) "3"</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SMEMBERS TEST_KEY_B</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 "2"</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2) "6"</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SUNION TEST_KEY_A TEST_KEY_B</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 "1"</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2) "2"</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3) "3" [prints union of two sets]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4) "6"</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SINTER TEST_KEY_A TEST_KEY_B</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lastRenderedPageBreak/>
        <w:t>1) "2" [print intersection of two sets]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15. Explain SUNIONSTORE &amp; SINTERSTORE.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SUNIONSTORE — This command is equal to SUNION, but instead of returning the resulting set, it is stored in destination.</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SINTERSTORE — This command is equal to SINTER, but instead of returning the resulting set, it is stored in destination.</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Example: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i/>
          <w:iCs/>
          <w:spacing w:val="-1"/>
          <w:sz w:val="32"/>
          <w:szCs w:val="32"/>
        </w:rPr>
        <w:t>127.0.0.1:6379&gt; SUNIONSTORE TEST_KEY_UNION TEST_KEY_A TEST_KEY_B</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(integer) 4</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SMEMBERS TEST_KEY_UNION</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 "1"</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2) "2"</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3) "3"</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4) "6"</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SINTERSTORE TEST_KEY_INTER TEST_KEY_A TEST_KEY_B</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(integer) 1</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SMEMBERS TEST_KEY_INTER</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lastRenderedPageBreak/>
        <w:t>1) "2"</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16. Redis Hashes data-type.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Redis Hashes are maps between string fields and string values, so they are the perfect data type to represent objects like user-details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Every hash can store up to 2³² — 1 field-value pairs (more than 4 billion).</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17. Explain HASH data-type operation.</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HMSET — Sets the specified fields to their respective values in the hash stored at key.</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i/>
          <w:iCs/>
          <w:spacing w:val="-1"/>
          <w:sz w:val="32"/>
          <w:szCs w:val="32"/>
        </w:rPr>
        <w:t>Time complexity:</w:t>
      </w:r>
      <w:r w:rsidRPr="003E1094">
        <w:rPr>
          <w:rFonts w:ascii="Georgia" w:eastAsia="Times New Roman" w:hAnsi="Georgia" w:cs="Times New Roman"/>
          <w:spacing w:val="-1"/>
          <w:sz w:val="32"/>
          <w:szCs w:val="32"/>
        </w:rPr>
        <w:t> O(N) where N is the number of fields being set.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HGET — Returns the value associated with field in the hash stored at key.</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i/>
          <w:iCs/>
          <w:spacing w:val="-1"/>
          <w:sz w:val="32"/>
          <w:szCs w:val="32"/>
        </w:rPr>
        <w:t>Time complexity:</w:t>
      </w:r>
      <w:r w:rsidRPr="003E1094">
        <w:rPr>
          <w:rFonts w:ascii="Georgia" w:eastAsia="Times New Roman" w:hAnsi="Georgia" w:cs="Times New Roman"/>
          <w:spacing w:val="-1"/>
          <w:sz w:val="32"/>
          <w:szCs w:val="32"/>
        </w:rPr>
        <w:t> O(1)</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HGETALL — Returns all fields and values of the hash stored at key.</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i/>
          <w:iCs/>
          <w:spacing w:val="-1"/>
          <w:sz w:val="32"/>
          <w:szCs w:val="32"/>
        </w:rPr>
        <w:t>Time complexity:</w:t>
      </w:r>
      <w:r w:rsidRPr="003E1094">
        <w:rPr>
          <w:rFonts w:ascii="Georgia" w:eastAsia="Times New Roman" w:hAnsi="Georgia" w:cs="Times New Roman"/>
          <w:spacing w:val="-1"/>
          <w:sz w:val="32"/>
          <w:szCs w:val="32"/>
        </w:rPr>
        <w:t> O(N) where N is the size of the hash.</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Example:</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HMSET TEST_HASH_KEY A 20</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OK</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lastRenderedPageBreak/>
        <w:t>127.0.0.1:6379&gt; HMSET TEST_HASH_KEY B 10</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OK</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HMSET TEST_HASH_KEY C 10</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OK</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HGETALL TEST_HASH_KEY</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 "A"</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2) "20"</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3) "B"</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4) "10"</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5) "C"</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6) "10"</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HMGET TEST_HASH_KEY A</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 "20"</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18. Explain Redis Sorted sets.</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Sorted sets are a data type which is similar to a mix between a Set and a Hash. Like sets, sorted sets are composed of unique, non-repeating string elements, so in some sense a sorted set is a set as well.</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lastRenderedPageBreak/>
        <w:t>However while elements inside sets are not ordered, every element in a sorted set is associated with a floating point value, called the score.[in ascending order]</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b/>
          <w:bCs/>
          <w:spacing w:val="-1"/>
          <w:sz w:val="32"/>
          <w:szCs w:val="32"/>
        </w:rPr>
        <w:t>19. Explain redis Sorted Set operation.</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ZADD — Adds all the specified members with the specified scores to the sorted set stored at key.</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i/>
          <w:iCs/>
          <w:spacing w:val="-1"/>
          <w:sz w:val="32"/>
          <w:szCs w:val="32"/>
        </w:rPr>
        <w:t>Time complexity:</w:t>
      </w:r>
      <w:r w:rsidRPr="003E1094">
        <w:rPr>
          <w:rFonts w:ascii="Georgia" w:eastAsia="Times New Roman" w:hAnsi="Georgia" w:cs="Times New Roman"/>
          <w:spacing w:val="-1"/>
          <w:sz w:val="32"/>
          <w:szCs w:val="32"/>
        </w:rPr>
        <w:t> O(log(N)) for each item added, where N is the number of elements in the sorted set.</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ZREM — Removes the specified members from the sorted set stored at key. Non existing members are ignored.</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i/>
          <w:iCs/>
          <w:spacing w:val="-1"/>
          <w:sz w:val="32"/>
          <w:szCs w:val="32"/>
        </w:rPr>
        <w:t>Time complexity:</w:t>
      </w:r>
      <w:r w:rsidRPr="003E1094">
        <w:rPr>
          <w:rFonts w:ascii="Georgia" w:eastAsia="Times New Roman" w:hAnsi="Georgia" w:cs="Times New Roman"/>
          <w:spacing w:val="-1"/>
          <w:sz w:val="32"/>
          <w:szCs w:val="32"/>
        </w:rPr>
        <w:t> O(M*log(N)) with N being the number of elements in the sorted set and M the number of elements to be removed.</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ZRANGE — Returns the specified range of elements in the sorted set stored at key.</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i/>
          <w:iCs/>
          <w:spacing w:val="-1"/>
          <w:sz w:val="32"/>
          <w:szCs w:val="32"/>
        </w:rPr>
        <w:t>Time complexity:</w:t>
      </w:r>
      <w:r w:rsidRPr="003E1094">
        <w:rPr>
          <w:rFonts w:ascii="Georgia" w:eastAsia="Times New Roman" w:hAnsi="Georgia" w:cs="Times New Roman"/>
          <w:spacing w:val="-1"/>
          <w:sz w:val="32"/>
          <w:szCs w:val="32"/>
        </w:rPr>
        <w:t> O(log(N)+M) with N being the number of elements in the sorted set and M the number of elements returned.</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spacing w:val="-1"/>
          <w:sz w:val="32"/>
          <w:szCs w:val="32"/>
        </w:rPr>
        <w:t>ZRANGEBYSCORE — Returns all the elements in the sorted set at key with a score between min and max.</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i/>
          <w:iCs/>
          <w:spacing w:val="-1"/>
          <w:sz w:val="32"/>
          <w:szCs w:val="32"/>
        </w:rPr>
        <w:t>Time complexity</w:t>
      </w:r>
      <w:r w:rsidRPr="003E1094">
        <w:rPr>
          <w:rFonts w:ascii="Georgia" w:eastAsia="Times New Roman" w:hAnsi="Georgia" w:cs="Times New Roman"/>
          <w:spacing w:val="-1"/>
          <w:sz w:val="32"/>
          <w:szCs w:val="32"/>
        </w:rPr>
        <w:t xml:space="preserve">: O(log(N)+M) with N being the number of elements in the sorted set and M the number of elements being </w:t>
      </w:r>
      <w:r w:rsidRPr="003E1094">
        <w:rPr>
          <w:rFonts w:ascii="Georgia" w:eastAsia="Times New Roman" w:hAnsi="Georgia" w:cs="Times New Roman"/>
          <w:spacing w:val="-1"/>
          <w:sz w:val="32"/>
          <w:szCs w:val="32"/>
        </w:rPr>
        <w:lastRenderedPageBreak/>
        <w:t>returned. If M is constant (e.g. always asking for the first 10 elements with LIMIT), you can consider it O(log(N)).</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Georgia" w:eastAsia="Times New Roman" w:hAnsi="Georgia" w:cs="Times New Roman"/>
          <w:i/>
          <w:iCs/>
          <w:spacing w:val="-1"/>
          <w:sz w:val="32"/>
          <w:szCs w:val="32"/>
        </w:rPr>
        <w:t>127.0.0.1:6379&gt; ZADD TEST_ZKEY 1 A</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(integer) 1</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ZADD TEST_ZKEY 2 B</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(integer) 1</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ZADD TEST_ZKEY 1 C</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(integer) 1</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ZRANGE TEST_ZKEY 0 -1</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 "A"</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2) "C"</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3) "B"</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ZREM TEST_ZKEY B</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(integer) 1</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ZRANGE TEST_ZKEY 0 -1</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 "A"</w:t>
      </w:r>
    </w:p>
    <w:p w:rsidR="003E1094" w:rsidRDefault="003E1094" w:rsidP="003E1094">
      <w:pPr>
        <w:shd w:val="clear" w:color="auto" w:fill="FFFFFF"/>
        <w:spacing w:before="480" w:after="0" w:line="240" w:lineRule="auto"/>
        <w:rPr>
          <w:rFonts w:ascii="Courier New" w:eastAsia="Times New Roman" w:hAnsi="Courier New" w:cs="Courier New"/>
          <w:i/>
          <w:iCs/>
          <w:spacing w:val="-1"/>
          <w:sz w:val="24"/>
          <w:szCs w:val="24"/>
        </w:rPr>
      </w:pPr>
      <w:r w:rsidRPr="003E1094">
        <w:rPr>
          <w:rFonts w:ascii="Courier New" w:eastAsia="Times New Roman" w:hAnsi="Courier New" w:cs="Courier New"/>
          <w:i/>
          <w:iCs/>
          <w:spacing w:val="-1"/>
          <w:sz w:val="24"/>
          <w:szCs w:val="24"/>
        </w:rPr>
        <w:t>2) "C"</w:t>
      </w:r>
    </w:p>
    <w:p w:rsidR="00F93B5A" w:rsidRDefault="00F93B5A" w:rsidP="003E1094">
      <w:pPr>
        <w:shd w:val="clear" w:color="auto" w:fill="FFFFFF"/>
        <w:spacing w:before="480" w:after="0" w:line="240" w:lineRule="auto"/>
        <w:rPr>
          <w:rFonts w:ascii="Courier New" w:eastAsia="Times New Roman" w:hAnsi="Courier New" w:cs="Courier New"/>
          <w:i/>
          <w:iCs/>
          <w:spacing w:val="-1"/>
          <w:sz w:val="24"/>
          <w:szCs w:val="24"/>
        </w:rPr>
      </w:pPr>
    </w:p>
    <w:p w:rsidR="00F93B5A" w:rsidRPr="003E1094" w:rsidRDefault="00F93B5A" w:rsidP="003E1094">
      <w:pPr>
        <w:shd w:val="clear" w:color="auto" w:fill="FFFFFF"/>
        <w:spacing w:before="480" w:after="0" w:line="240" w:lineRule="auto"/>
        <w:rPr>
          <w:rFonts w:ascii="Georgia" w:eastAsia="Times New Roman" w:hAnsi="Georgia" w:cs="Times New Roman"/>
          <w:spacing w:val="-1"/>
          <w:sz w:val="32"/>
          <w:szCs w:val="32"/>
        </w:rPr>
      </w:pP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127.0.0.1:6379&gt; ZRANGEBYSCORE TEST_ZKEY 1 2 {Here 1 is min rank, 2 is max rank- gets a data from rank of 1 to 2}</w:t>
      </w:r>
    </w:p>
    <w:p w:rsidR="003E1094" w:rsidRPr="003E1094" w:rsidRDefault="003E1094" w:rsidP="003E1094">
      <w:pPr>
        <w:shd w:val="clear" w:color="auto" w:fill="FFFFFF"/>
        <w:spacing w:before="480" w:after="0" w:line="240" w:lineRule="auto"/>
        <w:rPr>
          <w:rFonts w:ascii="Georgia" w:eastAsia="Times New Roman" w:hAnsi="Georgia" w:cs="Times New Roman"/>
          <w:spacing w:val="-1"/>
          <w:sz w:val="32"/>
          <w:szCs w:val="32"/>
        </w:rPr>
      </w:pPr>
      <w:r w:rsidRPr="003E1094">
        <w:rPr>
          <w:rFonts w:ascii="Courier New" w:eastAsia="Times New Roman" w:hAnsi="Courier New" w:cs="Courier New"/>
          <w:i/>
          <w:iCs/>
          <w:spacing w:val="-1"/>
          <w:sz w:val="24"/>
          <w:szCs w:val="24"/>
        </w:rPr>
        <w:t>1) "A"</w:t>
      </w:r>
    </w:p>
    <w:p w:rsidR="003E1094" w:rsidRDefault="003E1094"/>
    <w:p w:rsidR="003E1094" w:rsidRDefault="003E1094"/>
    <w:p w:rsidR="00F93B5A" w:rsidRDefault="00F93B5A"/>
    <w:sectPr w:rsidR="00F93B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Roboto">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647D0"/>
    <w:multiLevelType w:val="multilevel"/>
    <w:tmpl w:val="748E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402E8A"/>
    <w:multiLevelType w:val="multilevel"/>
    <w:tmpl w:val="4FE6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535AD5"/>
    <w:multiLevelType w:val="multilevel"/>
    <w:tmpl w:val="CB18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10331C"/>
    <w:multiLevelType w:val="multilevel"/>
    <w:tmpl w:val="1272E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3C666FA"/>
    <w:multiLevelType w:val="multilevel"/>
    <w:tmpl w:val="AA286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3CC45B8"/>
    <w:multiLevelType w:val="multilevel"/>
    <w:tmpl w:val="E72C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41B2F54"/>
    <w:multiLevelType w:val="multilevel"/>
    <w:tmpl w:val="CC7E8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5292B8D"/>
    <w:multiLevelType w:val="multilevel"/>
    <w:tmpl w:val="FE302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64B18E5"/>
    <w:multiLevelType w:val="multilevel"/>
    <w:tmpl w:val="79D8E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6B1708F"/>
    <w:multiLevelType w:val="multilevel"/>
    <w:tmpl w:val="E8B2BB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06B86AB7"/>
    <w:multiLevelType w:val="multilevel"/>
    <w:tmpl w:val="902A011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7491FC9"/>
    <w:multiLevelType w:val="multilevel"/>
    <w:tmpl w:val="18A4B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8072BE2"/>
    <w:multiLevelType w:val="multilevel"/>
    <w:tmpl w:val="77B6EE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8903E0E"/>
    <w:multiLevelType w:val="multilevel"/>
    <w:tmpl w:val="CB727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8AF6412"/>
    <w:multiLevelType w:val="multilevel"/>
    <w:tmpl w:val="9BB4D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9250279"/>
    <w:multiLevelType w:val="multilevel"/>
    <w:tmpl w:val="14D6A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A201587"/>
    <w:multiLevelType w:val="multilevel"/>
    <w:tmpl w:val="0798A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0A656A13"/>
    <w:multiLevelType w:val="multilevel"/>
    <w:tmpl w:val="2CB479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0A7D1664"/>
    <w:multiLevelType w:val="multilevel"/>
    <w:tmpl w:val="56E04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A8F4030"/>
    <w:multiLevelType w:val="multilevel"/>
    <w:tmpl w:val="4190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C321062"/>
    <w:multiLevelType w:val="multilevel"/>
    <w:tmpl w:val="84262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C415A8C"/>
    <w:multiLevelType w:val="multilevel"/>
    <w:tmpl w:val="CCB4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C9320EA"/>
    <w:multiLevelType w:val="multilevel"/>
    <w:tmpl w:val="CAB6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CA71768"/>
    <w:multiLevelType w:val="multilevel"/>
    <w:tmpl w:val="36EA16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CC17652"/>
    <w:multiLevelType w:val="multilevel"/>
    <w:tmpl w:val="1866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D757271"/>
    <w:multiLevelType w:val="multilevel"/>
    <w:tmpl w:val="5442DB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DAE6E75"/>
    <w:multiLevelType w:val="multilevel"/>
    <w:tmpl w:val="857E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0E0D3FF3"/>
    <w:multiLevelType w:val="multilevel"/>
    <w:tmpl w:val="0D7A42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E837758"/>
    <w:multiLevelType w:val="multilevel"/>
    <w:tmpl w:val="5AA6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12DD6DEC"/>
    <w:multiLevelType w:val="multilevel"/>
    <w:tmpl w:val="A630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3677F50"/>
    <w:multiLevelType w:val="multilevel"/>
    <w:tmpl w:val="E140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3B128D6"/>
    <w:multiLevelType w:val="multilevel"/>
    <w:tmpl w:val="ACDC1A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143E4F00"/>
    <w:multiLevelType w:val="multilevel"/>
    <w:tmpl w:val="EAB0E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4C9227F"/>
    <w:multiLevelType w:val="multilevel"/>
    <w:tmpl w:val="552C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50B7EDA"/>
    <w:multiLevelType w:val="multilevel"/>
    <w:tmpl w:val="9B38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61C75CD"/>
    <w:multiLevelType w:val="multilevel"/>
    <w:tmpl w:val="0FDE36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163E082A"/>
    <w:multiLevelType w:val="multilevel"/>
    <w:tmpl w:val="AF1E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6480DEC"/>
    <w:multiLevelType w:val="multilevel"/>
    <w:tmpl w:val="76BCAD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7524DDB"/>
    <w:multiLevelType w:val="multilevel"/>
    <w:tmpl w:val="13F2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7CF086B"/>
    <w:multiLevelType w:val="multilevel"/>
    <w:tmpl w:val="51024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8535196"/>
    <w:multiLevelType w:val="multilevel"/>
    <w:tmpl w:val="6C7AED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86510B7"/>
    <w:multiLevelType w:val="multilevel"/>
    <w:tmpl w:val="DE4830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90E5BB2"/>
    <w:multiLevelType w:val="multilevel"/>
    <w:tmpl w:val="E95E4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98D5E6E"/>
    <w:multiLevelType w:val="multilevel"/>
    <w:tmpl w:val="FCBA16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9950F4F"/>
    <w:multiLevelType w:val="multilevel"/>
    <w:tmpl w:val="1AE8A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9B67DFE"/>
    <w:multiLevelType w:val="multilevel"/>
    <w:tmpl w:val="977282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A683645"/>
    <w:multiLevelType w:val="multilevel"/>
    <w:tmpl w:val="504CC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A6958BC"/>
    <w:multiLevelType w:val="multilevel"/>
    <w:tmpl w:val="D59A2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B0D6756"/>
    <w:multiLevelType w:val="multilevel"/>
    <w:tmpl w:val="4238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B931E1E"/>
    <w:multiLevelType w:val="multilevel"/>
    <w:tmpl w:val="41F82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CC97482"/>
    <w:multiLevelType w:val="multilevel"/>
    <w:tmpl w:val="F72CE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D300312"/>
    <w:multiLevelType w:val="multilevel"/>
    <w:tmpl w:val="D73C9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E530C4F"/>
    <w:multiLevelType w:val="multilevel"/>
    <w:tmpl w:val="C3D8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1E543FFE"/>
    <w:multiLevelType w:val="multilevel"/>
    <w:tmpl w:val="46964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E597EAB"/>
    <w:multiLevelType w:val="multilevel"/>
    <w:tmpl w:val="7E58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ED87237"/>
    <w:multiLevelType w:val="multilevel"/>
    <w:tmpl w:val="F356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F8036DD"/>
    <w:multiLevelType w:val="multilevel"/>
    <w:tmpl w:val="EC7A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F8A2AD2"/>
    <w:multiLevelType w:val="multilevel"/>
    <w:tmpl w:val="02FAA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00F0648"/>
    <w:multiLevelType w:val="multilevel"/>
    <w:tmpl w:val="67D48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202B4DC6"/>
    <w:multiLevelType w:val="multilevel"/>
    <w:tmpl w:val="C36C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09F2229"/>
    <w:multiLevelType w:val="multilevel"/>
    <w:tmpl w:val="640E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1CF45FC"/>
    <w:multiLevelType w:val="multilevel"/>
    <w:tmpl w:val="2F2AC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220B30E3"/>
    <w:multiLevelType w:val="multilevel"/>
    <w:tmpl w:val="4888D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22472A92"/>
    <w:multiLevelType w:val="multilevel"/>
    <w:tmpl w:val="DA84A6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3035C48"/>
    <w:multiLevelType w:val="multilevel"/>
    <w:tmpl w:val="238AE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234C4365"/>
    <w:multiLevelType w:val="multilevel"/>
    <w:tmpl w:val="5750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39541D0"/>
    <w:multiLevelType w:val="multilevel"/>
    <w:tmpl w:val="20FA8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23A940A1"/>
    <w:multiLevelType w:val="multilevel"/>
    <w:tmpl w:val="20025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248B262E"/>
    <w:multiLevelType w:val="multilevel"/>
    <w:tmpl w:val="CD08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5F14FDB"/>
    <w:multiLevelType w:val="multilevel"/>
    <w:tmpl w:val="A578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672202F"/>
    <w:multiLevelType w:val="multilevel"/>
    <w:tmpl w:val="C4266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26E134B4"/>
    <w:multiLevelType w:val="multilevel"/>
    <w:tmpl w:val="4762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271A420B"/>
    <w:multiLevelType w:val="multilevel"/>
    <w:tmpl w:val="BC280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75B000A"/>
    <w:multiLevelType w:val="multilevel"/>
    <w:tmpl w:val="6D223E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nsid w:val="29B54F76"/>
    <w:multiLevelType w:val="multilevel"/>
    <w:tmpl w:val="66C2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2A5A7DAF"/>
    <w:multiLevelType w:val="multilevel"/>
    <w:tmpl w:val="DD12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BBA2F98"/>
    <w:multiLevelType w:val="multilevel"/>
    <w:tmpl w:val="489A90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nsid w:val="2BE0619A"/>
    <w:multiLevelType w:val="multilevel"/>
    <w:tmpl w:val="18EC76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nsid w:val="2C917128"/>
    <w:multiLevelType w:val="multilevel"/>
    <w:tmpl w:val="AA2E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2C987AF6"/>
    <w:multiLevelType w:val="multilevel"/>
    <w:tmpl w:val="189C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CA15FC9"/>
    <w:multiLevelType w:val="multilevel"/>
    <w:tmpl w:val="C87E0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2D40251F"/>
    <w:multiLevelType w:val="multilevel"/>
    <w:tmpl w:val="84BCC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2E4A180C"/>
    <w:multiLevelType w:val="multilevel"/>
    <w:tmpl w:val="51CC59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nsid w:val="2F2C5CB2"/>
    <w:multiLevelType w:val="multilevel"/>
    <w:tmpl w:val="BE207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2F353224"/>
    <w:multiLevelType w:val="multilevel"/>
    <w:tmpl w:val="865E59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2F9933D3"/>
    <w:multiLevelType w:val="multilevel"/>
    <w:tmpl w:val="E6A02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2FA9358D"/>
    <w:multiLevelType w:val="multilevel"/>
    <w:tmpl w:val="43E6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30404F2C"/>
    <w:multiLevelType w:val="multilevel"/>
    <w:tmpl w:val="439E5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30D05E49"/>
    <w:multiLevelType w:val="multilevel"/>
    <w:tmpl w:val="B42C68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30E1702E"/>
    <w:multiLevelType w:val="multilevel"/>
    <w:tmpl w:val="B4FA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31496EF0"/>
    <w:multiLevelType w:val="multilevel"/>
    <w:tmpl w:val="910A96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nsid w:val="318742AD"/>
    <w:multiLevelType w:val="multilevel"/>
    <w:tmpl w:val="33DE43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nsid w:val="31B10D3A"/>
    <w:multiLevelType w:val="multilevel"/>
    <w:tmpl w:val="33D61E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31D02A0C"/>
    <w:multiLevelType w:val="multilevel"/>
    <w:tmpl w:val="841A6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32077C73"/>
    <w:multiLevelType w:val="multilevel"/>
    <w:tmpl w:val="36FA6B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nsid w:val="333B1AAD"/>
    <w:multiLevelType w:val="multilevel"/>
    <w:tmpl w:val="0D12B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33667F24"/>
    <w:multiLevelType w:val="multilevel"/>
    <w:tmpl w:val="BD6A2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33C66D18"/>
    <w:multiLevelType w:val="multilevel"/>
    <w:tmpl w:val="FAE01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34240EE7"/>
    <w:multiLevelType w:val="multilevel"/>
    <w:tmpl w:val="C8921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34391B03"/>
    <w:multiLevelType w:val="multilevel"/>
    <w:tmpl w:val="D2B4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350F3B21"/>
    <w:multiLevelType w:val="multilevel"/>
    <w:tmpl w:val="53BCB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35A40CE5"/>
    <w:multiLevelType w:val="multilevel"/>
    <w:tmpl w:val="AF422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35D72733"/>
    <w:multiLevelType w:val="multilevel"/>
    <w:tmpl w:val="182A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35EF62EA"/>
    <w:multiLevelType w:val="multilevel"/>
    <w:tmpl w:val="DF6E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36011269"/>
    <w:multiLevelType w:val="multilevel"/>
    <w:tmpl w:val="1494F6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364363FD"/>
    <w:multiLevelType w:val="multilevel"/>
    <w:tmpl w:val="5FEE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36581F62"/>
    <w:multiLevelType w:val="multilevel"/>
    <w:tmpl w:val="4B70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36841F67"/>
    <w:multiLevelType w:val="multilevel"/>
    <w:tmpl w:val="E89A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3740462A"/>
    <w:multiLevelType w:val="multilevel"/>
    <w:tmpl w:val="00EC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379A4BCD"/>
    <w:multiLevelType w:val="multilevel"/>
    <w:tmpl w:val="86DE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37A045E1"/>
    <w:multiLevelType w:val="multilevel"/>
    <w:tmpl w:val="247A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37BB4528"/>
    <w:multiLevelType w:val="multilevel"/>
    <w:tmpl w:val="9768E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37E7540B"/>
    <w:multiLevelType w:val="multilevel"/>
    <w:tmpl w:val="F67C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38455F18"/>
    <w:multiLevelType w:val="multilevel"/>
    <w:tmpl w:val="EB0E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38473DCF"/>
    <w:multiLevelType w:val="multilevel"/>
    <w:tmpl w:val="E9CE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38D92426"/>
    <w:multiLevelType w:val="multilevel"/>
    <w:tmpl w:val="107A6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39692502"/>
    <w:multiLevelType w:val="multilevel"/>
    <w:tmpl w:val="D89A3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39942D3B"/>
    <w:multiLevelType w:val="multilevel"/>
    <w:tmpl w:val="B7780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3B9210CB"/>
    <w:multiLevelType w:val="multilevel"/>
    <w:tmpl w:val="BA40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3C776601"/>
    <w:multiLevelType w:val="multilevel"/>
    <w:tmpl w:val="03BC81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3C9031BB"/>
    <w:multiLevelType w:val="multilevel"/>
    <w:tmpl w:val="3A60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3D122EC7"/>
    <w:multiLevelType w:val="multilevel"/>
    <w:tmpl w:val="8B0C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3E3D7B21"/>
    <w:multiLevelType w:val="multilevel"/>
    <w:tmpl w:val="D8CA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3E690D7C"/>
    <w:multiLevelType w:val="multilevel"/>
    <w:tmpl w:val="F498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3F6C5FE8"/>
    <w:multiLevelType w:val="multilevel"/>
    <w:tmpl w:val="3DB82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3FC76690"/>
    <w:multiLevelType w:val="multilevel"/>
    <w:tmpl w:val="D4B84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4032073C"/>
    <w:multiLevelType w:val="multilevel"/>
    <w:tmpl w:val="66F2E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403278FC"/>
    <w:multiLevelType w:val="multilevel"/>
    <w:tmpl w:val="7FBE2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41342F20"/>
    <w:multiLevelType w:val="multilevel"/>
    <w:tmpl w:val="3F0E49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9">
    <w:nsid w:val="41760718"/>
    <w:multiLevelType w:val="multilevel"/>
    <w:tmpl w:val="BA94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41870F8E"/>
    <w:multiLevelType w:val="multilevel"/>
    <w:tmpl w:val="E09C6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41E23763"/>
    <w:multiLevelType w:val="multilevel"/>
    <w:tmpl w:val="093A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42516845"/>
    <w:multiLevelType w:val="multilevel"/>
    <w:tmpl w:val="BD9A4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42A73D15"/>
    <w:multiLevelType w:val="multilevel"/>
    <w:tmpl w:val="27FA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43247944"/>
    <w:multiLevelType w:val="multilevel"/>
    <w:tmpl w:val="FEA80526"/>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5">
    <w:nsid w:val="43445C7A"/>
    <w:multiLevelType w:val="multilevel"/>
    <w:tmpl w:val="F1E697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6">
    <w:nsid w:val="43984FB9"/>
    <w:multiLevelType w:val="multilevel"/>
    <w:tmpl w:val="6308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43CE6C2B"/>
    <w:multiLevelType w:val="multilevel"/>
    <w:tmpl w:val="09FA0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43D21E20"/>
    <w:multiLevelType w:val="multilevel"/>
    <w:tmpl w:val="ECFE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nsid w:val="44C44FAE"/>
    <w:multiLevelType w:val="multilevel"/>
    <w:tmpl w:val="0F7EA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44DC74DE"/>
    <w:multiLevelType w:val="multilevel"/>
    <w:tmpl w:val="7A94F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1">
    <w:nsid w:val="44FD5A30"/>
    <w:multiLevelType w:val="multilevel"/>
    <w:tmpl w:val="4286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45BB6BF4"/>
    <w:multiLevelType w:val="multilevel"/>
    <w:tmpl w:val="8F0AD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nsid w:val="461B37FD"/>
    <w:multiLevelType w:val="multilevel"/>
    <w:tmpl w:val="5FF6B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464641D6"/>
    <w:multiLevelType w:val="multilevel"/>
    <w:tmpl w:val="BCFE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46DA67F8"/>
    <w:multiLevelType w:val="multilevel"/>
    <w:tmpl w:val="A4DAC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48175FB4"/>
    <w:multiLevelType w:val="multilevel"/>
    <w:tmpl w:val="824893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481E7D06"/>
    <w:multiLevelType w:val="multilevel"/>
    <w:tmpl w:val="2BA00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48814CD7"/>
    <w:multiLevelType w:val="multilevel"/>
    <w:tmpl w:val="3796E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497307DE"/>
    <w:multiLevelType w:val="multilevel"/>
    <w:tmpl w:val="10944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497975AB"/>
    <w:multiLevelType w:val="multilevel"/>
    <w:tmpl w:val="EF3E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49C24BD8"/>
    <w:multiLevelType w:val="multilevel"/>
    <w:tmpl w:val="ADEE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49E5278F"/>
    <w:multiLevelType w:val="multilevel"/>
    <w:tmpl w:val="92EC15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3">
    <w:nsid w:val="4A154113"/>
    <w:multiLevelType w:val="multilevel"/>
    <w:tmpl w:val="6C3231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4">
    <w:nsid w:val="4A210A04"/>
    <w:multiLevelType w:val="multilevel"/>
    <w:tmpl w:val="F908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4B2A5EDC"/>
    <w:multiLevelType w:val="multilevel"/>
    <w:tmpl w:val="D8BC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4CAC2E02"/>
    <w:multiLevelType w:val="multilevel"/>
    <w:tmpl w:val="5BE856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4D591E7D"/>
    <w:multiLevelType w:val="multilevel"/>
    <w:tmpl w:val="A28A2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4D6F7006"/>
    <w:multiLevelType w:val="multilevel"/>
    <w:tmpl w:val="DA64A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4D811C57"/>
    <w:multiLevelType w:val="multilevel"/>
    <w:tmpl w:val="E63A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nsid w:val="4E3768C1"/>
    <w:multiLevelType w:val="multilevel"/>
    <w:tmpl w:val="E390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4F036BE9"/>
    <w:multiLevelType w:val="multilevel"/>
    <w:tmpl w:val="5678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4F664004"/>
    <w:multiLevelType w:val="multilevel"/>
    <w:tmpl w:val="333A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4FB92B6A"/>
    <w:multiLevelType w:val="multilevel"/>
    <w:tmpl w:val="7A30F9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4FDE42B3"/>
    <w:multiLevelType w:val="multilevel"/>
    <w:tmpl w:val="37F061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5">
    <w:nsid w:val="504360E7"/>
    <w:multiLevelType w:val="multilevel"/>
    <w:tmpl w:val="902668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50517A8C"/>
    <w:multiLevelType w:val="multilevel"/>
    <w:tmpl w:val="390A9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5113178C"/>
    <w:multiLevelType w:val="multilevel"/>
    <w:tmpl w:val="0F129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51142060"/>
    <w:multiLevelType w:val="multilevel"/>
    <w:tmpl w:val="7854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512D7268"/>
    <w:multiLevelType w:val="multilevel"/>
    <w:tmpl w:val="A14C5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522654EB"/>
    <w:multiLevelType w:val="multilevel"/>
    <w:tmpl w:val="122C8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52B826A4"/>
    <w:multiLevelType w:val="multilevel"/>
    <w:tmpl w:val="4C3C2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53814320"/>
    <w:multiLevelType w:val="multilevel"/>
    <w:tmpl w:val="C1FEA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nsid w:val="53982C44"/>
    <w:multiLevelType w:val="multilevel"/>
    <w:tmpl w:val="D2162F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4">
    <w:nsid w:val="53994E74"/>
    <w:multiLevelType w:val="multilevel"/>
    <w:tmpl w:val="E71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540E53E4"/>
    <w:multiLevelType w:val="multilevel"/>
    <w:tmpl w:val="0FCA1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548B30B0"/>
    <w:multiLevelType w:val="multilevel"/>
    <w:tmpl w:val="0DFCB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551F3AEB"/>
    <w:multiLevelType w:val="multilevel"/>
    <w:tmpl w:val="2F589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55FB4E84"/>
    <w:multiLevelType w:val="multilevel"/>
    <w:tmpl w:val="EB4AF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57B508A7"/>
    <w:multiLevelType w:val="multilevel"/>
    <w:tmpl w:val="40186B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58493DD6"/>
    <w:multiLevelType w:val="multilevel"/>
    <w:tmpl w:val="DC70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587A04A5"/>
    <w:multiLevelType w:val="multilevel"/>
    <w:tmpl w:val="DDDE1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5972368F"/>
    <w:multiLevelType w:val="multilevel"/>
    <w:tmpl w:val="B53C66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598C0C22"/>
    <w:multiLevelType w:val="multilevel"/>
    <w:tmpl w:val="3614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5A3B5B5B"/>
    <w:multiLevelType w:val="multilevel"/>
    <w:tmpl w:val="09DC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5A77553B"/>
    <w:multiLevelType w:val="multilevel"/>
    <w:tmpl w:val="0778E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5C2073ED"/>
    <w:multiLevelType w:val="multilevel"/>
    <w:tmpl w:val="2F5099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5C336B39"/>
    <w:multiLevelType w:val="multilevel"/>
    <w:tmpl w:val="6F0A6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5C8D5ACF"/>
    <w:multiLevelType w:val="multilevel"/>
    <w:tmpl w:val="EC147B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9">
    <w:nsid w:val="5C9C1B9C"/>
    <w:multiLevelType w:val="multilevel"/>
    <w:tmpl w:val="E6E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5CF855F4"/>
    <w:multiLevelType w:val="multilevel"/>
    <w:tmpl w:val="70D06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5D2D53EC"/>
    <w:multiLevelType w:val="multilevel"/>
    <w:tmpl w:val="A444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5DCA5604"/>
    <w:multiLevelType w:val="multilevel"/>
    <w:tmpl w:val="30C66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5E036A48"/>
    <w:multiLevelType w:val="multilevel"/>
    <w:tmpl w:val="11BCA6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4">
    <w:nsid w:val="5E180966"/>
    <w:multiLevelType w:val="multilevel"/>
    <w:tmpl w:val="671ADC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5">
    <w:nsid w:val="5E4A0DFA"/>
    <w:multiLevelType w:val="multilevel"/>
    <w:tmpl w:val="DE724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5EBD55E5"/>
    <w:multiLevelType w:val="multilevel"/>
    <w:tmpl w:val="E222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nsid w:val="5FC00512"/>
    <w:multiLevelType w:val="multilevel"/>
    <w:tmpl w:val="4BE4F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60061312"/>
    <w:multiLevelType w:val="multilevel"/>
    <w:tmpl w:val="830A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60DC2503"/>
    <w:multiLevelType w:val="multilevel"/>
    <w:tmpl w:val="4544B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60FE29A2"/>
    <w:multiLevelType w:val="multilevel"/>
    <w:tmpl w:val="B1905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61875248"/>
    <w:multiLevelType w:val="multilevel"/>
    <w:tmpl w:val="BB460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61D91985"/>
    <w:multiLevelType w:val="multilevel"/>
    <w:tmpl w:val="6198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63046099"/>
    <w:multiLevelType w:val="multilevel"/>
    <w:tmpl w:val="32066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63A57A72"/>
    <w:multiLevelType w:val="multilevel"/>
    <w:tmpl w:val="8854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647E736F"/>
    <w:multiLevelType w:val="multilevel"/>
    <w:tmpl w:val="4E94D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64944C75"/>
    <w:multiLevelType w:val="multilevel"/>
    <w:tmpl w:val="E0E657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6637132A"/>
    <w:multiLevelType w:val="multilevel"/>
    <w:tmpl w:val="D5828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668C5485"/>
    <w:multiLevelType w:val="multilevel"/>
    <w:tmpl w:val="5AE226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9">
    <w:nsid w:val="67185D6F"/>
    <w:multiLevelType w:val="multilevel"/>
    <w:tmpl w:val="6082BC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67754FD7"/>
    <w:multiLevelType w:val="multilevel"/>
    <w:tmpl w:val="6C22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68A847E9"/>
    <w:multiLevelType w:val="multilevel"/>
    <w:tmpl w:val="07B05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68B10B36"/>
    <w:multiLevelType w:val="multilevel"/>
    <w:tmpl w:val="7BF6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699D7BE3"/>
    <w:multiLevelType w:val="multilevel"/>
    <w:tmpl w:val="2B26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6B96394E"/>
    <w:multiLevelType w:val="multilevel"/>
    <w:tmpl w:val="432A32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5">
    <w:nsid w:val="6BA86A6C"/>
    <w:multiLevelType w:val="multilevel"/>
    <w:tmpl w:val="1FD48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6BFF5C54"/>
    <w:multiLevelType w:val="multilevel"/>
    <w:tmpl w:val="BF1E6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6C3D3A7A"/>
    <w:multiLevelType w:val="multilevel"/>
    <w:tmpl w:val="47FC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6C41458E"/>
    <w:multiLevelType w:val="multilevel"/>
    <w:tmpl w:val="4E84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6CA42656"/>
    <w:multiLevelType w:val="multilevel"/>
    <w:tmpl w:val="D310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6CD85DCA"/>
    <w:multiLevelType w:val="multilevel"/>
    <w:tmpl w:val="C4E8A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6CE1471D"/>
    <w:multiLevelType w:val="multilevel"/>
    <w:tmpl w:val="BAAE2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nsid w:val="6D2044D2"/>
    <w:multiLevelType w:val="multilevel"/>
    <w:tmpl w:val="BD725B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6D2B5D0F"/>
    <w:multiLevelType w:val="multilevel"/>
    <w:tmpl w:val="BC56C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6DC43BD2"/>
    <w:multiLevelType w:val="multilevel"/>
    <w:tmpl w:val="2F52D1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5">
    <w:nsid w:val="6E046CCB"/>
    <w:multiLevelType w:val="multilevel"/>
    <w:tmpl w:val="EA685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6E404A35"/>
    <w:multiLevelType w:val="multilevel"/>
    <w:tmpl w:val="5552C1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6EFC1396"/>
    <w:multiLevelType w:val="multilevel"/>
    <w:tmpl w:val="30D252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702768D1"/>
    <w:multiLevelType w:val="multilevel"/>
    <w:tmpl w:val="C1E4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710065CE"/>
    <w:multiLevelType w:val="multilevel"/>
    <w:tmpl w:val="BB5060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710E03CD"/>
    <w:multiLevelType w:val="multilevel"/>
    <w:tmpl w:val="0AB2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71760C26"/>
    <w:multiLevelType w:val="multilevel"/>
    <w:tmpl w:val="5A52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72E51668"/>
    <w:multiLevelType w:val="multilevel"/>
    <w:tmpl w:val="784C8C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3">
    <w:nsid w:val="73497FC9"/>
    <w:multiLevelType w:val="multilevel"/>
    <w:tmpl w:val="4A5E6F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73AD7770"/>
    <w:multiLevelType w:val="multilevel"/>
    <w:tmpl w:val="9992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75DA6FFA"/>
    <w:multiLevelType w:val="multilevel"/>
    <w:tmpl w:val="1EA01F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6">
    <w:nsid w:val="75FF09AC"/>
    <w:multiLevelType w:val="multilevel"/>
    <w:tmpl w:val="6876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760570D1"/>
    <w:multiLevelType w:val="multilevel"/>
    <w:tmpl w:val="A17803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76502879"/>
    <w:multiLevelType w:val="multilevel"/>
    <w:tmpl w:val="CFEAD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78ED7313"/>
    <w:multiLevelType w:val="multilevel"/>
    <w:tmpl w:val="F3F0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793F3F7E"/>
    <w:multiLevelType w:val="multilevel"/>
    <w:tmpl w:val="F8F6B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79CD09CD"/>
    <w:multiLevelType w:val="multilevel"/>
    <w:tmpl w:val="58368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7B2800FB"/>
    <w:multiLevelType w:val="multilevel"/>
    <w:tmpl w:val="9A6E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7C99450D"/>
    <w:multiLevelType w:val="multilevel"/>
    <w:tmpl w:val="A6EAE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7D6B3DE2"/>
    <w:multiLevelType w:val="multilevel"/>
    <w:tmpl w:val="B48E4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7E455DFA"/>
    <w:multiLevelType w:val="multilevel"/>
    <w:tmpl w:val="1648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7F1F2C89"/>
    <w:multiLevelType w:val="multilevel"/>
    <w:tmpl w:val="9C68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8"/>
  </w:num>
  <w:num w:numId="2">
    <w:abstractNumId w:val="22"/>
  </w:num>
  <w:num w:numId="3">
    <w:abstractNumId w:val="108"/>
  </w:num>
  <w:num w:numId="4">
    <w:abstractNumId w:val="74"/>
  </w:num>
  <w:num w:numId="5">
    <w:abstractNumId w:val="86"/>
  </w:num>
  <w:num w:numId="6">
    <w:abstractNumId w:val="201"/>
  </w:num>
  <w:num w:numId="7">
    <w:abstractNumId w:val="204"/>
  </w:num>
  <w:num w:numId="8">
    <w:abstractNumId w:val="151"/>
  </w:num>
  <w:num w:numId="9">
    <w:abstractNumId w:val="155"/>
  </w:num>
  <w:num w:numId="10">
    <w:abstractNumId w:val="122"/>
  </w:num>
  <w:num w:numId="11">
    <w:abstractNumId w:val="7"/>
  </w:num>
  <w:num w:numId="12">
    <w:abstractNumId w:val="221"/>
  </w:num>
  <w:num w:numId="13">
    <w:abstractNumId w:val="81"/>
  </w:num>
  <w:num w:numId="14">
    <w:abstractNumId w:val="3"/>
  </w:num>
  <w:num w:numId="15">
    <w:abstractNumId w:val="52"/>
  </w:num>
  <w:num w:numId="16">
    <w:abstractNumId w:val="26"/>
  </w:num>
  <w:num w:numId="17">
    <w:abstractNumId w:val="196"/>
  </w:num>
  <w:num w:numId="18">
    <w:abstractNumId w:val="114"/>
  </w:num>
  <w:num w:numId="19">
    <w:abstractNumId w:val="189"/>
  </w:num>
  <w:num w:numId="20">
    <w:abstractNumId w:val="113"/>
  </w:num>
  <w:num w:numId="21">
    <w:abstractNumId w:val="21"/>
  </w:num>
  <w:num w:numId="22">
    <w:abstractNumId w:val="223"/>
  </w:num>
  <w:num w:numId="23">
    <w:abstractNumId w:val="200"/>
  </w:num>
  <w:num w:numId="24">
    <w:abstractNumId w:val="15"/>
  </w:num>
  <w:num w:numId="25">
    <w:abstractNumId w:val="24"/>
  </w:num>
  <w:num w:numId="26">
    <w:abstractNumId w:val="205"/>
  </w:num>
  <w:num w:numId="27">
    <w:abstractNumId w:val="97"/>
  </w:num>
  <w:num w:numId="28">
    <w:abstractNumId w:val="136"/>
  </w:num>
  <w:num w:numId="29">
    <w:abstractNumId w:val="195"/>
  </w:num>
  <w:num w:numId="30">
    <w:abstractNumId w:val="88"/>
  </w:num>
  <w:num w:numId="31">
    <w:abstractNumId w:val="63"/>
  </w:num>
  <w:num w:numId="32">
    <w:abstractNumId w:val="119"/>
  </w:num>
  <w:num w:numId="33">
    <w:abstractNumId w:val="10"/>
  </w:num>
  <w:num w:numId="34">
    <w:abstractNumId w:val="206"/>
  </w:num>
  <w:num w:numId="35">
    <w:abstractNumId w:val="222"/>
  </w:num>
  <w:num w:numId="36">
    <w:abstractNumId w:val="104"/>
  </w:num>
  <w:num w:numId="37">
    <w:abstractNumId w:val="146"/>
  </w:num>
  <w:num w:numId="38">
    <w:abstractNumId w:val="165"/>
  </w:num>
  <w:num w:numId="39">
    <w:abstractNumId w:val="40"/>
  </w:num>
  <w:num w:numId="40">
    <w:abstractNumId w:val="156"/>
  </w:num>
  <w:num w:numId="41">
    <w:abstractNumId w:val="84"/>
  </w:num>
  <w:num w:numId="42">
    <w:abstractNumId w:val="226"/>
  </w:num>
  <w:num w:numId="43">
    <w:abstractNumId w:val="179"/>
  </w:num>
  <w:num w:numId="44">
    <w:abstractNumId w:val="25"/>
  </w:num>
  <w:num w:numId="45">
    <w:abstractNumId w:val="229"/>
  </w:num>
  <w:num w:numId="46">
    <w:abstractNumId w:val="218"/>
  </w:num>
  <w:num w:numId="47">
    <w:abstractNumId w:val="89"/>
  </w:num>
  <w:num w:numId="48">
    <w:abstractNumId w:val="121"/>
  </w:num>
  <w:num w:numId="49">
    <w:abstractNumId w:val="99"/>
  </w:num>
  <w:num w:numId="50">
    <w:abstractNumId w:val="53"/>
  </w:num>
  <w:num w:numId="51">
    <w:abstractNumId w:val="64"/>
  </w:num>
  <w:num w:numId="52">
    <w:abstractNumId w:val="79"/>
  </w:num>
  <w:num w:numId="53">
    <w:abstractNumId w:val="106"/>
  </w:num>
  <w:num w:numId="54">
    <w:abstractNumId w:val="115"/>
  </w:num>
  <w:num w:numId="55">
    <w:abstractNumId w:val="95"/>
  </w:num>
  <w:num w:numId="56">
    <w:abstractNumId w:val="240"/>
  </w:num>
  <w:num w:numId="57">
    <w:abstractNumId w:val="80"/>
  </w:num>
  <w:num w:numId="58">
    <w:abstractNumId w:val="118"/>
  </w:num>
  <w:num w:numId="59">
    <w:abstractNumId w:val="246"/>
  </w:num>
  <w:num w:numId="60">
    <w:abstractNumId w:val="57"/>
  </w:num>
  <w:num w:numId="61">
    <w:abstractNumId w:val="135"/>
  </w:num>
  <w:num w:numId="62">
    <w:abstractNumId w:val="232"/>
  </w:num>
  <w:num w:numId="63">
    <w:abstractNumId w:val="152"/>
  </w:num>
  <w:num w:numId="64">
    <w:abstractNumId w:val="235"/>
  </w:num>
  <w:num w:numId="65">
    <w:abstractNumId w:val="137"/>
  </w:num>
  <w:num w:numId="66">
    <w:abstractNumId w:val="73"/>
  </w:num>
  <w:num w:numId="67">
    <w:abstractNumId w:val="42"/>
  </w:num>
  <w:num w:numId="68">
    <w:abstractNumId w:val="173"/>
  </w:num>
  <w:num w:numId="69">
    <w:abstractNumId w:val="77"/>
  </w:num>
  <w:num w:numId="70">
    <w:abstractNumId w:val="171"/>
  </w:num>
  <w:num w:numId="71">
    <w:abstractNumId w:val="61"/>
  </w:num>
  <w:num w:numId="72">
    <w:abstractNumId w:val="153"/>
  </w:num>
  <w:num w:numId="73">
    <w:abstractNumId w:val="208"/>
  </w:num>
  <w:num w:numId="74">
    <w:abstractNumId w:val="134"/>
  </w:num>
  <w:num w:numId="75">
    <w:abstractNumId w:val="134"/>
    <w:lvlOverride w:ilvl="1">
      <w:startOverride w:val="1"/>
    </w:lvlOverride>
  </w:num>
  <w:num w:numId="76">
    <w:abstractNumId w:val="83"/>
  </w:num>
  <w:num w:numId="77">
    <w:abstractNumId w:val="224"/>
  </w:num>
  <w:num w:numId="78">
    <w:abstractNumId w:val="50"/>
  </w:num>
  <w:num w:numId="79">
    <w:abstractNumId w:val="144"/>
  </w:num>
  <w:num w:numId="80">
    <w:abstractNumId w:val="131"/>
  </w:num>
  <w:num w:numId="81">
    <w:abstractNumId w:val="236"/>
  </w:num>
  <w:num w:numId="82">
    <w:abstractNumId w:val="161"/>
  </w:num>
  <w:num w:numId="83">
    <w:abstractNumId w:val="180"/>
  </w:num>
  <w:num w:numId="84">
    <w:abstractNumId w:val="141"/>
  </w:num>
  <w:num w:numId="85">
    <w:abstractNumId w:val="0"/>
  </w:num>
  <w:num w:numId="86">
    <w:abstractNumId w:val="92"/>
  </w:num>
  <w:num w:numId="87">
    <w:abstractNumId w:val="92"/>
    <w:lvlOverride w:ilvl="1">
      <w:lvl w:ilvl="1">
        <w:numFmt w:val="bullet"/>
        <w:lvlText w:val="o"/>
        <w:lvlJc w:val="left"/>
        <w:pPr>
          <w:tabs>
            <w:tab w:val="num" w:pos="1440"/>
          </w:tabs>
          <w:ind w:left="1440" w:hanging="360"/>
        </w:pPr>
        <w:rPr>
          <w:rFonts w:ascii="Courier New" w:hAnsi="Courier New" w:hint="default"/>
          <w:sz w:val="20"/>
        </w:rPr>
      </w:lvl>
    </w:lvlOverride>
  </w:num>
  <w:num w:numId="88">
    <w:abstractNumId w:val="27"/>
  </w:num>
  <w:num w:numId="89">
    <w:abstractNumId w:val="227"/>
  </w:num>
  <w:num w:numId="90">
    <w:abstractNumId w:val="163"/>
  </w:num>
  <w:num w:numId="91">
    <w:abstractNumId w:val="186"/>
  </w:num>
  <w:num w:numId="92">
    <w:abstractNumId w:val="45"/>
  </w:num>
  <w:num w:numId="93">
    <w:abstractNumId w:val="182"/>
  </w:num>
  <w:num w:numId="94">
    <w:abstractNumId w:val="12"/>
  </w:num>
  <w:num w:numId="95">
    <w:abstractNumId w:val="233"/>
  </w:num>
  <w:num w:numId="96">
    <w:abstractNumId w:val="41"/>
  </w:num>
  <w:num w:numId="97">
    <w:abstractNumId w:val="43"/>
  </w:num>
  <w:num w:numId="98">
    <w:abstractNumId w:val="209"/>
  </w:num>
  <w:num w:numId="99">
    <w:abstractNumId w:val="23"/>
  </w:num>
  <w:num w:numId="100">
    <w:abstractNumId w:val="37"/>
  </w:num>
  <w:num w:numId="101">
    <w:abstractNumId w:val="158"/>
  </w:num>
  <w:num w:numId="102">
    <w:abstractNumId w:val="244"/>
  </w:num>
  <w:num w:numId="103">
    <w:abstractNumId w:val="93"/>
  </w:num>
  <w:num w:numId="104">
    <w:abstractNumId w:val="190"/>
  </w:num>
  <w:num w:numId="105">
    <w:abstractNumId w:val="67"/>
  </w:num>
  <w:num w:numId="106">
    <w:abstractNumId w:val="2"/>
  </w:num>
  <w:num w:numId="107">
    <w:abstractNumId w:val="187"/>
  </w:num>
  <w:num w:numId="108">
    <w:abstractNumId w:val="169"/>
  </w:num>
  <w:num w:numId="109">
    <w:abstractNumId w:val="168"/>
  </w:num>
  <w:num w:numId="110">
    <w:abstractNumId w:val="215"/>
  </w:num>
  <w:num w:numId="111">
    <w:abstractNumId w:val="85"/>
  </w:num>
  <w:num w:numId="112">
    <w:abstractNumId w:val="130"/>
  </w:num>
  <w:num w:numId="113">
    <w:abstractNumId w:val="198"/>
  </w:num>
  <w:num w:numId="114">
    <w:abstractNumId w:val="175"/>
  </w:num>
  <w:num w:numId="115">
    <w:abstractNumId w:val="69"/>
  </w:num>
  <w:num w:numId="116">
    <w:abstractNumId w:val="62"/>
  </w:num>
  <w:num w:numId="117">
    <w:abstractNumId w:val="147"/>
  </w:num>
  <w:num w:numId="118">
    <w:abstractNumId w:val="101"/>
  </w:num>
  <w:num w:numId="119">
    <w:abstractNumId w:val="54"/>
  </w:num>
  <w:num w:numId="120">
    <w:abstractNumId w:val="78"/>
  </w:num>
  <w:num w:numId="121">
    <w:abstractNumId w:val="197"/>
  </w:num>
  <w:num w:numId="122">
    <w:abstractNumId w:val="126"/>
  </w:num>
  <w:num w:numId="123">
    <w:abstractNumId w:val="139"/>
  </w:num>
  <w:num w:numId="124">
    <w:abstractNumId w:val="49"/>
  </w:num>
  <w:num w:numId="125">
    <w:abstractNumId w:val="231"/>
  </w:num>
  <w:num w:numId="126">
    <w:abstractNumId w:val="72"/>
  </w:num>
  <w:num w:numId="127">
    <w:abstractNumId w:val="157"/>
  </w:num>
  <w:num w:numId="128">
    <w:abstractNumId w:val="160"/>
  </w:num>
  <w:num w:numId="129">
    <w:abstractNumId w:val="207"/>
  </w:num>
  <w:num w:numId="130">
    <w:abstractNumId w:val="39"/>
  </w:num>
  <w:num w:numId="131">
    <w:abstractNumId w:val="1"/>
  </w:num>
  <w:num w:numId="132">
    <w:abstractNumId w:val="6"/>
  </w:num>
  <w:num w:numId="133">
    <w:abstractNumId w:val="123"/>
  </w:num>
  <w:num w:numId="134">
    <w:abstractNumId w:val="239"/>
  </w:num>
  <w:num w:numId="135">
    <w:abstractNumId w:val="117"/>
  </w:num>
  <w:num w:numId="136">
    <w:abstractNumId w:val="112"/>
  </w:num>
  <w:num w:numId="137">
    <w:abstractNumId w:val="167"/>
  </w:num>
  <w:num w:numId="138">
    <w:abstractNumId w:val="59"/>
  </w:num>
  <w:num w:numId="139">
    <w:abstractNumId w:val="109"/>
  </w:num>
  <w:num w:numId="140">
    <w:abstractNumId w:val="51"/>
  </w:num>
  <w:num w:numId="141">
    <w:abstractNumId w:val="51"/>
    <w:lvlOverride w:ilvl="1">
      <w:lvl w:ilvl="1">
        <w:numFmt w:val="decimal"/>
        <w:lvlText w:val="%2."/>
        <w:lvlJc w:val="left"/>
      </w:lvl>
    </w:lvlOverride>
  </w:num>
  <w:num w:numId="142">
    <w:abstractNumId w:val="51"/>
    <w:lvlOverride w:ilvl="1">
      <w:lvl w:ilvl="1">
        <w:numFmt w:val="bullet"/>
        <w:lvlText w:val="o"/>
        <w:lvlJc w:val="left"/>
        <w:pPr>
          <w:tabs>
            <w:tab w:val="num" w:pos="1440"/>
          </w:tabs>
          <w:ind w:left="1440" w:hanging="360"/>
        </w:pPr>
        <w:rPr>
          <w:rFonts w:ascii="Courier New" w:hAnsi="Courier New" w:hint="default"/>
          <w:sz w:val="20"/>
        </w:rPr>
      </w:lvl>
    </w:lvlOverride>
  </w:num>
  <w:num w:numId="143">
    <w:abstractNumId w:val="51"/>
    <w:lvlOverride w:ilvl="1">
      <w:lvl w:ilvl="1">
        <w:numFmt w:val="decimal"/>
        <w:lvlText w:val="%2."/>
        <w:lvlJc w:val="left"/>
        <w:pPr>
          <w:tabs>
            <w:tab w:val="num" w:pos="1440"/>
          </w:tabs>
          <w:ind w:left="1440" w:hanging="360"/>
        </w:pPr>
      </w:lvl>
    </w:lvlOverride>
  </w:num>
  <w:num w:numId="144">
    <w:abstractNumId w:val="234"/>
  </w:num>
  <w:num w:numId="145">
    <w:abstractNumId w:val="98"/>
  </w:num>
  <w:num w:numId="146">
    <w:abstractNumId w:val="11"/>
  </w:num>
  <w:num w:numId="147">
    <w:abstractNumId w:val="154"/>
  </w:num>
  <w:num w:numId="148">
    <w:abstractNumId w:val="243"/>
  </w:num>
  <w:num w:numId="149">
    <w:abstractNumId w:val="170"/>
  </w:num>
  <w:num w:numId="150">
    <w:abstractNumId w:val="203"/>
  </w:num>
  <w:num w:numId="151">
    <w:abstractNumId w:val="34"/>
  </w:num>
  <w:num w:numId="152">
    <w:abstractNumId w:val="230"/>
  </w:num>
  <w:num w:numId="153">
    <w:abstractNumId w:val="217"/>
  </w:num>
  <w:num w:numId="154">
    <w:abstractNumId w:val="56"/>
  </w:num>
  <w:num w:numId="155">
    <w:abstractNumId w:val="162"/>
  </w:num>
  <w:num w:numId="156">
    <w:abstractNumId w:val="68"/>
  </w:num>
  <w:num w:numId="157">
    <w:abstractNumId w:val="166"/>
  </w:num>
  <w:num w:numId="158">
    <w:abstractNumId w:val="107"/>
  </w:num>
  <w:num w:numId="159">
    <w:abstractNumId w:val="18"/>
  </w:num>
  <w:num w:numId="160">
    <w:abstractNumId w:val="8"/>
  </w:num>
  <w:num w:numId="161">
    <w:abstractNumId w:val="219"/>
  </w:num>
  <w:num w:numId="162">
    <w:abstractNumId w:val="110"/>
  </w:num>
  <w:num w:numId="163">
    <w:abstractNumId w:val="70"/>
  </w:num>
  <w:num w:numId="164">
    <w:abstractNumId w:val="20"/>
  </w:num>
  <w:num w:numId="165">
    <w:abstractNumId w:val="176"/>
  </w:num>
  <w:num w:numId="166">
    <w:abstractNumId w:val="32"/>
  </w:num>
  <w:num w:numId="167">
    <w:abstractNumId w:val="199"/>
  </w:num>
  <w:num w:numId="168">
    <w:abstractNumId w:val="185"/>
  </w:num>
  <w:num w:numId="169">
    <w:abstractNumId w:val="13"/>
  </w:num>
  <w:num w:numId="170">
    <w:abstractNumId w:val="212"/>
  </w:num>
  <w:num w:numId="171">
    <w:abstractNumId w:val="36"/>
  </w:num>
  <w:num w:numId="172">
    <w:abstractNumId w:val="55"/>
  </w:num>
  <w:num w:numId="173">
    <w:abstractNumId w:val="245"/>
  </w:num>
  <w:num w:numId="174">
    <w:abstractNumId w:val="29"/>
  </w:num>
  <w:num w:numId="175">
    <w:abstractNumId w:val="183"/>
  </w:num>
  <w:num w:numId="176">
    <w:abstractNumId w:val="75"/>
  </w:num>
  <w:num w:numId="177">
    <w:abstractNumId w:val="4"/>
  </w:num>
  <w:num w:numId="178">
    <w:abstractNumId w:val="237"/>
  </w:num>
  <w:num w:numId="179">
    <w:abstractNumId w:val="237"/>
    <w:lvlOverride w:ilvl="1">
      <w:lvl w:ilvl="1">
        <w:numFmt w:val="bullet"/>
        <w:lvlText w:val=""/>
        <w:lvlJc w:val="left"/>
        <w:pPr>
          <w:tabs>
            <w:tab w:val="num" w:pos="1440"/>
          </w:tabs>
          <w:ind w:left="1440" w:hanging="360"/>
        </w:pPr>
        <w:rPr>
          <w:rFonts w:ascii="Symbol" w:hAnsi="Symbol" w:hint="default"/>
          <w:sz w:val="20"/>
        </w:rPr>
      </w:lvl>
    </w:lvlOverride>
  </w:num>
  <w:num w:numId="180">
    <w:abstractNumId w:val="237"/>
    <w:lvlOverride w:ilvl="1">
      <w:lvl w:ilvl="1">
        <w:numFmt w:val="bullet"/>
        <w:lvlText w:val=""/>
        <w:lvlJc w:val="left"/>
        <w:pPr>
          <w:tabs>
            <w:tab w:val="num" w:pos="1440"/>
          </w:tabs>
          <w:ind w:left="1440" w:hanging="360"/>
        </w:pPr>
        <w:rPr>
          <w:rFonts w:ascii="Symbol" w:hAnsi="Symbol" w:hint="default"/>
          <w:sz w:val="20"/>
        </w:rPr>
      </w:lvl>
    </w:lvlOverride>
  </w:num>
  <w:num w:numId="181">
    <w:abstractNumId w:val="120"/>
  </w:num>
  <w:num w:numId="182">
    <w:abstractNumId w:val="58"/>
  </w:num>
  <w:num w:numId="183">
    <w:abstractNumId w:val="192"/>
  </w:num>
  <w:num w:numId="184">
    <w:abstractNumId w:val="211"/>
  </w:num>
  <w:num w:numId="185">
    <w:abstractNumId w:val="225"/>
  </w:num>
  <w:num w:numId="186">
    <w:abstractNumId w:val="105"/>
  </w:num>
  <w:num w:numId="187">
    <w:abstractNumId w:val="216"/>
  </w:num>
  <w:num w:numId="188">
    <w:abstractNumId w:val="87"/>
  </w:num>
  <w:num w:numId="189">
    <w:abstractNumId w:val="96"/>
  </w:num>
  <w:num w:numId="190">
    <w:abstractNumId w:val="116"/>
  </w:num>
  <w:num w:numId="191">
    <w:abstractNumId w:val="66"/>
  </w:num>
  <w:num w:numId="192">
    <w:abstractNumId w:val="174"/>
  </w:num>
  <w:num w:numId="193">
    <w:abstractNumId w:val="33"/>
  </w:num>
  <w:num w:numId="194">
    <w:abstractNumId w:val="60"/>
  </w:num>
  <w:num w:numId="195">
    <w:abstractNumId w:val="124"/>
  </w:num>
  <w:num w:numId="196">
    <w:abstractNumId w:val="102"/>
  </w:num>
  <w:num w:numId="197">
    <w:abstractNumId w:val="47"/>
  </w:num>
  <w:num w:numId="198">
    <w:abstractNumId w:val="100"/>
  </w:num>
  <w:num w:numId="199">
    <w:abstractNumId w:val="238"/>
  </w:num>
  <w:num w:numId="200">
    <w:abstractNumId w:val="127"/>
  </w:num>
  <w:num w:numId="201">
    <w:abstractNumId w:val="125"/>
  </w:num>
  <w:num w:numId="202">
    <w:abstractNumId w:val="132"/>
  </w:num>
  <w:num w:numId="203">
    <w:abstractNumId w:val="181"/>
  </w:num>
  <w:num w:numId="204">
    <w:abstractNumId w:val="30"/>
  </w:num>
  <w:num w:numId="205">
    <w:abstractNumId w:val="46"/>
  </w:num>
  <w:num w:numId="206">
    <w:abstractNumId w:val="111"/>
  </w:num>
  <w:num w:numId="207">
    <w:abstractNumId w:val="145"/>
  </w:num>
  <w:num w:numId="208">
    <w:abstractNumId w:val="71"/>
  </w:num>
  <w:num w:numId="209">
    <w:abstractNumId w:val="177"/>
  </w:num>
  <w:num w:numId="210">
    <w:abstractNumId w:val="241"/>
  </w:num>
  <w:num w:numId="211">
    <w:abstractNumId w:val="14"/>
  </w:num>
  <w:num w:numId="212">
    <w:abstractNumId w:val="44"/>
  </w:num>
  <w:num w:numId="213">
    <w:abstractNumId w:val="148"/>
  </w:num>
  <w:num w:numId="214">
    <w:abstractNumId w:val="133"/>
  </w:num>
  <w:num w:numId="215">
    <w:abstractNumId w:val="38"/>
  </w:num>
  <w:num w:numId="216">
    <w:abstractNumId w:val="65"/>
  </w:num>
  <w:num w:numId="217">
    <w:abstractNumId w:val="48"/>
  </w:num>
  <w:num w:numId="218">
    <w:abstractNumId w:val="242"/>
  </w:num>
  <w:num w:numId="219">
    <w:abstractNumId w:val="178"/>
  </w:num>
  <w:num w:numId="220">
    <w:abstractNumId w:val="91"/>
  </w:num>
  <w:num w:numId="221">
    <w:abstractNumId w:val="140"/>
  </w:num>
  <w:num w:numId="222">
    <w:abstractNumId w:val="35"/>
  </w:num>
  <w:num w:numId="223">
    <w:abstractNumId w:val="193"/>
  </w:num>
  <w:num w:numId="224">
    <w:abstractNumId w:val="90"/>
  </w:num>
  <w:num w:numId="225">
    <w:abstractNumId w:val="164"/>
  </w:num>
  <w:num w:numId="226">
    <w:abstractNumId w:val="188"/>
  </w:num>
  <w:num w:numId="227">
    <w:abstractNumId w:val="210"/>
  </w:num>
  <w:num w:numId="228">
    <w:abstractNumId w:val="202"/>
  </w:num>
  <w:num w:numId="229">
    <w:abstractNumId w:val="150"/>
  </w:num>
  <w:num w:numId="230">
    <w:abstractNumId w:val="129"/>
  </w:num>
  <w:num w:numId="231">
    <w:abstractNumId w:val="220"/>
  </w:num>
  <w:num w:numId="232">
    <w:abstractNumId w:val="191"/>
  </w:num>
  <w:num w:numId="233">
    <w:abstractNumId w:val="143"/>
  </w:num>
  <w:num w:numId="234">
    <w:abstractNumId w:val="28"/>
  </w:num>
  <w:num w:numId="235">
    <w:abstractNumId w:val="16"/>
  </w:num>
  <w:num w:numId="236">
    <w:abstractNumId w:val="5"/>
  </w:num>
  <w:num w:numId="237">
    <w:abstractNumId w:val="172"/>
  </w:num>
  <w:num w:numId="238">
    <w:abstractNumId w:val="142"/>
  </w:num>
  <w:num w:numId="239">
    <w:abstractNumId w:val="159"/>
  </w:num>
  <w:num w:numId="240">
    <w:abstractNumId w:val="138"/>
  </w:num>
  <w:num w:numId="241">
    <w:abstractNumId w:val="184"/>
  </w:num>
  <w:num w:numId="242">
    <w:abstractNumId w:val="194"/>
  </w:num>
  <w:num w:numId="243">
    <w:abstractNumId w:val="31"/>
  </w:num>
  <w:num w:numId="244">
    <w:abstractNumId w:val="94"/>
  </w:num>
  <w:num w:numId="245">
    <w:abstractNumId w:val="214"/>
  </w:num>
  <w:num w:numId="246">
    <w:abstractNumId w:val="17"/>
  </w:num>
  <w:num w:numId="247">
    <w:abstractNumId w:val="76"/>
  </w:num>
  <w:num w:numId="248">
    <w:abstractNumId w:val="128"/>
  </w:num>
  <w:num w:numId="249">
    <w:abstractNumId w:val="9"/>
  </w:num>
  <w:num w:numId="250">
    <w:abstractNumId w:val="82"/>
  </w:num>
  <w:num w:numId="251">
    <w:abstractNumId w:val="149"/>
  </w:num>
  <w:num w:numId="252">
    <w:abstractNumId w:val="213"/>
  </w:num>
  <w:num w:numId="253">
    <w:abstractNumId w:val="103"/>
  </w:num>
  <w:num w:numId="254">
    <w:abstractNumId w:val="19"/>
  </w:num>
  <w:numIdMacAtCleanup w:val="2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C13"/>
    <w:rsid w:val="003E1094"/>
    <w:rsid w:val="00643C57"/>
    <w:rsid w:val="00B6715E"/>
    <w:rsid w:val="00C258C3"/>
    <w:rsid w:val="00D65CC2"/>
    <w:rsid w:val="00E85C13"/>
    <w:rsid w:val="00F24BE4"/>
    <w:rsid w:val="00F93B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10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43C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65CC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65CC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643C5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43C57"/>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5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8C3"/>
    <w:rPr>
      <w:rFonts w:ascii="Tahoma" w:hAnsi="Tahoma" w:cs="Tahoma"/>
      <w:sz w:val="16"/>
      <w:szCs w:val="16"/>
    </w:rPr>
  </w:style>
  <w:style w:type="paragraph" w:styleId="NormalWeb">
    <w:name w:val="Normal (Web)"/>
    <w:basedOn w:val="Normal"/>
    <w:uiPriority w:val="99"/>
    <w:semiHidden/>
    <w:unhideWhenUsed/>
    <w:rsid w:val="00C258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258C3"/>
    <w:rPr>
      <w:color w:val="0000FF"/>
      <w:u w:val="single"/>
    </w:rPr>
  </w:style>
  <w:style w:type="character" w:customStyle="1" w:styleId="Heading3Char">
    <w:name w:val="Heading 3 Char"/>
    <w:basedOn w:val="DefaultParagraphFont"/>
    <w:link w:val="Heading3"/>
    <w:uiPriority w:val="9"/>
    <w:rsid w:val="00D65CC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65CC2"/>
    <w:rPr>
      <w:rFonts w:ascii="Times New Roman" w:eastAsia="Times New Roman" w:hAnsi="Times New Roman" w:cs="Times New Roman"/>
      <w:b/>
      <w:bCs/>
      <w:sz w:val="24"/>
      <w:szCs w:val="24"/>
    </w:rPr>
  </w:style>
  <w:style w:type="numbering" w:customStyle="1" w:styleId="NoList1">
    <w:name w:val="No List1"/>
    <w:next w:val="NoList"/>
    <w:uiPriority w:val="99"/>
    <w:semiHidden/>
    <w:unhideWhenUsed/>
    <w:rsid w:val="00D65CC2"/>
  </w:style>
  <w:style w:type="character" w:styleId="FollowedHyperlink">
    <w:name w:val="FollowedHyperlink"/>
    <w:basedOn w:val="DefaultParagraphFont"/>
    <w:uiPriority w:val="99"/>
    <w:semiHidden/>
    <w:unhideWhenUsed/>
    <w:rsid w:val="00D65CC2"/>
    <w:rPr>
      <w:color w:val="800080"/>
      <w:u w:val="single"/>
    </w:rPr>
  </w:style>
  <w:style w:type="character" w:styleId="Emphasis">
    <w:name w:val="Emphasis"/>
    <w:basedOn w:val="DefaultParagraphFont"/>
    <w:uiPriority w:val="20"/>
    <w:qFormat/>
    <w:rsid w:val="00D65CC2"/>
    <w:rPr>
      <w:i/>
      <w:iCs/>
    </w:rPr>
  </w:style>
  <w:style w:type="character" w:styleId="Strong">
    <w:name w:val="Strong"/>
    <w:basedOn w:val="DefaultParagraphFont"/>
    <w:uiPriority w:val="22"/>
    <w:qFormat/>
    <w:rsid w:val="00D65CC2"/>
    <w:rPr>
      <w:b/>
      <w:bCs/>
    </w:rPr>
  </w:style>
  <w:style w:type="character" w:customStyle="1" w:styleId="crayon-sy">
    <w:name w:val="crayon-sy"/>
    <w:basedOn w:val="DefaultParagraphFont"/>
    <w:rsid w:val="00D65CC2"/>
  </w:style>
  <w:style w:type="character" w:customStyle="1" w:styleId="crayon-h">
    <w:name w:val="crayon-h"/>
    <w:basedOn w:val="DefaultParagraphFont"/>
    <w:rsid w:val="00D65CC2"/>
  </w:style>
  <w:style w:type="character" w:customStyle="1" w:styleId="crayon-s">
    <w:name w:val="crayon-s"/>
    <w:basedOn w:val="DefaultParagraphFont"/>
    <w:rsid w:val="00D65CC2"/>
  </w:style>
  <w:style w:type="character" w:customStyle="1" w:styleId="crayon-o">
    <w:name w:val="crayon-o"/>
    <w:basedOn w:val="DefaultParagraphFont"/>
    <w:rsid w:val="00D65CC2"/>
  </w:style>
  <w:style w:type="character" w:customStyle="1" w:styleId="crayon-e">
    <w:name w:val="crayon-e"/>
    <w:basedOn w:val="DefaultParagraphFont"/>
    <w:rsid w:val="00D65CC2"/>
  </w:style>
  <w:style w:type="character" w:customStyle="1" w:styleId="crayon-v">
    <w:name w:val="crayon-v"/>
    <w:basedOn w:val="DefaultParagraphFont"/>
    <w:rsid w:val="00D65CC2"/>
  </w:style>
  <w:style w:type="character" w:customStyle="1" w:styleId="crayon-t">
    <w:name w:val="crayon-t"/>
    <w:basedOn w:val="DefaultParagraphFont"/>
    <w:rsid w:val="00D65CC2"/>
  </w:style>
  <w:style w:type="character" w:customStyle="1" w:styleId="crayon-c">
    <w:name w:val="crayon-c"/>
    <w:basedOn w:val="DefaultParagraphFont"/>
    <w:rsid w:val="00D65CC2"/>
  </w:style>
  <w:style w:type="character" w:customStyle="1" w:styleId="crayon-st">
    <w:name w:val="crayon-st"/>
    <w:basedOn w:val="DefaultParagraphFont"/>
    <w:rsid w:val="00D65CC2"/>
  </w:style>
  <w:style w:type="character" w:customStyle="1" w:styleId="crayon-cn">
    <w:name w:val="crayon-cn"/>
    <w:basedOn w:val="DefaultParagraphFont"/>
    <w:rsid w:val="00D65CC2"/>
  </w:style>
  <w:style w:type="character" w:customStyle="1" w:styleId="crayon-m">
    <w:name w:val="crayon-m"/>
    <w:basedOn w:val="DefaultParagraphFont"/>
    <w:rsid w:val="00D65CC2"/>
  </w:style>
  <w:style w:type="character" w:customStyle="1" w:styleId="crayon-i">
    <w:name w:val="crayon-i"/>
    <w:basedOn w:val="DefaultParagraphFont"/>
    <w:rsid w:val="00D65CC2"/>
  </w:style>
  <w:style w:type="character" w:customStyle="1" w:styleId="crayon-r">
    <w:name w:val="crayon-r"/>
    <w:basedOn w:val="DefaultParagraphFont"/>
    <w:rsid w:val="00D65CC2"/>
  </w:style>
  <w:style w:type="character" w:customStyle="1" w:styleId="crayon-ta">
    <w:name w:val="crayon-ta"/>
    <w:basedOn w:val="DefaultParagraphFont"/>
    <w:rsid w:val="00D65CC2"/>
  </w:style>
  <w:style w:type="character" w:customStyle="1" w:styleId="crayon-title">
    <w:name w:val="crayon-title"/>
    <w:basedOn w:val="DefaultParagraphFont"/>
    <w:rsid w:val="00D65CC2"/>
  </w:style>
  <w:style w:type="character" w:customStyle="1" w:styleId="Heading2Char">
    <w:name w:val="Heading 2 Char"/>
    <w:basedOn w:val="DefaultParagraphFont"/>
    <w:link w:val="Heading2"/>
    <w:uiPriority w:val="9"/>
    <w:semiHidden/>
    <w:rsid w:val="00643C57"/>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rsid w:val="00643C5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43C57"/>
    <w:rPr>
      <w:rFonts w:asciiTheme="majorHAnsi" w:eastAsiaTheme="majorEastAsia" w:hAnsiTheme="majorHAnsi" w:cstheme="majorBidi"/>
      <w:i/>
      <w:iCs/>
      <w:color w:val="243F60" w:themeColor="accent1" w:themeShade="7F"/>
    </w:rPr>
  </w:style>
  <w:style w:type="numbering" w:customStyle="1" w:styleId="NoList2">
    <w:name w:val="No List2"/>
    <w:next w:val="NoList"/>
    <w:uiPriority w:val="99"/>
    <w:semiHidden/>
    <w:unhideWhenUsed/>
    <w:rsid w:val="00643C57"/>
  </w:style>
  <w:style w:type="character" w:styleId="HTMLCode">
    <w:name w:val="HTML Code"/>
    <w:basedOn w:val="DefaultParagraphFont"/>
    <w:uiPriority w:val="99"/>
    <w:semiHidden/>
    <w:unhideWhenUsed/>
    <w:rsid w:val="00643C5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43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C57"/>
    <w:rPr>
      <w:rFonts w:ascii="Courier New" w:eastAsia="Times New Roman" w:hAnsi="Courier New" w:cs="Courier New"/>
      <w:sz w:val="20"/>
      <w:szCs w:val="20"/>
    </w:rPr>
  </w:style>
  <w:style w:type="paragraph" w:customStyle="1" w:styleId="time-change-wrapper">
    <w:name w:val="time-change-wrapper"/>
    <w:basedOn w:val="Normal"/>
    <w:rsid w:val="00643C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E1094"/>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10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43C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65CC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65CC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643C5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43C57"/>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5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8C3"/>
    <w:rPr>
      <w:rFonts w:ascii="Tahoma" w:hAnsi="Tahoma" w:cs="Tahoma"/>
      <w:sz w:val="16"/>
      <w:szCs w:val="16"/>
    </w:rPr>
  </w:style>
  <w:style w:type="paragraph" w:styleId="NormalWeb">
    <w:name w:val="Normal (Web)"/>
    <w:basedOn w:val="Normal"/>
    <w:uiPriority w:val="99"/>
    <w:semiHidden/>
    <w:unhideWhenUsed/>
    <w:rsid w:val="00C258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258C3"/>
    <w:rPr>
      <w:color w:val="0000FF"/>
      <w:u w:val="single"/>
    </w:rPr>
  </w:style>
  <w:style w:type="character" w:customStyle="1" w:styleId="Heading3Char">
    <w:name w:val="Heading 3 Char"/>
    <w:basedOn w:val="DefaultParagraphFont"/>
    <w:link w:val="Heading3"/>
    <w:uiPriority w:val="9"/>
    <w:rsid w:val="00D65CC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65CC2"/>
    <w:rPr>
      <w:rFonts w:ascii="Times New Roman" w:eastAsia="Times New Roman" w:hAnsi="Times New Roman" w:cs="Times New Roman"/>
      <w:b/>
      <w:bCs/>
      <w:sz w:val="24"/>
      <w:szCs w:val="24"/>
    </w:rPr>
  </w:style>
  <w:style w:type="numbering" w:customStyle="1" w:styleId="NoList1">
    <w:name w:val="No List1"/>
    <w:next w:val="NoList"/>
    <w:uiPriority w:val="99"/>
    <w:semiHidden/>
    <w:unhideWhenUsed/>
    <w:rsid w:val="00D65CC2"/>
  </w:style>
  <w:style w:type="character" w:styleId="FollowedHyperlink">
    <w:name w:val="FollowedHyperlink"/>
    <w:basedOn w:val="DefaultParagraphFont"/>
    <w:uiPriority w:val="99"/>
    <w:semiHidden/>
    <w:unhideWhenUsed/>
    <w:rsid w:val="00D65CC2"/>
    <w:rPr>
      <w:color w:val="800080"/>
      <w:u w:val="single"/>
    </w:rPr>
  </w:style>
  <w:style w:type="character" w:styleId="Emphasis">
    <w:name w:val="Emphasis"/>
    <w:basedOn w:val="DefaultParagraphFont"/>
    <w:uiPriority w:val="20"/>
    <w:qFormat/>
    <w:rsid w:val="00D65CC2"/>
    <w:rPr>
      <w:i/>
      <w:iCs/>
    </w:rPr>
  </w:style>
  <w:style w:type="character" w:styleId="Strong">
    <w:name w:val="Strong"/>
    <w:basedOn w:val="DefaultParagraphFont"/>
    <w:uiPriority w:val="22"/>
    <w:qFormat/>
    <w:rsid w:val="00D65CC2"/>
    <w:rPr>
      <w:b/>
      <w:bCs/>
    </w:rPr>
  </w:style>
  <w:style w:type="character" w:customStyle="1" w:styleId="crayon-sy">
    <w:name w:val="crayon-sy"/>
    <w:basedOn w:val="DefaultParagraphFont"/>
    <w:rsid w:val="00D65CC2"/>
  </w:style>
  <w:style w:type="character" w:customStyle="1" w:styleId="crayon-h">
    <w:name w:val="crayon-h"/>
    <w:basedOn w:val="DefaultParagraphFont"/>
    <w:rsid w:val="00D65CC2"/>
  </w:style>
  <w:style w:type="character" w:customStyle="1" w:styleId="crayon-s">
    <w:name w:val="crayon-s"/>
    <w:basedOn w:val="DefaultParagraphFont"/>
    <w:rsid w:val="00D65CC2"/>
  </w:style>
  <w:style w:type="character" w:customStyle="1" w:styleId="crayon-o">
    <w:name w:val="crayon-o"/>
    <w:basedOn w:val="DefaultParagraphFont"/>
    <w:rsid w:val="00D65CC2"/>
  </w:style>
  <w:style w:type="character" w:customStyle="1" w:styleId="crayon-e">
    <w:name w:val="crayon-e"/>
    <w:basedOn w:val="DefaultParagraphFont"/>
    <w:rsid w:val="00D65CC2"/>
  </w:style>
  <w:style w:type="character" w:customStyle="1" w:styleId="crayon-v">
    <w:name w:val="crayon-v"/>
    <w:basedOn w:val="DefaultParagraphFont"/>
    <w:rsid w:val="00D65CC2"/>
  </w:style>
  <w:style w:type="character" w:customStyle="1" w:styleId="crayon-t">
    <w:name w:val="crayon-t"/>
    <w:basedOn w:val="DefaultParagraphFont"/>
    <w:rsid w:val="00D65CC2"/>
  </w:style>
  <w:style w:type="character" w:customStyle="1" w:styleId="crayon-c">
    <w:name w:val="crayon-c"/>
    <w:basedOn w:val="DefaultParagraphFont"/>
    <w:rsid w:val="00D65CC2"/>
  </w:style>
  <w:style w:type="character" w:customStyle="1" w:styleId="crayon-st">
    <w:name w:val="crayon-st"/>
    <w:basedOn w:val="DefaultParagraphFont"/>
    <w:rsid w:val="00D65CC2"/>
  </w:style>
  <w:style w:type="character" w:customStyle="1" w:styleId="crayon-cn">
    <w:name w:val="crayon-cn"/>
    <w:basedOn w:val="DefaultParagraphFont"/>
    <w:rsid w:val="00D65CC2"/>
  </w:style>
  <w:style w:type="character" w:customStyle="1" w:styleId="crayon-m">
    <w:name w:val="crayon-m"/>
    <w:basedOn w:val="DefaultParagraphFont"/>
    <w:rsid w:val="00D65CC2"/>
  </w:style>
  <w:style w:type="character" w:customStyle="1" w:styleId="crayon-i">
    <w:name w:val="crayon-i"/>
    <w:basedOn w:val="DefaultParagraphFont"/>
    <w:rsid w:val="00D65CC2"/>
  </w:style>
  <w:style w:type="character" w:customStyle="1" w:styleId="crayon-r">
    <w:name w:val="crayon-r"/>
    <w:basedOn w:val="DefaultParagraphFont"/>
    <w:rsid w:val="00D65CC2"/>
  </w:style>
  <w:style w:type="character" w:customStyle="1" w:styleId="crayon-ta">
    <w:name w:val="crayon-ta"/>
    <w:basedOn w:val="DefaultParagraphFont"/>
    <w:rsid w:val="00D65CC2"/>
  </w:style>
  <w:style w:type="character" w:customStyle="1" w:styleId="crayon-title">
    <w:name w:val="crayon-title"/>
    <w:basedOn w:val="DefaultParagraphFont"/>
    <w:rsid w:val="00D65CC2"/>
  </w:style>
  <w:style w:type="character" w:customStyle="1" w:styleId="Heading2Char">
    <w:name w:val="Heading 2 Char"/>
    <w:basedOn w:val="DefaultParagraphFont"/>
    <w:link w:val="Heading2"/>
    <w:uiPriority w:val="9"/>
    <w:semiHidden/>
    <w:rsid w:val="00643C57"/>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rsid w:val="00643C5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43C57"/>
    <w:rPr>
      <w:rFonts w:asciiTheme="majorHAnsi" w:eastAsiaTheme="majorEastAsia" w:hAnsiTheme="majorHAnsi" w:cstheme="majorBidi"/>
      <w:i/>
      <w:iCs/>
      <w:color w:val="243F60" w:themeColor="accent1" w:themeShade="7F"/>
    </w:rPr>
  </w:style>
  <w:style w:type="numbering" w:customStyle="1" w:styleId="NoList2">
    <w:name w:val="No List2"/>
    <w:next w:val="NoList"/>
    <w:uiPriority w:val="99"/>
    <w:semiHidden/>
    <w:unhideWhenUsed/>
    <w:rsid w:val="00643C57"/>
  </w:style>
  <w:style w:type="character" w:styleId="HTMLCode">
    <w:name w:val="HTML Code"/>
    <w:basedOn w:val="DefaultParagraphFont"/>
    <w:uiPriority w:val="99"/>
    <w:semiHidden/>
    <w:unhideWhenUsed/>
    <w:rsid w:val="00643C5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43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C57"/>
    <w:rPr>
      <w:rFonts w:ascii="Courier New" w:eastAsia="Times New Roman" w:hAnsi="Courier New" w:cs="Courier New"/>
      <w:sz w:val="20"/>
      <w:szCs w:val="20"/>
    </w:rPr>
  </w:style>
  <w:style w:type="paragraph" w:customStyle="1" w:styleId="time-change-wrapper">
    <w:name w:val="time-change-wrapper"/>
    <w:basedOn w:val="Normal"/>
    <w:rsid w:val="00643C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E1094"/>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74058">
      <w:bodyDiv w:val="1"/>
      <w:marLeft w:val="0"/>
      <w:marRight w:val="0"/>
      <w:marTop w:val="0"/>
      <w:marBottom w:val="0"/>
      <w:divBdr>
        <w:top w:val="none" w:sz="0" w:space="0" w:color="auto"/>
        <w:left w:val="none" w:sz="0" w:space="0" w:color="auto"/>
        <w:bottom w:val="none" w:sz="0" w:space="0" w:color="auto"/>
        <w:right w:val="none" w:sz="0" w:space="0" w:color="auto"/>
      </w:divBdr>
    </w:div>
    <w:div w:id="91826563">
      <w:bodyDiv w:val="1"/>
      <w:marLeft w:val="0"/>
      <w:marRight w:val="0"/>
      <w:marTop w:val="0"/>
      <w:marBottom w:val="0"/>
      <w:divBdr>
        <w:top w:val="none" w:sz="0" w:space="0" w:color="auto"/>
        <w:left w:val="none" w:sz="0" w:space="0" w:color="auto"/>
        <w:bottom w:val="none" w:sz="0" w:space="0" w:color="auto"/>
        <w:right w:val="none" w:sz="0" w:space="0" w:color="auto"/>
      </w:divBdr>
    </w:div>
    <w:div w:id="135882766">
      <w:bodyDiv w:val="1"/>
      <w:marLeft w:val="0"/>
      <w:marRight w:val="0"/>
      <w:marTop w:val="0"/>
      <w:marBottom w:val="0"/>
      <w:divBdr>
        <w:top w:val="none" w:sz="0" w:space="0" w:color="auto"/>
        <w:left w:val="none" w:sz="0" w:space="0" w:color="auto"/>
        <w:bottom w:val="none" w:sz="0" w:space="0" w:color="auto"/>
        <w:right w:val="none" w:sz="0" w:space="0" w:color="auto"/>
      </w:divBdr>
      <w:divsChild>
        <w:div w:id="587272818">
          <w:marLeft w:val="-225"/>
          <w:marRight w:val="-225"/>
          <w:marTop w:val="0"/>
          <w:marBottom w:val="0"/>
          <w:divBdr>
            <w:top w:val="none" w:sz="0" w:space="0" w:color="auto"/>
            <w:left w:val="none" w:sz="0" w:space="0" w:color="auto"/>
            <w:bottom w:val="none" w:sz="0" w:space="0" w:color="auto"/>
            <w:right w:val="none" w:sz="0" w:space="0" w:color="auto"/>
          </w:divBdr>
          <w:divsChild>
            <w:div w:id="410125170">
              <w:marLeft w:val="0"/>
              <w:marRight w:val="0"/>
              <w:marTop w:val="0"/>
              <w:marBottom w:val="0"/>
              <w:divBdr>
                <w:top w:val="none" w:sz="0" w:space="0" w:color="auto"/>
                <w:left w:val="none" w:sz="0" w:space="0" w:color="auto"/>
                <w:bottom w:val="none" w:sz="0" w:space="0" w:color="auto"/>
                <w:right w:val="none" w:sz="0" w:space="0" w:color="auto"/>
              </w:divBdr>
            </w:div>
          </w:divsChild>
        </w:div>
        <w:div w:id="649134547">
          <w:marLeft w:val="-225"/>
          <w:marRight w:val="-225"/>
          <w:marTop w:val="0"/>
          <w:marBottom w:val="0"/>
          <w:divBdr>
            <w:top w:val="none" w:sz="0" w:space="0" w:color="auto"/>
            <w:left w:val="none" w:sz="0" w:space="0" w:color="auto"/>
            <w:bottom w:val="none" w:sz="0" w:space="0" w:color="auto"/>
            <w:right w:val="none" w:sz="0" w:space="0" w:color="auto"/>
          </w:divBdr>
          <w:divsChild>
            <w:div w:id="734664313">
              <w:marLeft w:val="0"/>
              <w:marRight w:val="0"/>
              <w:marTop w:val="0"/>
              <w:marBottom w:val="0"/>
              <w:divBdr>
                <w:top w:val="none" w:sz="0" w:space="0" w:color="auto"/>
                <w:left w:val="none" w:sz="0" w:space="0" w:color="auto"/>
                <w:bottom w:val="none" w:sz="0" w:space="0" w:color="auto"/>
                <w:right w:val="none" w:sz="0" w:space="0" w:color="auto"/>
              </w:divBdr>
            </w:div>
          </w:divsChild>
        </w:div>
        <w:div w:id="723020988">
          <w:marLeft w:val="-225"/>
          <w:marRight w:val="-225"/>
          <w:marTop w:val="0"/>
          <w:marBottom w:val="0"/>
          <w:divBdr>
            <w:top w:val="none" w:sz="0" w:space="0" w:color="auto"/>
            <w:left w:val="none" w:sz="0" w:space="0" w:color="auto"/>
            <w:bottom w:val="none" w:sz="0" w:space="0" w:color="auto"/>
            <w:right w:val="none" w:sz="0" w:space="0" w:color="auto"/>
          </w:divBdr>
          <w:divsChild>
            <w:div w:id="1631788585">
              <w:marLeft w:val="0"/>
              <w:marRight w:val="0"/>
              <w:marTop w:val="0"/>
              <w:marBottom w:val="0"/>
              <w:divBdr>
                <w:top w:val="none" w:sz="0" w:space="0" w:color="auto"/>
                <w:left w:val="none" w:sz="0" w:space="0" w:color="auto"/>
                <w:bottom w:val="none" w:sz="0" w:space="0" w:color="auto"/>
                <w:right w:val="none" w:sz="0" w:space="0" w:color="auto"/>
              </w:divBdr>
            </w:div>
          </w:divsChild>
        </w:div>
        <w:div w:id="1051921829">
          <w:marLeft w:val="-225"/>
          <w:marRight w:val="-225"/>
          <w:marTop w:val="0"/>
          <w:marBottom w:val="0"/>
          <w:divBdr>
            <w:top w:val="none" w:sz="0" w:space="0" w:color="auto"/>
            <w:left w:val="none" w:sz="0" w:space="0" w:color="auto"/>
            <w:bottom w:val="none" w:sz="0" w:space="0" w:color="auto"/>
            <w:right w:val="none" w:sz="0" w:space="0" w:color="auto"/>
          </w:divBdr>
          <w:divsChild>
            <w:div w:id="609897872">
              <w:marLeft w:val="0"/>
              <w:marRight w:val="0"/>
              <w:marTop w:val="0"/>
              <w:marBottom w:val="0"/>
              <w:divBdr>
                <w:top w:val="none" w:sz="0" w:space="0" w:color="auto"/>
                <w:left w:val="none" w:sz="0" w:space="0" w:color="auto"/>
                <w:bottom w:val="none" w:sz="0" w:space="0" w:color="auto"/>
                <w:right w:val="none" w:sz="0" w:space="0" w:color="auto"/>
              </w:divBdr>
            </w:div>
          </w:divsChild>
        </w:div>
        <w:div w:id="1241210981">
          <w:marLeft w:val="-225"/>
          <w:marRight w:val="-225"/>
          <w:marTop w:val="0"/>
          <w:marBottom w:val="0"/>
          <w:divBdr>
            <w:top w:val="none" w:sz="0" w:space="0" w:color="auto"/>
            <w:left w:val="none" w:sz="0" w:space="0" w:color="auto"/>
            <w:bottom w:val="none" w:sz="0" w:space="0" w:color="auto"/>
            <w:right w:val="none" w:sz="0" w:space="0" w:color="auto"/>
          </w:divBdr>
          <w:divsChild>
            <w:div w:id="515385142">
              <w:marLeft w:val="0"/>
              <w:marRight w:val="0"/>
              <w:marTop w:val="0"/>
              <w:marBottom w:val="0"/>
              <w:divBdr>
                <w:top w:val="none" w:sz="0" w:space="0" w:color="auto"/>
                <w:left w:val="none" w:sz="0" w:space="0" w:color="auto"/>
                <w:bottom w:val="none" w:sz="0" w:space="0" w:color="auto"/>
                <w:right w:val="none" w:sz="0" w:space="0" w:color="auto"/>
              </w:divBdr>
            </w:div>
          </w:divsChild>
        </w:div>
        <w:div w:id="1300843041">
          <w:marLeft w:val="-225"/>
          <w:marRight w:val="-225"/>
          <w:marTop w:val="0"/>
          <w:marBottom w:val="0"/>
          <w:divBdr>
            <w:top w:val="none" w:sz="0" w:space="0" w:color="auto"/>
            <w:left w:val="none" w:sz="0" w:space="0" w:color="auto"/>
            <w:bottom w:val="none" w:sz="0" w:space="0" w:color="auto"/>
            <w:right w:val="none" w:sz="0" w:space="0" w:color="auto"/>
          </w:divBdr>
          <w:divsChild>
            <w:div w:id="1271664820">
              <w:marLeft w:val="0"/>
              <w:marRight w:val="0"/>
              <w:marTop w:val="0"/>
              <w:marBottom w:val="0"/>
              <w:divBdr>
                <w:top w:val="none" w:sz="0" w:space="0" w:color="auto"/>
                <w:left w:val="none" w:sz="0" w:space="0" w:color="auto"/>
                <w:bottom w:val="none" w:sz="0" w:space="0" w:color="auto"/>
                <w:right w:val="none" w:sz="0" w:space="0" w:color="auto"/>
              </w:divBdr>
            </w:div>
          </w:divsChild>
        </w:div>
        <w:div w:id="1495880288">
          <w:marLeft w:val="-225"/>
          <w:marRight w:val="-225"/>
          <w:marTop w:val="0"/>
          <w:marBottom w:val="0"/>
          <w:divBdr>
            <w:top w:val="none" w:sz="0" w:space="0" w:color="auto"/>
            <w:left w:val="none" w:sz="0" w:space="0" w:color="auto"/>
            <w:bottom w:val="none" w:sz="0" w:space="0" w:color="auto"/>
            <w:right w:val="none" w:sz="0" w:space="0" w:color="auto"/>
          </w:divBdr>
          <w:divsChild>
            <w:div w:id="92432817">
              <w:marLeft w:val="0"/>
              <w:marRight w:val="0"/>
              <w:marTop w:val="0"/>
              <w:marBottom w:val="0"/>
              <w:divBdr>
                <w:top w:val="none" w:sz="0" w:space="0" w:color="auto"/>
                <w:left w:val="none" w:sz="0" w:space="0" w:color="auto"/>
                <w:bottom w:val="none" w:sz="0" w:space="0" w:color="auto"/>
                <w:right w:val="none" w:sz="0" w:space="0" w:color="auto"/>
              </w:divBdr>
            </w:div>
          </w:divsChild>
        </w:div>
        <w:div w:id="1502042476">
          <w:marLeft w:val="-225"/>
          <w:marRight w:val="-225"/>
          <w:marTop w:val="0"/>
          <w:marBottom w:val="0"/>
          <w:divBdr>
            <w:top w:val="none" w:sz="0" w:space="0" w:color="auto"/>
            <w:left w:val="none" w:sz="0" w:space="0" w:color="auto"/>
            <w:bottom w:val="none" w:sz="0" w:space="0" w:color="auto"/>
            <w:right w:val="none" w:sz="0" w:space="0" w:color="auto"/>
          </w:divBdr>
          <w:divsChild>
            <w:div w:id="29036791">
              <w:marLeft w:val="0"/>
              <w:marRight w:val="0"/>
              <w:marTop w:val="0"/>
              <w:marBottom w:val="0"/>
              <w:divBdr>
                <w:top w:val="none" w:sz="0" w:space="0" w:color="auto"/>
                <w:left w:val="none" w:sz="0" w:space="0" w:color="auto"/>
                <w:bottom w:val="none" w:sz="0" w:space="0" w:color="auto"/>
                <w:right w:val="none" w:sz="0" w:space="0" w:color="auto"/>
              </w:divBdr>
            </w:div>
          </w:divsChild>
        </w:div>
        <w:div w:id="1879585035">
          <w:marLeft w:val="-225"/>
          <w:marRight w:val="-225"/>
          <w:marTop w:val="0"/>
          <w:marBottom w:val="0"/>
          <w:divBdr>
            <w:top w:val="none" w:sz="0" w:space="0" w:color="auto"/>
            <w:left w:val="none" w:sz="0" w:space="0" w:color="auto"/>
            <w:bottom w:val="none" w:sz="0" w:space="0" w:color="auto"/>
            <w:right w:val="none" w:sz="0" w:space="0" w:color="auto"/>
          </w:divBdr>
          <w:divsChild>
            <w:div w:id="9327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79378">
      <w:bodyDiv w:val="1"/>
      <w:marLeft w:val="0"/>
      <w:marRight w:val="0"/>
      <w:marTop w:val="0"/>
      <w:marBottom w:val="0"/>
      <w:divBdr>
        <w:top w:val="none" w:sz="0" w:space="0" w:color="auto"/>
        <w:left w:val="none" w:sz="0" w:space="0" w:color="auto"/>
        <w:bottom w:val="none" w:sz="0" w:space="0" w:color="auto"/>
        <w:right w:val="none" w:sz="0" w:space="0" w:color="auto"/>
      </w:divBdr>
    </w:div>
    <w:div w:id="243493232">
      <w:bodyDiv w:val="1"/>
      <w:marLeft w:val="0"/>
      <w:marRight w:val="0"/>
      <w:marTop w:val="0"/>
      <w:marBottom w:val="0"/>
      <w:divBdr>
        <w:top w:val="none" w:sz="0" w:space="0" w:color="auto"/>
        <w:left w:val="none" w:sz="0" w:space="0" w:color="auto"/>
        <w:bottom w:val="none" w:sz="0" w:space="0" w:color="auto"/>
        <w:right w:val="none" w:sz="0" w:space="0" w:color="auto"/>
      </w:divBdr>
    </w:div>
    <w:div w:id="422148002">
      <w:bodyDiv w:val="1"/>
      <w:marLeft w:val="0"/>
      <w:marRight w:val="0"/>
      <w:marTop w:val="0"/>
      <w:marBottom w:val="0"/>
      <w:divBdr>
        <w:top w:val="none" w:sz="0" w:space="0" w:color="auto"/>
        <w:left w:val="none" w:sz="0" w:space="0" w:color="auto"/>
        <w:bottom w:val="none" w:sz="0" w:space="0" w:color="auto"/>
        <w:right w:val="none" w:sz="0" w:space="0" w:color="auto"/>
      </w:divBdr>
      <w:divsChild>
        <w:div w:id="2109083399">
          <w:marLeft w:val="0"/>
          <w:marRight w:val="0"/>
          <w:marTop w:val="0"/>
          <w:marBottom w:val="0"/>
          <w:divBdr>
            <w:top w:val="none" w:sz="0" w:space="0" w:color="auto"/>
            <w:left w:val="none" w:sz="0" w:space="0" w:color="auto"/>
            <w:bottom w:val="none" w:sz="0" w:space="0" w:color="auto"/>
            <w:right w:val="none" w:sz="0" w:space="0" w:color="auto"/>
          </w:divBdr>
        </w:div>
      </w:divsChild>
    </w:div>
    <w:div w:id="435365992">
      <w:bodyDiv w:val="1"/>
      <w:marLeft w:val="0"/>
      <w:marRight w:val="0"/>
      <w:marTop w:val="0"/>
      <w:marBottom w:val="0"/>
      <w:divBdr>
        <w:top w:val="none" w:sz="0" w:space="0" w:color="auto"/>
        <w:left w:val="none" w:sz="0" w:space="0" w:color="auto"/>
        <w:bottom w:val="none" w:sz="0" w:space="0" w:color="auto"/>
        <w:right w:val="none" w:sz="0" w:space="0" w:color="auto"/>
      </w:divBdr>
      <w:divsChild>
        <w:div w:id="296574564">
          <w:marLeft w:val="0"/>
          <w:marRight w:val="0"/>
          <w:marTop w:val="0"/>
          <w:marBottom w:val="0"/>
          <w:divBdr>
            <w:top w:val="single" w:sz="12" w:space="0" w:color="1375B0"/>
            <w:left w:val="none" w:sz="0" w:space="0" w:color="auto"/>
            <w:bottom w:val="none" w:sz="0" w:space="0" w:color="auto"/>
            <w:right w:val="none" w:sz="0" w:space="0" w:color="auto"/>
          </w:divBdr>
          <w:divsChild>
            <w:div w:id="1192841726">
              <w:marLeft w:val="0"/>
              <w:marRight w:val="0"/>
              <w:marTop w:val="0"/>
              <w:marBottom w:val="150"/>
              <w:divBdr>
                <w:top w:val="none" w:sz="0" w:space="0" w:color="auto"/>
                <w:left w:val="none" w:sz="0" w:space="0" w:color="auto"/>
                <w:bottom w:val="none" w:sz="0" w:space="0" w:color="auto"/>
                <w:right w:val="none" w:sz="0" w:space="0" w:color="auto"/>
              </w:divBdr>
            </w:div>
            <w:div w:id="1524901902">
              <w:marLeft w:val="0"/>
              <w:marRight w:val="0"/>
              <w:marTop w:val="0"/>
              <w:marBottom w:val="0"/>
              <w:divBdr>
                <w:top w:val="none" w:sz="0" w:space="0" w:color="auto"/>
                <w:left w:val="none" w:sz="0" w:space="0" w:color="auto"/>
                <w:bottom w:val="none" w:sz="0" w:space="0" w:color="auto"/>
                <w:right w:val="none" w:sz="0" w:space="0" w:color="auto"/>
              </w:divBdr>
            </w:div>
          </w:divsChild>
        </w:div>
        <w:div w:id="874542574">
          <w:marLeft w:val="0"/>
          <w:marRight w:val="0"/>
          <w:marTop w:val="0"/>
          <w:marBottom w:val="0"/>
          <w:divBdr>
            <w:top w:val="single" w:sz="12" w:space="0" w:color="1375B0"/>
            <w:left w:val="none" w:sz="0" w:space="0" w:color="auto"/>
            <w:bottom w:val="none" w:sz="0" w:space="0" w:color="auto"/>
            <w:right w:val="none" w:sz="0" w:space="0" w:color="auto"/>
          </w:divBdr>
          <w:divsChild>
            <w:div w:id="576280116">
              <w:marLeft w:val="0"/>
              <w:marRight w:val="0"/>
              <w:marTop w:val="0"/>
              <w:marBottom w:val="150"/>
              <w:divBdr>
                <w:top w:val="none" w:sz="0" w:space="0" w:color="auto"/>
                <w:left w:val="none" w:sz="0" w:space="0" w:color="auto"/>
                <w:bottom w:val="none" w:sz="0" w:space="0" w:color="auto"/>
                <w:right w:val="none" w:sz="0" w:space="0" w:color="auto"/>
              </w:divBdr>
            </w:div>
            <w:div w:id="687676756">
              <w:marLeft w:val="0"/>
              <w:marRight w:val="0"/>
              <w:marTop w:val="0"/>
              <w:marBottom w:val="0"/>
              <w:divBdr>
                <w:top w:val="none" w:sz="0" w:space="0" w:color="auto"/>
                <w:left w:val="none" w:sz="0" w:space="0" w:color="auto"/>
                <w:bottom w:val="none" w:sz="0" w:space="0" w:color="auto"/>
                <w:right w:val="none" w:sz="0" w:space="0" w:color="auto"/>
              </w:divBdr>
            </w:div>
          </w:divsChild>
        </w:div>
        <w:div w:id="1035471962">
          <w:marLeft w:val="0"/>
          <w:marRight w:val="0"/>
          <w:marTop w:val="0"/>
          <w:marBottom w:val="0"/>
          <w:divBdr>
            <w:top w:val="single" w:sz="12" w:space="0" w:color="1375B0"/>
            <w:left w:val="none" w:sz="0" w:space="0" w:color="auto"/>
            <w:bottom w:val="none" w:sz="0" w:space="0" w:color="auto"/>
            <w:right w:val="none" w:sz="0" w:space="0" w:color="auto"/>
          </w:divBdr>
          <w:divsChild>
            <w:div w:id="611321832">
              <w:marLeft w:val="0"/>
              <w:marRight w:val="0"/>
              <w:marTop w:val="0"/>
              <w:marBottom w:val="0"/>
              <w:divBdr>
                <w:top w:val="none" w:sz="0" w:space="0" w:color="auto"/>
                <w:left w:val="none" w:sz="0" w:space="0" w:color="auto"/>
                <w:bottom w:val="none" w:sz="0" w:space="0" w:color="auto"/>
                <w:right w:val="none" w:sz="0" w:space="0" w:color="auto"/>
              </w:divBdr>
            </w:div>
            <w:div w:id="1711496170">
              <w:marLeft w:val="0"/>
              <w:marRight w:val="0"/>
              <w:marTop w:val="0"/>
              <w:marBottom w:val="150"/>
              <w:divBdr>
                <w:top w:val="none" w:sz="0" w:space="0" w:color="auto"/>
                <w:left w:val="none" w:sz="0" w:space="0" w:color="auto"/>
                <w:bottom w:val="none" w:sz="0" w:space="0" w:color="auto"/>
                <w:right w:val="none" w:sz="0" w:space="0" w:color="auto"/>
              </w:divBdr>
            </w:div>
          </w:divsChild>
        </w:div>
        <w:div w:id="1231958889">
          <w:marLeft w:val="0"/>
          <w:marRight w:val="0"/>
          <w:marTop w:val="0"/>
          <w:marBottom w:val="0"/>
          <w:divBdr>
            <w:top w:val="single" w:sz="12" w:space="0" w:color="1375B0"/>
            <w:left w:val="none" w:sz="0" w:space="0" w:color="auto"/>
            <w:bottom w:val="none" w:sz="0" w:space="0" w:color="auto"/>
            <w:right w:val="none" w:sz="0" w:space="0" w:color="auto"/>
          </w:divBdr>
          <w:divsChild>
            <w:div w:id="607203353">
              <w:marLeft w:val="0"/>
              <w:marRight w:val="0"/>
              <w:marTop w:val="0"/>
              <w:marBottom w:val="150"/>
              <w:divBdr>
                <w:top w:val="none" w:sz="0" w:space="0" w:color="auto"/>
                <w:left w:val="none" w:sz="0" w:space="0" w:color="auto"/>
                <w:bottom w:val="none" w:sz="0" w:space="0" w:color="auto"/>
                <w:right w:val="none" w:sz="0" w:space="0" w:color="auto"/>
              </w:divBdr>
            </w:div>
            <w:div w:id="1521241985">
              <w:marLeft w:val="0"/>
              <w:marRight w:val="0"/>
              <w:marTop w:val="0"/>
              <w:marBottom w:val="0"/>
              <w:divBdr>
                <w:top w:val="none" w:sz="0" w:space="0" w:color="auto"/>
                <w:left w:val="none" w:sz="0" w:space="0" w:color="auto"/>
                <w:bottom w:val="none" w:sz="0" w:space="0" w:color="auto"/>
                <w:right w:val="none" w:sz="0" w:space="0" w:color="auto"/>
              </w:divBdr>
            </w:div>
          </w:divsChild>
        </w:div>
        <w:div w:id="1582330437">
          <w:marLeft w:val="0"/>
          <w:marRight w:val="0"/>
          <w:marTop w:val="0"/>
          <w:marBottom w:val="0"/>
          <w:divBdr>
            <w:top w:val="single" w:sz="12" w:space="0" w:color="1375B0"/>
            <w:left w:val="none" w:sz="0" w:space="0" w:color="auto"/>
            <w:bottom w:val="none" w:sz="0" w:space="0" w:color="auto"/>
            <w:right w:val="none" w:sz="0" w:space="0" w:color="auto"/>
          </w:divBdr>
          <w:divsChild>
            <w:div w:id="441802110">
              <w:marLeft w:val="0"/>
              <w:marRight w:val="0"/>
              <w:marTop w:val="0"/>
              <w:marBottom w:val="0"/>
              <w:divBdr>
                <w:top w:val="none" w:sz="0" w:space="0" w:color="auto"/>
                <w:left w:val="none" w:sz="0" w:space="0" w:color="auto"/>
                <w:bottom w:val="none" w:sz="0" w:space="0" w:color="auto"/>
                <w:right w:val="none" w:sz="0" w:space="0" w:color="auto"/>
              </w:divBdr>
            </w:div>
            <w:div w:id="1014114209">
              <w:marLeft w:val="0"/>
              <w:marRight w:val="0"/>
              <w:marTop w:val="0"/>
              <w:marBottom w:val="150"/>
              <w:divBdr>
                <w:top w:val="none" w:sz="0" w:space="0" w:color="auto"/>
                <w:left w:val="none" w:sz="0" w:space="0" w:color="auto"/>
                <w:bottom w:val="none" w:sz="0" w:space="0" w:color="auto"/>
                <w:right w:val="none" w:sz="0" w:space="0" w:color="auto"/>
              </w:divBdr>
            </w:div>
          </w:divsChild>
        </w:div>
        <w:div w:id="1658224202">
          <w:marLeft w:val="0"/>
          <w:marRight w:val="0"/>
          <w:marTop w:val="0"/>
          <w:marBottom w:val="0"/>
          <w:divBdr>
            <w:top w:val="single" w:sz="12" w:space="0" w:color="1375B0"/>
            <w:left w:val="none" w:sz="0" w:space="0" w:color="auto"/>
            <w:bottom w:val="none" w:sz="0" w:space="0" w:color="auto"/>
            <w:right w:val="none" w:sz="0" w:space="0" w:color="auto"/>
          </w:divBdr>
          <w:divsChild>
            <w:div w:id="225920745">
              <w:marLeft w:val="0"/>
              <w:marRight w:val="0"/>
              <w:marTop w:val="0"/>
              <w:marBottom w:val="150"/>
              <w:divBdr>
                <w:top w:val="none" w:sz="0" w:space="0" w:color="auto"/>
                <w:left w:val="none" w:sz="0" w:space="0" w:color="auto"/>
                <w:bottom w:val="none" w:sz="0" w:space="0" w:color="auto"/>
                <w:right w:val="none" w:sz="0" w:space="0" w:color="auto"/>
              </w:divBdr>
            </w:div>
            <w:div w:id="723328956">
              <w:marLeft w:val="0"/>
              <w:marRight w:val="0"/>
              <w:marTop w:val="0"/>
              <w:marBottom w:val="0"/>
              <w:divBdr>
                <w:top w:val="none" w:sz="0" w:space="0" w:color="auto"/>
                <w:left w:val="none" w:sz="0" w:space="0" w:color="auto"/>
                <w:bottom w:val="none" w:sz="0" w:space="0" w:color="auto"/>
                <w:right w:val="none" w:sz="0" w:space="0" w:color="auto"/>
              </w:divBdr>
            </w:div>
          </w:divsChild>
        </w:div>
        <w:div w:id="1702170509">
          <w:marLeft w:val="0"/>
          <w:marRight w:val="0"/>
          <w:marTop w:val="0"/>
          <w:marBottom w:val="0"/>
          <w:divBdr>
            <w:top w:val="none" w:sz="0" w:space="0" w:color="auto"/>
            <w:left w:val="none" w:sz="0" w:space="0" w:color="auto"/>
            <w:bottom w:val="none" w:sz="0" w:space="0" w:color="auto"/>
            <w:right w:val="none" w:sz="0" w:space="0" w:color="auto"/>
          </w:divBdr>
        </w:div>
      </w:divsChild>
    </w:div>
    <w:div w:id="442964191">
      <w:bodyDiv w:val="1"/>
      <w:marLeft w:val="0"/>
      <w:marRight w:val="0"/>
      <w:marTop w:val="0"/>
      <w:marBottom w:val="0"/>
      <w:divBdr>
        <w:top w:val="none" w:sz="0" w:space="0" w:color="auto"/>
        <w:left w:val="none" w:sz="0" w:space="0" w:color="auto"/>
        <w:bottom w:val="none" w:sz="0" w:space="0" w:color="auto"/>
        <w:right w:val="none" w:sz="0" w:space="0" w:color="auto"/>
      </w:divBdr>
      <w:divsChild>
        <w:div w:id="414783535">
          <w:marLeft w:val="0"/>
          <w:marRight w:val="0"/>
          <w:marTop w:val="100"/>
          <w:marBottom w:val="100"/>
          <w:divBdr>
            <w:top w:val="none" w:sz="0" w:space="0" w:color="auto"/>
            <w:left w:val="none" w:sz="0" w:space="0" w:color="auto"/>
            <w:bottom w:val="none" w:sz="0" w:space="0" w:color="auto"/>
            <w:right w:val="none" w:sz="0" w:space="0" w:color="auto"/>
          </w:divBdr>
          <w:divsChild>
            <w:div w:id="834345099">
              <w:marLeft w:val="0"/>
              <w:marRight w:val="0"/>
              <w:marTop w:val="0"/>
              <w:marBottom w:val="0"/>
              <w:divBdr>
                <w:top w:val="none" w:sz="0" w:space="0" w:color="auto"/>
                <w:left w:val="none" w:sz="0" w:space="0" w:color="auto"/>
                <w:bottom w:val="none" w:sz="0" w:space="0" w:color="auto"/>
                <w:right w:val="none" w:sz="0" w:space="0" w:color="auto"/>
              </w:divBdr>
              <w:divsChild>
                <w:div w:id="171569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77735">
          <w:marLeft w:val="0"/>
          <w:marRight w:val="0"/>
          <w:marTop w:val="100"/>
          <w:marBottom w:val="100"/>
          <w:divBdr>
            <w:top w:val="none" w:sz="0" w:space="0" w:color="auto"/>
            <w:left w:val="none" w:sz="0" w:space="0" w:color="auto"/>
            <w:bottom w:val="none" w:sz="0" w:space="0" w:color="auto"/>
            <w:right w:val="none" w:sz="0" w:space="0" w:color="auto"/>
          </w:divBdr>
          <w:divsChild>
            <w:div w:id="827211107">
              <w:marLeft w:val="0"/>
              <w:marRight w:val="0"/>
              <w:marTop w:val="0"/>
              <w:marBottom w:val="0"/>
              <w:divBdr>
                <w:top w:val="none" w:sz="0" w:space="0" w:color="auto"/>
                <w:left w:val="none" w:sz="0" w:space="0" w:color="auto"/>
                <w:bottom w:val="none" w:sz="0" w:space="0" w:color="auto"/>
                <w:right w:val="none" w:sz="0" w:space="0" w:color="auto"/>
              </w:divBdr>
              <w:divsChild>
                <w:div w:id="105258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5231">
          <w:marLeft w:val="0"/>
          <w:marRight w:val="0"/>
          <w:marTop w:val="100"/>
          <w:marBottom w:val="100"/>
          <w:divBdr>
            <w:top w:val="none" w:sz="0" w:space="0" w:color="auto"/>
            <w:left w:val="none" w:sz="0" w:space="0" w:color="auto"/>
            <w:bottom w:val="none" w:sz="0" w:space="0" w:color="auto"/>
            <w:right w:val="none" w:sz="0" w:space="0" w:color="auto"/>
          </w:divBdr>
          <w:divsChild>
            <w:div w:id="740828133">
              <w:marLeft w:val="0"/>
              <w:marRight w:val="0"/>
              <w:marTop w:val="0"/>
              <w:marBottom w:val="0"/>
              <w:divBdr>
                <w:top w:val="none" w:sz="0" w:space="0" w:color="auto"/>
                <w:left w:val="none" w:sz="0" w:space="0" w:color="auto"/>
                <w:bottom w:val="none" w:sz="0" w:space="0" w:color="auto"/>
                <w:right w:val="none" w:sz="0" w:space="0" w:color="auto"/>
              </w:divBdr>
              <w:divsChild>
                <w:div w:id="19967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4990">
          <w:marLeft w:val="0"/>
          <w:marRight w:val="0"/>
          <w:marTop w:val="100"/>
          <w:marBottom w:val="100"/>
          <w:divBdr>
            <w:top w:val="none" w:sz="0" w:space="0" w:color="auto"/>
            <w:left w:val="none" w:sz="0" w:space="0" w:color="auto"/>
            <w:bottom w:val="none" w:sz="0" w:space="0" w:color="auto"/>
            <w:right w:val="none" w:sz="0" w:space="0" w:color="auto"/>
          </w:divBdr>
          <w:divsChild>
            <w:div w:id="1953122520">
              <w:marLeft w:val="0"/>
              <w:marRight w:val="0"/>
              <w:marTop w:val="0"/>
              <w:marBottom w:val="0"/>
              <w:divBdr>
                <w:top w:val="none" w:sz="0" w:space="0" w:color="auto"/>
                <w:left w:val="none" w:sz="0" w:space="0" w:color="auto"/>
                <w:bottom w:val="none" w:sz="0" w:space="0" w:color="auto"/>
                <w:right w:val="none" w:sz="0" w:space="0" w:color="auto"/>
              </w:divBdr>
              <w:divsChild>
                <w:div w:id="66355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4487">
          <w:marLeft w:val="0"/>
          <w:marRight w:val="0"/>
          <w:marTop w:val="100"/>
          <w:marBottom w:val="100"/>
          <w:divBdr>
            <w:top w:val="none" w:sz="0" w:space="0" w:color="auto"/>
            <w:left w:val="none" w:sz="0" w:space="0" w:color="auto"/>
            <w:bottom w:val="none" w:sz="0" w:space="0" w:color="auto"/>
            <w:right w:val="none" w:sz="0" w:space="0" w:color="auto"/>
          </w:divBdr>
          <w:divsChild>
            <w:div w:id="1594507143">
              <w:marLeft w:val="0"/>
              <w:marRight w:val="0"/>
              <w:marTop w:val="0"/>
              <w:marBottom w:val="0"/>
              <w:divBdr>
                <w:top w:val="none" w:sz="0" w:space="0" w:color="auto"/>
                <w:left w:val="none" w:sz="0" w:space="0" w:color="auto"/>
                <w:bottom w:val="none" w:sz="0" w:space="0" w:color="auto"/>
                <w:right w:val="none" w:sz="0" w:space="0" w:color="auto"/>
              </w:divBdr>
              <w:divsChild>
                <w:div w:id="132397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86871">
          <w:marLeft w:val="0"/>
          <w:marRight w:val="0"/>
          <w:marTop w:val="100"/>
          <w:marBottom w:val="100"/>
          <w:divBdr>
            <w:top w:val="none" w:sz="0" w:space="0" w:color="auto"/>
            <w:left w:val="none" w:sz="0" w:space="0" w:color="auto"/>
            <w:bottom w:val="none" w:sz="0" w:space="0" w:color="auto"/>
            <w:right w:val="none" w:sz="0" w:space="0" w:color="auto"/>
          </w:divBdr>
          <w:divsChild>
            <w:div w:id="1174950766">
              <w:marLeft w:val="0"/>
              <w:marRight w:val="0"/>
              <w:marTop w:val="0"/>
              <w:marBottom w:val="0"/>
              <w:divBdr>
                <w:top w:val="none" w:sz="0" w:space="0" w:color="auto"/>
                <w:left w:val="none" w:sz="0" w:space="0" w:color="auto"/>
                <w:bottom w:val="none" w:sz="0" w:space="0" w:color="auto"/>
                <w:right w:val="none" w:sz="0" w:space="0" w:color="auto"/>
              </w:divBdr>
              <w:divsChild>
                <w:div w:id="11655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06606">
          <w:marLeft w:val="0"/>
          <w:marRight w:val="0"/>
          <w:marTop w:val="100"/>
          <w:marBottom w:val="100"/>
          <w:divBdr>
            <w:top w:val="none" w:sz="0" w:space="0" w:color="auto"/>
            <w:left w:val="none" w:sz="0" w:space="0" w:color="auto"/>
            <w:bottom w:val="none" w:sz="0" w:space="0" w:color="auto"/>
            <w:right w:val="none" w:sz="0" w:space="0" w:color="auto"/>
          </w:divBdr>
          <w:divsChild>
            <w:div w:id="134569132">
              <w:marLeft w:val="0"/>
              <w:marRight w:val="0"/>
              <w:marTop w:val="0"/>
              <w:marBottom w:val="0"/>
              <w:divBdr>
                <w:top w:val="none" w:sz="0" w:space="0" w:color="auto"/>
                <w:left w:val="none" w:sz="0" w:space="0" w:color="auto"/>
                <w:bottom w:val="none" w:sz="0" w:space="0" w:color="auto"/>
                <w:right w:val="none" w:sz="0" w:space="0" w:color="auto"/>
              </w:divBdr>
              <w:divsChild>
                <w:div w:id="662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72019">
          <w:marLeft w:val="0"/>
          <w:marRight w:val="0"/>
          <w:marTop w:val="100"/>
          <w:marBottom w:val="100"/>
          <w:divBdr>
            <w:top w:val="none" w:sz="0" w:space="0" w:color="auto"/>
            <w:left w:val="none" w:sz="0" w:space="0" w:color="auto"/>
            <w:bottom w:val="none" w:sz="0" w:space="0" w:color="auto"/>
            <w:right w:val="none" w:sz="0" w:space="0" w:color="auto"/>
          </w:divBdr>
          <w:divsChild>
            <w:div w:id="1190800910">
              <w:marLeft w:val="0"/>
              <w:marRight w:val="0"/>
              <w:marTop w:val="0"/>
              <w:marBottom w:val="0"/>
              <w:divBdr>
                <w:top w:val="none" w:sz="0" w:space="0" w:color="auto"/>
                <w:left w:val="none" w:sz="0" w:space="0" w:color="auto"/>
                <w:bottom w:val="none" w:sz="0" w:space="0" w:color="auto"/>
                <w:right w:val="none" w:sz="0" w:space="0" w:color="auto"/>
              </w:divBdr>
              <w:divsChild>
                <w:div w:id="213478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47315">
          <w:marLeft w:val="0"/>
          <w:marRight w:val="0"/>
          <w:marTop w:val="100"/>
          <w:marBottom w:val="100"/>
          <w:divBdr>
            <w:top w:val="none" w:sz="0" w:space="0" w:color="auto"/>
            <w:left w:val="none" w:sz="0" w:space="0" w:color="auto"/>
            <w:bottom w:val="none" w:sz="0" w:space="0" w:color="auto"/>
            <w:right w:val="none" w:sz="0" w:space="0" w:color="auto"/>
          </w:divBdr>
          <w:divsChild>
            <w:div w:id="1375888954">
              <w:marLeft w:val="0"/>
              <w:marRight w:val="0"/>
              <w:marTop w:val="0"/>
              <w:marBottom w:val="0"/>
              <w:divBdr>
                <w:top w:val="none" w:sz="0" w:space="0" w:color="auto"/>
                <w:left w:val="none" w:sz="0" w:space="0" w:color="auto"/>
                <w:bottom w:val="none" w:sz="0" w:space="0" w:color="auto"/>
                <w:right w:val="none" w:sz="0" w:space="0" w:color="auto"/>
              </w:divBdr>
              <w:divsChild>
                <w:div w:id="194288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884312">
      <w:bodyDiv w:val="1"/>
      <w:marLeft w:val="0"/>
      <w:marRight w:val="0"/>
      <w:marTop w:val="0"/>
      <w:marBottom w:val="0"/>
      <w:divBdr>
        <w:top w:val="none" w:sz="0" w:space="0" w:color="auto"/>
        <w:left w:val="none" w:sz="0" w:space="0" w:color="auto"/>
        <w:bottom w:val="none" w:sz="0" w:space="0" w:color="auto"/>
        <w:right w:val="none" w:sz="0" w:space="0" w:color="auto"/>
      </w:divBdr>
    </w:div>
    <w:div w:id="773595726">
      <w:bodyDiv w:val="1"/>
      <w:marLeft w:val="0"/>
      <w:marRight w:val="0"/>
      <w:marTop w:val="0"/>
      <w:marBottom w:val="0"/>
      <w:divBdr>
        <w:top w:val="none" w:sz="0" w:space="0" w:color="auto"/>
        <w:left w:val="none" w:sz="0" w:space="0" w:color="auto"/>
        <w:bottom w:val="none" w:sz="0" w:space="0" w:color="auto"/>
        <w:right w:val="none" w:sz="0" w:space="0" w:color="auto"/>
      </w:divBdr>
    </w:div>
    <w:div w:id="819419925">
      <w:bodyDiv w:val="1"/>
      <w:marLeft w:val="0"/>
      <w:marRight w:val="0"/>
      <w:marTop w:val="0"/>
      <w:marBottom w:val="0"/>
      <w:divBdr>
        <w:top w:val="none" w:sz="0" w:space="0" w:color="auto"/>
        <w:left w:val="none" w:sz="0" w:space="0" w:color="auto"/>
        <w:bottom w:val="none" w:sz="0" w:space="0" w:color="auto"/>
        <w:right w:val="none" w:sz="0" w:space="0" w:color="auto"/>
      </w:divBdr>
      <w:divsChild>
        <w:div w:id="53890225">
          <w:marLeft w:val="0"/>
          <w:marRight w:val="0"/>
          <w:marTop w:val="0"/>
          <w:marBottom w:val="0"/>
          <w:divBdr>
            <w:top w:val="none" w:sz="0" w:space="0" w:color="auto"/>
            <w:left w:val="none" w:sz="0" w:space="0" w:color="auto"/>
            <w:bottom w:val="none" w:sz="0" w:space="0" w:color="auto"/>
            <w:right w:val="none" w:sz="0" w:space="0" w:color="auto"/>
          </w:divBdr>
          <w:divsChild>
            <w:div w:id="1516648532">
              <w:marLeft w:val="0"/>
              <w:marRight w:val="0"/>
              <w:marTop w:val="0"/>
              <w:marBottom w:val="0"/>
              <w:divBdr>
                <w:top w:val="none" w:sz="0" w:space="0" w:color="auto"/>
                <w:left w:val="none" w:sz="0" w:space="0" w:color="auto"/>
                <w:bottom w:val="none" w:sz="0" w:space="0" w:color="auto"/>
                <w:right w:val="none" w:sz="0" w:space="0" w:color="auto"/>
              </w:divBdr>
              <w:divsChild>
                <w:div w:id="2396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1922">
          <w:marLeft w:val="0"/>
          <w:marRight w:val="0"/>
          <w:marTop w:val="0"/>
          <w:marBottom w:val="0"/>
          <w:divBdr>
            <w:top w:val="none" w:sz="0" w:space="0" w:color="auto"/>
            <w:left w:val="none" w:sz="0" w:space="0" w:color="auto"/>
            <w:bottom w:val="none" w:sz="0" w:space="0" w:color="auto"/>
            <w:right w:val="none" w:sz="0" w:space="0" w:color="auto"/>
          </w:divBdr>
          <w:divsChild>
            <w:div w:id="1174299161">
              <w:marLeft w:val="0"/>
              <w:marRight w:val="0"/>
              <w:marTop w:val="0"/>
              <w:marBottom w:val="0"/>
              <w:divBdr>
                <w:top w:val="none" w:sz="0" w:space="0" w:color="auto"/>
                <w:left w:val="none" w:sz="0" w:space="0" w:color="auto"/>
                <w:bottom w:val="none" w:sz="0" w:space="0" w:color="auto"/>
                <w:right w:val="none" w:sz="0" w:space="0" w:color="auto"/>
              </w:divBdr>
              <w:divsChild>
                <w:div w:id="205627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9698">
          <w:marLeft w:val="0"/>
          <w:marRight w:val="0"/>
          <w:marTop w:val="0"/>
          <w:marBottom w:val="0"/>
          <w:divBdr>
            <w:top w:val="none" w:sz="0" w:space="0" w:color="auto"/>
            <w:left w:val="none" w:sz="0" w:space="0" w:color="auto"/>
            <w:bottom w:val="none" w:sz="0" w:space="0" w:color="auto"/>
            <w:right w:val="none" w:sz="0" w:space="0" w:color="auto"/>
          </w:divBdr>
          <w:divsChild>
            <w:div w:id="1567648305">
              <w:marLeft w:val="0"/>
              <w:marRight w:val="0"/>
              <w:marTop w:val="0"/>
              <w:marBottom w:val="0"/>
              <w:divBdr>
                <w:top w:val="none" w:sz="0" w:space="0" w:color="auto"/>
                <w:left w:val="none" w:sz="0" w:space="0" w:color="auto"/>
                <w:bottom w:val="none" w:sz="0" w:space="0" w:color="auto"/>
                <w:right w:val="none" w:sz="0" w:space="0" w:color="auto"/>
              </w:divBdr>
              <w:divsChild>
                <w:div w:id="70151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11442">
          <w:marLeft w:val="0"/>
          <w:marRight w:val="0"/>
          <w:marTop w:val="0"/>
          <w:marBottom w:val="0"/>
          <w:divBdr>
            <w:top w:val="none" w:sz="0" w:space="0" w:color="auto"/>
            <w:left w:val="none" w:sz="0" w:space="0" w:color="auto"/>
            <w:bottom w:val="none" w:sz="0" w:space="0" w:color="auto"/>
            <w:right w:val="none" w:sz="0" w:space="0" w:color="auto"/>
          </w:divBdr>
          <w:divsChild>
            <w:div w:id="608664792">
              <w:marLeft w:val="0"/>
              <w:marRight w:val="0"/>
              <w:marTop w:val="0"/>
              <w:marBottom w:val="0"/>
              <w:divBdr>
                <w:top w:val="none" w:sz="0" w:space="0" w:color="auto"/>
                <w:left w:val="none" w:sz="0" w:space="0" w:color="auto"/>
                <w:bottom w:val="none" w:sz="0" w:space="0" w:color="auto"/>
                <w:right w:val="none" w:sz="0" w:space="0" w:color="auto"/>
              </w:divBdr>
              <w:divsChild>
                <w:div w:id="204990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2113">
          <w:marLeft w:val="0"/>
          <w:marRight w:val="0"/>
          <w:marTop w:val="0"/>
          <w:marBottom w:val="0"/>
          <w:divBdr>
            <w:top w:val="none" w:sz="0" w:space="0" w:color="auto"/>
            <w:left w:val="none" w:sz="0" w:space="0" w:color="auto"/>
            <w:bottom w:val="none" w:sz="0" w:space="0" w:color="auto"/>
            <w:right w:val="none" w:sz="0" w:space="0" w:color="auto"/>
          </w:divBdr>
          <w:divsChild>
            <w:div w:id="1005401473">
              <w:marLeft w:val="0"/>
              <w:marRight w:val="0"/>
              <w:marTop w:val="0"/>
              <w:marBottom w:val="0"/>
              <w:divBdr>
                <w:top w:val="none" w:sz="0" w:space="0" w:color="auto"/>
                <w:left w:val="none" w:sz="0" w:space="0" w:color="auto"/>
                <w:bottom w:val="none" w:sz="0" w:space="0" w:color="auto"/>
                <w:right w:val="none" w:sz="0" w:space="0" w:color="auto"/>
              </w:divBdr>
              <w:divsChild>
                <w:div w:id="15749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50105">
          <w:marLeft w:val="0"/>
          <w:marRight w:val="0"/>
          <w:marTop w:val="0"/>
          <w:marBottom w:val="0"/>
          <w:divBdr>
            <w:top w:val="none" w:sz="0" w:space="0" w:color="auto"/>
            <w:left w:val="none" w:sz="0" w:space="0" w:color="auto"/>
            <w:bottom w:val="none" w:sz="0" w:space="0" w:color="auto"/>
            <w:right w:val="none" w:sz="0" w:space="0" w:color="auto"/>
          </w:divBdr>
          <w:divsChild>
            <w:div w:id="567689055">
              <w:marLeft w:val="0"/>
              <w:marRight w:val="0"/>
              <w:marTop w:val="0"/>
              <w:marBottom w:val="0"/>
              <w:divBdr>
                <w:top w:val="none" w:sz="0" w:space="0" w:color="auto"/>
                <w:left w:val="none" w:sz="0" w:space="0" w:color="auto"/>
                <w:bottom w:val="none" w:sz="0" w:space="0" w:color="auto"/>
                <w:right w:val="none" w:sz="0" w:space="0" w:color="auto"/>
              </w:divBdr>
              <w:divsChild>
                <w:div w:id="17701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79505">
          <w:marLeft w:val="0"/>
          <w:marRight w:val="0"/>
          <w:marTop w:val="0"/>
          <w:marBottom w:val="0"/>
          <w:divBdr>
            <w:top w:val="none" w:sz="0" w:space="0" w:color="auto"/>
            <w:left w:val="none" w:sz="0" w:space="0" w:color="auto"/>
            <w:bottom w:val="none" w:sz="0" w:space="0" w:color="auto"/>
            <w:right w:val="none" w:sz="0" w:space="0" w:color="auto"/>
          </w:divBdr>
          <w:divsChild>
            <w:div w:id="2005890382">
              <w:marLeft w:val="0"/>
              <w:marRight w:val="0"/>
              <w:marTop w:val="0"/>
              <w:marBottom w:val="0"/>
              <w:divBdr>
                <w:top w:val="none" w:sz="0" w:space="0" w:color="auto"/>
                <w:left w:val="none" w:sz="0" w:space="0" w:color="auto"/>
                <w:bottom w:val="none" w:sz="0" w:space="0" w:color="auto"/>
                <w:right w:val="none" w:sz="0" w:space="0" w:color="auto"/>
              </w:divBdr>
              <w:divsChild>
                <w:div w:id="97656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94398">
          <w:marLeft w:val="0"/>
          <w:marRight w:val="0"/>
          <w:marTop w:val="0"/>
          <w:marBottom w:val="0"/>
          <w:divBdr>
            <w:top w:val="none" w:sz="0" w:space="0" w:color="auto"/>
            <w:left w:val="none" w:sz="0" w:space="0" w:color="auto"/>
            <w:bottom w:val="none" w:sz="0" w:space="0" w:color="auto"/>
            <w:right w:val="none" w:sz="0" w:space="0" w:color="auto"/>
          </w:divBdr>
          <w:divsChild>
            <w:div w:id="1068309699">
              <w:marLeft w:val="0"/>
              <w:marRight w:val="0"/>
              <w:marTop w:val="0"/>
              <w:marBottom w:val="0"/>
              <w:divBdr>
                <w:top w:val="none" w:sz="0" w:space="0" w:color="auto"/>
                <w:left w:val="none" w:sz="0" w:space="0" w:color="auto"/>
                <w:bottom w:val="none" w:sz="0" w:space="0" w:color="auto"/>
                <w:right w:val="none" w:sz="0" w:space="0" w:color="auto"/>
              </w:divBdr>
              <w:divsChild>
                <w:div w:id="195023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7342">
          <w:marLeft w:val="0"/>
          <w:marRight w:val="0"/>
          <w:marTop w:val="0"/>
          <w:marBottom w:val="0"/>
          <w:divBdr>
            <w:top w:val="none" w:sz="0" w:space="0" w:color="auto"/>
            <w:left w:val="none" w:sz="0" w:space="0" w:color="auto"/>
            <w:bottom w:val="none" w:sz="0" w:space="0" w:color="auto"/>
            <w:right w:val="none" w:sz="0" w:space="0" w:color="auto"/>
          </w:divBdr>
          <w:divsChild>
            <w:div w:id="1437486225">
              <w:marLeft w:val="0"/>
              <w:marRight w:val="0"/>
              <w:marTop w:val="0"/>
              <w:marBottom w:val="0"/>
              <w:divBdr>
                <w:top w:val="none" w:sz="0" w:space="0" w:color="auto"/>
                <w:left w:val="none" w:sz="0" w:space="0" w:color="auto"/>
                <w:bottom w:val="none" w:sz="0" w:space="0" w:color="auto"/>
                <w:right w:val="none" w:sz="0" w:space="0" w:color="auto"/>
              </w:divBdr>
              <w:divsChild>
                <w:div w:id="8336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43618">
          <w:marLeft w:val="0"/>
          <w:marRight w:val="0"/>
          <w:marTop w:val="0"/>
          <w:marBottom w:val="0"/>
          <w:divBdr>
            <w:top w:val="none" w:sz="0" w:space="0" w:color="auto"/>
            <w:left w:val="none" w:sz="0" w:space="0" w:color="auto"/>
            <w:bottom w:val="none" w:sz="0" w:space="0" w:color="auto"/>
            <w:right w:val="none" w:sz="0" w:space="0" w:color="auto"/>
          </w:divBdr>
          <w:divsChild>
            <w:div w:id="1903708081">
              <w:marLeft w:val="0"/>
              <w:marRight w:val="0"/>
              <w:marTop w:val="0"/>
              <w:marBottom w:val="0"/>
              <w:divBdr>
                <w:top w:val="none" w:sz="0" w:space="0" w:color="auto"/>
                <w:left w:val="none" w:sz="0" w:space="0" w:color="auto"/>
                <w:bottom w:val="none" w:sz="0" w:space="0" w:color="auto"/>
                <w:right w:val="none" w:sz="0" w:space="0" w:color="auto"/>
              </w:divBdr>
              <w:divsChild>
                <w:div w:id="16740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93008">
      <w:bodyDiv w:val="1"/>
      <w:marLeft w:val="0"/>
      <w:marRight w:val="0"/>
      <w:marTop w:val="0"/>
      <w:marBottom w:val="0"/>
      <w:divBdr>
        <w:top w:val="none" w:sz="0" w:space="0" w:color="auto"/>
        <w:left w:val="none" w:sz="0" w:space="0" w:color="auto"/>
        <w:bottom w:val="none" w:sz="0" w:space="0" w:color="auto"/>
        <w:right w:val="none" w:sz="0" w:space="0" w:color="auto"/>
      </w:divBdr>
      <w:divsChild>
        <w:div w:id="12849198">
          <w:marLeft w:val="0"/>
          <w:marRight w:val="0"/>
          <w:marTop w:val="0"/>
          <w:marBottom w:val="120"/>
          <w:divBdr>
            <w:top w:val="none" w:sz="0" w:space="0" w:color="auto"/>
            <w:left w:val="none" w:sz="0" w:space="0" w:color="auto"/>
            <w:bottom w:val="none" w:sz="0" w:space="0" w:color="auto"/>
            <w:right w:val="none" w:sz="0" w:space="0" w:color="auto"/>
          </w:divBdr>
        </w:div>
        <w:div w:id="143088828">
          <w:marLeft w:val="0"/>
          <w:marRight w:val="0"/>
          <w:marTop w:val="0"/>
          <w:marBottom w:val="120"/>
          <w:divBdr>
            <w:top w:val="none" w:sz="0" w:space="0" w:color="auto"/>
            <w:left w:val="none" w:sz="0" w:space="0" w:color="auto"/>
            <w:bottom w:val="none" w:sz="0" w:space="0" w:color="auto"/>
            <w:right w:val="none" w:sz="0" w:space="0" w:color="auto"/>
          </w:divBdr>
        </w:div>
        <w:div w:id="202250348">
          <w:marLeft w:val="0"/>
          <w:marRight w:val="0"/>
          <w:marTop w:val="0"/>
          <w:marBottom w:val="120"/>
          <w:divBdr>
            <w:top w:val="none" w:sz="0" w:space="0" w:color="auto"/>
            <w:left w:val="none" w:sz="0" w:space="0" w:color="auto"/>
            <w:bottom w:val="none" w:sz="0" w:space="0" w:color="auto"/>
            <w:right w:val="none" w:sz="0" w:space="0" w:color="auto"/>
          </w:divBdr>
        </w:div>
        <w:div w:id="295453410">
          <w:marLeft w:val="0"/>
          <w:marRight w:val="0"/>
          <w:marTop w:val="0"/>
          <w:marBottom w:val="120"/>
          <w:divBdr>
            <w:top w:val="none" w:sz="0" w:space="0" w:color="auto"/>
            <w:left w:val="none" w:sz="0" w:space="0" w:color="auto"/>
            <w:bottom w:val="none" w:sz="0" w:space="0" w:color="auto"/>
            <w:right w:val="none" w:sz="0" w:space="0" w:color="auto"/>
          </w:divBdr>
        </w:div>
        <w:div w:id="323052644">
          <w:marLeft w:val="0"/>
          <w:marRight w:val="0"/>
          <w:marTop w:val="0"/>
          <w:marBottom w:val="120"/>
          <w:divBdr>
            <w:top w:val="none" w:sz="0" w:space="0" w:color="auto"/>
            <w:left w:val="none" w:sz="0" w:space="0" w:color="auto"/>
            <w:bottom w:val="none" w:sz="0" w:space="0" w:color="auto"/>
            <w:right w:val="none" w:sz="0" w:space="0" w:color="auto"/>
          </w:divBdr>
        </w:div>
        <w:div w:id="342897549">
          <w:marLeft w:val="0"/>
          <w:marRight w:val="0"/>
          <w:marTop w:val="0"/>
          <w:marBottom w:val="120"/>
          <w:divBdr>
            <w:top w:val="none" w:sz="0" w:space="0" w:color="auto"/>
            <w:left w:val="none" w:sz="0" w:space="0" w:color="auto"/>
            <w:bottom w:val="none" w:sz="0" w:space="0" w:color="auto"/>
            <w:right w:val="none" w:sz="0" w:space="0" w:color="auto"/>
          </w:divBdr>
        </w:div>
        <w:div w:id="375665682">
          <w:marLeft w:val="0"/>
          <w:marRight w:val="0"/>
          <w:marTop w:val="0"/>
          <w:marBottom w:val="120"/>
          <w:divBdr>
            <w:top w:val="none" w:sz="0" w:space="0" w:color="auto"/>
            <w:left w:val="none" w:sz="0" w:space="0" w:color="auto"/>
            <w:bottom w:val="none" w:sz="0" w:space="0" w:color="auto"/>
            <w:right w:val="none" w:sz="0" w:space="0" w:color="auto"/>
          </w:divBdr>
        </w:div>
        <w:div w:id="482238322">
          <w:marLeft w:val="0"/>
          <w:marRight w:val="0"/>
          <w:marTop w:val="0"/>
          <w:marBottom w:val="120"/>
          <w:divBdr>
            <w:top w:val="none" w:sz="0" w:space="0" w:color="auto"/>
            <w:left w:val="none" w:sz="0" w:space="0" w:color="auto"/>
            <w:bottom w:val="none" w:sz="0" w:space="0" w:color="auto"/>
            <w:right w:val="none" w:sz="0" w:space="0" w:color="auto"/>
          </w:divBdr>
        </w:div>
        <w:div w:id="612565407">
          <w:marLeft w:val="0"/>
          <w:marRight w:val="0"/>
          <w:marTop w:val="0"/>
          <w:marBottom w:val="120"/>
          <w:divBdr>
            <w:top w:val="none" w:sz="0" w:space="0" w:color="auto"/>
            <w:left w:val="none" w:sz="0" w:space="0" w:color="auto"/>
            <w:bottom w:val="none" w:sz="0" w:space="0" w:color="auto"/>
            <w:right w:val="none" w:sz="0" w:space="0" w:color="auto"/>
          </w:divBdr>
        </w:div>
        <w:div w:id="687176202">
          <w:marLeft w:val="0"/>
          <w:marRight w:val="0"/>
          <w:marTop w:val="0"/>
          <w:marBottom w:val="120"/>
          <w:divBdr>
            <w:top w:val="none" w:sz="0" w:space="0" w:color="auto"/>
            <w:left w:val="none" w:sz="0" w:space="0" w:color="auto"/>
            <w:bottom w:val="none" w:sz="0" w:space="0" w:color="auto"/>
            <w:right w:val="none" w:sz="0" w:space="0" w:color="auto"/>
          </w:divBdr>
        </w:div>
        <w:div w:id="936866490">
          <w:marLeft w:val="0"/>
          <w:marRight w:val="0"/>
          <w:marTop w:val="0"/>
          <w:marBottom w:val="120"/>
          <w:divBdr>
            <w:top w:val="none" w:sz="0" w:space="0" w:color="auto"/>
            <w:left w:val="none" w:sz="0" w:space="0" w:color="auto"/>
            <w:bottom w:val="none" w:sz="0" w:space="0" w:color="auto"/>
            <w:right w:val="none" w:sz="0" w:space="0" w:color="auto"/>
          </w:divBdr>
        </w:div>
        <w:div w:id="952828436">
          <w:marLeft w:val="0"/>
          <w:marRight w:val="0"/>
          <w:marTop w:val="0"/>
          <w:marBottom w:val="120"/>
          <w:divBdr>
            <w:top w:val="none" w:sz="0" w:space="0" w:color="auto"/>
            <w:left w:val="none" w:sz="0" w:space="0" w:color="auto"/>
            <w:bottom w:val="none" w:sz="0" w:space="0" w:color="auto"/>
            <w:right w:val="none" w:sz="0" w:space="0" w:color="auto"/>
          </w:divBdr>
        </w:div>
        <w:div w:id="1008024192">
          <w:marLeft w:val="0"/>
          <w:marRight w:val="0"/>
          <w:marTop w:val="0"/>
          <w:marBottom w:val="120"/>
          <w:divBdr>
            <w:top w:val="none" w:sz="0" w:space="0" w:color="auto"/>
            <w:left w:val="none" w:sz="0" w:space="0" w:color="auto"/>
            <w:bottom w:val="none" w:sz="0" w:space="0" w:color="auto"/>
            <w:right w:val="none" w:sz="0" w:space="0" w:color="auto"/>
          </w:divBdr>
        </w:div>
        <w:div w:id="1365252317">
          <w:marLeft w:val="0"/>
          <w:marRight w:val="0"/>
          <w:marTop w:val="0"/>
          <w:marBottom w:val="120"/>
          <w:divBdr>
            <w:top w:val="none" w:sz="0" w:space="0" w:color="auto"/>
            <w:left w:val="none" w:sz="0" w:space="0" w:color="auto"/>
            <w:bottom w:val="none" w:sz="0" w:space="0" w:color="auto"/>
            <w:right w:val="none" w:sz="0" w:space="0" w:color="auto"/>
          </w:divBdr>
        </w:div>
        <w:div w:id="1368289993">
          <w:marLeft w:val="0"/>
          <w:marRight w:val="0"/>
          <w:marTop w:val="0"/>
          <w:marBottom w:val="120"/>
          <w:divBdr>
            <w:top w:val="none" w:sz="0" w:space="0" w:color="auto"/>
            <w:left w:val="none" w:sz="0" w:space="0" w:color="auto"/>
            <w:bottom w:val="none" w:sz="0" w:space="0" w:color="auto"/>
            <w:right w:val="none" w:sz="0" w:space="0" w:color="auto"/>
          </w:divBdr>
        </w:div>
        <w:div w:id="1395742388">
          <w:marLeft w:val="0"/>
          <w:marRight w:val="0"/>
          <w:marTop w:val="0"/>
          <w:marBottom w:val="120"/>
          <w:divBdr>
            <w:top w:val="none" w:sz="0" w:space="0" w:color="auto"/>
            <w:left w:val="none" w:sz="0" w:space="0" w:color="auto"/>
            <w:bottom w:val="none" w:sz="0" w:space="0" w:color="auto"/>
            <w:right w:val="none" w:sz="0" w:space="0" w:color="auto"/>
          </w:divBdr>
        </w:div>
        <w:div w:id="1398938693">
          <w:marLeft w:val="0"/>
          <w:marRight w:val="0"/>
          <w:marTop w:val="0"/>
          <w:marBottom w:val="120"/>
          <w:divBdr>
            <w:top w:val="none" w:sz="0" w:space="0" w:color="auto"/>
            <w:left w:val="none" w:sz="0" w:space="0" w:color="auto"/>
            <w:bottom w:val="none" w:sz="0" w:space="0" w:color="auto"/>
            <w:right w:val="none" w:sz="0" w:space="0" w:color="auto"/>
          </w:divBdr>
        </w:div>
        <w:div w:id="1453475598">
          <w:marLeft w:val="0"/>
          <w:marRight w:val="0"/>
          <w:marTop w:val="0"/>
          <w:marBottom w:val="120"/>
          <w:divBdr>
            <w:top w:val="none" w:sz="0" w:space="0" w:color="auto"/>
            <w:left w:val="none" w:sz="0" w:space="0" w:color="auto"/>
            <w:bottom w:val="none" w:sz="0" w:space="0" w:color="auto"/>
            <w:right w:val="none" w:sz="0" w:space="0" w:color="auto"/>
          </w:divBdr>
        </w:div>
        <w:div w:id="1532064237">
          <w:marLeft w:val="0"/>
          <w:marRight w:val="0"/>
          <w:marTop w:val="0"/>
          <w:marBottom w:val="120"/>
          <w:divBdr>
            <w:top w:val="none" w:sz="0" w:space="0" w:color="auto"/>
            <w:left w:val="none" w:sz="0" w:space="0" w:color="auto"/>
            <w:bottom w:val="none" w:sz="0" w:space="0" w:color="auto"/>
            <w:right w:val="none" w:sz="0" w:space="0" w:color="auto"/>
          </w:divBdr>
        </w:div>
        <w:div w:id="1580939736">
          <w:marLeft w:val="0"/>
          <w:marRight w:val="0"/>
          <w:marTop w:val="0"/>
          <w:marBottom w:val="120"/>
          <w:divBdr>
            <w:top w:val="none" w:sz="0" w:space="0" w:color="auto"/>
            <w:left w:val="none" w:sz="0" w:space="0" w:color="auto"/>
            <w:bottom w:val="none" w:sz="0" w:space="0" w:color="auto"/>
            <w:right w:val="none" w:sz="0" w:space="0" w:color="auto"/>
          </w:divBdr>
        </w:div>
        <w:div w:id="1824466120">
          <w:marLeft w:val="0"/>
          <w:marRight w:val="0"/>
          <w:marTop w:val="0"/>
          <w:marBottom w:val="120"/>
          <w:divBdr>
            <w:top w:val="none" w:sz="0" w:space="0" w:color="auto"/>
            <w:left w:val="none" w:sz="0" w:space="0" w:color="auto"/>
            <w:bottom w:val="none" w:sz="0" w:space="0" w:color="auto"/>
            <w:right w:val="none" w:sz="0" w:space="0" w:color="auto"/>
          </w:divBdr>
        </w:div>
        <w:div w:id="1904217374">
          <w:marLeft w:val="0"/>
          <w:marRight w:val="0"/>
          <w:marTop w:val="0"/>
          <w:marBottom w:val="120"/>
          <w:divBdr>
            <w:top w:val="none" w:sz="0" w:space="0" w:color="auto"/>
            <w:left w:val="none" w:sz="0" w:space="0" w:color="auto"/>
            <w:bottom w:val="none" w:sz="0" w:space="0" w:color="auto"/>
            <w:right w:val="none" w:sz="0" w:space="0" w:color="auto"/>
          </w:divBdr>
        </w:div>
        <w:div w:id="1930961316">
          <w:marLeft w:val="0"/>
          <w:marRight w:val="0"/>
          <w:marTop w:val="0"/>
          <w:marBottom w:val="120"/>
          <w:divBdr>
            <w:top w:val="none" w:sz="0" w:space="0" w:color="auto"/>
            <w:left w:val="none" w:sz="0" w:space="0" w:color="auto"/>
            <w:bottom w:val="none" w:sz="0" w:space="0" w:color="auto"/>
            <w:right w:val="none" w:sz="0" w:space="0" w:color="auto"/>
          </w:divBdr>
        </w:div>
        <w:div w:id="1939604269">
          <w:marLeft w:val="0"/>
          <w:marRight w:val="0"/>
          <w:marTop w:val="0"/>
          <w:marBottom w:val="120"/>
          <w:divBdr>
            <w:top w:val="none" w:sz="0" w:space="0" w:color="auto"/>
            <w:left w:val="none" w:sz="0" w:space="0" w:color="auto"/>
            <w:bottom w:val="none" w:sz="0" w:space="0" w:color="auto"/>
            <w:right w:val="none" w:sz="0" w:space="0" w:color="auto"/>
          </w:divBdr>
        </w:div>
        <w:div w:id="1969437359">
          <w:marLeft w:val="0"/>
          <w:marRight w:val="0"/>
          <w:marTop w:val="0"/>
          <w:marBottom w:val="120"/>
          <w:divBdr>
            <w:top w:val="none" w:sz="0" w:space="0" w:color="auto"/>
            <w:left w:val="none" w:sz="0" w:space="0" w:color="auto"/>
            <w:bottom w:val="none" w:sz="0" w:space="0" w:color="auto"/>
            <w:right w:val="none" w:sz="0" w:space="0" w:color="auto"/>
          </w:divBdr>
        </w:div>
        <w:div w:id="2017223535">
          <w:marLeft w:val="0"/>
          <w:marRight w:val="0"/>
          <w:marTop w:val="0"/>
          <w:marBottom w:val="120"/>
          <w:divBdr>
            <w:top w:val="none" w:sz="0" w:space="0" w:color="auto"/>
            <w:left w:val="none" w:sz="0" w:space="0" w:color="auto"/>
            <w:bottom w:val="none" w:sz="0" w:space="0" w:color="auto"/>
            <w:right w:val="none" w:sz="0" w:space="0" w:color="auto"/>
          </w:divBdr>
        </w:div>
      </w:divsChild>
    </w:div>
    <w:div w:id="1007169951">
      <w:bodyDiv w:val="1"/>
      <w:marLeft w:val="0"/>
      <w:marRight w:val="0"/>
      <w:marTop w:val="0"/>
      <w:marBottom w:val="0"/>
      <w:divBdr>
        <w:top w:val="none" w:sz="0" w:space="0" w:color="auto"/>
        <w:left w:val="none" w:sz="0" w:space="0" w:color="auto"/>
        <w:bottom w:val="none" w:sz="0" w:space="0" w:color="auto"/>
        <w:right w:val="none" w:sz="0" w:space="0" w:color="auto"/>
      </w:divBdr>
      <w:divsChild>
        <w:div w:id="83827139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90337233">
      <w:bodyDiv w:val="1"/>
      <w:marLeft w:val="0"/>
      <w:marRight w:val="0"/>
      <w:marTop w:val="0"/>
      <w:marBottom w:val="0"/>
      <w:divBdr>
        <w:top w:val="none" w:sz="0" w:space="0" w:color="auto"/>
        <w:left w:val="none" w:sz="0" w:space="0" w:color="auto"/>
        <w:bottom w:val="none" w:sz="0" w:space="0" w:color="auto"/>
        <w:right w:val="none" w:sz="0" w:space="0" w:color="auto"/>
      </w:divBdr>
      <w:divsChild>
        <w:div w:id="493112381">
          <w:marLeft w:val="0"/>
          <w:marRight w:val="0"/>
          <w:marTop w:val="0"/>
          <w:marBottom w:val="0"/>
          <w:divBdr>
            <w:top w:val="single" w:sz="12" w:space="0" w:color="1375B0"/>
            <w:left w:val="none" w:sz="0" w:space="0" w:color="auto"/>
            <w:bottom w:val="none" w:sz="0" w:space="0" w:color="auto"/>
            <w:right w:val="none" w:sz="0" w:space="0" w:color="auto"/>
          </w:divBdr>
          <w:divsChild>
            <w:div w:id="137455182">
              <w:marLeft w:val="0"/>
              <w:marRight w:val="0"/>
              <w:marTop w:val="0"/>
              <w:marBottom w:val="0"/>
              <w:divBdr>
                <w:top w:val="none" w:sz="0" w:space="0" w:color="auto"/>
                <w:left w:val="none" w:sz="0" w:space="0" w:color="auto"/>
                <w:bottom w:val="none" w:sz="0" w:space="0" w:color="auto"/>
                <w:right w:val="none" w:sz="0" w:space="0" w:color="auto"/>
              </w:divBdr>
            </w:div>
            <w:div w:id="1441679626">
              <w:marLeft w:val="0"/>
              <w:marRight w:val="0"/>
              <w:marTop w:val="0"/>
              <w:marBottom w:val="150"/>
              <w:divBdr>
                <w:top w:val="none" w:sz="0" w:space="0" w:color="auto"/>
                <w:left w:val="none" w:sz="0" w:space="0" w:color="auto"/>
                <w:bottom w:val="none" w:sz="0" w:space="0" w:color="auto"/>
                <w:right w:val="none" w:sz="0" w:space="0" w:color="auto"/>
              </w:divBdr>
            </w:div>
          </w:divsChild>
        </w:div>
        <w:div w:id="609556809">
          <w:marLeft w:val="0"/>
          <w:marRight w:val="0"/>
          <w:marTop w:val="120"/>
          <w:marBottom w:val="120"/>
          <w:divBdr>
            <w:top w:val="none" w:sz="0" w:space="0" w:color="auto"/>
            <w:left w:val="none" w:sz="0" w:space="0" w:color="auto"/>
            <w:bottom w:val="none" w:sz="0" w:space="0" w:color="auto"/>
            <w:right w:val="none" w:sz="0" w:space="0" w:color="auto"/>
          </w:divBdr>
          <w:divsChild>
            <w:div w:id="140657032">
              <w:marLeft w:val="0"/>
              <w:marRight w:val="0"/>
              <w:marTop w:val="150"/>
              <w:marBottom w:val="375"/>
              <w:divBdr>
                <w:top w:val="single" w:sz="6" w:space="18" w:color="C6C6C6"/>
                <w:left w:val="single" w:sz="6" w:space="18" w:color="C6C6C6"/>
                <w:bottom w:val="single" w:sz="6" w:space="18" w:color="C6C6C6"/>
                <w:right w:val="single" w:sz="6" w:space="18" w:color="C6C6C6"/>
              </w:divBdr>
              <w:divsChild>
                <w:div w:id="568803648">
                  <w:marLeft w:val="0"/>
                  <w:marRight w:val="0"/>
                  <w:marTop w:val="0"/>
                  <w:marBottom w:val="0"/>
                  <w:divBdr>
                    <w:top w:val="none" w:sz="0" w:space="0" w:color="auto"/>
                    <w:left w:val="none" w:sz="0" w:space="0" w:color="auto"/>
                    <w:bottom w:val="none" w:sz="0" w:space="0" w:color="auto"/>
                    <w:right w:val="none" w:sz="0" w:space="0" w:color="auto"/>
                  </w:divBdr>
                  <w:divsChild>
                    <w:div w:id="74713701">
                      <w:marLeft w:val="299"/>
                      <w:marRight w:val="0"/>
                      <w:marTop w:val="225"/>
                      <w:marBottom w:val="0"/>
                      <w:divBdr>
                        <w:top w:val="none" w:sz="0" w:space="0" w:color="auto"/>
                        <w:left w:val="none" w:sz="0" w:space="0" w:color="auto"/>
                        <w:bottom w:val="none" w:sz="0" w:space="0" w:color="auto"/>
                        <w:right w:val="none" w:sz="0" w:space="0" w:color="auto"/>
                      </w:divBdr>
                    </w:div>
                    <w:div w:id="1865170459">
                      <w:marLeft w:val="299"/>
                      <w:marRight w:val="0"/>
                      <w:marTop w:val="0"/>
                      <w:marBottom w:val="0"/>
                      <w:divBdr>
                        <w:top w:val="none" w:sz="0" w:space="0" w:color="auto"/>
                        <w:left w:val="none" w:sz="0" w:space="0" w:color="auto"/>
                        <w:bottom w:val="none" w:sz="0" w:space="0" w:color="auto"/>
                        <w:right w:val="none" w:sz="0" w:space="0" w:color="auto"/>
                      </w:divBdr>
                    </w:div>
                  </w:divsChild>
                </w:div>
                <w:div w:id="1183786314">
                  <w:marLeft w:val="0"/>
                  <w:marRight w:val="0"/>
                  <w:marTop w:val="0"/>
                  <w:marBottom w:val="0"/>
                  <w:divBdr>
                    <w:top w:val="none" w:sz="0" w:space="0" w:color="auto"/>
                    <w:left w:val="none" w:sz="0" w:space="0" w:color="auto"/>
                    <w:bottom w:val="none" w:sz="0" w:space="0" w:color="auto"/>
                    <w:right w:val="none" w:sz="0" w:space="0" w:color="auto"/>
                  </w:divBdr>
                </w:div>
                <w:div w:id="181301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312">
          <w:marLeft w:val="0"/>
          <w:marRight w:val="0"/>
          <w:marTop w:val="0"/>
          <w:marBottom w:val="0"/>
          <w:divBdr>
            <w:top w:val="single" w:sz="12" w:space="0" w:color="1375B0"/>
            <w:left w:val="none" w:sz="0" w:space="0" w:color="auto"/>
            <w:bottom w:val="none" w:sz="0" w:space="0" w:color="auto"/>
            <w:right w:val="none" w:sz="0" w:space="0" w:color="auto"/>
          </w:divBdr>
          <w:divsChild>
            <w:div w:id="92067918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388914653">
      <w:bodyDiv w:val="1"/>
      <w:marLeft w:val="0"/>
      <w:marRight w:val="0"/>
      <w:marTop w:val="0"/>
      <w:marBottom w:val="0"/>
      <w:divBdr>
        <w:top w:val="none" w:sz="0" w:space="0" w:color="auto"/>
        <w:left w:val="none" w:sz="0" w:space="0" w:color="auto"/>
        <w:bottom w:val="none" w:sz="0" w:space="0" w:color="auto"/>
        <w:right w:val="none" w:sz="0" w:space="0" w:color="auto"/>
      </w:divBdr>
      <w:divsChild>
        <w:div w:id="80952603">
          <w:marLeft w:val="0"/>
          <w:marRight w:val="0"/>
          <w:marTop w:val="0"/>
          <w:marBottom w:val="0"/>
          <w:divBdr>
            <w:top w:val="none" w:sz="0" w:space="0" w:color="auto"/>
            <w:left w:val="none" w:sz="0" w:space="0" w:color="auto"/>
            <w:bottom w:val="none" w:sz="0" w:space="0" w:color="auto"/>
            <w:right w:val="none" w:sz="0" w:space="0" w:color="auto"/>
          </w:divBdr>
        </w:div>
        <w:div w:id="96609706">
          <w:marLeft w:val="0"/>
          <w:marRight w:val="0"/>
          <w:marTop w:val="0"/>
          <w:marBottom w:val="0"/>
          <w:divBdr>
            <w:top w:val="none" w:sz="0" w:space="0" w:color="auto"/>
            <w:left w:val="none" w:sz="0" w:space="0" w:color="auto"/>
            <w:bottom w:val="none" w:sz="0" w:space="0" w:color="auto"/>
            <w:right w:val="none" w:sz="0" w:space="0" w:color="auto"/>
          </w:divBdr>
        </w:div>
        <w:div w:id="110323949">
          <w:marLeft w:val="0"/>
          <w:marRight w:val="0"/>
          <w:marTop w:val="0"/>
          <w:marBottom w:val="0"/>
          <w:divBdr>
            <w:top w:val="none" w:sz="0" w:space="0" w:color="auto"/>
            <w:left w:val="none" w:sz="0" w:space="0" w:color="auto"/>
            <w:bottom w:val="none" w:sz="0" w:space="0" w:color="auto"/>
            <w:right w:val="none" w:sz="0" w:space="0" w:color="auto"/>
          </w:divBdr>
        </w:div>
        <w:div w:id="130371570">
          <w:marLeft w:val="0"/>
          <w:marRight w:val="0"/>
          <w:marTop w:val="0"/>
          <w:marBottom w:val="0"/>
          <w:divBdr>
            <w:top w:val="none" w:sz="0" w:space="0" w:color="auto"/>
            <w:left w:val="none" w:sz="0" w:space="0" w:color="auto"/>
            <w:bottom w:val="none" w:sz="0" w:space="0" w:color="auto"/>
            <w:right w:val="none" w:sz="0" w:space="0" w:color="auto"/>
          </w:divBdr>
        </w:div>
        <w:div w:id="149907062">
          <w:marLeft w:val="0"/>
          <w:marRight w:val="0"/>
          <w:marTop w:val="0"/>
          <w:marBottom w:val="0"/>
          <w:divBdr>
            <w:top w:val="none" w:sz="0" w:space="0" w:color="auto"/>
            <w:left w:val="none" w:sz="0" w:space="0" w:color="auto"/>
            <w:bottom w:val="none" w:sz="0" w:space="0" w:color="auto"/>
            <w:right w:val="none" w:sz="0" w:space="0" w:color="auto"/>
          </w:divBdr>
        </w:div>
        <w:div w:id="272828676">
          <w:marLeft w:val="0"/>
          <w:marRight w:val="0"/>
          <w:marTop w:val="0"/>
          <w:marBottom w:val="0"/>
          <w:divBdr>
            <w:top w:val="none" w:sz="0" w:space="0" w:color="auto"/>
            <w:left w:val="none" w:sz="0" w:space="0" w:color="auto"/>
            <w:bottom w:val="none" w:sz="0" w:space="0" w:color="auto"/>
            <w:right w:val="none" w:sz="0" w:space="0" w:color="auto"/>
          </w:divBdr>
        </w:div>
        <w:div w:id="461507982">
          <w:marLeft w:val="0"/>
          <w:marRight w:val="0"/>
          <w:marTop w:val="0"/>
          <w:marBottom w:val="0"/>
          <w:divBdr>
            <w:top w:val="none" w:sz="0" w:space="0" w:color="auto"/>
            <w:left w:val="none" w:sz="0" w:space="0" w:color="auto"/>
            <w:bottom w:val="none" w:sz="0" w:space="0" w:color="auto"/>
            <w:right w:val="none" w:sz="0" w:space="0" w:color="auto"/>
          </w:divBdr>
        </w:div>
        <w:div w:id="494807680">
          <w:marLeft w:val="0"/>
          <w:marRight w:val="0"/>
          <w:marTop w:val="0"/>
          <w:marBottom w:val="0"/>
          <w:divBdr>
            <w:top w:val="none" w:sz="0" w:space="0" w:color="auto"/>
            <w:left w:val="none" w:sz="0" w:space="0" w:color="auto"/>
            <w:bottom w:val="none" w:sz="0" w:space="0" w:color="auto"/>
            <w:right w:val="none" w:sz="0" w:space="0" w:color="auto"/>
          </w:divBdr>
        </w:div>
        <w:div w:id="498086444">
          <w:marLeft w:val="0"/>
          <w:marRight w:val="0"/>
          <w:marTop w:val="0"/>
          <w:marBottom w:val="0"/>
          <w:divBdr>
            <w:top w:val="none" w:sz="0" w:space="0" w:color="auto"/>
            <w:left w:val="none" w:sz="0" w:space="0" w:color="auto"/>
            <w:bottom w:val="none" w:sz="0" w:space="0" w:color="auto"/>
            <w:right w:val="none" w:sz="0" w:space="0" w:color="auto"/>
          </w:divBdr>
        </w:div>
        <w:div w:id="605575679">
          <w:marLeft w:val="0"/>
          <w:marRight w:val="0"/>
          <w:marTop w:val="0"/>
          <w:marBottom w:val="0"/>
          <w:divBdr>
            <w:top w:val="none" w:sz="0" w:space="0" w:color="auto"/>
            <w:left w:val="none" w:sz="0" w:space="0" w:color="auto"/>
            <w:bottom w:val="none" w:sz="0" w:space="0" w:color="auto"/>
            <w:right w:val="none" w:sz="0" w:space="0" w:color="auto"/>
          </w:divBdr>
        </w:div>
        <w:div w:id="645090467">
          <w:marLeft w:val="0"/>
          <w:marRight w:val="0"/>
          <w:marTop w:val="0"/>
          <w:marBottom w:val="0"/>
          <w:divBdr>
            <w:top w:val="none" w:sz="0" w:space="0" w:color="auto"/>
            <w:left w:val="none" w:sz="0" w:space="0" w:color="auto"/>
            <w:bottom w:val="none" w:sz="0" w:space="0" w:color="auto"/>
            <w:right w:val="none" w:sz="0" w:space="0" w:color="auto"/>
          </w:divBdr>
        </w:div>
        <w:div w:id="663319327">
          <w:marLeft w:val="0"/>
          <w:marRight w:val="0"/>
          <w:marTop w:val="0"/>
          <w:marBottom w:val="0"/>
          <w:divBdr>
            <w:top w:val="none" w:sz="0" w:space="0" w:color="auto"/>
            <w:left w:val="none" w:sz="0" w:space="0" w:color="auto"/>
            <w:bottom w:val="none" w:sz="0" w:space="0" w:color="auto"/>
            <w:right w:val="none" w:sz="0" w:space="0" w:color="auto"/>
          </w:divBdr>
        </w:div>
        <w:div w:id="679354087">
          <w:marLeft w:val="0"/>
          <w:marRight w:val="0"/>
          <w:marTop w:val="0"/>
          <w:marBottom w:val="0"/>
          <w:divBdr>
            <w:top w:val="none" w:sz="0" w:space="0" w:color="auto"/>
            <w:left w:val="none" w:sz="0" w:space="0" w:color="auto"/>
            <w:bottom w:val="none" w:sz="0" w:space="0" w:color="auto"/>
            <w:right w:val="none" w:sz="0" w:space="0" w:color="auto"/>
          </w:divBdr>
        </w:div>
        <w:div w:id="696733715">
          <w:marLeft w:val="0"/>
          <w:marRight w:val="0"/>
          <w:marTop w:val="0"/>
          <w:marBottom w:val="0"/>
          <w:divBdr>
            <w:top w:val="none" w:sz="0" w:space="0" w:color="auto"/>
            <w:left w:val="none" w:sz="0" w:space="0" w:color="auto"/>
            <w:bottom w:val="none" w:sz="0" w:space="0" w:color="auto"/>
            <w:right w:val="none" w:sz="0" w:space="0" w:color="auto"/>
          </w:divBdr>
        </w:div>
        <w:div w:id="704064032">
          <w:marLeft w:val="0"/>
          <w:marRight w:val="0"/>
          <w:marTop w:val="0"/>
          <w:marBottom w:val="0"/>
          <w:divBdr>
            <w:top w:val="none" w:sz="0" w:space="0" w:color="auto"/>
            <w:left w:val="none" w:sz="0" w:space="0" w:color="auto"/>
            <w:bottom w:val="none" w:sz="0" w:space="0" w:color="auto"/>
            <w:right w:val="none" w:sz="0" w:space="0" w:color="auto"/>
          </w:divBdr>
        </w:div>
        <w:div w:id="706106753">
          <w:marLeft w:val="0"/>
          <w:marRight w:val="0"/>
          <w:marTop w:val="0"/>
          <w:marBottom w:val="0"/>
          <w:divBdr>
            <w:top w:val="none" w:sz="0" w:space="0" w:color="auto"/>
            <w:left w:val="none" w:sz="0" w:space="0" w:color="auto"/>
            <w:bottom w:val="none" w:sz="0" w:space="0" w:color="auto"/>
            <w:right w:val="none" w:sz="0" w:space="0" w:color="auto"/>
          </w:divBdr>
        </w:div>
        <w:div w:id="764811622">
          <w:marLeft w:val="0"/>
          <w:marRight w:val="0"/>
          <w:marTop w:val="0"/>
          <w:marBottom w:val="0"/>
          <w:divBdr>
            <w:top w:val="none" w:sz="0" w:space="0" w:color="auto"/>
            <w:left w:val="none" w:sz="0" w:space="0" w:color="auto"/>
            <w:bottom w:val="none" w:sz="0" w:space="0" w:color="auto"/>
            <w:right w:val="none" w:sz="0" w:space="0" w:color="auto"/>
          </w:divBdr>
        </w:div>
        <w:div w:id="789129017">
          <w:marLeft w:val="0"/>
          <w:marRight w:val="0"/>
          <w:marTop w:val="0"/>
          <w:marBottom w:val="0"/>
          <w:divBdr>
            <w:top w:val="none" w:sz="0" w:space="0" w:color="auto"/>
            <w:left w:val="none" w:sz="0" w:space="0" w:color="auto"/>
            <w:bottom w:val="none" w:sz="0" w:space="0" w:color="auto"/>
            <w:right w:val="none" w:sz="0" w:space="0" w:color="auto"/>
          </w:divBdr>
        </w:div>
        <w:div w:id="845247696">
          <w:marLeft w:val="0"/>
          <w:marRight w:val="0"/>
          <w:marTop w:val="0"/>
          <w:marBottom w:val="0"/>
          <w:divBdr>
            <w:top w:val="none" w:sz="0" w:space="0" w:color="auto"/>
            <w:left w:val="none" w:sz="0" w:space="0" w:color="auto"/>
            <w:bottom w:val="none" w:sz="0" w:space="0" w:color="auto"/>
            <w:right w:val="none" w:sz="0" w:space="0" w:color="auto"/>
          </w:divBdr>
        </w:div>
        <w:div w:id="1026827821">
          <w:marLeft w:val="0"/>
          <w:marRight w:val="0"/>
          <w:marTop w:val="0"/>
          <w:marBottom w:val="0"/>
          <w:divBdr>
            <w:top w:val="none" w:sz="0" w:space="0" w:color="auto"/>
            <w:left w:val="none" w:sz="0" w:space="0" w:color="auto"/>
            <w:bottom w:val="none" w:sz="0" w:space="0" w:color="auto"/>
            <w:right w:val="none" w:sz="0" w:space="0" w:color="auto"/>
          </w:divBdr>
        </w:div>
        <w:div w:id="1147211068">
          <w:marLeft w:val="0"/>
          <w:marRight w:val="0"/>
          <w:marTop w:val="0"/>
          <w:marBottom w:val="0"/>
          <w:divBdr>
            <w:top w:val="none" w:sz="0" w:space="0" w:color="auto"/>
            <w:left w:val="none" w:sz="0" w:space="0" w:color="auto"/>
            <w:bottom w:val="none" w:sz="0" w:space="0" w:color="auto"/>
            <w:right w:val="none" w:sz="0" w:space="0" w:color="auto"/>
          </w:divBdr>
        </w:div>
        <w:div w:id="1189681784">
          <w:marLeft w:val="0"/>
          <w:marRight w:val="0"/>
          <w:marTop w:val="0"/>
          <w:marBottom w:val="0"/>
          <w:divBdr>
            <w:top w:val="none" w:sz="0" w:space="0" w:color="auto"/>
            <w:left w:val="none" w:sz="0" w:space="0" w:color="auto"/>
            <w:bottom w:val="none" w:sz="0" w:space="0" w:color="auto"/>
            <w:right w:val="none" w:sz="0" w:space="0" w:color="auto"/>
          </w:divBdr>
        </w:div>
        <w:div w:id="1248080710">
          <w:marLeft w:val="0"/>
          <w:marRight w:val="0"/>
          <w:marTop w:val="0"/>
          <w:marBottom w:val="0"/>
          <w:divBdr>
            <w:top w:val="none" w:sz="0" w:space="0" w:color="auto"/>
            <w:left w:val="none" w:sz="0" w:space="0" w:color="auto"/>
            <w:bottom w:val="none" w:sz="0" w:space="0" w:color="auto"/>
            <w:right w:val="none" w:sz="0" w:space="0" w:color="auto"/>
          </w:divBdr>
        </w:div>
        <w:div w:id="1278878466">
          <w:marLeft w:val="0"/>
          <w:marRight w:val="0"/>
          <w:marTop w:val="0"/>
          <w:marBottom w:val="0"/>
          <w:divBdr>
            <w:top w:val="none" w:sz="0" w:space="0" w:color="auto"/>
            <w:left w:val="none" w:sz="0" w:space="0" w:color="auto"/>
            <w:bottom w:val="none" w:sz="0" w:space="0" w:color="auto"/>
            <w:right w:val="none" w:sz="0" w:space="0" w:color="auto"/>
          </w:divBdr>
        </w:div>
        <w:div w:id="1317296758">
          <w:marLeft w:val="0"/>
          <w:marRight w:val="0"/>
          <w:marTop w:val="0"/>
          <w:marBottom w:val="0"/>
          <w:divBdr>
            <w:top w:val="none" w:sz="0" w:space="0" w:color="auto"/>
            <w:left w:val="none" w:sz="0" w:space="0" w:color="auto"/>
            <w:bottom w:val="none" w:sz="0" w:space="0" w:color="auto"/>
            <w:right w:val="none" w:sz="0" w:space="0" w:color="auto"/>
          </w:divBdr>
        </w:div>
        <w:div w:id="1336303977">
          <w:marLeft w:val="0"/>
          <w:marRight w:val="0"/>
          <w:marTop w:val="0"/>
          <w:marBottom w:val="0"/>
          <w:divBdr>
            <w:top w:val="none" w:sz="0" w:space="0" w:color="auto"/>
            <w:left w:val="none" w:sz="0" w:space="0" w:color="auto"/>
            <w:bottom w:val="none" w:sz="0" w:space="0" w:color="auto"/>
            <w:right w:val="none" w:sz="0" w:space="0" w:color="auto"/>
          </w:divBdr>
        </w:div>
        <w:div w:id="1440291489">
          <w:marLeft w:val="0"/>
          <w:marRight w:val="0"/>
          <w:marTop w:val="0"/>
          <w:marBottom w:val="0"/>
          <w:divBdr>
            <w:top w:val="none" w:sz="0" w:space="0" w:color="auto"/>
            <w:left w:val="none" w:sz="0" w:space="0" w:color="auto"/>
            <w:bottom w:val="none" w:sz="0" w:space="0" w:color="auto"/>
            <w:right w:val="none" w:sz="0" w:space="0" w:color="auto"/>
          </w:divBdr>
        </w:div>
        <w:div w:id="1446999080">
          <w:marLeft w:val="0"/>
          <w:marRight w:val="0"/>
          <w:marTop w:val="0"/>
          <w:marBottom w:val="0"/>
          <w:divBdr>
            <w:top w:val="none" w:sz="0" w:space="0" w:color="auto"/>
            <w:left w:val="none" w:sz="0" w:space="0" w:color="auto"/>
            <w:bottom w:val="none" w:sz="0" w:space="0" w:color="auto"/>
            <w:right w:val="none" w:sz="0" w:space="0" w:color="auto"/>
          </w:divBdr>
        </w:div>
        <w:div w:id="1460606076">
          <w:marLeft w:val="0"/>
          <w:marRight w:val="0"/>
          <w:marTop w:val="0"/>
          <w:marBottom w:val="0"/>
          <w:divBdr>
            <w:top w:val="none" w:sz="0" w:space="0" w:color="auto"/>
            <w:left w:val="none" w:sz="0" w:space="0" w:color="auto"/>
            <w:bottom w:val="none" w:sz="0" w:space="0" w:color="auto"/>
            <w:right w:val="none" w:sz="0" w:space="0" w:color="auto"/>
          </w:divBdr>
        </w:div>
        <w:div w:id="1520318325">
          <w:marLeft w:val="0"/>
          <w:marRight w:val="0"/>
          <w:marTop w:val="0"/>
          <w:marBottom w:val="0"/>
          <w:divBdr>
            <w:top w:val="none" w:sz="0" w:space="0" w:color="auto"/>
            <w:left w:val="none" w:sz="0" w:space="0" w:color="auto"/>
            <w:bottom w:val="none" w:sz="0" w:space="0" w:color="auto"/>
            <w:right w:val="none" w:sz="0" w:space="0" w:color="auto"/>
          </w:divBdr>
        </w:div>
        <w:div w:id="1574193408">
          <w:marLeft w:val="0"/>
          <w:marRight w:val="0"/>
          <w:marTop w:val="0"/>
          <w:marBottom w:val="0"/>
          <w:divBdr>
            <w:top w:val="none" w:sz="0" w:space="0" w:color="auto"/>
            <w:left w:val="none" w:sz="0" w:space="0" w:color="auto"/>
            <w:bottom w:val="none" w:sz="0" w:space="0" w:color="auto"/>
            <w:right w:val="none" w:sz="0" w:space="0" w:color="auto"/>
          </w:divBdr>
        </w:div>
        <w:div w:id="1576695791">
          <w:marLeft w:val="0"/>
          <w:marRight w:val="0"/>
          <w:marTop w:val="0"/>
          <w:marBottom w:val="0"/>
          <w:divBdr>
            <w:top w:val="none" w:sz="0" w:space="0" w:color="auto"/>
            <w:left w:val="none" w:sz="0" w:space="0" w:color="auto"/>
            <w:bottom w:val="none" w:sz="0" w:space="0" w:color="auto"/>
            <w:right w:val="none" w:sz="0" w:space="0" w:color="auto"/>
          </w:divBdr>
        </w:div>
        <w:div w:id="1620532472">
          <w:marLeft w:val="0"/>
          <w:marRight w:val="0"/>
          <w:marTop w:val="0"/>
          <w:marBottom w:val="0"/>
          <w:divBdr>
            <w:top w:val="none" w:sz="0" w:space="0" w:color="auto"/>
            <w:left w:val="none" w:sz="0" w:space="0" w:color="auto"/>
            <w:bottom w:val="none" w:sz="0" w:space="0" w:color="auto"/>
            <w:right w:val="none" w:sz="0" w:space="0" w:color="auto"/>
          </w:divBdr>
        </w:div>
        <w:div w:id="1692413585">
          <w:marLeft w:val="0"/>
          <w:marRight w:val="0"/>
          <w:marTop w:val="0"/>
          <w:marBottom w:val="0"/>
          <w:divBdr>
            <w:top w:val="none" w:sz="0" w:space="0" w:color="auto"/>
            <w:left w:val="none" w:sz="0" w:space="0" w:color="auto"/>
            <w:bottom w:val="none" w:sz="0" w:space="0" w:color="auto"/>
            <w:right w:val="none" w:sz="0" w:space="0" w:color="auto"/>
          </w:divBdr>
        </w:div>
        <w:div w:id="1714188992">
          <w:marLeft w:val="0"/>
          <w:marRight w:val="0"/>
          <w:marTop w:val="0"/>
          <w:marBottom w:val="0"/>
          <w:divBdr>
            <w:top w:val="none" w:sz="0" w:space="0" w:color="auto"/>
            <w:left w:val="none" w:sz="0" w:space="0" w:color="auto"/>
            <w:bottom w:val="none" w:sz="0" w:space="0" w:color="auto"/>
            <w:right w:val="none" w:sz="0" w:space="0" w:color="auto"/>
          </w:divBdr>
        </w:div>
        <w:div w:id="1927037945">
          <w:marLeft w:val="0"/>
          <w:marRight w:val="0"/>
          <w:marTop w:val="0"/>
          <w:marBottom w:val="0"/>
          <w:divBdr>
            <w:top w:val="none" w:sz="0" w:space="0" w:color="auto"/>
            <w:left w:val="none" w:sz="0" w:space="0" w:color="auto"/>
            <w:bottom w:val="none" w:sz="0" w:space="0" w:color="auto"/>
            <w:right w:val="none" w:sz="0" w:space="0" w:color="auto"/>
          </w:divBdr>
        </w:div>
        <w:div w:id="2048556625">
          <w:marLeft w:val="0"/>
          <w:marRight w:val="0"/>
          <w:marTop w:val="0"/>
          <w:marBottom w:val="0"/>
          <w:divBdr>
            <w:top w:val="none" w:sz="0" w:space="0" w:color="auto"/>
            <w:left w:val="none" w:sz="0" w:space="0" w:color="auto"/>
            <w:bottom w:val="none" w:sz="0" w:space="0" w:color="auto"/>
            <w:right w:val="none" w:sz="0" w:space="0" w:color="auto"/>
          </w:divBdr>
        </w:div>
        <w:div w:id="2094164174">
          <w:marLeft w:val="0"/>
          <w:marRight w:val="0"/>
          <w:marTop w:val="0"/>
          <w:marBottom w:val="0"/>
          <w:divBdr>
            <w:top w:val="none" w:sz="0" w:space="0" w:color="auto"/>
            <w:left w:val="none" w:sz="0" w:space="0" w:color="auto"/>
            <w:bottom w:val="none" w:sz="0" w:space="0" w:color="auto"/>
            <w:right w:val="none" w:sz="0" w:space="0" w:color="auto"/>
          </w:divBdr>
        </w:div>
        <w:div w:id="2121753744">
          <w:marLeft w:val="0"/>
          <w:marRight w:val="0"/>
          <w:marTop w:val="0"/>
          <w:marBottom w:val="0"/>
          <w:divBdr>
            <w:top w:val="none" w:sz="0" w:space="0" w:color="auto"/>
            <w:left w:val="none" w:sz="0" w:space="0" w:color="auto"/>
            <w:bottom w:val="none" w:sz="0" w:space="0" w:color="auto"/>
            <w:right w:val="none" w:sz="0" w:space="0" w:color="auto"/>
          </w:divBdr>
        </w:div>
        <w:div w:id="2134249321">
          <w:marLeft w:val="0"/>
          <w:marRight w:val="0"/>
          <w:marTop w:val="0"/>
          <w:marBottom w:val="0"/>
          <w:divBdr>
            <w:top w:val="none" w:sz="0" w:space="0" w:color="auto"/>
            <w:left w:val="none" w:sz="0" w:space="0" w:color="auto"/>
            <w:bottom w:val="none" w:sz="0" w:space="0" w:color="auto"/>
            <w:right w:val="none" w:sz="0" w:space="0" w:color="auto"/>
          </w:divBdr>
        </w:div>
      </w:divsChild>
    </w:div>
    <w:div w:id="1389263235">
      <w:bodyDiv w:val="1"/>
      <w:marLeft w:val="0"/>
      <w:marRight w:val="0"/>
      <w:marTop w:val="0"/>
      <w:marBottom w:val="0"/>
      <w:divBdr>
        <w:top w:val="none" w:sz="0" w:space="0" w:color="auto"/>
        <w:left w:val="none" w:sz="0" w:space="0" w:color="auto"/>
        <w:bottom w:val="none" w:sz="0" w:space="0" w:color="auto"/>
        <w:right w:val="none" w:sz="0" w:space="0" w:color="auto"/>
      </w:divBdr>
      <w:divsChild>
        <w:div w:id="313413168">
          <w:marLeft w:val="0"/>
          <w:marRight w:val="0"/>
          <w:marTop w:val="0"/>
          <w:marBottom w:val="0"/>
          <w:divBdr>
            <w:top w:val="none" w:sz="0" w:space="0" w:color="auto"/>
            <w:left w:val="none" w:sz="0" w:space="0" w:color="auto"/>
            <w:bottom w:val="none" w:sz="0" w:space="0" w:color="auto"/>
            <w:right w:val="none" w:sz="0" w:space="0" w:color="auto"/>
          </w:divBdr>
          <w:divsChild>
            <w:div w:id="34354268">
              <w:marLeft w:val="0"/>
              <w:marRight w:val="0"/>
              <w:marTop w:val="0"/>
              <w:marBottom w:val="0"/>
              <w:divBdr>
                <w:top w:val="none" w:sz="0" w:space="0" w:color="auto"/>
                <w:left w:val="none" w:sz="0" w:space="0" w:color="auto"/>
                <w:bottom w:val="none" w:sz="0" w:space="0" w:color="auto"/>
                <w:right w:val="none" w:sz="0" w:space="0" w:color="auto"/>
              </w:divBdr>
            </w:div>
            <w:div w:id="257562296">
              <w:marLeft w:val="0"/>
              <w:marRight w:val="0"/>
              <w:marTop w:val="0"/>
              <w:marBottom w:val="0"/>
              <w:divBdr>
                <w:top w:val="none" w:sz="0" w:space="0" w:color="auto"/>
                <w:left w:val="none" w:sz="0" w:space="0" w:color="auto"/>
                <w:bottom w:val="none" w:sz="0" w:space="0" w:color="auto"/>
                <w:right w:val="none" w:sz="0" w:space="0" w:color="auto"/>
              </w:divBdr>
            </w:div>
          </w:divsChild>
        </w:div>
        <w:div w:id="1807508696">
          <w:marLeft w:val="0"/>
          <w:marRight w:val="0"/>
          <w:marTop w:val="0"/>
          <w:marBottom w:val="0"/>
          <w:divBdr>
            <w:top w:val="none" w:sz="0" w:space="0" w:color="auto"/>
            <w:left w:val="none" w:sz="0" w:space="0" w:color="auto"/>
            <w:bottom w:val="none" w:sz="0" w:space="0" w:color="auto"/>
            <w:right w:val="none" w:sz="0" w:space="0" w:color="auto"/>
          </w:divBdr>
          <w:divsChild>
            <w:div w:id="332731022">
              <w:marLeft w:val="0"/>
              <w:marRight w:val="0"/>
              <w:marTop w:val="0"/>
              <w:marBottom w:val="0"/>
              <w:divBdr>
                <w:top w:val="none" w:sz="0" w:space="0" w:color="auto"/>
                <w:left w:val="none" w:sz="0" w:space="0" w:color="auto"/>
                <w:bottom w:val="none" w:sz="0" w:space="0" w:color="auto"/>
                <w:right w:val="none" w:sz="0" w:space="0" w:color="auto"/>
              </w:divBdr>
            </w:div>
            <w:div w:id="6087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51728">
      <w:bodyDiv w:val="1"/>
      <w:marLeft w:val="0"/>
      <w:marRight w:val="0"/>
      <w:marTop w:val="0"/>
      <w:marBottom w:val="0"/>
      <w:divBdr>
        <w:top w:val="none" w:sz="0" w:space="0" w:color="auto"/>
        <w:left w:val="none" w:sz="0" w:space="0" w:color="auto"/>
        <w:bottom w:val="none" w:sz="0" w:space="0" w:color="auto"/>
        <w:right w:val="none" w:sz="0" w:space="0" w:color="auto"/>
      </w:divBdr>
      <w:divsChild>
        <w:div w:id="11684405">
          <w:marLeft w:val="0"/>
          <w:marRight w:val="0"/>
          <w:marTop w:val="180"/>
          <w:marBottom w:val="180"/>
          <w:divBdr>
            <w:top w:val="none" w:sz="0" w:space="0" w:color="auto"/>
            <w:left w:val="none" w:sz="0" w:space="0" w:color="auto"/>
            <w:bottom w:val="none" w:sz="0" w:space="0" w:color="auto"/>
            <w:right w:val="none" w:sz="0" w:space="0" w:color="auto"/>
          </w:divBdr>
        </w:div>
        <w:div w:id="23407790">
          <w:marLeft w:val="0"/>
          <w:marRight w:val="0"/>
          <w:marTop w:val="180"/>
          <w:marBottom w:val="180"/>
          <w:divBdr>
            <w:top w:val="none" w:sz="0" w:space="0" w:color="auto"/>
            <w:left w:val="none" w:sz="0" w:space="0" w:color="auto"/>
            <w:bottom w:val="none" w:sz="0" w:space="0" w:color="auto"/>
            <w:right w:val="none" w:sz="0" w:space="0" w:color="auto"/>
          </w:divBdr>
        </w:div>
        <w:div w:id="68502437">
          <w:marLeft w:val="0"/>
          <w:marRight w:val="0"/>
          <w:marTop w:val="180"/>
          <w:marBottom w:val="180"/>
          <w:divBdr>
            <w:top w:val="none" w:sz="0" w:space="0" w:color="auto"/>
            <w:left w:val="none" w:sz="0" w:space="0" w:color="auto"/>
            <w:bottom w:val="none" w:sz="0" w:space="0" w:color="auto"/>
            <w:right w:val="none" w:sz="0" w:space="0" w:color="auto"/>
          </w:divBdr>
        </w:div>
        <w:div w:id="99103766">
          <w:marLeft w:val="0"/>
          <w:marRight w:val="0"/>
          <w:marTop w:val="180"/>
          <w:marBottom w:val="180"/>
          <w:divBdr>
            <w:top w:val="none" w:sz="0" w:space="0" w:color="auto"/>
            <w:left w:val="none" w:sz="0" w:space="0" w:color="auto"/>
            <w:bottom w:val="none" w:sz="0" w:space="0" w:color="auto"/>
            <w:right w:val="none" w:sz="0" w:space="0" w:color="auto"/>
          </w:divBdr>
        </w:div>
        <w:div w:id="193277057">
          <w:marLeft w:val="0"/>
          <w:marRight w:val="0"/>
          <w:marTop w:val="180"/>
          <w:marBottom w:val="180"/>
          <w:divBdr>
            <w:top w:val="none" w:sz="0" w:space="0" w:color="auto"/>
            <w:left w:val="none" w:sz="0" w:space="0" w:color="auto"/>
            <w:bottom w:val="none" w:sz="0" w:space="0" w:color="auto"/>
            <w:right w:val="none" w:sz="0" w:space="0" w:color="auto"/>
          </w:divBdr>
        </w:div>
        <w:div w:id="284626129">
          <w:marLeft w:val="0"/>
          <w:marRight w:val="0"/>
          <w:marTop w:val="180"/>
          <w:marBottom w:val="180"/>
          <w:divBdr>
            <w:top w:val="none" w:sz="0" w:space="0" w:color="auto"/>
            <w:left w:val="none" w:sz="0" w:space="0" w:color="auto"/>
            <w:bottom w:val="none" w:sz="0" w:space="0" w:color="auto"/>
            <w:right w:val="none" w:sz="0" w:space="0" w:color="auto"/>
          </w:divBdr>
        </w:div>
        <w:div w:id="311253248">
          <w:marLeft w:val="0"/>
          <w:marRight w:val="0"/>
          <w:marTop w:val="180"/>
          <w:marBottom w:val="180"/>
          <w:divBdr>
            <w:top w:val="none" w:sz="0" w:space="0" w:color="auto"/>
            <w:left w:val="none" w:sz="0" w:space="0" w:color="auto"/>
            <w:bottom w:val="none" w:sz="0" w:space="0" w:color="auto"/>
            <w:right w:val="none" w:sz="0" w:space="0" w:color="auto"/>
          </w:divBdr>
        </w:div>
        <w:div w:id="363600125">
          <w:marLeft w:val="0"/>
          <w:marRight w:val="0"/>
          <w:marTop w:val="180"/>
          <w:marBottom w:val="180"/>
          <w:divBdr>
            <w:top w:val="none" w:sz="0" w:space="0" w:color="auto"/>
            <w:left w:val="none" w:sz="0" w:space="0" w:color="auto"/>
            <w:bottom w:val="none" w:sz="0" w:space="0" w:color="auto"/>
            <w:right w:val="none" w:sz="0" w:space="0" w:color="auto"/>
          </w:divBdr>
        </w:div>
        <w:div w:id="410470198">
          <w:marLeft w:val="0"/>
          <w:marRight w:val="0"/>
          <w:marTop w:val="180"/>
          <w:marBottom w:val="180"/>
          <w:divBdr>
            <w:top w:val="none" w:sz="0" w:space="0" w:color="auto"/>
            <w:left w:val="none" w:sz="0" w:space="0" w:color="auto"/>
            <w:bottom w:val="none" w:sz="0" w:space="0" w:color="auto"/>
            <w:right w:val="none" w:sz="0" w:space="0" w:color="auto"/>
          </w:divBdr>
        </w:div>
        <w:div w:id="432018642">
          <w:marLeft w:val="0"/>
          <w:marRight w:val="0"/>
          <w:marTop w:val="180"/>
          <w:marBottom w:val="180"/>
          <w:divBdr>
            <w:top w:val="none" w:sz="0" w:space="0" w:color="auto"/>
            <w:left w:val="none" w:sz="0" w:space="0" w:color="auto"/>
            <w:bottom w:val="none" w:sz="0" w:space="0" w:color="auto"/>
            <w:right w:val="none" w:sz="0" w:space="0" w:color="auto"/>
          </w:divBdr>
        </w:div>
        <w:div w:id="545219507">
          <w:marLeft w:val="0"/>
          <w:marRight w:val="0"/>
          <w:marTop w:val="180"/>
          <w:marBottom w:val="180"/>
          <w:divBdr>
            <w:top w:val="none" w:sz="0" w:space="0" w:color="auto"/>
            <w:left w:val="none" w:sz="0" w:space="0" w:color="auto"/>
            <w:bottom w:val="none" w:sz="0" w:space="0" w:color="auto"/>
            <w:right w:val="none" w:sz="0" w:space="0" w:color="auto"/>
          </w:divBdr>
        </w:div>
        <w:div w:id="559167698">
          <w:marLeft w:val="0"/>
          <w:marRight w:val="0"/>
          <w:marTop w:val="180"/>
          <w:marBottom w:val="180"/>
          <w:divBdr>
            <w:top w:val="none" w:sz="0" w:space="0" w:color="auto"/>
            <w:left w:val="none" w:sz="0" w:space="0" w:color="auto"/>
            <w:bottom w:val="none" w:sz="0" w:space="0" w:color="auto"/>
            <w:right w:val="none" w:sz="0" w:space="0" w:color="auto"/>
          </w:divBdr>
        </w:div>
        <w:div w:id="684553335">
          <w:marLeft w:val="0"/>
          <w:marRight w:val="0"/>
          <w:marTop w:val="180"/>
          <w:marBottom w:val="180"/>
          <w:divBdr>
            <w:top w:val="none" w:sz="0" w:space="0" w:color="auto"/>
            <w:left w:val="none" w:sz="0" w:space="0" w:color="auto"/>
            <w:bottom w:val="none" w:sz="0" w:space="0" w:color="auto"/>
            <w:right w:val="none" w:sz="0" w:space="0" w:color="auto"/>
          </w:divBdr>
        </w:div>
        <w:div w:id="685056853">
          <w:marLeft w:val="0"/>
          <w:marRight w:val="0"/>
          <w:marTop w:val="180"/>
          <w:marBottom w:val="180"/>
          <w:divBdr>
            <w:top w:val="none" w:sz="0" w:space="0" w:color="auto"/>
            <w:left w:val="none" w:sz="0" w:space="0" w:color="auto"/>
            <w:bottom w:val="none" w:sz="0" w:space="0" w:color="auto"/>
            <w:right w:val="none" w:sz="0" w:space="0" w:color="auto"/>
          </w:divBdr>
        </w:div>
        <w:div w:id="698436207">
          <w:marLeft w:val="0"/>
          <w:marRight w:val="0"/>
          <w:marTop w:val="180"/>
          <w:marBottom w:val="180"/>
          <w:divBdr>
            <w:top w:val="none" w:sz="0" w:space="0" w:color="auto"/>
            <w:left w:val="none" w:sz="0" w:space="0" w:color="auto"/>
            <w:bottom w:val="none" w:sz="0" w:space="0" w:color="auto"/>
            <w:right w:val="none" w:sz="0" w:space="0" w:color="auto"/>
          </w:divBdr>
        </w:div>
        <w:div w:id="762726580">
          <w:marLeft w:val="0"/>
          <w:marRight w:val="0"/>
          <w:marTop w:val="180"/>
          <w:marBottom w:val="180"/>
          <w:divBdr>
            <w:top w:val="none" w:sz="0" w:space="0" w:color="auto"/>
            <w:left w:val="none" w:sz="0" w:space="0" w:color="auto"/>
            <w:bottom w:val="none" w:sz="0" w:space="0" w:color="auto"/>
            <w:right w:val="none" w:sz="0" w:space="0" w:color="auto"/>
          </w:divBdr>
        </w:div>
        <w:div w:id="835731743">
          <w:marLeft w:val="0"/>
          <w:marRight w:val="0"/>
          <w:marTop w:val="180"/>
          <w:marBottom w:val="180"/>
          <w:divBdr>
            <w:top w:val="none" w:sz="0" w:space="0" w:color="auto"/>
            <w:left w:val="none" w:sz="0" w:space="0" w:color="auto"/>
            <w:bottom w:val="none" w:sz="0" w:space="0" w:color="auto"/>
            <w:right w:val="none" w:sz="0" w:space="0" w:color="auto"/>
          </w:divBdr>
        </w:div>
        <w:div w:id="923227144">
          <w:marLeft w:val="0"/>
          <w:marRight w:val="0"/>
          <w:marTop w:val="180"/>
          <w:marBottom w:val="180"/>
          <w:divBdr>
            <w:top w:val="none" w:sz="0" w:space="0" w:color="auto"/>
            <w:left w:val="none" w:sz="0" w:space="0" w:color="auto"/>
            <w:bottom w:val="none" w:sz="0" w:space="0" w:color="auto"/>
            <w:right w:val="none" w:sz="0" w:space="0" w:color="auto"/>
          </w:divBdr>
        </w:div>
        <w:div w:id="949508122">
          <w:marLeft w:val="0"/>
          <w:marRight w:val="0"/>
          <w:marTop w:val="180"/>
          <w:marBottom w:val="180"/>
          <w:divBdr>
            <w:top w:val="none" w:sz="0" w:space="0" w:color="auto"/>
            <w:left w:val="none" w:sz="0" w:space="0" w:color="auto"/>
            <w:bottom w:val="none" w:sz="0" w:space="0" w:color="auto"/>
            <w:right w:val="none" w:sz="0" w:space="0" w:color="auto"/>
          </w:divBdr>
        </w:div>
        <w:div w:id="956255944">
          <w:marLeft w:val="0"/>
          <w:marRight w:val="0"/>
          <w:marTop w:val="180"/>
          <w:marBottom w:val="180"/>
          <w:divBdr>
            <w:top w:val="none" w:sz="0" w:space="0" w:color="auto"/>
            <w:left w:val="none" w:sz="0" w:space="0" w:color="auto"/>
            <w:bottom w:val="none" w:sz="0" w:space="0" w:color="auto"/>
            <w:right w:val="none" w:sz="0" w:space="0" w:color="auto"/>
          </w:divBdr>
        </w:div>
        <w:div w:id="994140984">
          <w:marLeft w:val="0"/>
          <w:marRight w:val="0"/>
          <w:marTop w:val="180"/>
          <w:marBottom w:val="180"/>
          <w:divBdr>
            <w:top w:val="none" w:sz="0" w:space="0" w:color="auto"/>
            <w:left w:val="none" w:sz="0" w:space="0" w:color="auto"/>
            <w:bottom w:val="none" w:sz="0" w:space="0" w:color="auto"/>
            <w:right w:val="none" w:sz="0" w:space="0" w:color="auto"/>
          </w:divBdr>
        </w:div>
        <w:div w:id="1171411700">
          <w:marLeft w:val="0"/>
          <w:marRight w:val="0"/>
          <w:marTop w:val="180"/>
          <w:marBottom w:val="180"/>
          <w:divBdr>
            <w:top w:val="none" w:sz="0" w:space="0" w:color="auto"/>
            <w:left w:val="none" w:sz="0" w:space="0" w:color="auto"/>
            <w:bottom w:val="none" w:sz="0" w:space="0" w:color="auto"/>
            <w:right w:val="none" w:sz="0" w:space="0" w:color="auto"/>
          </w:divBdr>
        </w:div>
        <w:div w:id="1193156235">
          <w:marLeft w:val="0"/>
          <w:marRight w:val="0"/>
          <w:marTop w:val="180"/>
          <w:marBottom w:val="180"/>
          <w:divBdr>
            <w:top w:val="none" w:sz="0" w:space="0" w:color="auto"/>
            <w:left w:val="none" w:sz="0" w:space="0" w:color="auto"/>
            <w:bottom w:val="none" w:sz="0" w:space="0" w:color="auto"/>
            <w:right w:val="none" w:sz="0" w:space="0" w:color="auto"/>
          </w:divBdr>
        </w:div>
        <w:div w:id="1194920979">
          <w:marLeft w:val="0"/>
          <w:marRight w:val="0"/>
          <w:marTop w:val="180"/>
          <w:marBottom w:val="180"/>
          <w:divBdr>
            <w:top w:val="none" w:sz="0" w:space="0" w:color="auto"/>
            <w:left w:val="none" w:sz="0" w:space="0" w:color="auto"/>
            <w:bottom w:val="none" w:sz="0" w:space="0" w:color="auto"/>
            <w:right w:val="none" w:sz="0" w:space="0" w:color="auto"/>
          </w:divBdr>
        </w:div>
        <w:div w:id="1279214346">
          <w:marLeft w:val="0"/>
          <w:marRight w:val="0"/>
          <w:marTop w:val="180"/>
          <w:marBottom w:val="180"/>
          <w:divBdr>
            <w:top w:val="none" w:sz="0" w:space="0" w:color="auto"/>
            <w:left w:val="none" w:sz="0" w:space="0" w:color="auto"/>
            <w:bottom w:val="none" w:sz="0" w:space="0" w:color="auto"/>
            <w:right w:val="none" w:sz="0" w:space="0" w:color="auto"/>
          </w:divBdr>
        </w:div>
        <w:div w:id="1394040427">
          <w:marLeft w:val="0"/>
          <w:marRight w:val="0"/>
          <w:marTop w:val="180"/>
          <w:marBottom w:val="180"/>
          <w:divBdr>
            <w:top w:val="none" w:sz="0" w:space="0" w:color="auto"/>
            <w:left w:val="none" w:sz="0" w:space="0" w:color="auto"/>
            <w:bottom w:val="none" w:sz="0" w:space="0" w:color="auto"/>
            <w:right w:val="none" w:sz="0" w:space="0" w:color="auto"/>
          </w:divBdr>
        </w:div>
        <w:div w:id="1505702314">
          <w:marLeft w:val="0"/>
          <w:marRight w:val="0"/>
          <w:marTop w:val="180"/>
          <w:marBottom w:val="180"/>
          <w:divBdr>
            <w:top w:val="none" w:sz="0" w:space="0" w:color="auto"/>
            <w:left w:val="none" w:sz="0" w:space="0" w:color="auto"/>
            <w:bottom w:val="none" w:sz="0" w:space="0" w:color="auto"/>
            <w:right w:val="none" w:sz="0" w:space="0" w:color="auto"/>
          </w:divBdr>
        </w:div>
        <w:div w:id="1529100223">
          <w:marLeft w:val="0"/>
          <w:marRight w:val="0"/>
          <w:marTop w:val="180"/>
          <w:marBottom w:val="180"/>
          <w:divBdr>
            <w:top w:val="none" w:sz="0" w:space="0" w:color="auto"/>
            <w:left w:val="none" w:sz="0" w:space="0" w:color="auto"/>
            <w:bottom w:val="none" w:sz="0" w:space="0" w:color="auto"/>
            <w:right w:val="none" w:sz="0" w:space="0" w:color="auto"/>
          </w:divBdr>
        </w:div>
        <w:div w:id="1567103487">
          <w:marLeft w:val="0"/>
          <w:marRight w:val="0"/>
          <w:marTop w:val="180"/>
          <w:marBottom w:val="180"/>
          <w:divBdr>
            <w:top w:val="none" w:sz="0" w:space="0" w:color="auto"/>
            <w:left w:val="none" w:sz="0" w:space="0" w:color="auto"/>
            <w:bottom w:val="none" w:sz="0" w:space="0" w:color="auto"/>
            <w:right w:val="none" w:sz="0" w:space="0" w:color="auto"/>
          </w:divBdr>
        </w:div>
        <w:div w:id="1608152276">
          <w:marLeft w:val="0"/>
          <w:marRight w:val="0"/>
          <w:marTop w:val="180"/>
          <w:marBottom w:val="180"/>
          <w:divBdr>
            <w:top w:val="none" w:sz="0" w:space="0" w:color="auto"/>
            <w:left w:val="none" w:sz="0" w:space="0" w:color="auto"/>
            <w:bottom w:val="none" w:sz="0" w:space="0" w:color="auto"/>
            <w:right w:val="none" w:sz="0" w:space="0" w:color="auto"/>
          </w:divBdr>
        </w:div>
        <w:div w:id="1639191377">
          <w:marLeft w:val="0"/>
          <w:marRight w:val="0"/>
          <w:marTop w:val="180"/>
          <w:marBottom w:val="180"/>
          <w:divBdr>
            <w:top w:val="none" w:sz="0" w:space="0" w:color="auto"/>
            <w:left w:val="none" w:sz="0" w:space="0" w:color="auto"/>
            <w:bottom w:val="none" w:sz="0" w:space="0" w:color="auto"/>
            <w:right w:val="none" w:sz="0" w:space="0" w:color="auto"/>
          </w:divBdr>
        </w:div>
        <w:div w:id="1686592986">
          <w:marLeft w:val="0"/>
          <w:marRight w:val="0"/>
          <w:marTop w:val="180"/>
          <w:marBottom w:val="180"/>
          <w:divBdr>
            <w:top w:val="none" w:sz="0" w:space="0" w:color="auto"/>
            <w:left w:val="none" w:sz="0" w:space="0" w:color="auto"/>
            <w:bottom w:val="none" w:sz="0" w:space="0" w:color="auto"/>
            <w:right w:val="none" w:sz="0" w:space="0" w:color="auto"/>
          </w:divBdr>
        </w:div>
        <w:div w:id="1696883796">
          <w:marLeft w:val="0"/>
          <w:marRight w:val="0"/>
          <w:marTop w:val="180"/>
          <w:marBottom w:val="180"/>
          <w:divBdr>
            <w:top w:val="none" w:sz="0" w:space="0" w:color="auto"/>
            <w:left w:val="none" w:sz="0" w:space="0" w:color="auto"/>
            <w:bottom w:val="none" w:sz="0" w:space="0" w:color="auto"/>
            <w:right w:val="none" w:sz="0" w:space="0" w:color="auto"/>
          </w:divBdr>
        </w:div>
        <w:div w:id="1702705416">
          <w:marLeft w:val="0"/>
          <w:marRight w:val="0"/>
          <w:marTop w:val="180"/>
          <w:marBottom w:val="180"/>
          <w:divBdr>
            <w:top w:val="none" w:sz="0" w:space="0" w:color="auto"/>
            <w:left w:val="none" w:sz="0" w:space="0" w:color="auto"/>
            <w:bottom w:val="none" w:sz="0" w:space="0" w:color="auto"/>
            <w:right w:val="none" w:sz="0" w:space="0" w:color="auto"/>
          </w:divBdr>
        </w:div>
        <w:div w:id="1734616953">
          <w:marLeft w:val="0"/>
          <w:marRight w:val="0"/>
          <w:marTop w:val="180"/>
          <w:marBottom w:val="180"/>
          <w:divBdr>
            <w:top w:val="none" w:sz="0" w:space="0" w:color="auto"/>
            <w:left w:val="none" w:sz="0" w:space="0" w:color="auto"/>
            <w:bottom w:val="none" w:sz="0" w:space="0" w:color="auto"/>
            <w:right w:val="none" w:sz="0" w:space="0" w:color="auto"/>
          </w:divBdr>
        </w:div>
        <w:div w:id="1742215893">
          <w:marLeft w:val="0"/>
          <w:marRight w:val="0"/>
          <w:marTop w:val="180"/>
          <w:marBottom w:val="180"/>
          <w:divBdr>
            <w:top w:val="none" w:sz="0" w:space="0" w:color="auto"/>
            <w:left w:val="none" w:sz="0" w:space="0" w:color="auto"/>
            <w:bottom w:val="none" w:sz="0" w:space="0" w:color="auto"/>
            <w:right w:val="none" w:sz="0" w:space="0" w:color="auto"/>
          </w:divBdr>
        </w:div>
        <w:div w:id="1758552056">
          <w:marLeft w:val="0"/>
          <w:marRight w:val="0"/>
          <w:marTop w:val="0"/>
          <w:marBottom w:val="300"/>
          <w:divBdr>
            <w:top w:val="none" w:sz="0" w:space="0" w:color="auto"/>
            <w:left w:val="none" w:sz="0" w:space="0" w:color="auto"/>
            <w:bottom w:val="none" w:sz="0" w:space="0" w:color="auto"/>
            <w:right w:val="none" w:sz="0" w:space="0" w:color="auto"/>
          </w:divBdr>
          <w:divsChild>
            <w:div w:id="1731881944">
              <w:marLeft w:val="0"/>
              <w:marRight w:val="0"/>
              <w:marTop w:val="0"/>
              <w:marBottom w:val="0"/>
              <w:divBdr>
                <w:top w:val="single" w:sz="6" w:space="0" w:color="BCE8F1"/>
                <w:left w:val="single" w:sz="6" w:space="0" w:color="BCE8F1"/>
                <w:bottom w:val="single" w:sz="6" w:space="0" w:color="BCE8F1"/>
                <w:right w:val="single" w:sz="6" w:space="0" w:color="BCE8F1"/>
              </w:divBdr>
              <w:divsChild>
                <w:div w:id="637612351">
                  <w:marLeft w:val="0"/>
                  <w:marRight w:val="0"/>
                  <w:marTop w:val="0"/>
                  <w:marBottom w:val="0"/>
                  <w:divBdr>
                    <w:top w:val="none" w:sz="0" w:space="0" w:color="auto"/>
                    <w:left w:val="none" w:sz="0" w:space="0" w:color="auto"/>
                    <w:bottom w:val="none" w:sz="0" w:space="0" w:color="auto"/>
                    <w:right w:val="none" w:sz="0" w:space="0" w:color="auto"/>
                  </w:divBdr>
                  <w:divsChild>
                    <w:div w:id="1105226714">
                      <w:marLeft w:val="0"/>
                      <w:marRight w:val="0"/>
                      <w:marTop w:val="0"/>
                      <w:marBottom w:val="0"/>
                      <w:divBdr>
                        <w:top w:val="single" w:sz="6" w:space="11" w:color="BCE8F1"/>
                        <w:left w:val="none" w:sz="0" w:space="11" w:color="auto"/>
                        <w:bottom w:val="none" w:sz="0" w:space="11" w:color="auto"/>
                        <w:right w:val="none" w:sz="0" w:space="11" w:color="auto"/>
                      </w:divBdr>
                      <w:divsChild>
                        <w:div w:id="10423468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7361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6956">
          <w:marLeft w:val="0"/>
          <w:marRight w:val="0"/>
          <w:marTop w:val="180"/>
          <w:marBottom w:val="180"/>
          <w:divBdr>
            <w:top w:val="none" w:sz="0" w:space="0" w:color="auto"/>
            <w:left w:val="none" w:sz="0" w:space="0" w:color="auto"/>
            <w:bottom w:val="none" w:sz="0" w:space="0" w:color="auto"/>
            <w:right w:val="none" w:sz="0" w:space="0" w:color="auto"/>
          </w:divBdr>
        </w:div>
        <w:div w:id="1828403035">
          <w:marLeft w:val="0"/>
          <w:marRight w:val="0"/>
          <w:marTop w:val="180"/>
          <w:marBottom w:val="180"/>
          <w:divBdr>
            <w:top w:val="none" w:sz="0" w:space="0" w:color="auto"/>
            <w:left w:val="none" w:sz="0" w:space="0" w:color="auto"/>
            <w:bottom w:val="none" w:sz="0" w:space="0" w:color="auto"/>
            <w:right w:val="none" w:sz="0" w:space="0" w:color="auto"/>
          </w:divBdr>
        </w:div>
        <w:div w:id="1871801074">
          <w:marLeft w:val="0"/>
          <w:marRight w:val="0"/>
          <w:marTop w:val="180"/>
          <w:marBottom w:val="180"/>
          <w:divBdr>
            <w:top w:val="none" w:sz="0" w:space="0" w:color="auto"/>
            <w:left w:val="none" w:sz="0" w:space="0" w:color="auto"/>
            <w:bottom w:val="none" w:sz="0" w:space="0" w:color="auto"/>
            <w:right w:val="none" w:sz="0" w:space="0" w:color="auto"/>
          </w:divBdr>
        </w:div>
        <w:div w:id="1936013941">
          <w:marLeft w:val="0"/>
          <w:marRight w:val="0"/>
          <w:marTop w:val="180"/>
          <w:marBottom w:val="180"/>
          <w:divBdr>
            <w:top w:val="none" w:sz="0" w:space="0" w:color="auto"/>
            <w:left w:val="none" w:sz="0" w:space="0" w:color="auto"/>
            <w:bottom w:val="none" w:sz="0" w:space="0" w:color="auto"/>
            <w:right w:val="none" w:sz="0" w:space="0" w:color="auto"/>
          </w:divBdr>
        </w:div>
        <w:div w:id="1983194153">
          <w:marLeft w:val="0"/>
          <w:marRight w:val="0"/>
          <w:marTop w:val="180"/>
          <w:marBottom w:val="180"/>
          <w:divBdr>
            <w:top w:val="none" w:sz="0" w:space="0" w:color="auto"/>
            <w:left w:val="none" w:sz="0" w:space="0" w:color="auto"/>
            <w:bottom w:val="none" w:sz="0" w:space="0" w:color="auto"/>
            <w:right w:val="none" w:sz="0" w:space="0" w:color="auto"/>
          </w:divBdr>
        </w:div>
        <w:div w:id="1996182487">
          <w:marLeft w:val="0"/>
          <w:marRight w:val="0"/>
          <w:marTop w:val="180"/>
          <w:marBottom w:val="180"/>
          <w:divBdr>
            <w:top w:val="none" w:sz="0" w:space="0" w:color="auto"/>
            <w:left w:val="none" w:sz="0" w:space="0" w:color="auto"/>
            <w:bottom w:val="none" w:sz="0" w:space="0" w:color="auto"/>
            <w:right w:val="none" w:sz="0" w:space="0" w:color="auto"/>
          </w:divBdr>
        </w:div>
        <w:div w:id="2025279296">
          <w:marLeft w:val="0"/>
          <w:marRight w:val="0"/>
          <w:marTop w:val="180"/>
          <w:marBottom w:val="180"/>
          <w:divBdr>
            <w:top w:val="none" w:sz="0" w:space="0" w:color="auto"/>
            <w:left w:val="none" w:sz="0" w:space="0" w:color="auto"/>
            <w:bottom w:val="none" w:sz="0" w:space="0" w:color="auto"/>
            <w:right w:val="none" w:sz="0" w:space="0" w:color="auto"/>
          </w:divBdr>
        </w:div>
        <w:div w:id="2058046752">
          <w:marLeft w:val="0"/>
          <w:marRight w:val="0"/>
          <w:marTop w:val="180"/>
          <w:marBottom w:val="180"/>
          <w:divBdr>
            <w:top w:val="none" w:sz="0" w:space="0" w:color="auto"/>
            <w:left w:val="none" w:sz="0" w:space="0" w:color="auto"/>
            <w:bottom w:val="none" w:sz="0" w:space="0" w:color="auto"/>
            <w:right w:val="none" w:sz="0" w:space="0" w:color="auto"/>
          </w:divBdr>
        </w:div>
        <w:div w:id="2089450341">
          <w:marLeft w:val="0"/>
          <w:marRight w:val="0"/>
          <w:marTop w:val="180"/>
          <w:marBottom w:val="180"/>
          <w:divBdr>
            <w:top w:val="none" w:sz="0" w:space="0" w:color="auto"/>
            <w:left w:val="none" w:sz="0" w:space="0" w:color="auto"/>
            <w:bottom w:val="none" w:sz="0" w:space="0" w:color="auto"/>
            <w:right w:val="none" w:sz="0" w:space="0" w:color="auto"/>
          </w:divBdr>
        </w:div>
        <w:div w:id="2114126570">
          <w:marLeft w:val="0"/>
          <w:marRight w:val="0"/>
          <w:marTop w:val="180"/>
          <w:marBottom w:val="180"/>
          <w:divBdr>
            <w:top w:val="none" w:sz="0" w:space="0" w:color="auto"/>
            <w:left w:val="none" w:sz="0" w:space="0" w:color="auto"/>
            <w:bottom w:val="none" w:sz="0" w:space="0" w:color="auto"/>
            <w:right w:val="none" w:sz="0" w:space="0" w:color="auto"/>
          </w:divBdr>
        </w:div>
        <w:div w:id="2122215688">
          <w:marLeft w:val="0"/>
          <w:marRight w:val="0"/>
          <w:marTop w:val="180"/>
          <w:marBottom w:val="180"/>
          <w:divBdr>
            <w:top w:val="none" w:sz="0" w:space="0" w:color="auto"/>
            <w:left w:val="none" w:sz="0" w:space="0" w:color="auto"/>
            <w:bottom w:val="none" w:sz="0" w:space="0" w:color="auto"/>
            <w:right w:val="none" w:sz="0" w:space="0" w:color="auto"/>
          </w:divBdr>
        </w:div>
      </w:divsChild>
    </w:div>
    <w:div w:id="1430733169">
      <w:bodyDiv w:val="1"/>
      <w:marLeft w:val="0"/>
      <w:marRight w:val="0"/>
      <w:marTop w:val="0"/>
      <w:marBottom w:val="0"/>
      <w:divBdr>
        <w:top w:val="none" w:sz="0" w:space="0" w:color="auto"/>
        <w:left w:val="none" w:sz="0" w:space="0" w:color="auto"/>
        <w:bottom w:val="none" w:sz="0" w:space="0" w:color="auto"/>
        <w:right w:val="none" w:sz="0" w:space="0" w:color="auto"/>
      </w:divBdr>
      <w:divsChild>
        <w:div w:id="1388147725">
          <w:marLeft w:val="0"/>
          <w:marRight w:val="0"/>
          <w:marTop w:val="100"/>
          <w:marBottom w:val="100"/>
          <w:divBdr>
            <w:top w:val="none" w:sz="0" w:space="0" w:color="auto"/>
            <w:left w:val="none" w:sz="0" w:space="0" w:color="auto"/>
            <w:bottom w:val="none" w:sz="0" w:space="0" w:color="auto"/>
            <w:right w:val="none" w:sz="0" w:space="0" w:color="auto"/>
          </w:divBdr>
          <w:divsChild>
            <w:div w:id="1207137323">
              <w:marLeft w:val="0"/>
              <w:marRight w:val="0"/>
              <w:marTop w:val="0"/>
              <w:marBottom w:val="0"/>
              <w:divBdr>
                <w:top w:val="none" w:sz="0" w:space="0" w:color="auto"/>
                <w:left w:val="none" w:sz="0" w:space="0" w:color="auto"/>
                <w:bottom w:val="none" w:sz="0" w:space="0" w:color="auto"/>
                <w:right w:val="none" w:sz="0" w:space="0" w:color="auto"/>
              </w:divBdr>
              <w:divsChild>
                <w:div w:id="124665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6907">
          <w:marLeft w:val="0"/>
          <w:marRight w:val="0"/>
          <w:marTop w:val="100"/>
          <w:marBottom w:val="100"/>
          <w:divBdr>
            <w:top w:val="none" w:sz="0" w:space="0" w:color="auto"/>
            <w:left w:val="none" w:sz="0" w:space="0" w:color="auto"/>
            <w:bottom w:val="none" w:sz="0" w:space="0" w:color="auto"/>
            <w:right w:val="none" w:sz="0" w:space="0" w:color="auto"/>
          </w:divBdr>
          <w:divsChild>
            <w:div w:id="2037927607">
              <w:marLeft w:val="0"/>
              <w:marRight w:val="0"/>
              <w:marTop w:val="0"/>
              <w:marBottom w:val="0"/>
              <w:divBdr>
                <w:top w:val="none" w:sz="0" w:space="0" w:color="auto"/>
                <w:left w:val="none" w:sz="0" w:space="0" w:color="auto"/>
                <w:bottom w:val="none" w:sz="0" w:space="0" w:color="auto"/>
                <w:right w:val="none" w:sz="0" w:space="0" w:color="auto"/>
              </w:divBdr>
              <w:divsChild>
                <w:div w:id="15735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6407">
          <w:marLeft w:val="0"/>
          <w:marRight w:val="0"/>
          <w:marTop w:val="100"/>
          <w:marBottom w:val="100"/>
          <w:divBdr>
            <w:top w:val="none" w:sz="0" w:space="0" w:color="auto"/>
            <w:left w:val="none" w:sz="0" w:space="0" w:color="auto"/>
            <w:bottom w:val="none" w:sz="0" w:space="0" w:color="auto"/>
            <w:right w:val="none" w:sz="0" w:space="0" w:color="auto"/>
          </w:divBdr>
          <w:divsChild>
            <w:div w:id="217281036">
              <w:marLeft w:val="0"/>
              <w:marRight w:val="0"/>
              <w:marTop w:val="0"/>
              <w:marBottom w:val="0"/>
              <w:divBdr>
                <w:top w:val="none" w:sz="0" w:space="0" w:color="auto"/>
                <w:left w:val="none" w:sz="0" w:space="0" w:color="auto"/>
                <w:bottom w:val="none" w:sz="0" w:space="0" w:color="auto"/>
                <w:right w:val="none" w:sz="0" w:space="0" w:color="auto"/>
              </w:divBdr>
              <w:divsChild>
                <w:div w:id="13383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86766">
          <w:marLeft w:val="0"/>
          <w:marRight w:val="0"/>
          <w:marTop w:val="100"/>
          <w:marBottom w:val="100"/>
          <w:divBdr>
            <w:top w:val="none" w:sz="0" w:space="0" w:color="auto"/>
            <w:left w:val="none" w:sz="0" w:space="0" w:color="auto"/>
            <w:bottom w:val="none" w:sz="0" w:space="0" w:color="auto"/>
            <w:right w:val="none" w:sz="0" w:space="0" w:color="auto"/>
          </w:divBdr>
          <w:divsChild>
            <w:div w:id="491915821">
              <w:marLeft w:val="0"/>
              <w:marRight w:val="0"/>
              <w:marTop w:val="0"/>
              <w:marBottom w:val="0"/>
              <w:divBdr>
                <w:top w:val="none" w:sz="0" w:space="0" w:color="auto"/>
                <w:left w:val="none" w:sz="0" w:space="0" w:color="auto"/>
                <w:bottom w:val="none" w:sz="0" w:space="0" w:color="auto"/>
                <w:right w:val="none" w:sz="0" w:space="0" w:color="auto"/>
              </w:divBdr>
              <w:divsChild>
                <w:div w:id="62123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41413">
      <w:bodyDiv w:val="1"/>
      <w:marLeft w:val="0"/>
      <w:marRight w:val="0"/>
      <w:marTop w:val="0"/>
      <w:marBottom w:val="0"/>
      <w:divBdr>
        <w:top w:val="none" w:sz="0" w:space="0" w:color="auto"/>
        <w:left w:val="none" w:sz="0" w:space="0" w:color="auto"/>
        <w:bottom w:val="none" w:sz="0" w:space="0" w:color="auto"/>
        <w:right w:val="none" w:sz="0" w:space="0" w:color="auto"/>
      </w:divBdr>
      <w:divsChild>
        <w:div w:id="1148933195">
          <w:marLeft w:val="0"/>
          <w:marRight w:val="0"/>
          <w:marTop w:val="0"/>
          <w:marBottom w:val="0"/>
          <w:divBdr>
            <w:top w:val="none" w:sz="0" w:space="0" w:color="auto"/>
            <w:left w:val="none" w:sz="0" w:space="0" w:color="auto"/>
            <w:bottom w:val="none" w:sz="0" w:space="0" w:color="auto"/>
            <w:right w:val="none" w:sz="0" w:space="0" w:color="auto"/>
          </w:divBdr>
          <w:divsChild>
            <w:div w:id="1334992674">
              <w:marLeft w:val="0"/>
              <w:marRight w:val="0"/>
              <w:marTop w:val="0"/>
              <w:marBottom w:val="0"/>
              <w:divBdr>
                <w:top w:val="none" w:sz="0" w:space="0" w:color="auto"/>
                <w:left w:val="none" w:sz="0" w:space="0" w:color="auto"/>
                <w:bottom w:val="none" w:sz="0" w:space="0" w:color="auto"/>
                <w:right w:val="none" w:sz="0" w:space="0" w:color="auto"/>
              </w:divBdr>
              <w:divsChild>
                <w:div w:id="189538853">
                  <w:marLeft w:val="0"/>
                  <w:marRight w:val="0"/>
                  <w:marTop w:val="0"/>
                  <w:marBottom w:val="0"/>
                  <w:divBdr>
                    <w:top w:val="none" w:sz="0" w:space="0" w:color="auto"/>
                    <w:left w:val="none" w:sz="0" w:space="0" w:color="auto"/>
                    <w:bottom w:val="none" w:sz="0" w:space="0" w:color="auto"/>
                    <w:right w:val="none" w:sz="0" w:space="0" w:color="auto"/>
                  </w:divBdr>
                  <w:divsChild>
                    <w:div w:id="908922321">
                      <w:marLeft w:val="0"/>
                      <w:marRight w:val="0"/>
                      <w:marTop w:val="0"/>
                      <w:marBottom w:val="225"/>
                      <w:divBdr>
                        <w:top w:val="none" w:sz="0" w:space="0" w:color="auto"/>
                        <w:left w:val="none" w:sz="0" w:space="0" w:color="auto"/>
                        <w:bottom w:val="none" w:sz="0" w:space="0" w:color="auto"/>
                        <w:right w:val="none" w:sz="0" w:space="0" w:color="auto"/>
                      </w:divBdr>
                      <w:divsChild>
                        <w:div w:id="1952515104">
                          <w:marLeft w:val="0"/>
                          <w:marRight w:val="0"/>
                          <w:marTop w:val="0"/>
                          <w:marBottom w:val="0"/>
                          <w:divBdr>
                            <w:top w:val="none" w:sz="0" w:space="0" w:color="auto"/>
                            <w:left w:val="none" w:sz="0" w:space="0" w:color="auto"/>
                            <w:bottom w:val="none" w:sz="0" w:space="0" w:color="auto"/>
                            <w:right w:val="none" w:sz="0" w:space="0" w:color="auto"/>
                          </w:divBdr>
                          <w:divsChild>
                            <w:div w:id="1811551977">
                              <w:marLeft w:val="0"/>
                              <w:marRight w:val="0"/>
                              <w:marTop w:val="0"/>
                              <w:marBottom w:val="0"/>
                              <w:divBdr>
                                <w:top w:val="none" w:sz="0" w:space="0" w:color="auto"/>
                                <w:left w:val="none" w:sz="0" w:space="0" w:color="auto"/>
                                <w:bottom w:val="none" w:sz="0" w:space="0" w:color="auto"/>
                                <w:right w:val="none" w:sz="0" w:space="0" w:color="auto"/>
                              </w:divBdr>
                              <w:divsChild>
                                <w:div w:id="374046298">
                                  <w:marLeft w:val="0"/>
                                  <w:marRight w:val="0"/>
                                  <w:marTop w:val="150"/>
                                  <w:marBottom w:val="150"/>
                                  <w:divBdr>
                                    <w:top w:val="single" w:sz="6" w:space="10" w:color="DBD8D8"/>
                                    <w:left w:val="none" w:sz="0" w:space="0" w:color="auto"/>
                                    <w:bottom w:val="single" w:sz="6" w:space="0" w:color="CFCCCC"/>
                                    <w:right w:val="none" w:sz="0" w:space="0" w:color="auto"/>
                                  </w:divBdr>
                                  <w:divsChild>
                                    <w:div w:id="462041956">
                                      <w:marLeft w:val="0"/>
                                      <w:marRight w:val="0"/>
                                      <w:marTop w:val="0"/>
                                      <w:marBottom w:val="0"/>
                                      <w:divBdr>
                                        <w:top w:val="none" w:sz="0" w:space="0" w:color="auto"/>
                                        <w:left w:val="none" w:sz="0" w:space="0" w:color="auto"/>
                                        <w:bottom w:val="none" w:sz="0" w:space="0" w:color="auto"/>
                                        <w:right w:val="none" w:sz="0" w:space="0" w:color="auto"/>
                                      </w:divBdr>
                                      <w:divsChild>
                                        <w:div w:id="304702612">
                                          <w:marLeft w:val="0"/>
                                          <w:marRight w:val="0"/>
                                          <w:marTop w:val="0"/>
                                          <w:marBottom w:val="0"/>
                                          <w:divBdr>
                                            <w:top w:val="none" w:sz="0" w:space="0" w:color="auto"/>
                                            <w:left w:val="none" w:sz="0" w:space="0" w:color="auto"/>
                                            <w:bottom w:val="none" w:sz="0" w:space="0" w:color="auto"/>
                                            <w:right w:val="none" w:sz="0" w:space="0" w:color="auto"/>
                                          </w:divBdr>
                                          <w:divsChild>
                                            <w:div w:id="88039358">
                                              <w:marLeft w:val="-225"/>
                                              <w:marRight w:val="-225"/>
                                              <w:marTop w:val="0"/>
                                              <w:marBottom w:val="0"/>
                                              <w:divBdr>
                                                <w:top w:val="none" w:sz="0" w:space="0" w:color="auto"/>
                                                <w:left w:val="none" w:sz="0" w:space="0" w:color="auto"/>
                                                <w:bottom w:val="none" w:sz="0" w:space="0" w:color="auto"/>
                                                <w:right w:val="none" w:sz="0" w:space="0" w:color="auto"/>
                                              </w:divBdr>
                                              <w:divsChild>
                                                <w:div w:id="1813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953300">
                  <w:marLeft w:val="0"/>
                  <w:marRight w:val="0"/>
                  <w:marTop w:val="0"/>
                  <w:marBottom w:val="225"/>
                  <w:divBdr>
                    <w:top w:val="none" w:sz="0" w:space="0" w:color="auto"/>
                    <w:left w:val="none" w:sz="0" w:space="0" w:color="auto"/>
                    <w:bottom w:val="none" w:sz="0" w:space="0" w:color="auto"/>
                    <w:right w:val="none" w:sz="0" w:space="0" w:color="auto"/>
                  </w:divBdr>
                  <w:divsChild>
                    <w:div w:id="874972667">
                      <w:marLeft w:val="0"/>
                      <w:marRight w:val="0"/>
                      <w:marTop w:val="0"/>
                      <w:marBottom w:val="300"/>
                      <w:divBdr>
                        <w:top w:val="none" w:sz="0" w:space="0" w:color="auto"/>
                        <w:left w:val="none" w:sz="0" w:space="0" w:color="auto"/>
                        <w:bottom w:val="none" w:sz="0" w:space="0" w:color="auto"/>
                        <w:right w:val="none" w:sz="0" w:space="0" w:color="auto"/>
                      </w:divBdr>
                    </w:div>
                    <w:div w:id="1992632073">
                      <w:marLeft w:val="0"/>
                      <w:marRight w:val="0"/>
                      <w:marTop w:val="0"/>
                      <w:marBottom w:val="225"/>
                      <w:divBdr>
                        <w:top w:val="none" w:sz="0" w:space="0" w:color="auto"/>
                        <w:left w:val="none" w:sz="0" w:space="0" w:color="auto"/>
                        <w:bottom w:val="none" w:sz="0" w:space="0" w:color="auto"/>
                        <w:right w:val="none" w:sz="0" w:space="0" w:color="auto"/>
                      </w:divBdr>
                    </w:div>
                  </w:divsChild>
                </w:div>
                <w:div w:id="401023139">
                  <w:marLeft w:val="0"/>
                  <w:marRight w:val="0"/>
                  <w:marTop w:val="0"/>
                  <w:marBottom w:val="0"/>
                  <w:divBdr>
                    <w:top w:val="none" w:sz="0" w:space="0" w:color="auto"/>
                    <w:left w:val="none" w:sz="0" w:space="0" w:color="auto"/>
                    <w:bottom w:val="none" w:sz="0" w:space="0" w:color="auto"/>
                    <w:right w:val="none" w:sz="0" w:space="0" w:color="auto"/>
                  </w:divBdr>
                  <w:divsChild>
                    <w:div w:id="976685147">
                      <w:marLeft w:val="0"/>
                      <w:marRight w:val="0"/>
                      <w:marTop w:val="0"/>
                      <w:marBottom w:val="225"/>
                      <w:divBdr>
                        <w:top w:val="none" w:sz="0" w:space="0" w:color="auto"/>
                        <w:left w:val="none" w:sz="0" w:space="0" w:color="auto"/>
                        <w:bottom w:val="none" w:sz="0" w:space="0" w:color="auto"/>
                        <w:right w:val="none" w:sz="0" w:space="0" w:color="auto"/>
                      </w:divBdr>
                    </w:div>
                  </w:divsChild>
                </w:div>
                <w:div w:id="448547005">
                  <w:marLeft w:val="0"/>
                  <w:marRight w:val="0"/>
                  <w:marTop w:val="0"/>
                  <w:marBottom w:val="225"/>
                  <w:divBdr>
                    <w:top w:val="none" w:sz="0" w:space="0" w:color="auto"/>
                    <w:left w:val="none" w:sz="0" w:space="0" w:color="auto"/>
                    <w:bottom w:val="none" w:sz="0" w:space="0" w:color="auto"/>
                    <w:right w:val="none" w:sz="0" w:space="0" w:color="auto"/>
                  </w:divBdr>
                  <w:divsChild>
                    <w:div w:id="12346396">
                      <w:marLeft w:val="0"/>
                      <w:marRight w:val="0"/>
                      <w:marTop w:val="0"/>
                      <w:marBottom w:val="225"/>
                      <w:divBdr>
                        <w:top w:val="none" w:sz="0" w:space="0" w:color="auto"/>
                        <w:left w:val="none" w:sz="0" w:space="0" w:color="auto"/>
                        <w:bottom w:val="none" w:sz="0" w:space="0" w:color="auto"/>
                        <w:right w:val="none" w:sz="0" w:space="0" w:color="auto"/>
                      </w:divBdr>
                    </w:div>
                    <w:div w:id="202523242">
                      <w:marLeft w:val="0"/>
                      <w:marRight w:val="0"/>
                      <w:marTop w:val="0"/>
                      <w:marBottom w:val="300"/>
                      <w:divBdr>
                        <w:top w:val="none" w:sz="0" w:space="0" w:color="auto"/>
                        <w:left w:val="none" w:sz="0" w:space="0" w:color="auto"/>
                        <w:bottom w:val="none" w:sz="0" w:space="0" w:color="auto"/>
                        <w:right w:val="none" w:sz="0" w:space="0" w:color="auto"/>
                      </w:divBdr>
                    </w:div>
                  </w:divsChild>
                </w:div>
                <w:div w:id="681250421">
                  <w:marLeft w:val="0"/>
                  <w:marRight w:val="0"/>
                  <w:marTop w:val="0"/>
                  <w:marBottom w:val="225"/>
                  <w:divBdr>
                    <w:top w:val="none" w:sz="0" w:space="0" w:color="auto"/>
                    <w:left w:val="none" w:sz="0" w:space="0" w:color="auto"/>
                    <w:bottom w:val="none" w:sz="0" w:space="0" w:color="auto"/>
                    <w:right w:val="none" w:sz="0" w:space="0" w:color="auto"/>
                  </w:divBdr>
                  <w:divsChild>
                    <w:div w:id="412167199">
                      <w:marLeft w:val="0"/>
                      <w:marRight w:val="0"/>
                      <w:marTop w:val="0"/>
                      <w:marBottom w:val="225"/>
                      <w:divBdr>
                        <w:top w:val="none" w:sz="0" w:space="0" w:color="auto"/>
                        <w:left w:val="none" w:sz="0" w:space="0" w:color="auto"/>
                        <w:bottom w:val="none" w:sz="0" w:space="0" w:color="auto"/>
                        <w:right w:val="none" w:sz="0" w:space="0" w:color="auto"/>
                      </w:divBdr>
                    </w:div>
                    <w:div w:id="1685552127">
                      <w:marLeft w:val="0"/>
                      <w:marRight w:val="0"/>
                      <w:marTop w:val="0"/>
                      <w:marBottom w:val="300"/>
                      <w:divBdr>
                        <w:top w:val="none" w:sz="0" w:space="0" w:color="auto"/>
                        <w:left w:val="none" w:sz="0" w:space="0" w:color="auto"/>
                        <w:bottom w:val="none" w:sz="0" w:space="0" w:color="auto"/>
                        <w:right w:val="none" w:sz="0" w:space="0" w:color="auto"/>
                      </w:divBdr>
                    </w:div>
                  </w:divsChild>
                </w:div>
                <w:div w:id="735324913">
                  <w:marLeft w:val="0"/>
                  <w:marRight w:val="0"/>
                  <w:marTop w:val="0"/>
                  <w:marBottom w:val="225"/>
                  <w:divBdr>
                    <w:top w:val="none" w:sz="0" w:space="0" w:color="auto"/>
                    <w:left w:val="none" w:sz="0" w:space="0" w:color="auto"/>
                    <w:bottom w:val="none" w:sz="0" w:space="0" w:color="auto"/>
                    <w:right w:val="none" w:sz="0" w:space="0" w:color="auto"/>
                  </w:divBdr>
                  <w:divsChild>
                    <w:div w:id="833300045">
                      <w:marLeft w:val="0"/>
                      <w:marRight w:val="0"/>
                      <w:marTop w:val="0"/>
                      <w:marBottom w:val="300"/>
                      <w:divBdr>
                        <w:top w:val="none" w:sz="0" w:space="0" w:color="auto"/>
                        <w:left w:val="none" w:sz="0" w:space="0" w:color="auto"/>
                        <w:bottom w:val="none" w:sz="0" w:space="0" w:color="auto"/>
                        <w:right w:val="none" w:sz="0" w:space="0" w:color="auto"/>
                      </w:divBdr>
                    </w:div>
                    <w:div w:id="1427728322">
                      <w:marLeft w:val="0"/>
                      <w:marRight w:val="0"/>
                      <w:marTop w:val="0"/>
                      <w:marBottom w:val="225"/>
                      <w:divBdr>
                        <w:top w:val="none" w:sz="0" w:space="0" w:color="auto"/>
                        <w:left w:val="none" w:sz="0" w:space="0" w:color="auto"/>
                        <w:bottom w:val="none" w:sz="0" w:space="0" w:color="auto"/>
                        <w:right w:val="none" w:sz="0" w:space="0" w:color="auto"/>
                      </w:divBdr>
                    </w:div>
                  </w:divsChild>
                </w:div>
                <w:div w:id="906502382">
                  <w:marLeft w:val="0"/>
                  <w:marRight w:val="0"/>
                  <w:marTop w:val="0"/>
                  <w:marBottom w:val="225"/>
                  <w:divBdr>
                    <w:top w:val="none" w:sz="0" w:space="0" w:color="auto"/>
                    <w:left w:val="none" w:sz="0" w:space="0" w:color="auto"/>
                    <w:bottom w:val="none" w:sz="0" w:space="0" w:color="auto"/>
                    <w:right w:val="none" w:sz="0" w:space="0" w:color="auto"/>
                  </w:divBdr>
                  <w:divsChild>
                    <w:div w:id="569270147">
                      <w:marLeft w:val="0"/>
                      <w:marRight w:val="0"/>
                      <w:marTop w:val="0"/>
                      <w:marBottom w:val="225"/>
                      <w:divBdr>
                        <w:top w:val="none" w:sz="0" w:space="0" w:color="auto"/>
                        <w:left w:val="none" w:sz="0" w:space="0" w:color="auto"/>
                        <w:bottom w:val="none" w:sz="0" w:space="0" w:color="auto"/>
                        <w:right w:val="none" w:sz="0" w:space="0" w:color="auto"/>
                      </w:divBdr>
                    </w:div>
                    <w:div w:id="665672081">
                      <w:marLeft w:val="0"/>
                      <w:marRight w:val="0"/>
                      <w:marTop w:val="0"/>
                      <w:marBottom w:val="300"/>
                      <w:divBdr>
                        <w:top w:val="none" w:sz="0" w:space="0" w:color="auto"/>
                        <w:left w:val="none" w:sz="0" w:space="0" w:color="auto"/>
                        <w:bottom w:val="none" w:sz="0" w:space="0" w:color="auto"/>
                        <w:right w:val="none" w:sz="0" w:space="0" w:color="auto"/>
                      </w:divBdr>
                    </w:div>
                  </w:divsChild>
                </w:div>
                <w:div w:id="1008408205">
                  <w:marLeft w:val="0"/>
                  <w:marRight w:val="0"/>
                  <w:marTop w:val="0"/>
                  <w:marBottom w:val="225"/>
                  <w:divBdr>
                    <w:top w:val="none" w:sz="0" w:space="0" w:color="auto"/>
                    <w:left w:val="none" w:sz="0" w:space="0" w:color="auto"/>
                    <w:bottom w:val="none" w:sz="0" w:space="0" w:color="auto"/>
                    <w:right w:val="none" w:sz="0" w:space="0" w:color="auto"/>
                  </w:divBdr>
                  <w:divsChild>
                    <w:div w:id="595752526">
                      <w:marLeft w:val="0"/>
                      <w:marRight w:val="0"/>
                      <w:marTop w:val="0"/>
                      <w:marBottom w:val="300"/>
                      <w:divBdr>
                        <w:top w:val="none" w:sz="0" w:space="0" w:color="auto"/>
                        <w:left w:val="none" w:sz="0" w:space="0" w:color="auto"/>
                        <w:bottom w:val="none" w:sz="0" w:space="0" w:color="auto"/>
                        <w:right w:val="none" w:sz="0" w:space="0" w:color="auto"/>
                      </w:divBdr>
                    </w:div>
                    <w:div w:id="957878318">
                      <w:marLeft w:val="0"/>
                      <w:marRight w:val="0"/>
                      <w:marTop w:val="0"/>
                      <w:marBottom w:val="225"/>
                      <w:divBdr>
                        <w:top w:val="none" w:sz="0" w:space="0" w:color="auto"/>
                        <w:left w:val="none" w:sz="0" w:space="0" w:color="auto"/>
                        <w:bottom w:val="none" w:sz="0" w:space="0" w:color="auto"/>
                        <w:right w:val="none" w:sz="0" w:space="0" w:color="auto"/>
                      </w:divBdr>
                    </w:div>
                  </w:divsChild>
                </w:div>
                <w:div w:id="1278680437">
                  <w:marLeft w:val="0"/>
                  <w:marRight w:val="0"/>
                  <w:marTop w:val="0"/>
                  <w:marBottom w:val="0"/>
                  <w:divBdr>
                    <w:top w:val="none" w:sz="0" w:space="0" w:color="auto"/>
                    <w:left w:val="none" w:sz="0" w:space="0" w:color="auto"/>
                    <w:bottom w:val="none" w:sz="0" w:space="0" w:color="auto"/>
                    <w:right w:val="none" w:sz="0" w:space="0" w:color="auto"/>
                  </w:divBdr>
                  <w:divsChild>
                    <w:div w:id="267587457">
                      <w:marLeft w:val="0"/>
                      <w:marRight w:val="0"/>
                      <w:marTop w:val="0"/>
                      <w:marBottom w:val="225"/>
                      <w:divBdr>
                        <w:top w:val="none" w:sz="0" w:space="0" w:color="auto"/>
                        <w:left w:val="none" w:sz="0" w:space="0" w:color="auto"/>
                        <w:bottom w:val="none" w:sz="0" w:space="0" w:color="auto"/>
                        <w:right w:val="none" w:sz="0" w:space="0" w:color="auto"/>
                      </w:divBdr>
                      <w:divsChild>
                        <w:div w:id="1056783181">
                          <w:marLeft w:val="0"/>
                          <w:marRight w:val="0"/>
                          <w:marTop w:val="0"/>
                          <w:marBottom w:val="0"/>
                          <w:divBdr>
                            <w:top w:val="none" w:sz="0" w:space="0" w:color="auto"/>
                            <w:left w:val="none" w:sz="0" w:space="0" w:color="auto"/>
                            <w:bottom w:val="none" w:sz="0" w:space="0" w:color="auto"/>
                            <w:right w:val="none" w:sz="0" w:space="0" w:color="auto"/>
                          </w:divBdr>
                          <w:divsChild>
                            <w:div w:id="930241667">
                              <w:marLeft w:val="0"/>
                              <w:marRight w:val="0"/>
                              <w:marTop w:val="0"/>
                              <w:marBottom w:val="0"/>
                              <w:divBdr>
                                <w:top w:val="single" w:sz="6" w:space="8" w:color="000000"/>
                                <w:left w:val="single" w:sz="6" w:space="8" w:color="000000"/>
                                <w:bottom w:val="single" w:sz="6" w:space="8" w:color="000000"/>
                                <w:right w:val="single" w:sz="6" w:space="8" w:color="000000"/>
                              </w:divBdr>
                              <w:divsChild>
                                <w:div w:id="157936329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340620627">
                  <w:marLeft w:val="0"/>
                  <w:marRight w:val="0"/>
                  <w:marTop w:val="0"/>
                  <w:marBottom w:val="225"/>
                  <w:divBdr>
                    <w:top w:val="none" w:sz="0" w:space="0" w:color="auto"/>
                    <w:left w:val="none" w:sz="0" w:space="0" w:color="auto"/>
                    <w:bottom w:val="none" w:sz="0" w:space="0" w:color="auto"/>
                    <w:right w:val="none" w:sz="0" w:space="0" w:color="auto"/>
                  </w:divBdr>
                  <w:divsChild>
                    <w:div w:id="506867017">
                      <w:marLeft w:val="0"/>
                      <w:marRight w:val="0"/>
                      <w:marTop w:val="0"/>
                      <w:marBottom w:val="300"/>
                      <w:divBdr>
                        <w:top w:val="none" w:sz="0" w:space="0" w:color="auto"/>
                        <w:left w:val="none" w:sz="0" w:space="0" w:color="auto"/>
                        <w:bottom w:val="none" w:sz="0" w:space="0" w:color="auto"/>
                        <w:right w:val="none" w:sz="0" w:space="0" w:color="auto"/>
                      </w:divBdr>
                    </w:div>
                    <w:div w:id="1299341834">
                      <w:marLeft w:val="0"/>
                      <w:marRight w:val="0"/>
                      <w:marTop w:val="0"/>
                      <w:marBottom w:val="225"/>
                      <w:divBdr>
                        <w:top w:val="none" w:sz="0" w:space="0" w:color="auto"/>
                        <w:left w:val="none" w:sz="0" w:space="0" w:color="auto"/>
                        <w:bottom w:val="none" w:sz="0" w:space="0" w:color="auto"/>
                        <w:right w:val="none" w:sz="0" w:space="0" w:color="auto"/>
                      </w:divBdr>
                    </w:div>
                  </w:divsChild>
                </w:div>
                <w:div w:id="1524710338">
                  <w:marLeft w:val="0"/>
                  <w:marRight w:val="0"/>
                  <w:marTop w:val="0"/>
                  <w:marBottom w:val="225"/>
                  <w:divBdr>
                    <w:top w:val="none" w:sz="0" w:space="0" w:color="auto"/>
                    <w:left w:val="none" w:sz="0" w:space="0" w:color="auto"/>
                    <w:bottom w:val="none" w:sz="0" w:space="0" w:color="auto"/>
                    <w:right w:val="none" w:sz="0" w:space="0" w:color="auto"/>
                  </w:divBdr>
                  <w:divsChild>
                    <w:div w:id="62683997">
                      <w:marLeft w:val="0"/>
                      <w:marRight w:val="0"/>
                      <w:marTop w:val="0"/>
                      <w:marBottom w:val="225"/>
                      <w:divBdr>
                        <w:top w:val="none" w:sz="0" w:space="0" w:color="auto"/>
                        <w:left w:val="none" w:sz="0" w:space="0" w:color="auto"/>
                        <w:bottom w:val="none" w:sz="0" w:space="0" w:color="auto"/>
                        <w:right w:val="none" w:sz="0" w:space="0" w:color="auto"/>
                      </w:divBdr>
                    </w:div>
                    <w:div w:id="701055501">
                      <w:marLeft w:val="0"/>
                      <w:marRight w:val="0"/>
                      <w:marTop w:val="0"/>
                      <w:marBottom w:val="300"/>
                      <w:divBdr>
                        <w:top w:val="none" w:sz="0" w:space="0" w:color="auto"/>
                        <w:left w:val="none" w:sz="0" w:space="0" w:color="auto"/>
                        <w:bottom w:val="none" w:sz="0" w:space="0" w:color="auto"/>
                        <w:right w:val="none" w:sz="0" w:space="0" w:color="auto"/>
                      </w:divBdr>
                    </w:div>
                  </w:divsChild>
                </w:div>
                <w:div w:id="1572109742">
                  <w:marLeft w:val="0"/>
                  <w:marRight w:val="0"/>
                  <w:marTop w:val="0"/>
                  <w:marBottom w:val="225"/>
                  <w:divBdr>
                    <w:top w:val="none" w:sz="0" w:space="0" w:color="auto"/>
                    <w:left w:val="none" w:sz="0" w:space="0" w:color="auto"/>
                    <w:bottom w:val="none" w:sz="0" w:space="0" w:color="auto"/>
                    <w:right w:val="none" w:sz="0" w:space="0" w:color="auto"/>
                  </w:divBdr>
                  <w:divsChild>
                    <w:div w:id="1346402955">
                      <w:marLeft w:val="0"/>
                      <w:marRight w:val="0"/>
                      <w:marTop w:val="0"/>
                      <w:marBottom w:val="225"/>
                      <w:divBdr>
                        <w:top w:val="none" w:sz="0" w:space="0" w:color="auto"/>
                        <w:left w:val="none" w:sz="0" w:space="0" w:color="auto"/>
                        <w:bottom w:val="none" w:sz="0" w:space="0" w:color="auto"/>
                        <w:right w:val="none" w:sz="0" w:space="0" w:color="auto"/>
                      </w:divBdr>
                    </w:div>
                    <w:div w:id="1886526781">
                      <w:marLeft w:val="0"/>
                      <w:marRight w:val="0"/>
                      <w:marTop w:val="0"/>
                      <w:marBottom w:val="300"/>
                      <w:divBdr>
                        <w:top w:val="none" w:sz="0" w:space="0" w:color="auto"/>
                        <w:left w:val="none" w:sz="0" w:space="0" w:color="auto"/>
                        <w:bottom w:val="none" w:sz="0" w:space="0" w:color="auto"/>
                        <w:right w:val="none" w:sz="0" w:space="0" w:color="auto"/>
                      </w:divBdr>
                    </w:div>
                  </w:divsChild>
                </w:div>
                <w:div w:id="1728142135">
                  <w:marLeft w:val="0"/>
                  <w:marRight w:val="0"/>
                  <w:marTop w:val="0"/>
                  <w:marBottom w:val="225"/>
                  <w:divBdr>
                    <w:top w:val="none" w:sz="0" w:space="0" w:color="auto"/>
                    <w:left w:val="none" w:sz="0" w:space="0" w:color="auto"/>
                    <w:bottom w:val="none" w:sz="0" w:space="0" w:color="auto"/>
                    <w:right w:val="none" w:sz="0" w:space="0" w:color="auto"/>
                  </w:divBdr>
                  <w:divsChild>
                    <w:div w:id="1182746855">
                      <w:marLeft w:val="0"/>
                      <w:marRight w:val="0"/>
                      <w:marTop w:val="0"/>
                      <w:marBottom w:val="225"/>
                      <w:divBdr>
                        <w:top w:val="none" w:sz="0" w:space="0" w:color="auto"/>
                        <w:left w:val="none" w:sz="0" w:space="0" w:color="auto"/>
                        <w:bottom w:val="none" w:sz="0" w:space="0" w:color="auto"/>
                        <w:right w:val="none" w:sz="0" w:space="0" w:color="auto"/>
                      </w:divBdr>
                    </w:div>
                    <w:div w:id="1766994624">
                      <w:marLeft w:val="0"/>
                      <w:marRight w:val="0"/>
                      <w:marTop w:val="0"/>
                      <w:marBottom w:val="300"/>
                      <w:divBdr>
                        <w:top w:val="none" w:sz="0" w:space="0" w:color="auto"/>
                        <w:left w:val="none" w:sz="0" w:space="0" w:color="auto"/>
                        <w:bottom w:val="none" w:sz="0" w:space="0" w:color="auto"/>
                        <w:right w:val="none" w:sz="0" w:space="0" w:color="auto"/>
                      </w:divBdr>
                    </w:div>
                  </w:divsChild>
                </w:div>
                <w:div w:id="1949893281">
                  <w:marLeft w:val="0"/>
                  <w:marRight w:val="0"/>
                  <w:marTop w:val="0"/>
                  <w:marBottom w:val="225"/>
                  <w:divBdr>
                    <w:top w:val="none" w:sz="0" w:space="0" w:color="auto"/>
                    <w:left w:val="none" w:sz="0" w:space="0" w:color="auto"/>
                    <w:bottom w:val="none" w:sz="0" w:space="0" w:color="auto"/>
                    <w:right w:val="none" w:sz="0" w:space="0" w:color="auto"/>
                  </w:divBdr>
                  <w:divsChild>
                    <w:div w:id="360321565">
                      <w:marLeft w:val="0"/>
                      <w:marRight w:val="0"/>
                      <w:marTop w:val="0"/>
                      <w:marBottom w:val="225"/>
                      <w:divBdr>
                        <w:top w:val="none" w:sz="0" w:space="0" w:color="auto"/>
                        <w:left w:val="none" w:sz="0" w:space="0" w:color="auto"/>
                        <w:bottom w:val="none" w:sz="0" w:space="0" w:color="auto"/>
                        <w:right w:val="none" w:sz="0" w:space="0" w:color="auto"/>
                      </w:divBdr>
                    </w:div>
                    <w:div w:id="160900311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568109458">
      <w:bodyDiv w:val="1"/>
      <w:marLeft w:val="0"/>
      <w:marRight w:val="0"/>
      <w:marTop w:val="0"/>
      <w:marBottom w:val="0"/>
      <w:divBdr>
        <w:top w:val="none" w:sz="0" w:space="0" w:color="auto"/>
        <w:left w:val="none" w:sz="0" w:space="0" w:color="auto"/>
        <w:bottom w:val="none" w:sz="0" w:space="0" w:color="auto"/>
        <w:right w:val="none" w:sz="0" w:space="0" w:color="auto"/>
      </w:divBdr>
      <w:divsChild>
        <w:div w:id="1567035886">
          <w:marLeft w:val="0"/>
          <w:marRight w:val="0"/>
          <w:marTop w:val="0"/>
          <w:marBottom w:val="0"/>
          <w:divBdr>
            <w:top w:val="none" w:sz="0" w:space="0" w:color="auto"/>
            <w:left w:val="none" w:sz="0" w:space="0" w:color="auto"/>
            <w:bottom w:val="none" w:sz="0" w:space="0" w:color="auto"/>
            <w:right w:val="none" w:sz="0" w:space="0" w:color="auto"/>
          </w:divBdr>
          <w:divsChild>
            <w:div w:id="1597398408">
              <w:marLeft w:val="0"/>
              <w:marRight w:val="0"/>
              <w:marTop w:val="480"/>
              <w:marBottom w:val="0"/>
              <w:divBdr>
                <w:top w:val="none" w:sz="0" w:space="0" w:color="auto"/>
                <w:left w:val="none" w:sz="0" w:space="0" w:color="auto"/>
                <w:bottom w:val="none" w:sz="0" w:space="0" w:color="auto"/>
                <w:right w:val="none" w:sz="0" w:space="0" w:color="auto"/>
              </w:divBdr>
              <w:divsChild>
                <w:div w:id="1474365773">
                  <w:marLeft w:val="0"/>
                  <w:marRight w:val="0"/>
                  <w:marTop w:val="0"/>
                  <w:marBottom w:val="0"/>
                  <w:divBdr>
                    <w:top w:val="none" w:sz="0" w:space="0" w:color="auto"/>
                    <w:left w:val="none" w:sz="0" w:space="0" w:color="auto"/>
                    <w:bottom w:val="none" w:sz="0" w:space="0" w:color="auto"/>
                    <w:right w:val="none" w:sz="0" w:space="0" w:color="auto"/>
                  </w:divBdr>
                  <w:divsChild>
                    <w:div w:id="914361528">
                      <w:marLeft w:val="0"/>
                      <w:marRight w:val="0"/>
                      <w:marTop w:val="0"/>
                      <w:marBottom w:val="0"/>
                      <w:divBdr>
                        <w:top w:val="none" w:sz="0" w:space="0" w:color="auto"/>
                        <w:left w:val="none" w:sz="0" w:space="0" w:color="auto"/>
                        <w:bottom w:val="none" w:sz="0" w:space="0" w:color="auto"/>
                        <w:right w:val="none" w:sz="0" w:space="0" w:color="auto"/>
                      </w:divBdr>
                    </w:div>
                    <w:div w:id="1587693465">
                      <w:marLeft w:val="180"/>
                      <w:marRight w:val="0"/>
                      <w:marTop w:val="0"/>
                      <w:marBottom w:val="0"/>
                      <w:divBdr>
                        <w:top w:val="none" w:sz="0" w:space="0" w:color="auto"/>
                        <w:left w:val="none" w:sz="0" w:space="0" w:color="auto"/>
                        <w:bottom w:val="none" w:sz="0" w:space="0" w:color="auto"/>
                        <w:right w:val="none" w:sz="0" w:space="0" w:color="auto"/>
                      </w:divBdr>
                      <w:divsChild>
                        <w:div w:id="1034426922">
                          <w:marLeft w:val="0"/>
                          <w:marRight w:val="0"/>
                          <w:marTop w:val="0"/>
                          <w:marBottom w:val="0"/>
                          <w:divBdr>
                            <w:top w:val="none" w:sz="0" w:space="0" w:color="auto"/>
                            <w:left w:val="none" w:sz="0" w:space="0" w:color="auto"/>
                            <w:bottom w:val="none" w:sz="0" w:space="0" w:color="auto"/>
                            <w:right w:val="none" w:sz="0" w:space="0" w:color="auto"/>
                          </w:divBdr>
                        </w:div>
                        <w:div w:id="1755469174">
                          <w:marLeft w:val="0"/>
                          <w:marRight w:val="0"/>
                          <w:marTop w:val="0"/>
                          <w:marBottom w:val="0"/>
                          <w:divBdr>
                            <w:top w:val="none" w:sz="0" w:space="0" w:color="auto"/>
                            <w:left w:val="none" w:sz="0" w:space="0" w:color="auto"/>
                            <w:bottom w:val="none" w:sz="0" w:space="0" w:color="auto"/>
                            <w:right w:val="none" w:sz="0" w:space="0" w:color="auto"/>
                          </w:divBdr>
                          <w:divsChild>
                            <w:div w:id="592591272">
                              <w:marLeft w:val="0"/>
                              <w:marRight w:val="0"/>
                              <w:marTop w:val="0"/>
                              <w:marBottom w:val="0"/>
                              <w:divBdr>
                                <w:top w:val="none" w:sz="0" w:space="0" w:color="auto"/>
                                <w:left w:val="none" w:sz="0" w:space="0" w:color="auto"/>
                                <w:bottom w:val="none" w:sz="0" w:space="0" w:color="auto"/>
                                <w:right w:val="none" w:sz="0" w:space="0" w:color="auto"/>
                              </w:divBdr>
                              <w:divsChild>
                                <w:div w:id="1038356468">
                                  <w:marLeft w:val="0"/>
                                  <w:marRight w:val="0"/>
                                  <w:marTop w:val="0"/>
                                  <w:marBottom w:val="30"/>
                                  <w:divBdr>
                                    <w:top w:val="none" w:sz="0" w:space="0" w:color="auto"/>
                                    <w:left w:val="none" w:sz="0" w:space="0" w:color="auto"/>
                                    <w:bottom w:val="none" w:sz="0" w:space="0" w:color="auto"/>
                                    <w:right w:val="none" w:sz="0" w:space="0" w:color="auto"/>
                                  </w:divBdr>
                                  <w:divsChild>
                                    <w:div w:id="22992473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659745">
              <w:marLeft w:val="0"/>
              <w:marRight w:val="0"/>
              <w:marTop w:val="187"/>
              <w:marBottom w:val="0"/>
              <w:divBdr>
                <w:top w:val="none" w:sz="0" w:space="0" w:color="auto"/>
                <w:left w:val="none" w:sz="0" w:space="0" w:color="auto"/>
                <w:bottom w:val="none" w:sz="0" w:space="0" w:color="auto"/>
                <w:right w:val="none" w:sz="0" w:space="0" w:color="auto"/>
              </w:divBdr>
            </w:div>
          </w:divsChild>
        </w:div>
      </w:divsChild>
    </w:div>
    <w:div w:id="1622032019">
      <w:bodyDiv w:val="1"/>
      <w:marLeft w:val="0"/>
      <w:marRight w:val="0"/>
      <w:marTop w:val="0"/>
      <w:marBottom w:val="0"/>
      <w:divBdr>
        <w:top w:val="none" w:sz="0" w:space="0" w:color="auto"/>
        <w:left w:val="none" w:sz="0" w:space="0" w:color="auto"/>
        <w:bottom w:val="none" w:sz="0" w:space="0" w:color="auto"/>
        <w:right w:val="none" w:sz="0" w:space="0" w:color="auto"/>
      </w:divBdr>
      <w:divsChild>
        <w:div w:id="2100373185">
          <w:marLeft w:val="0"/>
          <w:marRight w:val="0"/>
          <w:marTop w:val="0"/>
          <w:marBottom w:val="0"/>
          <w:divBdr>
            <w:top w:val="none" w:sz="0" w:space="0" w:color="auto"/>
            <w:left w:val="none" w:sz="0" w:space="0" w:color="auto"/>
            <w:bottom w:val="none" w:sz="0" w:space="0" w:color="auto"/>
            <w:right w:val="none" w:sz="0" w:space="0" w:color="auto"/>
          </w:divBdr>
          <w:divsChild>
            <w:div w:id="105580644">
              <w:marLeft w:val="0"/>
              <w:marRight w:val="0"/>
              <w:marTop w:val="0"/>
              <w:marBottom w:val="0"/>
              <w:divBdr>
                <w:top w:val="none" w:sz="0" w:space="0" w:color="auto"/>
                <w:left w:val="none" w:sz="0" w:space="0" w:color="auto"/>
                <w:bottom w:val="none" w:sz="0" w:space="0" w:color="auto"/>
                <w:right w:val="none" w:sz="0" w:space="0" w:color="auto"/>
              </w:divBdr>
              <w:divsChild>
                <w:div w:id="14381296">
                  <w:marLeft w:val="0"/>
                  <w:marRight w:val="0"/>
                  <w:marTop w:val="0"/>
                  <w:marBottom w:val="225"/>
                  <w:divBdr>
                    <w:top w:val="none" w:sz="0" w:space="0" w:color="auto"/>
                    <w:left w:val="none" w:sz="0" w:space="0" w:color="auto"/>
                    <w:bottom w:val="none" w:sz="0" w:space="0" w:color="auto"/>
                    <w:right w:val="none" w:sz="0" w:space="0" w:color="auto"/>
                  </w:divBdr>
                  <w:divsChild>
                    <w:div w:id="1541628371">
                      <w:marLeft w:val="0"/>
                      <w:marRight w:val="0"/>
                      <w:marTop w:val="0"/>
                      <w:marBottom w:val="300"/>
                      <w:divBdr>
                        <w:top w:val="none" w:sz="0" w:space="0" w:color="auto"/>
                        <w:left w:val="none" w:sz="0" w:space="0" w:color="auto"/>
                        <w:bottom w:val="none" w:sz="0" w:space="0" w:color="auto"/>
                        <w:right w:val="none" w:sz="0" w:space="0" w:color="auto"/>
                      </w:divBdr>
                    </w:div>
                    <w:div w:id="1986738347">
                      <w:marLeft w:val="0"/>
                      <w:marRight w:val="0"/>
                      <w:marTop w:val="0"/>
                      <w:marBottom w:val="225"/>
                      <w:divBdr>
                        <w:top w:val="none" w:sz="0" w:space="0" w:color="auto"/>
                        <w:left w:val="none" w:sz="0" w:space="0" w:color="auto"/>
                        <w:bottom w:val="none" w:sz="0" w:space="0" w:color="auto"/>
                        <w:right w:val="none" w:sz="0" w:space="0" w:color="auto"/>
                      </w:divBdr>
                    </w:div>
                  </w:divsChild>
                </w:div>
                <w:div w:id="81998995">
                  <w:marLeft w:val="0"/>
                  <w:marRight w:val="0"/>
                  <w:marTop w:val="0"/>
                  <w:marBottom w:val="225"/>
                  <w:divBdr>
                    <w:top w:val="none" w:sz="0" w:space="0" w:color="auto"/>
                    <w:left w:val="none" w:sz="0" w:space="0" w:color="auto"/>
                    <w:bottom w:val="none" w:sz="0" w:space="0" w:color="auto"/>
                    <w:right w:val="none" w:sz="0" w:space="0" w:color="auto"/>
                  </w:divBdr>
                  <w:divsChild>
                    <w:div w:id="582421782">
                      <w:marLeft w:val="0"/>
                      <w:marRight w:val="0"/>
                      <w:marTop w:val="0"/>
                      <w:marBottom w:val="225"/>
                      <w:divBdr>
                        <w:top w:val="none" w:sz="0" w:space="0" w:color="auto"/>
                        <w:left w:val="none" w:sz="0" w:space="0" w:color="auto"/>
                        <w:bottom w:val="none" w:sz="0" w:space="0" w:color="auto"/>
                        <w:right w:val="none" w:sz="0" w:space="0" w:color="auto"/>
                      </w:divBdr>
                    </w:div>
                    <w:div w:id="2072458074">
                      <w:marLeft w:val="0"/>
                      <w:marRight w:val="0"/>
                      <w:marTop w:val="0"/>
                      <w:marBottom w:val="300"/>
                      <w:divBdr>
                        <w:top w:val="none" w:sz="0" w:space="0" w:color="auto"/>
                        <w:left w:val="none" w:sz="0" w:space="0" w:color="auto"/>
                        <w:bottom w:val="none" w:sz="0" w:space="0" w:color="auto"/>
                        <w:right w:val="none" w:sz="0" w:space="0" w:color="auto"/>
                      </w:divBdr>
                    </w:div>
                  </w:divsChild>
                </w:div>
                <w:div w:id="132211318">
                  <w:marLeft w:val="0"/>
                  <w:marRight w:val="0"/>
                  <w:marTop w:val="0"/>
                  <w:marBottom w:val="0"/>
                  <w:divBdr>
                    <w:top w:val="none" w:sz="0" w:space="0" w:color="auto"/>
                    <w:left w:val="none" w:sz="0" w:space="0" w:color="auto"/>
                    <w:bottom w:val="none" w:sz="0" w:space="0" w:color="auto"/>
                    <w:right w:val="none" w:sz="0" w:space="0" w:color="auto"/>
                  </w:divBdr>
                  <w:divsChild>
                    <w:div w:id="2019850552">
                      <w:marLeft w:val="0"/>
                      <w:marRight w:val="0"/>
                      <w:marTop w:val="0"/>
                      <w:marBottom w:val="225"/>
                      <w:divBdr>
                        <w:top w:val="none" w:sz="0" w:space="0" w:color="auto"/>
                        <w:left w:val="none" w:sz="0" w:space="0" w:color="auto"/>
                        <w:bottom w:val="none" w:sz="0" w:space="0" w:color="auto"/>
                        <w:right w:val="none" w:sz="0" w:space="0" w:color="auto"/>
                      </w:divBdr>
                    </w:div>
                  </w:divsChild>
                </w:div>
                <w:div w:id="179397342">
                  <w:marLeft w:val="0"/>
                  <w:marRight w:val="0"/>
                  <w:marTop w:val="0"/>
                  <w:marBottom w:val="225"/>
                  <w:divBdr>
                    <w:top w:val="none" w:sz="0" w:space="0" w:color="auto"/>
                    <w:left w:val="none" w:sz="0" w:space="0" w:color="auto"/>
                    <w:bottom w:val="none" w:sz="0" w:space="0" w:color="auto"/>
                    <w:right w:val="none" w:sz="0" w:space="0" w:color="auto"/>
                  </w:divBdr>
                  <w:divsChild>
                    <w:div w:id="953707548">
                      <w:marLeft w:val="0"/>
                      <w:marRight w:val="0"/>
                      <w:marTop w:val="0"/>
                      <w:marBottom w:val="225"/>
                      <w:divBdr>
                        <w:top w:val="none" w:sz="0" w:space="0" w:color="auto"/>
                        <w:left w:val="none" w:sz="0" w:space="0" w:color="auto"/>
                        <w:bottom w:val="none" w:sz="0" w:space="0" w:color="auto"/>
                        <w:right w:val="none" w:sz="0" w:space="0" w:color="auto"/>
                      </w:divBdr>
                    </w:div>
                    <w:div w:id="2047755530">
                      <w:marLeft w:val="0"/>
                      <w:marRight w:val="0"/>
                      <w:marTop w:val="0"/>
                      <w:marBottom w:val="300"/>
                      <w:divBdr>
                        <w:top w:val="none" w:sz="0" w:space="0" w:color="auto"/>
                        <w:left w:val="none" w:sz="0" w:space="0" w:color="auto"/>
                        <w:bottom w:val="none" w:sz="0" w:space="0" w:color="auto"/>
                        <w:right w:val="none" w:sz="0" w:space="0" w:color="auto"/>
                      </w:divBdr>
                    </w:div>
                  </w:divsChild>
                </w:div>
                <w:div w:id="186254960">
                  <w:marLeft w:val="0"/>
                  <w:marRight w:val="0"/>
                  <w:marTop w:val="0"/>
                  <w:marBottom w:val="225"/>
                  <w:divBdr>
                    <w:top w:val="none" w:sz="0" w:space="0" w:color="auto"/>
                    <w:left w:val="none" w:sz="0" w:space="0" w:color="auto"/>
                    <w:bottom w:val="none" w:sz="0" w:space="0" w:color="auto"/>
                    <w:right w:val="none" w:sz="0" w:space="0" w:color="auto"/>
                  </w:divBdr>
                  <w:divsChild>
                    <w:div w:id="856427534">
                      <w:marLeft w:val="0"/>
                      <w:marRight w:val="0"/>
                      <w:marTop w:val="0"/>
                      <w:marBottom w:val="225"/>
                      <w:divBdr>
                        <w:top w:val="none" w:sz="0" w:space="0" w:color="auto"/>
                        <w:left w:val="none" w:sz="0" w:space="0" w:color="auto"/>
                        <w:bottom w:val="none" w:sz="0" w:space="0" w:color="auto"/>
                        <w:right w:val="none" w:sz="0" w:space="0" w:color="auto"/>
                      </w:divBdr>
                    </w:div>
                    <w:div w:id="1799487689">
                      <w:marLeft w:val="0"/>
                      <w:marRight w:val="0"/>
                      <w:marTop w:val="0"/>
                      <w:marBottom w:val="300"/>
                      <w:divBdr>
                        <w:top w:val="none" w:sz="0" w:space="0" w:color="auto"/>
                        <w:left w:val="none" w:sz="0" w:space="0" w:color="auto"/>
                        <w:bottom w:val="none" w:sz="0" w:space="0" w:color="auto"/>
                        <w:right w:val="none" w:sz="0" w:space="0" w:color="auto"/>
                      </w:divBdr>
                    </w:div>
                  </w:divsChild>
                </w:div>
                <w:div w:id="246808780">
                  <w:marLeft w:val="0"/>
                  <w:marRight w:val="0"/>
                  <w:marTop w:val="0"/>
                  <w:marBottom w:val="0"/>
                  <w:divBdr>
                    <w:top w:val="none" w:sz="0" w:space="0" w:color="auto"/>
                    <w:left w:val="none" w:sz="0" w:space="0" w:color="auto"/>
                    <w:bottom w:val="none" w:sz="0" w:space="0" w:color="auto"/>
                    <w:right w:val="none" w:sz="0" w:space="0" w:color="auto"/>
                  </w:divBdr>
                  <w:divsChild>
                    <w:div w:id="2110462468">
                      <w:marLeft w:val="0"/>
                      <w:marRight w:val="0"/>
                      <w:marTop w:val="0"/>
                      <w:marBottom w:val="225"/>
                      <w:divBdr>
                        <w:top w:val="none" w:sz="0" w:space="0" w:color="auto"/>
                        <w:left w:val="none" w:sz="0" w:space="0" w:color="auto"/>
                        <w:bottom w:val="none" w:sz="0" w:space="0" w:color="auto"/>
                        <w:right w:val="none" w:sz="0" w:space="0" w:color="auto"/>
                      </w:divBdr>
                    </w:div>
                  </w:divsChild>
                </w:div>
                <w:div w:id="258174967">
                  <w:marLeft w:val="0"/>
                  <w:marRight w:val="0"/>
                  <w:marTop w:val="0"/>
                  <w:marBottom w:val="225"/>
                  <w:divBdr>
                    <w:top w:val="none" w:sz="0" w:space="0" w:color="auto"/>
                    <w:left w:val="none" w:sz="0" w:space="0" w:color="auto"/>
                    <w:bottom w:val="none" w:sz="0" w:space="0" w:color="auto"/>
                    <w:right w:val="none" w:sz="0" w:space="0" w:color="auto"/>
                  </w:divBdr>
                  <w:divsChild>
                    <w:div w:id="574364212">
                      <w:marLeft w:val="0"/>
                      <w:marRight w:val="0"/>
                      <w:marTop w:val="0"/>
                      <w:marBottom w:val="300"/>
                      <w:divBdr>
                        <w:top w:val="none" w:sz="0" w:space="0" w:color="auto"/>
                        <w:left w:val="none" w:sz="0" w:space="0" w:color="auto"/>
                        <w:bottom w:val="none" w:sz="0" w:space="0" w:color="auto"/>
                        <w:right w:val="none" w:sz="0" w:space="0" w:color="auto"/>
                      </w:divBdr>
                    </w:div>
                    <w:div w:id="1244608079">
                      <w:marLeft w:val="0"/>
                      <w:marRight w:val="0"/>
                      <w:marTop w:val="0"/>
                      <w:marBottom w:val="225"/>
                      <w:divBdr>
                        <w:top w:val="none" w:sz="0" w:space="0" w:color="auto"/>
                        <w:left w:val="none" w:sz="0" w:space="0" w:color="auto"/>
                        <w:bottom w:val="none" w:sz="0" w:space="0" w:color="auto"/>
                        <w:right w:val="none" w:sz="0" w:space="0" w:color="auto"/>
                      </w:divBdr>
                    </w:div>
                  </w:divsChild>
                </w:div>
                <w:div w:id="278029122">
                  <w:marLeft w:val="0"/>
                  <w:marRight w:val="0"/>
                  <w:marTop w:val="0"/>
                  <w:marBottom w:val="225"/>
                  <w:divBdr>
                    <w:top w:val="none" w:sz="0" w:space="0" w:color="auto"/>
                    <w:left w:val="none" w:sz="0" w:space="0" w:color="auto"/>
                    <w:bottom w:val="none" w:sz="0" w:space="0" w:color="auto"/>
                    <w:right w:val="none" w:sz="0" w:space="0" w:color="auto"/>
                  </w:divBdr>
                  <w:divsChild>
                    <w:div w:id="707027315">
                      <w:marLeft w:val="0"/>
                      <w:marRight w:val="0"/>
                      <w:marTop w:val="0"/>
                      <w:marBottom w:val="225"/>
                      <w:divBdr>
                        <w:top w:val="none" w:sz="0" w:space="0" w:color="auto"/>
                        <w:left w:val="none" w:sz="0" w:space="0" w:color="auto"/>
                        <w:bottom w:val="none" w:sz="0" w:space="0" w:color="auto"/>
                        <w:right w:val="none" w:sz="0" w:space="0" w:color="auto"/>
                      </w:divBdr>
                    </w:div>
                    <w:div w:id="2016614833">
                      <w:marLeft w:val="0"/>
                      <w:marRight w:val="0"/>
                      <w:marTop w:val="0"/>
                      <w:marBottom w:val="300"/>
                      <w:divBdr>
                        <w:top w:val="none" w:sz="0" w:space="0" w:color="auto"/>
                        <w:left w:val="none" w:sz="0" w:space="0" w:color="auto"/>
                        <w:bottom w:val="none" w:sz="0" w:space="0" w:color="auto"/>
                        <w:right w:val="none" w:sz="0" w:space="0" w:color="auto"/>
                      </w:divBdr>
                    </w:div>
                  </w:divsChild>
                </w:div>
                <w:div w:id="327907157">
                  <w:marLeft w:val="0"/>
                  <w:marRight w:val="0"/>
                  <w:marTop w:val="0"/>
                  <w:marBottom w:val="225"/>
                  <w:divBdr>
                    <w:top w:val="none" w:sz="0" w:space="0" w:color="auto"/>
                    <w:left w:val="none" w:sz="0" w:space="0" w:color="auto"/>
                    <w:bottom w:val="none" w:sz="0" w:space="0" w:color="auto"/>
                    <w:right w:val="none" w:sz="0" w:space="0" w:color="auto"/>
                  </w:divBdr>
                  <w:divsChild>
                    <w:div w:id="867789795">
                      <w:marLeft w:val="0"/>
                      <w:marRight w:val="0"/>
                      <w:marTop w:val="0"/>
                      <w:marBottom w:val="225"/>
                      <w:divBdr>
                        <w:top w:val="none" w:sz="0" w:space="0" w:color="auto"/>
                        <w:left w:val="none" w:sz="0" w:space="0" w:color="auto"/>
                        <w:bottom w:val="none" w:sz="0" w:space="0" w:color="auto"/>
                        <w:right w:val="none" w:sz="0" w:space="0" w:color="auto"/>
                      </w:divBdr>
                    </w:div>
                    <w:div w:id="1088699878">
                      <w:marLeft w:val="0"/>
                      <w:marRight w:val="0"/>
                      <w:marTop w:val="0"/>
                      <w:marBottom w:val="300"/>
                      <w:divBdr>
                        <w:top w:val="none" w:sz="0" w:space="0" w:color="auto"/>
                        <w:left w:val="none" w:sz="0" w:space="0" w:color="auto"/>
                        <w:bottom w:val="none" w:sz="0" w:space="0" w:color="auto"/>
                        <w:right w:val="none" w:sz="0" w:space="0" w:color="auto"/>
                      </w:divBdr>
                    </w:div>
                  </w:divsChild>
                </w:div>
                <w:div w:id="328366157">
                  <w:marLeft w:val="0"/>
                  <w:marRight w:val="0"/>
                  <w:marTop w:val="0"/>
                  <w:marBottom w:val="225"/>
                  <w:divBdr>
                    <w:top w:val="none" w:sz="0" w:space="0" w:color="auto"/>
                    <w:left w:val="none" w:sz="0" w:space="0" w:color="auto"/>
                    <w:bottom w:val="none" w:sz="0" w:space="0" w:color="auto"/>
                    <w:right w:val="none" w:sz="0" w:space="0" w:color="auto"/>
                  </w:divBdr>
                  <w:divsChild>
                    <w:div w:id="509565950">
                      <w:marLeft w:val="0"/>
                      <w:marRight w:val="0"/>
                      <w:marTop w:val="0"/>
                      <w:marBottom w:val="300"/>
                      <w:divBdr>
                        <w:top w:val="none" w:sz="0" w:space="0" w:color="auto"/>
                        <w:left w:val="none" w:sz="0" w:space="0" w:color="auto"/>
                        <w:bottom w:val="none" w:sz="0" w:space="0" w:color="auto"/>
                        <w:right w:val="none" w:sz="0" w:space="0" w:color="auto"/>
                      </w:divBdr>
                    </w:div>
                    <w:div w:id="1198663513">
                      <w:marLeft w:val="0"/>
                      <w:marRight w:val="0"/>
                      <w:marTop w:val="0"/>
                      <w:marBottom w:val="225"/>
                      <w:divBdr>
                        <w:top w:val="none" w:sz="0" w:space="0" w:color="auto"/>
                        <w:left w:val="none" w:sz="0" w:space="0" w:color="auto"/>
                        <w:bottom w:val="none" w:sz="0" w:space="0" w:color="auto"/>
                        <w:right w:val="none" w:sz="0" w:space="0" w:color="auto"/>
                      </w:divBdr>
                    </w:div>
                  </w:divsChild>
                </w:div>
                <w:div w:id="333148123">
                  <w:marLeft w:val="0"/>
                  <w:marRight w:val="0"/>
                  <w:marTop w:val="0"/>
                  <w:marBottom w:val="225"/>
                  <w:divBdr>
                    <w:top w:val="none" w:sz="0" w:space="0" w:color="auto"/>
                    <w:left w:val="none" w:sz="0" w:space="0" w:color="auto"/>
                    <w:bottom w:val="none" w:sz="0" w:space="0" w:color="auto"/>
                    <w:right w:val="none" w:sz="0" w:space="0" w:color="auto"/>
                  </w:divBdr>
                  <w:divsChild>
                    <w:div w:id="1082727493">
                      <w:marLeft w:val="0"/>
                      <w:marRight w:val="0"/>
                      <w:marTop w:val="0"/>
                      <w:marBottom w:val="225"/>
                      <w:divBdr>
                        <w:top w:val="none" w:sz="0" w:space="0" w:color="auto"/>
                        <w:left w:val="none" w:sz="0" w:space="0" w:color="auto"/>
                        <w:bottom w:val="none" w:sz="0" w:space="0" w:color="auto"/>
                        <w:right w:val="none" w:sz="0" w:space="0" w:color="auto"/>
                      </w:divBdr>
                    </w:div>
                    <w:div w:id="1422607990">
                      <w:marLeft w:val="0"/>
                      <w:marRight w:val="0"/>
                      <w:marTop w:val="0"/>
                      <w:marBottom w:val="300"/>
                      <w:divBdr>
                        <w:top w:val="none" w:sz="0" w:space="0" w:color="auto"/>
                        <w:left w:val="none" w:sz="0" w:space="0" w:color="auto"/>
                        <w:bottom w:val="none" w:sz="0" w:space="0" w:color="auto"/>
                        <w:right w:val="none" w:sz="0" w:space="0" w:color="auto"/>
                      </w:divBdr>
                    </w:div>
                  </w:divsChild>
                </w:div>
                <w:div w:id="373849797">
                  <w:marLeft w:val="0"/>
                  <w:marRight w:val="0"/>
                  <w:marTop w:val="0"/>
                  <w:marBottom w:val="225"/>
                  <w:divBdr>
                    <w:top w:val="none" w:sz="0" w:space="0" w:color="auto"/>
                    <w:left w:val="none" w:sz="0" w:space="0" w:color="auto"/>
                    <w:bottom w:val="none" w:sz="0" w:space="0" w:color="auto"/>
                    <w:right w:val="none" w:sz="0" w:space="0" w:color="auto"/>
                  </w:divBdr>
                  <w:divsChild>
                    <w:div w:id="284701151">
                      <w:marLeft w:val="0"/>
                      <w:marRight w:val="0"/>
                      <w:marTop w:val="0"/>
                      <w:marBottom w:val="300"/>
                      <w:divBdr>
                        <w:top w:val="none" w:sz="0" w:space="0" w:color="auto"/>
                        <w:left w:val="none" w:sz="0" w:space="0" w:color="auto"/>
                        <w:bottom w:val="none" w:sz="0" w:space="0" w:color="auto"/>
                        <w:right w:val="none" w:sz="0" w:space="0" w:color="auto"/>
                      </w:divBdr>
                    </w:div>
                    <w:div w:id="1623808357">
                      <w:marLeft w:val="0"/>
                      <w:marRight w:val="0"/>
                      <w:marTop w:val="0"/>
                      <w:marBottom w:val="225"/>
                      <w:divBdr>
                        <w:top w:val="none" w:sz="0" w:space="0" w:color="auto"/>
                        <w:left w:val="none" w:sz="0" w:space="0" w:color="auto"/>
                        <w:bottom w:val="none" w:sz="0" w:space="0" w:color="auto"/>
                        <w:right w:val="none" w:sz="0" w:space="0" w:color="auto"/>
                      </w:divBdr>
                    </w:div>
                  </w:divsChild>
                </w:div>
                <w:div w:id="382874124">
                  <w:marLeft w:val="0"/>
                  <w:marRight w:val="0"/>
                  <w:marTop w:val="0"/>
                  <w:marBottom w:val="225"/>
                  <w:divBdr>
                    <w:top w:val="none" w:sz="0" w:space="0" w:color="auto"/>
                    <w:left w:val="none" w:sz="0" w:space="0" w:color="auto"/>
                    <w:bottom w:val="none" w:sz="0" w:space="0" w:color="auto"/>
                    <w:right w:val="none" w:sz="0" w:space="0" w:color="auto"/>
                  </w:divBdr>
                  <w:divsChild>
                    <w:div w:id="1385642689">
                      <w:marLeft w:val="0"/>
                      <w:marRight w:val="0"/>
                      <w:marTop w:val="0"/>
                      <w:marBottom w:val="225"/>
                      <w:divBdr>
                        <w:top w:val="none" w:sz="0" w:space="0" w:color="auto"/>
                        <w:left w:val="none" w:sz="0" w:space="0" w:color="auto"/>
                        <w:bottom w:val="none" w:sz="0" w:space="0" w:color="auto"/>
                        <w:right w:val="none" w:sz="0" w:space="0" w:color="auto"/>
                      </w:divBdr>
                    </w:div>
                    <w:div w:id="1472481094">
                      <w:marLeft w:val="0"/>
                      <w:marRight w:val="0"/>
                      <w:marTop w:val="0"/>
                      <w:marBottom w:val="300"/>
                      <w:divBdr>
                        <w:top w:val="none" w:sz="0" w:space="0" w:color="auto"/>
                        <w:left w:val="none" w:sz="0" w:space="0" w:color="auto"/>
                        <w:bottom w:val="none" w:sz="0" w:space="0" w:color="auto"/>
                        <w:right w:val="none" w:sz="0" w:space="0" w:color="auto"/>
                      </w:divBdr>
                    </w:div>
                  </w:divsChild>
                </w:div>
                <w:div w:id="395014496">
                  <w:marLeft w:val="0"/>
                  <w:marRight w:val="0"/>
                  <w:marTop w:val="0"/>
                  <w:marBottom w:val="225"/>
                  <w:divBdr>
                    <w:top w:val="none" w:sz="0" w:space="0" w:color="auto"/>
                    <w:left w:val="none" w:sz="0" w:space="0" w:color="auto"/>
                    <w:bottom w:val="none" w:sz="0" w:space="0" w:color="auto"/>
                    <w:right w:val="none" w:sz="0" w:space="0" w:color="auto"/>
                  </w:divBdr>
                  <w:divsChild>
                    <w:div w:id="919949208">
                      <w:marLeft w:val="0"/>
                      <w:marRight w:val="0"/>
                      <w:marTop w:val="0"/>
                      <w:marBottom w:val="225"/>
                      <w:divBdr>
                        <w:top w:val="none" w:sz="0" w:space="0" w:color="auto"/>
                        <w:left w:val="none" w:sz="0" w:space="0" w:color="auto"/>
                        <w:bottom w:val="none" w:sz="0" w:space="0" w:color="auto"/>
                        <w:right w:val="none" w:sz="0" w:space="0" w:color="auto"/>
                      </w:divBdr>
                    </w:div>
                    <w:div w:id="1253663595">
                      <w:marLeft w:val="0"/>
                      <w:marRight w:val="0"/>
                      <w:marTop w:val="0"/>
                      <w:marBottom w:val="300"/>
                      <w:divBdr>
                        <w:top w:val="none" w:sz="0" w:space="0" w:color="auto"/>
                        <w:left w:val="none" w:sz="0" w:space="0" w:color="auto"/>
                        <w:bottom w:val="none" w:sz="0" w:space="0" w:color="auto"/>
                        <w:right w:val="none" w:sz="0" w:space="0" w:color="auto"/>
                      </w:divBdr>
                    </w:div>
                  </w:divsChild>
                </w:div>
                <w:div w:id="426970020">
                  <w:marLeft w:val="0"/>
                  <w:marRight w:val="0"/>
                  <w:marTop w:val="0"/>
                  <w:marBottom w:val="225"/>
                  <w:divBdr>
                    <w:top w:val="none" w:sz="0" w:space="0" w:color="auto"/>
                    <w:left w:val="none" w:sz="0" w:space="0" w:color="auto"/>
                    <w:bottom w:val="none" w:sz="0" w:space="0" w:color="auto"/>
                    <w:right w:val="none" w:sz="0" w:space="0" w:color="auto"/>
                  </w:divBdr>
                  <w:divsChild>
                    <w:div w:id="414713267">
                      <w:marLeft w:val="0"/>
                      <w:marRight w:val="0"/>
                      <w:marTop w:val="0"/>
                      <w:marBottom w:val="300"/>
                      <w:divBdr>
                        <w:top w:val="none" w:sz="0" w:space="0" w:color="auto"/>
                        <w:left w:val="none" w:sz="0" w:space="0" w:color="auto"/>
                        <w:bottom w:val="none" w:sz="0" w:space="0" w:color="auto"/>
                        <w:right w:val="none" w:sz="0" w:space="0" w:color="auto"/>
                      </w:divBdr>
                    </w:div>
                    <w:div w:id="617756436">
                      <w:marLeft w:val="0"/>
                      <w:marRight w:val="0"/>
                      <w:marTop w:val="0"/>
                      <w:marBottom w:val="225"/>
                      <w:divBdr>
                        <w:top w:val="none" w:sz="0" w:space="0" w:color="auto"/>
                        <w:left w:val="none" w:sz="0" w:space="0" w:color="auto"/>
                        <w:bottom w:val="none" w:sz="0" w:space="0" w:color="auto"/>
                        <w:right w:val="none" w:sz="0" w:space="0" w:color="auto"/>
                      </w:divBdr>
                    </w:div>
                  </w:divsChild>
                </w:div>
                <w:div w:id="489250089">
                  <w:marLeft w:val="0"/>
                  <w:marRight w:val="0"/>
                  <w:marTop w:val="0"/>
                  <w:marBottom w:val="225"/>
                  <w:divBdr>
                    <w:top w:val="none" w:sz="0" w:space="0" w:color="auto"/>
                    <w:left w:val="none" w:sz="0" w:space="0" w:color="auto"/>
                    <w:bottom w:val="none" w:sz="0" w:space="0" w:color="auto"/>
                    <w:right w:val="none" w:sz="0" w:space="0" w:color="auto"/>
                  </w:divBdr>
                  <w:divsChild>
                    <w:div w:id="576936180">
                      <w:marLeft w:val="0"/>
                      <w:marRight w:val="0"/>
                      <w:marTop w:val="0"/>
                      <w:marBottom w:val="300"/>
                      <w:divBdr>
                        <w:top w:val="none" w:sz="0" w:space="0" w:color="auto"/>
                        <w:left w:val="none" w:sz="0" w:space="0" w:color="auto"/>
                        <w:bottom w:val="none" w:sz="0" w:space="0" w:color="auto"/>
                        <w:right w:val="none" w:sz="0" w:space="0" w:color="auto"/>
                      </w:divBdr>
                    </w:div>
                    <w:div w:id="889538132">
                      <w:marLeft w:val="0"/>
                      <w:marRight w:val="0"/>
                      <w:marTop w:val="0"/>
                      <w:marBottom w:val="225"/>
                      <w:divBdr>
                        <w:top w:val="none" w:sz="0" w:space="0" w:color="auto"/>
                        <w:left w:val="none" w:sz="0" w:space="0" w:color="auto"/>
                        <w:bottom w:val="none" w:sz="0" w:space="0" w:color="auto"/>
                        <w:right w:val="none" w:sz="0" w:space="0" w:color="auto"/>
                      </w:divBdr>
                    </w:div>
                  </w:divsChild>
                </w:div>
                <w:div w:id="568544012">
                  <w:marLeft w:val="0"/>
                  <w:marRight w:val="0"/>
                  <w:marTop w:val="0"/>
                  <w:marBottom w:val="225"/>
                  <w:divBdr>
                    <w:top w:val="none" w:sz="0" w:space="0" w:color="auto"/>
                    <w:left w:val="none" w:sz="0" w:space="0" w:color="auto"/>
                    <w:bottom w:val="none" w:sz="0" w:space="0" w:color="auto"/>
                    <w:right w:val="none" w:sz="0" w:space="0" w:color="auto"/>
                  </w:divBdr>
                  <w:divsChild>
                    <w:div w:id="155808195">
                      <w:marLeft w:val="0"/>
                      <w:marRight w:val="0"/>
                      <w:marTop w:val="0"/>
                      <w:marBottom w:val="300"/>
                      <w:divBdr>
                        <w:top w:val="none" w:sz="0" w:space="0" w:color="auto"/>
                        <w:left w:val="none" w:sz="0" w:space="0" w:color="auto"/>
                        <w:bottom w:val="none" w:sz="0" w:space="0" w:color="auto"/>
                        <w:right w:val="none" w:sz="0" w:space="0" w:color="auto"/>
                      </w:divBdr>
                    </w:div>
                    <w:div w:id="1915698508">
                      <w:marLeft w:val="0"/>
                      <w:marRight w:val="0"/>
                      <w:marTop w:val="0"/>
                      <w:marBottom w:val="225"/>
                      <w:divBdr>
                        <w:top w:val="none" w:sz="0" w:space="0" w:color="auto"/>
                        <w:left w:val="none" w:sz="0" w:space="0" w:color="auto"/>
                        <w:bottom w:val="none" w:sz="0" w:space="0" w:color="auto"/>
                        <w:right w:val="none" w:sz="0" w:space="0" w:color="auto"/>
                      </w:divBdr>
                    </w:div>
                  </w:divsChild>
                </w:div>
                <w:div w:id="609167282">
                  <w:marLeft w:val="0"/>
                  <w:marRight w:val="0"/>
                  <w:marTop w:val="0"/>
                  <w:marBottom w:val="225"/>
                  <w:divBdr>
                    <w:top w:val="none" w:sz="0" w:space="0" w:color="auto"/>
                    <w:left w:val="none" w:sz="0" w:space="0" w:color="auto"/>
                    <w:bottom w:val="none" w:sz="0" w:space="0" w:color="auto"/>
                    <w:right w:val="none" w:sz="0" w:space="0" w:color="auto"/>
                  </w:divBdr>
                  <w:divsChild>
                    <w:div w:id="276303343">
                      <w:marLeft w:val="0"/>
                      <w:marRight w:val="0"/>
                      <w:marTop w:val="0"/>
                      <w:marBottom w:val="300"/>
                      <w:divBdr>
                        <w:top w:val="none" w:sz="0" w:space="0" w:color="auto"/>
                        <w:left w:val="none" w:sz="0" w:space="0" w:color="auto"/>
                        <w:bottom w:val="none" w:sz="0" w:space="0" w:color="auto"/>
                        <w:right w:val="none" w:sz="0" w:space="0" w:color="auto"/>
                      </w:divBdr>
                    </w:div>
                    <w:div w:id="376660309">
                      <w:marLeft w:val="0"/>
                      <w:marRight w:val="0"/>
                      <w:marTop w:val="0"/>
                      <w:marBottom w:val="225"/>
                      <w:divBdr>
                        <w:top w:val="none" w:sz="0" w:space="0" w:color="auto"/>
                        <w:left w:val="none" w:sz="0" w:space="0" w:color="auto"/>
                        <w:bottom w:val="none" w:sz="0" w:space="0" w:color="auto"/>
                        <w:right w:val="none" w:sz="0" w:space="0" w:color="auto"/>
                      </w:divBdr>
                    </w:div>
                  </w:divsChild>
                </w:div>
                <w:div w:id="616572256">
                  <w:marLeft w:val="0"/>
                  <w:marRight w:val="0"/>
                  <w:marTop w:val="0"/>
                  <w:marBottom w:val="225"/>
                  <w:divBdr>
                    <w:top w:val="none" w:sz="0" w:space="0" w:color="auto"/>
                    <w:left w:val="none" w:sz="0" w:space="0" w:color="auto"/>
                    <w:bottom w:val="none" w:sz="0" w:space="0" w:color="auto"/>
                    <w:right w:val="none" w:sz="0" w:space="0" w:color="auto"/>
                  </w:divBdr>
                  <w:divsChild>
                    <w:div w:id="1628464461">
                      <w:marLeft w:val="0"/>
                      <w:marRight w:val="0"/>
                      <w:marTop w:val="0"/>
                      <w:marBottom w:val="300"/>
                      <w:divBdr>
                        <w:top w:val="none" w:sz="0" w:space="0" w:color="auto"/>
                        <w:left w:val="none" w:sz="0" w:space="0" w:color="auto"/>
                        <w:bottom w:val="none" w:sz="0" w:space="0" w:color="auto"/>
                        <w:right w:val="none" w:sz="0" w:space="0" w:color="auto"/>
                      </w:divBdr>
                    </w:div>
                    <w:div w:id="1777477666">
                      <w:marLeft w:val="0"/>
                      <w:marRight w:val="0"/>
                      <w:marTop w:val="0"/>
                      <w:marBottom w:val="225"/>
                      <w:divBdr>
                        <w:top w:val="none" w:sz="0" w:space="0" w:color="auto"/>
                        <w:left w:val="none" w:sz="0" w:space="0" w:color="auto"/>
                        <w:bottom w:val="none" w:sz="0" w:space="0" w:color="auto"/>
                        <w:right w:val="none" w:sz="0" w:space="0" w:color="auto"/>
                      </w:divBdr>
                    </w:div>
                  </w:divsChild>
                </w:div>
                <w:div w:id="640960229">
                  <w:marLeft w:val="0"/>
                  <w:marRight w:val="0"/>
                  <w:marTop w:val="0"/>
                  <w:marBottom w:val="225"/>
                  <w:divBdr>
                    <w:top w:val="none" w:sz="0" w:space="0" w:color="auto"/>
                    <w:left w:val="none" w:sz="0" w:space="0" w:color="auto"/>
                    <w:bottom w:val="none" w:sz="0" w:space="0" w:color="auto"/>
                    <w:right w:val="none" w:sz="0" w:space="0" w:color="auto"/>
                  </w:divBdr>
                  <w:divsChild>
                    <w:div w:id="420762311">
                      <w:marLeft w:val="0"/>
                      <w:marRight w:val="0"/>
                      <w:marTop w:val="0"/>
                      <w:marBottom w:val="300"/>
                      <w:divBdr>
                        <w:top w:val="none" w:sz="0" w:space="0" w:color="auto"/>
                        <w:left w:val="none" w:sz="0" w:space="0" w:color="auto"/>
                        <w:bottom w:val="none" w:sz="0" w:space="0" w:color="auto"/>
                        <w:right w:val="none" w:sz="0" w:space="0" w:color="auto"/>
                      </w:divBdr>
                    </w:div>
                    <w:div w:id="1221936651">
                      <w:marLeft w:val="0"/>
                      <w:marRight w:val="0"/>
                      <w:marTop w:val="0"/>
                      <w:marBottom w:val="225"/>
                      <w:divBdr>
                        <w:top w:val="none" w:sz="0" w:space="0" w:color="auto"/>
                        <w:left w:val="none" w:sz="0" w:space="0" w:color="auto"/>
                        <w:bottom w:val="none" w:sz="0" w:space="0" w:color="auto"/>
                        <w:right w:val="none" w:sz="0" w:space="0" w:color="auto"/>
                      </w:divBdr>
                    </w:div>
                  </w:divsChild>
                </w:div>
                <w:div w:id="641542013">
                  <w:marLeft w:val="0"/>
                  <w:marRight w:val="0"/>
                  <w:marTop w:val="0"/>
                  <w:marBottom w:val="225"/>
                  <w:divBdr>
                    <w:top w:val="none" w:sz="0" w:space="0" w:color="auto"/>
                    <w:left w:val="none" w:sz="0" w:space="0" w:color="auto"/>
                    <w:bottom w:val="none" w:sz="0" w:space="0" w:color="auto"/>
                    <w:right w:val="none" w:sz="0" w:space="0" w:color="auto"/>
                  </w:divBdr>
                  <w:divsChild>
                    <w:div w:id="64645732">
                      <w:marLeft w:val="0"/>
                      <w:marRight w:val="0"/>
                      <w:marTop w:val="0"/>
                      <w:marBottom w:val="225"/>
                      <w:divBdr>
                        <w:top w:val="none" w:sz="0" w:space="0" w:color="auto"/>
                        <w:left w:val="none" w:sz="0" w:space="0" w:color="auto"/>
                        <w:bottom w:val="none" w:sz="0" w:space="0" w:color="auto"/>
                        <w:right w:val="none" w:sz="0" w:space="0" w:color="auto"/>
                      </w:divBdr>
                    </w:div>
                    <w:div w:id="998966482">
                      <w:marLeft w:val="0"/>
                      <w:marRight w:val="0"/>
                      <w:marTop w:val="0"/>
                      <w:marBottom w:val="300"/>
                      <w:divBdr>
                        <w:top w:val="none" w:sz="0" w:space="0" w:color="auto"/>
                        <w:left w:val="none" w:sz="0" w:space="0" w:color="auto"/>
                        <w:bottom w:val="none" w:sz="0" w:space="0" w:color="auto"/>
                        <w:right w:val="none" w:sz="0" w:space="0" w:color="auto"/>
                      </w:divBdr>
                    </w:div>
                  </w:divsChild>
                </w:div>
                <w:div w:id="651837754">
                  <w:marLeft w:val="0"/>
                  <w:marRight w:val="0"/>
                  <w:marTop w:val="0"/>
                  <w:marBottom w:val="225"/>
                  <w:divBdr>
                    <w:top w:val="none" w:sz="0" w:space="0" w:color="auto"/>
                    <w:left w:val="none" w:sz="0" w:space="0" w:color="auto"/>
                    <w:bottom w:val="none" w:sz="0" w:space="0" w:color="auto"/>
                    <w:right w:val="none" w:sz="0" w:space="0" w:color="auto"/>
                  </w:divBdr>
                  <w:divsChild>
                    <w:div w:id="75563835">
                      <w:marLeft w:val="0"/>
                      <w:marRight w:val="0"/>
                      <w:marTop w:val="0"/>
                      <w:marBottom w:val="300"/>
                      <w:divBdr>
                        <w:top w:val="none" w:sz="0" w:space="0" w:color="auto"/>
                        <w:left w:val="none" w:sz="0" w:space="0" w:color="auto"/>
                        <w:bottom w:val="none" w:sz="0" w:space="0" w:color="auto"/>
                        <w:right w:val="none" w:sz="0" w:space="0" w:color="auto"/>
                      </w:divBdr>
                    </w:div>
                    <w:div w:id="1811559972">
                      <w:marLeft w:val="0"/>
                      <w:marRight w:val="0"/>
                      <w:marTop w:val="0"/>
                      <w:marBottom w:val="225"/>
                      <w:divBdr>
                        <w:top w:val="none" w:sz="0" w:space="0" w:color="auto"/>
                        <w:left w:val="none" w:sz="0" w:space="0" w:color="auto"/>
                        <w:bottom w:val="none" w:sz="0" w:space="0" w:color="auto"/>
                        <w:right w:val="none" w:sz="0" w:space="0" w:color="auto"/>
                      </w:divBdr>
                    </w:div>
                  </w:divsChild>
                </w:div>
                <w:div w:id="655837959">
                  <w:marLeft w:val="0"/>
                  <w:marRight w:val="0"/>
                  <w:marTop w:val="0"/>
                  <w:marBottom w:val="225"/>
                  <w:divBdr>
                    <w:top w:val="none" w:sz="0" w:space="0" w:color="auto"/>
                    <w:left w:val="none" w:sz="0" w:space="0" w:color="auto"/>
                    <w:bottom w:val="none" w:sz="0" w:space="0" w:color="auto"/>
                    <w:right w:val="none" w:sz="0" w:space="0" w:color="auto"/>
                  </w:divBdr>
                  <w:divsChild>
                    <w:div w:id="765077217">
                      <w:marLeft w:val="0"/>
                      <w:marRight w:val="0"/>
                      <w:marTop w:val="0"/>
                      <w:marBottom w:val="225"/>
                      <w:divBdr>
                        <w:top w:val="none" w:sz="0" w:space="0" w:color="auto"/>
                        <w:left w:val="none" w:sz="0" w:space="0" w:color="auto"/>
                        <w:bottom w:val="none" w:sz="0" w:space="0" w:color="auto"/>
                        <w:right w:val="none" w:sz="0" w:space="0" w:color="auto"/>
                      </w:divBdr>
                    </w:div>
                    <w:div w:id="1314529910">
                      <w:marLeft w:val="0"/>
                      <w:marRight w:val="0"/>
                      <w:marTop w:val="0"/>
                      <w:marBottom w:val="300"/>
                      <w:divBdr>
                        <w:top w:val="none" w:sz="0" w:space="0" w:color="auto"/>
                        <w:left w:val="none" w:sz="0" w:space="0" w:color="auto"/>
                        <w:bottom w:val="none" w:sz="0" w:space="0" w:color="auto"/>
                        <w:right w:val="none" w:sz="0" w:space="0" w:color="auto"/>
                      </w:divBdr>
                    </w:div>
                  </w:divsChild>
                </w:div>
                <w:div w:id="656687309">
                  <w:marLeft w:val="0"/>
                  <w:marRight w:val="0"/>
                  <w:marTop w:val="0"/>
                  <w:marBottom w:val="225"/>
                  <w:divBdr>
                    <w:top w:val="none" w:sz="0" w:space="0" w:color="auto"/>
                    <w:left w:val="none" w:sz="0" w:space="0" w:color="auto"/>
                    <w:bottom w:val="none" w:sz="0" w:space="0" w:color="auto"/>
                    <w:right w:val="none" w:sz="0" w:space="0" w:color="auto"/>
                  </w:divBdr>
                  <w:divsChild>
                    <w:div w:id="418066568">
                      <w:marLeft w:val="0"/>
                      <w:marRight w:val="0"/>
                      <w:marTop w:val="0"/>
                      <w:marBottom w:val="300"/>
                      <w:divBdr>
                        <w:top w:val="none" w:sz="0" w:space="0" w:color="auto"/>
                        <w:left w:val="none" w:sz="0" w:space="0" w:color="auto"/>
                        <w:bottom w:val="none" w:sz="0" w:space="0" w:color="auto"/>
                        <w:right w:val="none" w:sz="0" w:space="0" w:color="auto"/>
                      </w:divBdr>
                    </w:div>
                    <w:div w:id="1532187074">
                      <w:marLeft w:val="0"/>
                      <w:marRight w:val="0"/>
                      <w:marTop w:val="0"/>
                      <w:marBottom w:val="225"/>
                      <w:divBdr>
                        <w:top w:val="none" w:sz="0" w:space="0" w:color="auto"/>
                        <w:left w:val="none" w:sz="0" w:space="0" w:color="auto"/>
                        <w:bottom w:val="none" w:sz="0" w:space="0" w:color="auto"/>
                        <w:right w:val="none" w:sz="0" w:space="0" w:color="auto"/>
                      </w:divBdr>
                    </w:div>
                  </w:divsChild>
                </w:div>
                <w:div w:id="721907494">
                  <w:marLeft w:val="0"/>
                  <w:marRight w:val="0"/>
                  <w:marTop w:val="0"/>
                  <w:marBottom w:val="225"/>
                  <w:divBdr>
                    <w:top w:val="none" w:sz="0" w:space="0" w:color="auto"/>
                    <w:left w:val="none" w:sz="0" w:space="0" w:color="auto"/>
                    <w:bottom w:val="none" w:sz="0" w:space="0" w:color="auto"/>
                    <w:right w:val="none" w:sz="0" w:space="0" w:color="auto"/>
                  </w:divBdr>
                  <w:divsChild>
                    <w:div w:id="1536388870">
                      <w:marLeft w:val="0"/>
                      <w:marRight w:val="0"/>
                      <w:marTop w:val="0"/>
                      <w:marBottom w:val="300"/>
                      <w:divBdr>
                        <w:top w:val="none" w:sz="0" w:space="0" w:color="auto"/>
                        <w:left w:val="none" w:sz="0" w:space="0" w:color="auto"/>
                        <w:bottom w:val="none" w:sz="0" w:space="0" w:color="auto"/>
                        <w:right w:val="none" w:sz="0" w:space="0" w:color="auto"/>
                      </w:divBdr>
                    </w:div>
                    <w:div w:id="1881940882">
                      <w:marLeft w:val="0"/>
                      <w:marRight w:val="0"/>
                      <w:marTop w:val="0"/>
                      <w:marBottom w:val="225"/>
                      <w:divBdr>
                        <w:top w:val="none" w:sz="0" w:space="0" w:color="auto"/>
                        <w:left w:val="none" w:sz="0" w:space="0" w:color="auto"/>
                        <w:bottom w:val="none" w:sz="0" w:space="0" w:color="auto"/>
                        <w:right w:val="none" w:sz="0" w:space="0" w:color="auto"/>
                      </w:divBdr>
                    </w:div>
                  </w:divsChild>
                </w:div>
                <w:div w:id="773788523">
                  <w:marLeft w:val="0"/>
                  <w:marRight w:val="0"/>
                  <w:marTop w:val="0"/>
                  <w:marBottom w:val="0"/>
                  <w:divBdr>
                    <w:top w:val="none" w:sz="0" w:space="0" w:color="auto"/>
                    <w:left w:val="none" w:sz="0" w:space="0" w:color="auto"/>
                    <w:bottom w:val="none" w:sz="0" w:space="0" w:color="auto"/>
                    <w:right w:val="none" w:sz="0" w:space="0" w:color="auto"/>
                  </w:divBdr>
                  <w:divsChild>
                    <w:div w:id="413748758">
                      <w:marLeft w:val="0"/>
                      <w:marRight w:val="0"/>
                      <w:marTop w:val="0"/>
                      <w:marBottom w:val="225"/>
                      <w:divBdr>
                        <w:top w:val="none" w:sz="0" w:space="0" w:color="auto"/>
                        <w:left w:val="none" w:sz="0" w:space="0" w:color="auto"/>
                        <w:bottom w:val="none" w:sz="0" w:space="0" w:color="auto"/>
                        <w:right w:val="none" w:sz="0" w:space="0" w:color="auto"/>
                      </w:divBdr>
                      <w:divsChild>
                        <w:div w:id="1822765677">
                          <w:marLeft w:val="0"/>
                          <w:marRight w:val="0"/>
                          <w:marTop w:val="150"/>
                          <w:marBottom w:val="150"/>
                          <w:divBdr>
                            <w:top w:val="single" w:sz="6" w:space="8" w:color="000000"/>
                            <w:left w:val="single" w:sz="6" w:space="8" w:color="000000"/>
                            <w:bottom w:val="single" w:sz="6" w:space="8" w:color="000000"/>
                            <w:right w:val="single" w:sz="6" w:space="8" w:color="000000"/>
                          </w:divBdr>
                        </w:div>
                        <w:div w:id="1968660923">
                          <w:marLeft w:val="0"/>
                          <w:marRight w:val="0"/>
                          <w:marTop w:val="0"/>
                          <w:marBottom w:val="0"/>
                          <w:divBdr>
                            <w:top w:val="none" w:sz="0" w:space="0" w:color="auto"/>
                            <w:left w:val="none" w:sz="0" w:space="0" w:color="auto"/>
                            <w:bottom w:val="none" w:sz="0" w:space="0" w:color="auto"/>
                            <w:right w:val="none" w:sz="0" w:space="0" w:color="auto"/>
                          </w:divBdr>
                          <w:divsChild>
                            <w:div w:id="64127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769523">
                  <w:marLeft w:val="0"/>
                  <w:marRight w:val="0"/>
                  <w:marTop w:val="0"/>
                  <w:marBottom w:val="225"/>
                  <w:divBdr>
                    <w:top w:val="none" w:sz="0" w:space="0" w:color="auto"/>
                    <w:left w:val="none" w:sz="0" w:space="0" w:color="auto"/>
                    <w:bottom w:val="none" w:sz="0" w:space="0" w:color="auto"/>
                    <w:right w:val="none" w:sz="0" w:space="0" w:color="auto"/>
                  </w:divBdr>
                  <w:divsChild>
                    <w:div w:id="303849324">
                      <w:marLeft w:val="0"/>
                      <w:marRight w:val="0"/>
                      <w:marTop w:val="0"/>
                      <w:marBottom w:val="300"/>
                      <w:divBdr>
                        <w:top w:val="none" w:sz="0" w:space="0" w:color="auto"/>
                        <w:left w:val="none" w:sz="0" w:space="0" w:color="auto"/>
                        <w:bottom w:val="none" w:sz="0" w:space="0" w:color="auto"/>
                        <w:right w:val="none" w:sz="0" w:space="0" w:color="auto"/>
                      </w:divBdr>
                    </w:div>
                    <w:div w:id="1236746903">
                      <w:marLeft w:val="0"/>
                      <w:marRight w:val="0"/>
                      <w:marTop w:val="0"/>
                      <w:marBottom w:val="225"/>
                      <w:divBdr>
                        <w:top w:val="none" w:sz="0" w:space="0" w:color="auto"/>
                        <w:left w:val="none" w:sz="0" w:space="0" w:color="auto"/>
                        <w:bottom w:val="none" w:sz="0" w:space="0" w:color="auto"/>
                        <w:right w:val="none" w:sz="0" w:space="0" w:color="auto"/>
                      </w:divBdr>
                    </w:div>
                  </w:divsChild>
                </w:div>
                <w:div w:id="845946537">
                  <w:marLeft w:val="0"/>
                  <w:marRight w:val="0"/>
                  <w:marTop w:val="0"/>
                  <w:marBottom w:val="225"/>
                  <w:divBdr>
                    <w:top w:val="none" w:sz="0" w:space="0" w:color="auto"/>
                    <w:left w:val="none" w:sz="0" w:space="0" w:color="auto"/>
                    <w:bottom w:val="none" w:sz="0" w:space="0" w:color="auto"/>
                    <w:right w:val="none" w:sz="0" w:space="0" w:color="auto"/>
                  </w:divBdr>
                  <w:divsChild>
                    <w:div w:id="132597963">
                      <w:marLeft w:val="0"/>
                      <w:marRight w:val="0"/>
                      <w:marTop w:val="0"/>
                      <w:marBottom w:val="300"/>
                      <w:divBdr>
                        <w:top w:val="none" w:sz="0" w:space="0" w:color="auto"/>
                        <w:left w:val="none" w:sz="0" w:space="0" w:color="auto"/>
                        <w:bottom w:val="none" w:sz="0" w:space="0" w:color="auto"/>
                        <w:right w:val="none" w:sz="0" w:space="0" w:color="auto"/>
                      </w:divBdr>
                    </w:div>
                    <w:div w:id="734468986">
                      <w:marLeft w:val="0"/>
                      <w:marRight w:val="0"/>
                      <w:marTop w:val="0"/>
                      <w:marBottom w:val="225"/>
                      <w:divBdr>
                        <w:top w:val="none" w:sz="0" w:space="0" w:color="auto"/>
                        <w:left w:val="none" w:sz="0" w:space="0" w:color="auto"/>
                        <w:bottom w:val="none" w:sz="0" w:space="0" w:color="auto"/>
                        <w:right w:val="none" w:sz="0" w:space="0" w:color="auto"/>
                      </w:divBdr>
                    </w:div>
                  </w:divsChild>
                </w:div>
                <w:div w:id="852765935">
                  <w:marLeft w:val="0"/>
                  <w:marRight w:val="0"/>
                  <w:marTop w:val="0"/>
                  <w:marBottom w:val="225"/>
                  <w:divBdr>
                    <w:top w:val="none" w:sz="0" w:space="0" w:color="auto"/>
                    <w:left w:val="none" w:sz="0" w:space="0" w:color="auto"/>
                    <w:bottom w:val="none" w:sz="0" w:space="0" w:color="auto"/>
                    <w:right w:val="none" w:sz="0" w:space="0" w:color="auto"/>
                  </w:divBdr>
                  <w:divsChild>
                    <w:div w:id="309790668">
                      <w:marLeft w:val="0"/>
                      <w:marRight w:val="0"/>
                      <w:marTop w:val="0"/>
                      <w:marBottom w:val="225"/>
                      <w:divBdr>
                        <w:top w:val="none" w:sz="0" w:space="0" w:color="auto"/>
                        <w:left w:val="none" w:sz="0" w:space="0" w:color="auto"/>
                        <w:bottom w:val="none" w:sz="0" w:space="0" w:color="auto"/>
                        <w:right w:val="none" w:sz="0" w:space="0" w:color="auto"/>
                      </w:divBdr>
                    </w:div>
                    <w:div w:id="778338293">
                      <w:marLeft w:val="0"/>
                      <w:marRight w:val="0"/>
                      <w:marTop w:val="0"/>
                      <w:marBottom w:val="300"/>
                      <w:divBdr>
                        <w:top w:val="none" w:sz="0" w:space="0" w:color="auto"/>
                        <w:left w:val="none" w:sz="0" w:space="0" w:color="auto"/>
                        <w:bottom w:val="none" w:sz="0" w:space="0" w:color="auto"/>
                        <w:right w:val="none" w:sz="0" w:space="0" w:color="auto"/>
                      </w:divBdr>
                    </w:div>
                  </w:divsChild>
                </w:div>
                <w:div w:id="855196799">
                  <w:marLeft w:val="0"/>
                  <w:marRight w:val="0"/>
                  <w:marTop w:val="0"/>
                  <w:marBottom w:val="225"/>
                  <w:divBdr>
                    <w:top w:val="none" w:sz="0" w:space="0" w:color="auto"/>
                    <w:left w:val="none" w:sz="0" w:space="0" w:color="auto"/>
                    <w:bottom w:val="none" w:sz="0" w:space="0" w:color="auto"/>
                    <w:right w:val="none" w:sz="0" w:space="0" w:color="auto"/>
                  </w:divBdr>
                  <w:divsChild>
                    <w:div w:id="1469276019">
                      <w:marLeft w:val="0"/>
                      <w:marRight w:val="0"/>
                      <w:marTop w:val="0"/>
                      <w:marBottom w:val="300"/>
                      <w:divBdr>
                        <w:top w:val="none" w:sz="0" w:space="0" w:color="auto"/>
                        <w:left w:val="none" w:sz="0" w:space="0" w:color="auto"/>
                        <w:bottom w:val="none" w:sz="0" w:space="0" w:color="auto"/>
                        <w:right w:val="none" w:sz="0" w:space="0" w:color="auto"/>
                      </w:divBdr>
                    </w:div>
                    <w:div w:id="1956985338">
                      <w:marLeft w:val="0"/>
                      <w:marRight w:val="0"/>
                      <w:marTop w:val="0"/>
                      <w:marBottom w:val="225"/>
                      <w:divBdr>
                        <w:top w:val="none" w:sz="0" w:space="0" w:color="auto"/>
                        <w:left w:val="none" w:sz="0" w:space="0" w:color="auto"/>
                        <w:bottom w:val="none" w:sz="0" w:space="0" w:color="auto"/>
                        <w:right w:val="none" w:sz="0" w:space="0" w:color="auto"/>
                      </w:divBdr>
                    </w:div>
                  </w:divsChild>
                </w:div>
                <w:div w:id="985012133">
                  <w:marLeft w:val="0"/>
                  <w:marRight w:val="0"/>
                  <w:marTop w:val="0"/>
                  <w:marBottom w:val="225"/>
                  <w:divBdr>
                    <w:top w:val="none" w:sz="0" w:space="0" w:color="auto"/>
                    <w:left w:val="none" w:sz="0" w:space="0" w:color="auto"/>
                    <w:bottom w:val="none" w:sz="0" w:space="0" w:color="auto"/>
                    <w:right w:val="none" w:sz="0" w:space="0" w:color="auto"/>
                  </w:divBdr>
                  <w:divsChild>
                    <w:div w:id="923032917">
                      <w:marLeft w:val="0"/>
                      <w:marRight w:val="0"/>
                      <w:marTop w:val="0"/>
                      <w:marBottom w:val="225"/>
                      <w:divBdr>
                        <w:top w:val="none" w:sz="0" w:space="0" w:color="auto"/>
                        <w:left w:val="none" w:sz="0" w:space="0" w:color="auto"/>
                        <w:bottom w:val="none" w:sz="0" w:space="0" w:color="auto"/>
                        <w:right w:val="none" w:sz="0" w:space="0" w:color="auto"/>
                      </w:divBdr>
                    </w:div>
                    <w:div w:id="2067215682">
                      <w:marLeft w:val="0"/>
                      <w:marRight w:val="0"/>
                      <w:marTop w:val="0"/>
                      <w:marBottom w:val="300"/>
                      <w:divBdr>
                        <w:top w:val="none" w:sz="0" w:space="0" w:color="auto"/>
                        <w:left w:val="none" w:sz="0" w:space="0" w:color="auto"/>
                        <w:bottom w:val="none" w:sz="0" w:space="0" w:color="auto"/>
                        <w:right w:val="none" w:sz="0" w:space="0" w:color="auto"/>
                      </w:divBdr>
                    </w:div>
                  </w:divsChild>
                </w:div>
                <w:div w:id="1007637469">
                  <w:marLeft w:val="0"/>
                  <w:marRight w:val="0"/>
                  <w:marTop w:val="0"/>
                  <w:marBottom w:val="225"/>
                  <w:divBdr>
                    <w:top w:val="none" w:sz="0" w:space="0" w:color="auto"/>
                    <w:left w:val="none" w:sz="0" w:space="0" w:color="auto"/>
                    <w:bottom w:val="none" w:sz="0" w:space="0" w:color="auto"/>
                    <w:right w:val="none" w:sz="0" w:space="0" w:color="auto"/>
                  </w:divBdr>
                  <w:divsChild>
                    <w:div w:id="232588320">
                      <w:marLeft w:val="0"/>
                      <w:marRight w:val="0"/>
                      <w:marTop w:val="0"/>
                      <w:marBottom w:val="225"/>
                      <w:divBdr>
                        <w:top w:val="none" w:sz="0" w:space="0" w:color="auto"/>
                        <w:left w:val="none" w:sz="0" w:space="0" w:color="auto"/>
                        <w:bottom w:val="none" w:sz="0" w:space="0" w:color="auto"/>
                        <w:right w:val="none" w:sz="0" w:space="0" w:color="auto"/>
                      </w:divBdr>
                    </w:div>
                    <w:div w:id="1882547134">
                      <w:marLeft w:val="0"/>
                      <w:marRight w:val="0"/>
                      <w:marTop w:val="0"/>
                      <w:marBottom w:val="300"/>
                      <w:divBdr>
                        <w:top w:val="none" w:sz="0" w:space="0" w:color="auto"/>
                        <w:left w:val="none" w:sz="0" w:space="0" w:color="auto"/>
                        <w:bottom w:val="none" w:sz="0" w:space="0" w:color="auto"/>
                        <w:right w:val="none" w:sz="0" w:space="0" w:color="auto"/>
                      </w:divBdr>
                    </w:div>
                  </w:divsChild>
                </w:div>
                <w:div w:id="1016004865">
                  <w:marLeft w:val="0"/>
                  <w:marRight w:val="0"/>
                  <w:marTop w:val="0"/>
                  <w:marBottom w:val="225"/>
                  <w:divBdr>
                    <w:top w:val="none" w:sz="0" w:space="0" w:color="auto"/>
                    <w:left w:val="none" w:sz="0" w:space="0" w:color="auto"/>
                    <w:bottom w:val="none" w:sz="0" w:space="0" w:color="auto"/>
                    <w:right w:val="none" w:sz="0" w:space="0" w:color="auto"/>
                  </w:divBdr>
                  <w:divsChild>
                    <w:div w:id="146940048">
                      <w:marLeft w:val="0"/>
                      <w:marRight w:val="0"/>
                      <w:marTop w:val="0"/>
                      <w:marBottom w:val="225"/>
                      <w:divBdr>
                        <w:top w:val="none" w:sz="0" w:space="0" w:color="auto"/>
                        <w:left w:val="none" w:sz="0" w:space="0" w:color="auto"/>
                        <w:bottom w:val="none" w:sz="0" w:space="0" w:color="auto"/>
                        <w:right w:val="none" w:sz="0" w:space="0" w:color="auto"/>
                      </w:divBdr>
                    </w:div>
                    <w:div w:id="1274560406">
                      <w:marLeft w:val="0"/>
                      <w:marRight w:val="0"/>
                      <w:marTop w:val="0"/>
                      <w:marBottom w:val="300"/>
                      <w:divBdr>
                        <w:top w:val="none" w:sz="0" w:space="0" w:color="auto"/>
                        <w:left w:val="none" w:sz="0" w:space="0" w:color="auto"/>
                        <w:bottom w:val="none" w:sz="0" w:space="0" w:color="auto"/>
                        <w:right w:val="none" w:sz="0" w:space="0" w:color="auto"/>
                      </w:divBdr>
                    </w:div>
                  </w:divsChild>
                </w:div>
                <w:div w:id="1039935565">
                  <w:marLeft w:val="0"/>
                  <w:marRight w:val="0"/>
                  <w:marTop w:val="0"/>
                  <w:marBottom w:val="225"/>
                  <w:divBdr>
                    <w:top w:val="none" w:sz="0" w:space="0" w:color="auto"/>
                    <w:left w:val="none" w:sz="0" w:space="0" w:color="auto"/>
                    <w:bottom w:val="none" w:sz="0" w:space="0" w:color="auto"/>
                    <w:right w:val="none" w:sz="0" w:space="0" w:color="auto"/>
                  </w:divBdr>
                  <w:divsChild>
                    <w:div w:id="189074678">
                      <w:marLeft w:val="0"/>
                      <w:marRight w:val="0"/>
                      <w:marTop w:val="0"/>
                      <w:marBottom w:val="225"/>
                      <w:divBdr>
                        <w:top w:val="none" w:sz="0" w:space="0" w:color="auto"/>
                        <w:left w:val="none" w:sz="0" w:space="0" w:color="auto"/>
                        <w:bottom w:val="none" w:sz="0" w:space="0" w:color="auto"/>
                        <w:right w:val="none" w:sz="0" w:space="0" w:color="auto"/>
                      </w:divBdr>
                    </w:div>
                    <w:div w:id="1822890887">
                      <w:marLeft w:val="0"/>
                      <w:marRight w:val="0"/>
                      <w:marTop w:val="0"/>
                      <w:marBottom w:val="300"/>
                      <w:divBdr>
                        <w:top w:val="none" w:sz="0" w:space="0" w:color="auto"/>
                        <w:left w:val="none" w:sz="0" w:space="0" w:color="auto"/>
                        <w:bottom w:val="none" w:sz="0" w:space="0" w:color="auto"/>
                        <w:right w:val="none" w:sz="0" w:space="0" w:color="auto"/>
                      </w:divBdr>
                    </w:div>
                  </w:divsChild>
                </w:div>
                <w:div w:id="1060976343">
                  <w:marLeft w:val="0"/>
                  <w:marRight w:val="0"/>
                  <w:marTop w:val="0"/>
                  <w:marBottom w:val="225"/>
                  <w:divBdr>
                    <w:top w:val="none" w:sz="0" w:space="0" w:color="auto"/>
                    <w:left w:val="none" w:sz="0" w:space="0" w:color="auto"/>
                    <w:bottom w:val="none" w:sz="0" w:space="0" w:color="auto"/>
                    <w:right w:val="none" w:sz="0" w:space="0" w:color="auto"/>
                  </w:divBdr>
                  <w:divsChild>
                    <w:div w:id="70128412">
                      <w:marLeft w:val="0"/>
                      <w:marRight w:val="0"/>
                      <w:marTop w:val="0"/>
                      <w:marBottom w:val="300"/>
                      <w:divBdr>
                        <w:top w:val="none" w:sz="0" w:space="0" w:color="auto"/>
                        <w:left w:val="none" w:sz="0" w:space="0" w:color="auto"/>
                        <w:bottom w:val="none" w:sz="0" w:space="0" w:color="auto"/>
                        <w:right w:val="none" w:sz="0" w:space="0" w:color="auto"/>
                      </w:divBdr>
                    </w:div>
                    <w:div w:id="794106303">
                      <w:marLeft w:val="0"/>
                      <w:marRight w:val="0"/>
                      <w:marTop w:val="0"/>
                      <w:marBottom w:val="225"/>
                      <w:divBdr>
                        <w:top w:val="none" w:sz="0" w:space="0" w:color="auto"/>
                        <w:left w:val="none" w:sz="0" w:space="0" w:color="auto"/>
                        <w:bottom w:val="none" w:sz="0" w:space="0" w:color="auto"/>
                        <w:right w:val="none" w:sz="0" w:space="0" w:color="auto"/>
                      </w:divBdr>
                    </w:div>
                  </w:divsChild>
                </w:div>
                <w:div w:id="1083529822">
                  <w:marLeft w:val="0"/>
                  <w:marRight w:val="0"/>
                  <w:marTop w:val="0"/>
                  <w:marBottom w:val="225"/>
                  <w:divBdr>
                    <w:top w:val="none" w:sz="0" w:space="0" w:color="auto"/>
                    <w:left w:val="none" w:sz="0" w:space="0" w:color="auto"/>
                    <w:bottom w:val="none" w:sz="0" w:space="0" w:color="auto"/>
                    <w:right w:val="none" w:sz="0" w:space="0" w:color="auto"/>
                  </w:divBdr>
                  <w:divsChild>
                    <w:div w:id="240911572">
                      <w:marLeft w:val="0"/>
                      <w:marRight w:val="0"/>
                      <w:marTop w:val="0"/>
                      <w:marBottom w:val="225"/>
                      <w:divBdr>
                        <w:top w:val="none" w:sz="0" w:space="0" w:color="auto"/>
                        <w:left w:val="none" w:sz="0" w:space="0" w:color="auto"/>
                        <w:bottom w:val="none" w:sz="0" w:space="0" w:color="auto"/>
                        <w:right w:val="none" w:sz="0" w:space="0" w:color="auto"/>
                      </w:divBdr>
                    </w:div>
                    <w:div w:id="1260916854">
                      <w:marLeft w:val="0"/>
                      <w:marRight w:val="0"/>
                      <w:marTop w:val="0"/>
                      <w:marBottom w:val="300"/>
                      <w:divBdr>
                        <w:top w:val="none" w:sz="0" w:space="0" w:color="auto"/>
                        <w:left w:val="none" w:sz="0" w:space="0" w:color="auto"/>
                        <w:bottom w:val="none" w:sz="0" w:space="0" w:color="auto"/>
                        <w:right w:val="none" w:sz="0" w:space="0" w:color="auto"/>
                      </w:divBdr>
                    </w:div>
                  </w:divsChild>
                </w:div>
                <w:div w:id="1216237745">
                  <w:marLeft w:val="0"/>
                  <w:marRight w:val="0"/>
                  <w:marTop w:val="0"/>
                  <w:marBottom w:val="225"/>
                  <w:divBdr>
                    <w:top w:val="none" w:sz="0" w:space="0" w:color="auto"/>
                    <w:left w:val="none" w:sz="0" w:space="0" w:color="auto"/>
                    <w:bottom w:val="none" w:sz="0" w:space="0" w:color="auto"/>
                    <w:right w:val="none" w:sz="0" w:space="0" w:color="auto"/>
                  </w:divBdr>
                  <w:divsChild>
                    <w:div w:id="1319967058">
                      <w:marLeft w:val="0"/>
                      <w:marRight w:val="0"/>
                      <w:marTop w:val="0"/>
                      <w:marBottom w:val="300"/>
                      <w:divBdr>
                        <w:top w:val="none" w:sz="0" w:space="0" w:color="auto"/>
                        <w:left w:val="none" w:sz="0" w:space="0" w:color="auto"/>
                        <w:bottom w:val="none" w:sz="0" w:space="0" w:color="auto"/>
                        <w:right w:val="none" w:sz="0" w:space="0" w:color="auto"/>
                      </w:divBdr>
                    </w:div>
                    <w:div w:id="1564484582">
                      <w:marLeft w:val="0"/>
                      <w:marRight w:val="0"/>
                      <w:marTop w:val="0"/>
                      <w:marBottom w:val="225"/>
                      <w:divBdr>
                        <w:top w:val="none" w:sz="0" w:space="0" w:color="auto"/>
                        <w:left w:val="none" w:sz="0" w:space="0" w:color="auto"/>
                        <w:bottom w:val="none" w:sz="0" w:space="0" w:color="auto"/>
                        <w:right w:val="none" w:sz="0" w:space="0" w:color="auto"/>
                      </w:divBdr>
                    </w:div>
                  </w:divsChild>
                </w:div>
                <w:div w:id="1252474353">
                  <w:marLeft w:val="0"/>
                  <w:marRight w:val="0"/>
                  <w:marTop w:val="0"/>
                  <w:marBottom w:val="225"/>
                  <w:divBdr>
                    <w:top w:val="none" w:sz="0" w:space="0" w:color="auto"/>
                    <w:left w:val="none" w:sz="0" w:space="0" w:color="auto"/>
                    <w:bottom w:val="none" w:sz="0" w:space="0" w:color="auto"/>
                    <w:right w:val="none" w:sz="0" w:space="0" w:color="auto"/>
                  </w:divBdr>
                  <w:divsChild>
                    <w:div w:id="285235572">
                      <w:marLeft w:val="0"/>
                      <w:marRight w:val="0"/>
                      <w:marTop w:val="0"/>
                      <w:marBottom w:val="225"/>
                      <w:divBdr>
                        <w:top w:val="none" w:sz="0" w:space="0" w:color="auto"/>
                        <w:left w:val="none" w:sz="0" w:space="0" w:color="auto"/>
                        <w:bottom w:val="none" w:sz="0" w:space="0" w:color="auto"/>
                        <w:right w:val="none" w:sz="0" w:space="0" w:color="auto"/>
                      </w:divBdr>
                    </w:div>
                    <w:div w:id="1608466607">
                      <w:marLeft w:val="0"/>
                      <w:marRight w:val="0"/>
                      <w:marTop w:val="0"/>
                      <w:marBottom w:val="300"/>
                      <w:divBdr>
                        <w:top w:val="none" w:sz="0" w:space="0" w:color="auto"/>
                        <w:left w:val="none" w:sz="0" w:space="0" w:color="auto"/>
                        <w:bottom w:val="none" w:sz="0" w:space="0" w:color="auto"/>
                        <w:right w:val="none" w:sz="0" w:space="0" w:color="auto"/>
                      </w:divBdr>
                    </w:div>
                  </w:divsChild>
                </w:div>
                <w:div w:id="1253004736">
                  <w:marLeft w:val="0"/>
                  <w:marRight w:val="0"/>
                  <w:marTop w:val="0"/>
                  <w:marBottom w:val="225"/>
                  <w:divBdr>
                    <w:top w:val="none" w:sz="0" w:space="0" w:color="auto"/>
                    <w:left w:val="none" w:sz="0" w:space="0" w:color="auto"/>
                    <w:bottom w:val="none" w:sz="0" w:space="0" w:color="auto"/>
                    <w:right w:val="none" w:sz="0" w:space="0" w:color="auto"/>
                  </w:divBdr>
                  <w:divsChild>
                    <w:div w:id="521668644">
                      <w:marLeft w:val="0"/>
                      <w:marRight w:val="0"/>
                      <w:marTop w:val="0"/>
                      <w:marBottom w:val="225"/>
                      <w:divBdr>
                        <w:top w:val="none" w:sz="0" w:space="0" w:color="auto"/>
                        <w:left w:val="none" w:sz="0" w:space="0" w:color="auto"/>
                        <w:bottom w:val="none" w:sz="0" w:space="0" w:color="auto"/>
                        <w:right w:val="none" w:sz="0" w:space="0" w:color="auto"/>
                      </w:divBdr>
                    </w:div>
                    <w:div w:id="1297419259">
                      <w:marLeft w:val="0"/>
                      <w:marRight w:val="0"/>
                      <w:marTop w:val="0"/>
                      <w:marBottom w:val="300"/>
                      <w:divBdr>
                        <w:top w:val="none" w:sz="0" w:space="0" w:color="auto"/>
                        <w:left w:val="none" w:sz="0" w:space="0" w:color="auto"/>
                        <w:bottom w:val="none" w:sz="0" w:space="0" w:color="auto"/>
                        <w:right w:val="none" w:sz="0" w:space="0" w:color="auto"/>
                      </w:divBdr>
                    </w:div>
                  </w:divsChild>
                </w:div>
                <w:div w:id="1295257192">
                  <w:marLeft w:val="0"/>
                  <w:marRight w:val="0"/>
                  <w:marTop w:val="0"/>
                  <w:marBottom w:val="225"/>
                  <w:divBdr>
                    <w:top w:val="none" w:sz="0" w:space="0" w:color="auto"/>
                    <w:left w:val="none" w:sz="0" w:space="0" w:color="auto"/>
                    <w:bottom w:val="none" w:sz="0" w:space="0" w:color="auto"/>
                    <w:right w:val="none" w:sz="0" w:space="0" w:color="auto"/>
                  </w:divBdr>
                  <w:divsChild>
                    <w:div w:id="1026365571">
                      <w:marLeft w:val="0"/>
                      <w:marRight w:val="0"/>
                      <w:marTop w:val="0"/>
                      <w:marBottom w:val="300"/>
                      <w:divBdr>
                        <w:top w:val="none" w:sz="0" w:space="0" w:color="auto"/>
                        <w:left w:val="none" w:sz="0" w:space="0" w:color="auto"/>
                        <w:bottom w:val="none" w:sz="0" w:space="0" w:color="auto"/>
                        <w:right w:val="none" w:sz="0" w:space="0" w:color="auto"/>
                      </w:divBdr>
                    </w:div>
                    <w:div w:id="1670135224">
                      <w:marLeft w:val="0"/>
                      <w:marRight w:val="0"/>
                      <w:marTop w:val="0"/>
                      <w:marBottom w:val="225"/>
                      <w:divBdr>
                        <w:top w:val="none" w:sz="0" w:space="0" w:color="auto"/>
                        <w:left w:val="none" w:sz="0" w:space="0" w:color="auto"/>
                        <w:bottom w:val="none" w:sz="0" w:space="0" w:color="auto"/>
                        <w:right w:val="none" w:sz="0" w:space="0" w:color="auto"/>
                      </w:divBdr>
                    </w:div>
                  </w:divsChild>
                </w:div>
                <w:div w:id="1299460271">
                  <w:marLeft w:val="0"/>
                  <w:marRight w:val="0"/>
                  <w:marTop w:val="0"/>
                  <w:marBottom w:val="225"/>
                  <w:divBdr>
                    <w:top w:val="none" w:sz="0" w:space="0" w:color="auto"/>
                    <w:left w:val="none" w:sz="0" w:space="0" w:color="auto"/>
                    <w:bottom w:val="none" w:sz="0" w:space="0" w:color="auto"/>
                    <w:right w:val="none" w:sz="0" w:space="0" w:color="auto"/>
                  </w:divBdr>
                  <w:divsChild>
                    <w:div w:id="544492151">
                      <w:marLeft w:val="0"/>
                      <w:marRight w:val="0"/>
                      <w:marTop w:val="0"/>
                      <w:marBottom w:val="300"/>
                      <w:divBdr>
                        <w:top w:val="none" w:sz="0" w:space="0" w:color="auto"/>
                        <w:left w:val="none" w:sz="0" w:space="0" w:color="auto"/>
                        <w:bottom w:val="none" w:sz="0" w:space="0" w:color="auto"/>
                        <w:right w:val="none" w:sz="0" w:space="0" w:color="auto"/>
                      </w:divBdr>
                    </w:div>
                    <w:div w:id="1351491311">
                      <w:marLeft w:val="0"/>
                      <w:marRight w:val="0"/>
                      <w:marTop w:val="0"/>
                      <w:marBottom w:val="225"/>
                      <w:divBdr>
                        <w:top w:val="none" w:sz="0" w:space="0" w:color="auto"/>
                        <w:left w:val="none" w:sz="0" w:space="0" w:color="auto"/>
                        <w:bottom w:val="none" w:sz="0" w:space="0" w:color="auto"/>
                        <w:right w:val="none" w:sz="0" w:space="0" w:color="auto"/>
                      </w:divBdr>
                    </w:div>
                  </w:divsChild>
                </w:div>
                <w:div w:id="1311521891">
                  <w:marLeft w:val="0"/>
                  <w:marRight w:val="0"/>
                  <w:marTop w:val="0"/>
                  <w:marBottom w:val="225"/>
                  <w:divBdr>
                    <w:top w:val="none" w:sz="0" w:space="0" w:color="auto"/>
                    <w:left w:val="none" w:sz="0" w:space="0" w:color="auto"/>
                    <w:bottom w:val="none" w:sz="0" w:space="0" w:color="auto"/>
                    <w:right w:val="none" w:sz="0" w:space="0" w:color="auto"/>
                  </w:divBdr>
                  <w:divsChild>
                    <w:div w:id="1622572193">
                      <w:marLeft w:val="0"/>
                      <w:marRight w:val="0"/>
                      <w:marTop w:val="0"/>
                      <w:marBottom w:val="225"/>
                      <w:divBdr>
                        <w:top w:val="none" w:sz="0" w:space="0" w:color="auto"/>
                        <w:left w:val="none" w:sz="0" w:space="0" w:color="auto"/>
                        <w:bottom w:val="none" w:sz="0" w:space="0" w:color="auto"/>
                        <w:right w:val="none" w:sz="0" w:space="0" w:color="auto"/>
                      </w:divBdr>
                    </w:div>
                    <w:div w:id="2012678807">
                      <w:marLeft w:val="0"/>
                      <w:marRight w:val="0"/>
                      <w:marTop w:val="0"/>
                      <w:marBottom w:val="300"/>
                      <w:divBdr>
                        <w:top w:val="none" w:sz="0" w:space="0" w:color="auto"/>
                        <w:left w:val="none" w:sz="0" w:space="0" w:color="auto"/>
                        <w:bottom w:val="none" w:sz="0" w:space="0" w:color="auto"/>
                        <w:right w:val="none" w:sz="0" w:space="0" w:color="auto"/>
                      </w:divBdr>
                    </w:div>
                  </w:divsChild>
                </w:div>
                <w:div w:id="1342973550">
                  <w:marLeft w:val="0"/>
                  <w:marRight w:val="0"/>
                  <w:marTop w:val="0"/>
                  <w:marBottom w:val="225"/>
                  <w:divBdr>
                    <w:top w:val="none" w:sz="0" w:space="0" w:color="auto"/>
                    <w:left w:val="none" w:sz="0" w:space="0" w:color="auto"/>
                    <w:bottom w:val="none" w:sz="0" w:space="0" w:color="auto"/>
                    <w:right w:val="none" w:sz="0" w:space="0" w:color="auto"/>
                  </w:divBdr>
                  <w:divsChild>
                    <w:div w:id="373770159">
                      <w:marLeft w:val="0"/>
                      <w:marRight w:val="0"/>
                      <w:marTop w:val="0"/>
                      <w:marBottom w:val="300"/>
                      <w:divBdr>
                        <w:top w:val="none" w:sz="0" w:space="0" w:color="auto"/>
                        <w:left w:val="none" w:sz="0" w:space="0" w:color="auto"/>
                        <w:bottom w:val="none" w:sz="0" w:space="0" w:color="auto"/>
                        <w:right w:val="none" w:sz="0" w:space="0" w:color="auto"/>
                      </w:divBdr>
                    </w:div>
                    <w:div w:id="771977806">
                      <w:marLeft w:val="0"/>
                      <w:marRight w:val="0"/>
                      <w:marTop w:val="0"/>
                      <w:marBottom w:val="225"/>
                      <w:divBdr>
                        <w:top w:val="none" w:sz="0" w:space="0" w:color="auto"/>
                        <w:left w:val="none" w:sz="0" w:space="0" w:color="auto"/>
                        <w:bottom w:val="none" w:sz="0" w:space="0" w:color="auto"/>
                        <w:right w:val="none" w:sz="0" w:space="0" w:color="auto"/>
                      </w:divBdr>
                    </w:div>
                  </w:divsChild>
                </w:div>
                <w:div w:id="1375233224">
                  <w:marLeft w:val="0"/>
                  <w:marRight w:val="0"/>
                  <w:marTop w:val="0"/>
                  <w:marBottom w:val="225"/>
                  <w:divBdr>
                    <w:top w:val="none" w:sz="0" w:space="0" w:color="auto"/>
                    <w:left w:val="none" w:sz="0" w:space="0" w:color="auto"/>
                    <w:bottom w:val="none" w:sz="0" w:space="0" w:color="auto"/>
                    <w:right w:val="none" w:sz="0" w:space="0" w:color="auto"/>
                  </w:divBdr>
                  <w:divsChild>
                    <w:div w:id="384720264">
                      <w:marLeft w:val="0"/>
                      <w:marRight w:val="0"/>
                      <w:marTop w:val="0"/>
                      <w:marBottom w:val="225"/>
                      <w:divBdr>
                        <w:top w:val="none" w:sz="0" w:space="0" w:color="auto"/>
                        <w:left w:val="none" w:sz="0" w:space="0" w:color="auto"/>
                        <w:bottom w:val="none" w:sz="0" w:space="0" w:color="auto"/>
                        <w:right w:val="none" w:sz="0" w:space="0" w:color="auto"/>
                      </w:divBdr>
                    </w:div>
                    <w:div w:id="2076779436">
                      <w:marLeft w:val="0"/>
                      <w:marRight w:val="0"/>
                      <w:marTop w:val="0"/>
                      <w:marBottom w:val="300"/>
                      <w:divBdr>
                        <w:top w:val="none" w:sz="0" w:space="0" w:color="auto"/>
                        <w:left w:val="none" w:sz="0" w:space="0" w:color="auto"/>
                        <w:bottom w:val="none" w:sz="0" w:space="0" w:color="auto"/>
                        <w:right w:val="none" w:sz="0" w:space="0" w:color="auto"/>
                      </w:divBdr>
                    </w:div>
                  </w:divsChild>
                </w:div>
                <w:div w:id="1399594632">
                  <w:marLeft w:val="0"/>
                  <w:marRight w:val="0"/>
                  <w:marTop w:val="0"/>
                  <w:marBottom w:val="225"/>
                  <w:divBdr>
                    <w:top w:val="none" w:sz="0" w:space="0" w:color="auto"/>
                    <w:left w:val="none" w:sz="0" w:space="0" w:color="auto"/>
                    <w:bottom w:val="none" w:sz="0" w:space="0" w:color="auto"/>
                    <w:right w:val="none" w:sz="0" w:space="0" w:color="auto"/>
                  </w:divBdr>
                  <w:divsChild>
                    <w:div w:id="1147237006">
                      <w:marLeft w:val="0"/>
                      <w:marRight w:val="0"/>
                      <w:marTop w:val="0"/>
                      <w:marBottom w:val="300"/>
                      <w:divBdr>
                        <w:top w:val="none" w:sz="0" w:space="0" w:color="auto"/>
                        <w:left w:val="none" w:sz="0" w:space="0" w:color="auto"/>
                        <w:bottom w:val="none" w:sz="0" w:space="0" w:color="auto"/>
                        <w:right w:val="none" w:sz="0" w:space="0" w:color="auto"/>
                      </w:divBdr>
                    </w:div>
                    <w:div w:id="1787504691">
                      <w:marLeft w:val="0"/>
                      <w:marRight w:val="0"/>
                      <w:marTop w:val="0"/>
                      <w:marBottom w:val="225"/>
                      <w:divBdr>
                        <w:top w:val="none" w:sz="0" w:space="0" w:color="auto"/>
                        <w:left w:val="none" w:sz="0" w:space="0" w:color="auto"/>
                        <w:bottom w:val="none" w:sz="0" w:space="0" w:color="auto"/>
                        <w:right w:val="none" w:sz="0" w:space="0" w:color="auto"/>
                      </w:divBdr>
                    </w:div>
                  </w:divsChild>
                </w:div>
                <w:div w:id="1403793882">
                  <w:marLeft w:val="0"/>
                  <w:marRight w:val="0"/>
                  <w:marTop w:val="0"/>
                  <w:marBottom w:val="225"/>
                  <w:divBdr>
                    <w:top w:val="none" w:sz="0" w:space="0" w:color="auto"/>
                    <w:left w:val="none" w:sz="0" w:space="0" w:color="auto"/>
                    <w:bottom w:val="none" w:sz="0" w:space="0" w:color="auto"/>
                    <w:right w:val="none" w:sz="0" w:space="0" w:color="auto"/>
                  </w:divBdr>
                  <w:divsChild>
                    <w:div w:id="903177283">
                      <w:marLeft w:val="0"/>
                      <w:marRight w:val="0"/>
                      <w:marTop w:val="0"/>
                      <w:marBottom w:val="300"/>
                      <w:divBdr>
                        <w:top w:val="none" w:sz="0" w:space="0" w:color="auto"/>
                        <w:left w:val="none" w:sz="0" w:space="0" w:color="auto"/>
                        <w:bottom w:val="none" w:sz="0" w:space="0" w:color="auto"/>
                        <w:right w:val="none" w:sz="0" w:space="0" w:color="auto"/>
                      </w:divBdr>
                    </w:div>
                    <w:div w:id="1905329408">
                      <w:marLeft w:val="0"/>
                      <w:marRight w:val="0"/>
                      <w:marTop w:val="0"/>
                      <w:marBottom w:val="225"/>
                      <w:divBdr>
                        <w:top w:val="none" w:sz="0" w:space="0" w:color="auto"/>
                        <w:left w:val="none" w:sz="0" w:space="0" w:color="auto"/>
                        <w:bottom w:val="none" w:sz="0" w:space="0" w:color="auto"/>
                        <w:right w:val="none" w:sz="0" w:space="0" w:color="auto"/>
                      </w:divBdr>
                    </w:div>
                  </w:divsChild>
                </w:div>
                <w:div w:id="1412508398">
                  <w:marLeft w:val="0"/>
                  <w:marRight w:val="0"/>
                  <w:marTop w:val="0"/>
                  <w:marBottom w:val="225"/>
                  <w:divBdr>
                    <w:top w:val="none" w:sz="0" w:space="0" w:color="auto"/>
                    <w:left w:val="none" w:sz="0" w:space="0" w:color="auto"/>
                    <w:bottom w:val="none" w:sz="0" w:space="0" w:color="auto"/>
                    <w:right w:val="none" w:sz="0" w:space="0" w:color="auto"/>
                  </w:divBdr>
                  <w:divsChild>
                    <w:div w:id="1644656253">
                      <w:marLeft w:val="0"/>
                      <w:marRight w:val="0"/>
                      <w:marTop w:val="0"/>
                      <w:marBottom w:val="225"/>
                      <w:divBdr>
                        <w:top w:val="none" w:sz="0" w:space="0" w:color="auto"/>
                        <w:left w:val="none" w:sz="0" w:space="0" w:color="auto"/>
                        <w:bottom w:val="none" w:sz="0" w:space="0" w:color="auto"/>
                        <w:right w:val="none" w:sz="0" w:space="0" w:color="auto"/>
                      </w:divBdr>
                    </w:div>
                    <w:div w:id="2005283242">
                      <w:marLeft w:val="0"/>
                      <w:marRight w:val="0"/>
                      <w:marTop w:val="0"/>
                      <w:marBottom w:val="300"/>
                      <w:divBdr>
                        <w:top w:val="none" w:sz="0" w:space="0" w:color="auto"/>
                        <w:left w:val="none" w:sz="0" w:space="0" w:color="auto"/>
                        <w:bottom w:val="none" w:sz="0" w:space="0" w:color="auto"/>
                        <w:right w:val="none" w:sz="0" w:space="0" w:color="auto"/>
                      </w:divBdr>
                    </w:div>
                  </w:divsChild>
                </w:div>
                <w:div w:id="1439373522">
                  <w:marLeft w:val="0"/>
                  <w:marRight w:val="0"/>
                  <w:marTop w:val="0"/>
                  <w:marBottom w:val="225"/>
                  <w:divBdr>
                    <w:top w:val="none" w:sz="0" w:space="0" w:color="auto"/>
                    <w:left w:val="none" w:sz="0" w:space="0" w:color="auto"/>
                    <w:bottom w:val="none" w:sz="0" w:space="0" w:color="auto"/>
                    <w:right w:val="none" w:sz="0" w:space="0" w:color="auto"/>
                  </w:divBdr>
                  <w:divsChild>
                    <w:div w:id="994380956">
                      <w:marLeft w:val="0"/>
                      <w:marRight w:val="0"/>
                      <w:marTop w:val="0"/>
                      <w:marBottom w:val="300"/>
                      <w:divBdr>
                        <w:top w:val="none" w:sz="0" w:space="0" w:color="auto"/>
                        <w:left w:val="none" w:sz="0" w:space="0" w:color="auto"/>
                        <w:bottom w:val="none" w:sz="0" w:space="0" w:color="auto"/>
                        <w:right w:val="none" w:sz="0" w:space="0" w:color="auto"/>
                      </w:divBdr>
                    </w:div>
                    <w:div w:id="1116483556">
                      <w:marLeft w:val="0"/>
                      <w:marRight w:val="0"/>
                      <w:marTop w:val="0"/>
                      <w:marBottom w:val="225"/>
                      <w:divBdr>
                        <w:top w:val="none" w:sz="0" w:space="0" w:color="auto"/>
                        <w:left w:val="none" w:sz="0" w:space="0" w:color="auto"/>
                        <w:bottom w:val="none" w:sz="0" w:space="0" w:color="auto"/>
                        <w:right w:val="none" w:sz="0" w:space="0" w:color="auto"/>
                      </w:divBdr>
                    </w:div>
                  </w:divsChild>
                </w:div>
                <w:div w:id="1456288156">
                  <w:marLeft w:val="0"/>
                  <w:marRight w:val="0"/>
                  <w:marTop w:val="0"/>
                  <w:marBottom w:val="225"/>
                  <w:divBdr>
                    <w:top w:val="none" w:sz="0" w:space="0" w:color="auto"/>
                    <w:left w:val="none" w:sz="0" w:space="0" w:color="auto"/>
                    <w:bottom w:val="none" w:sz="0" w:space="0" w:color="auto"/>
                    <w:right w:val="none" w:sz="0" w:space="0" w:color="auto"/>
                  </w:divBdr>
                  <w:divsChild>
                    <w:div w:id="1409310279">
                      <w:marLeft w:val="0"/>
                      <w:marRight w:val="0"/>
                      <w:marTop w:val="0"/>
                      <w:marBottom w:val="300"/>
                      <w:divBdr>
                        <w:top w:val="none" w:sz="0" w:space="0" w:color="auto"/>
                        <w:left w:val="none" w:sz="0" w:space="0" w:color="auto"/>
                        <w:bottom w:val="none" w:sz="0" w:space="0" w:color="auto"/>
                        <w:right w:val="none" w:sz="0" w:space="0" w:color="auto"/>
                      </w:divBdr>
                    </w:div>
                    <w:div w:id="1577935391">
                      <w:marLeft w:val="0"/>
                      <w:marRight w:val="0"/>
                      <w:marTop w:val="0"/>
                      <w:marBottom w:val="225"/>
                      <w:divBdr>
                        <w:top w:val="none" w:sz="0" w:space="0" w:color="auto"/>
                        <w:left w:val="none" w:sz="0" w:space="0" w:color="auto"/>
                        <w:bottom w:val="none" w:sz="0" w:space="0" w:color="auto"/>
                        <w:right w:val="none" w:sz="0" w:space="0" w:color="auto"/>
                      </w:divBdr>
                    </w:div>
                  </w:divsChild>
                </w:div>
                <w:div w:id="1473520558">
                  <w:marLeft w:val="0"/>
                  <w:marRight w:val="0"/>
                  <w:marTop w:val="0"/>
                  <w:marBottom w:val="225"/>
                  <w:divBdr>
                    <w:top w:val="none" w:sz="0" w:space="0" w:color="auto"/>
                    <w:left w:val="none" w:sz="0" w:space="0" w:color="auto"/>
                    <w:bottom w:val="none" w:sz="0" w:space="0" w:color="auto"/>
                    <w:right w:val="none" w:sz="0" w:space="0" w:color="auto"/>
                  </w:divBdr>
                  <w:divsChild>
                    <w:div w:id="1603610226">
                      <w:marLeft w:val="0"/>
                      <w:marRight w:val="0"/>
                      <w:marTop w:val="0"/>
                      <w:marBottom w:val="300"/>
                      <w:divBdr>
                        <w:top w:val="none" w:sz="0" w:space="0" w:color="auto"/>
                        <w:left w:val="none" w:sz="0" w:space="0" w:color="auto"/>
                        <w:bottom w:val="none" w:sz="0" w:space="0" w:color="auto"/>
                        <w:right w:val="none" w:sz="0" w:space="0" w:color="auto"/>
                      </w:divBdr>
                    </w:div>
                    <w:div w:id="1701776624">
                      <w:marLeft w:val="0"/>
                      <w:marRight w:val="0"/>
                      <w:marTop w:val="0"/>
                      <w:marBottom w:val="225"/>
                      <w:divBdr>
                        <w:top w:val="none" w:sz="0" w:space="0" w:color="auto"/>
                        <w:left w:val="none" w:sz="0" w:space="0" w:color="auto"/>
                        <w:bottom w:val="none" w:sz="0" w:space="0" w:color="auto"/>
                        <w:right w:val="none" w:sz="0" w:space="0" w:color="auto"/>
                      </w:divBdr>
                    </w:div>
                  </w:divsChild>
                </w:div>
                <w:div w:id="1486046146">
                  <w:marLeft w:val="0"/>
                  <w:marRight w:val="0"/>
                  <w:marTop w:val="0"/>
                  <w:marBottom w:val="225"/>
                  <w:divBdr>
                    <w:top w:val="none" w:sz="0" w:space="0" w:color="auto"/>
                    <w:left w:val="none" w:sz="0" w:space="0" w:color="auto"/>
                    <w:bottom w:val="none" w:sz="0" w:space="0" w:color="auto"/>
                    <w:right w:val="none" w:sz="0" w:space="0" w:color="auto"/>
                  </w:divBdr>
                  <w:divsChild>
                    <w:div w:id="875196216">
                      <w:marLeft w:val="0"/>
                      <w:marRight w:val="0"/>
                      <w:marTop w:val="0"/>
                      <w:marBottom w:val="300"/>
                      <w:divBdr>
                        <w:top w:val="none" w:sz="0" w:space="0" w:color="auto"/>
                        <w:left w:val="none" w:sz="0" w:space="0" w:color="auto"/>
                        <w:bottom w:val="none" w:sz="0" w:space="0" w:color="auto"/>
                        <w:right w:val="none" w:sz="0" w:space="0" w:color="auto"/>
                      </w:divBdr>
                    </w:div>
                    <w:div w:id="1537153862">
                      <w:marLeft w:val="0"/>
                      <w:marRight w:val="0"/>
                      <w:marTop w:val="0"/>
                      <w:marBottom w:val="225"/>
                      <w:divBdr>
                        <w:top w:val="none" w:sz="0" w:space="0" w:color="auto"/>
                        <w:left w:val="none" w:sz="0" w:space="0" w:color="auto"/>
                        <w:bottom w:val="none" w:sz="0" w:space="0" w:color="auto"/>
                        <w:right w:val="none" w:sz="0" w:space="0" w:color="auto"/>
                      </w:divBdr>
                    </w:div>
                  </w:divsChild>
                </w:div>
                <w:div w:id="1493645957">
                  <w:marLeft w:val="0"/>
                  <w:marRight w:val="0"/>
                  <w:marTop w:val="0"/>
                  <w:marBottom w:val="225"/>
                  <w:divBdr>
                    <w:top w:val="none" w:sz="0" w:space="0" w:color="auto"/>
                    <w:left w:val="none" w:sz="0" w:space="0" w:color="auto"/>
                    <w:bottom w:val="none" w:sz="0" w:space="0" w:color="auto"/>
                    <w:right w:val="none" w:sz="0" w:space="0" w:color="auto"/>
                  </w:divBdr>
                  <w:divsChild>
                    <w:div w:id="124281885">
                      <w:marLeft w:val="0"/>
                      <w:marRight w:val="0"/>
                      <w:marTop w:val="0"/>
                      <w:marBottom w:val="225"/>
                      <w:divBdr>
                        <w:top w:val="none" w:sz="0" w:space="0" w:color="auto"/>
                        <w:left w:val="none" w:sz="0" w:space="0" w:color="auto"/>
                        <w:bottom w:val="none" w:sz="0" w:space="0" w:color="auto"/>
                        <w:right w:val="none" w:sz="0" w:space="0" w:color="auto"/>
                      </w:divBdr>
                    </w:div>
                    <w:div w:id="1519267983">
                      <w:marLeft w:val="0"/>
                      <w:marRight w:val="0"/>
                      <w:marTop w:val="0"/>
                      <w:marBottom w:val="300"/>
                      <w:divBdr>
                        <w:top w:val="none" w:sz="0" w:space="0" w:color="auto"/>
                        <w:left w:val="none" w:sz="0" w:space="0" w:color="auto"/>
                        <w:bottom w:val="none" w:sz="0" w:space="0" w:color="auto"/>
                        <w:right w:val="none" w:sz="0" w:space="0" w:color="auto"/>
                      </w:divBdr>
                    </w:div>
                  </w:divsChild>
                </w:div>
                <w:div w:id="1517891506">
                  <w:marLeft w:val="0"/>
                  <w:marRight w:val="0"/>
                  <w:marTop w:val="0"/>
                  <w:marBottom w:val="225"/>
                  <w:divBdr>
                    <w:top w:val="none" w:sz="0" w:space="0" w:color="auto"/>
                    <w:left w:val="none" w:sz="0" w:space="0" w:color="auto"/>
                    <w:bottom w:val="none" w:sz="0" w:space="0" w:color="auto"/>
                    <w:right w:val="none" w:sz="0" w:space="0" w:color="auto"/>
                  </w:divBdr>
                  <w:divsChild>
                    <w:div w:id="26224411">
                      <w:marLeft w:val="0"/>
                      <w:marRight w:val="0"/>
                      <w:marTop w:val="0"/>
                      <w:marBottom w:val="225"/>
                      <w:divBdr>
                        <w:top w:val="none" w:sz="0" w:space="0" w:color="auto"/>
                        <w:left w:val="none" w:sz="0" w:space="0" w:color="auto"/>
                        <w:bottom w:val="none" w:sz="0" w:space="0" w:color="auto"/>
                        <w:right w:val="none" w:sz="0" w:space="0" w:color="auto"/>
                      </w:divBdr>
                    </w:div>
                    <w:div w:id="2037995443">
                      <w:marLeft w:val="0"/>
                      <w:marRight w:val="0"/>
                      <w:marTop w:val="0"/>
                      <w:marBottom w:val="300"/>
                      <w:divBdr>
                        <w:top w:val="none" w:sz="0" w:space="0" w:color="auto"/>
                        <w:left w:val="none" w:sz="0" w:space="0" w:color="auto"/>
                        <w:bottom w:val="none" w:sz="0" w:space="0" w:color="auto"/>
                        <w:right w:val="none" w:sz="0" w:space="0" w:color="auto"/>
                      </w:divBdr>
                    </w:div>
                  </w:divsChild>
                </w:div>
                <w:div w:id="1537037634">
                  <w:marLeft w:val="0"/>
                  <w:marRight w:val="0"/>
                  <w:marTop w:val="0"/>
                  <w:marBottom w:val="225"/>
                  <w:divBdr>
                    <w:top w:val="none" w:sz="0" w:space="0" w:color="auto"/>
                    <w:left w:val="none" w:sz="0" w:space="0" w:color="auto"/>
                    <w:bottom w:val="none" w:sz="0" w:space="0" w:color="auto"/>
                    <w:right w:val="none" w:sz="0" w:space="0" w:color="auto"/>
                  </w:divBdr>
                  <w:divsChild>
                    <w:div w:id="615450746">
                      <w:marLeft w:val="0"/>
                      <w:marRight w:val="0"/>
                      <w:marTop w:val="0"/>
                      <w:marBottom w:val="300"/>
                      <w:divBdr>
                        <w:top w:val="none" w:sz="0" w:space="0" w:color="auto"/>
                        <w:left w:val="none" w:sz="0" w:space="0" w:color="auto"/>
                        <w:bottom w:val="none" w:sz="0" w:space="0" w:color="auto"/>
                        <w:right w:val="none" w:sz="0" w:space="0" w:color="auto"/>
                      </w:divBdr>
                    </w:div>
                    <w:div w:id="736708285">
                      <w:marLeft w:val="0"/>
                      <w:marRight w:val="0"/>
                      <w:marTop w:val="0"/>
                      <w:marBottom w:val="225"/>
                      <w:divBdr>
                        <w:top w:val="none" w:sz="0" w:space="0" w:color="auto"/>
                        <w:left w:val="none" w:sz="0" w:space="0" w:color="auto"/>
                        <w:bottom w:val="none" w:sz="0" w:space="0" w:color="auto"/>
                        <w:right w:val="none" w:sz="0" w:space="0" w:color="auto"/>
                      </w:divBdr>
                    </w:div>
                  </w:divsChild>
                </w:div>
                <w:div w:id="1562518912">
                  <w:marLeft w:val="0"/>
                  <w:marRight w:val="0"/>
                  <w:marTop w:val="0"/>
                  <w:marBottom w:val="225"/>
                  <w:divBdr>
                    <w:top w:val="none" w:sz="0" w:space="0" w:color="auto"/>
                    <w:left w:val="none" w:sz="0" w:space="0" w:color="auto"/>
                    <w:bottom w:val="none" w:sz="0" w:space="0" w:color="auto"/>
                    <w:right w:val="none" w:sz="0" w:space="0" w:color="auto"/>
                  </w:divBdr>
                  <w:divsChild>
                    <w:div w:id="698704231">
                      <w:marLeft w:val="0"/>
                      <w:marRight w:val="0"/>
                      <w:marTop w:val="0"/>
                      <w:marBottom w:val="225"/>
                      <w:divBdr>
                        <w:top w:val="none" w:sz="0" w:space="0" w:color="auto"/>
                        <w:left w:val="none" w:sz="0" w:space="0" w:color="auto"/>
                        <w:bottom w:val="none" w:sz="0" w:space="0" w:color="auto"/>
                        <w:right w:val="none" w:sz="0" w:space="0" w:color="auto"/>
                      </w:divBdr>
                    </w:div>
                    <w:div w:id="1765302567">
                      <w:marLeft w:val="0"/>
                      <w:marRight w:val="0"/>
                      <w:marTop w:val="0"/>
                      <w:marBottom w:val="300"/>
                      <w:divBdr>
                        <w:top w:val="none" w:sz="0" w:space="0" w:color="auto"/>
                        <w:left w:val="none" w:sz="0" w:space="0" w:color="auto"/>
                        <w:bottom w:val="none" w:sz="0" w:space="0" w:color="auto"/>
                        <w:right w:val="none" w:sz="0" w:space="0" w:color="auto"/>
                      </w:divBdr>
                    </w:div>
                  </w:divsChild>
                </w:div>
                <w:div w:id="1579557313">
                  <w:marLeft w:val="0"/>
                  <w:marRight w:val="0"/>
                  <w:marTop w:val="0"/>
                  <w:marBottom w:val="225"/>
                  <w:divBdr>
                    <w:top w:val="none" w:sz="0" w:space="0" w:color="auto"/>
                    <w:left w:val="none" w:sz="0" w:space="0" w:color="auto"/>
                    <w:bottom w:val="none" w:sz="0" w:space="0" w:color="auto"/>
                    <w:right w:val="none" w:sz="0" w:space="0" w:color="auto"/>
                  </w:divBdr>
                  <w:divsChild>
                    <w:div w:id="423383222">
                      <w:marLeft w:val="0"/>
                      <w:marRight w:val="0"/>
                      <w:marTop w:val="0"/>
                      <w:marBottom w:val="300"/>
                      <w:divBdr>
                        <w:top w:val="none" w:sz="0" w:space="0" w:color="auto"/>
                        <w:left w:val="none" w:sz="0" w:space="0" w:color="auto"/>
                        <w:bottom w:val="none" w:sz="0" w:space="0" w:color="auto"/>
                        <w:right w:val="none" w:sz="0" w:space="0" w:color="auto"/>
                      </w:divBdr>
                    </w:div>
                    <w:div w:id="1988195295">
                      <w:marLeft w:val="0"/>
                      <w:marRight w:val="0"/>
                      <w:marTop w:val="0"/>
                      <w:marBottom w:val="225"/>
                      <w:divBdr>
                        <w:top w:val="none" w:sz="0" w:space="0" w:color="auto"/>
                        <w:left w:val="none" w:sz="0" w:space="0" w:color="auto"/>
                        <w:bottom w:val="none" w:sz="0" w:space="0" w:color="auto"/>
                        <w:right w:val="none" w:sz="0" w:space="0" w:color="auto"/>
                      </w:divBdr>
                    </w:div>
                  </w:divsChild>
                </w:div>
                <w:div w:id="1659768506">
                  <w:marLeft w:val="0"/>
                  <w:marRight w:val="0"/>
                  <w:marTop w:val="0"/>
                  <w:marBottom w:val="225"/>
                  <w:divBdr>
                    <w:top w:val="none" w:sz="0" w:space="0" w:color="auto"/>
                    <w:left w:val="none" w:sz="0" w:space="0" w:color="auto"/>
                    <w:bottom w:val="none" w:sz="0" w:space="0" w:color="auto"/>
                    <w:right w:val="none" w:sz="0" w:space="0" w:color="auto"/>
                  </w:divBdr>
                  <w:divsChild>
                    <w:div w:id="265891425">
                      <w:marLeft w:val="0"/>
                      <w:marRight w:val="0"/>
                      <w:marTop w:val="0"/>
                      <w:marBottom w:val="300"/>
                      <w:divBdr>
                        <w:top w:val="none" w:sz="0" w:space="0" w:color="auto"/>
                        <w:left w:val="none" w:sz="0" w:space="0" w:color="auto"/>
                        <w:bottom w:val="none" w:sz="0" w:space="0" w:color="auto"/>
                        <w:right w:val="none" w:sz="0" w:space="0" w:color="auto"/>
                      </w:divBdr>
                    </w:div>
                    <w:div w:id="1583642565">
                      <w:marLeft w:val="0"/>
                      <w:marRight w:val="0"/>
                      <w:marTop w:val="0"/>
                      <w:marBottom w:val="225"/>
                      <w:divBdr>
                        <w:top w:val="none" w:sz="0" w:space="0" w:color="auto"/>
                        <w:left w:val="none" w:sz="0" w:space="0" w:color="auto"/>
                        <w:bottom w:val="none" w:sz="0" w:space="0" w:color="auto"/>
                        <w:right w:val="none" w:sz="0" w:space="0" w:color="auto"/>
                      </w:divBdr>
                    </w:div>
                  </w:divsChild>
                </w:div>
                <w:div w:id="1730573836">
                  <w:marLeft w:val="0"/>
                  <w:marRight w:val="0"/>
                  <w:marTop w:val="0"/>
                  <w:marBottom w:val="225"/>
                  <w:divBdr>
                    <w:top w:val="none" w:sz="0" w:space="0" w:color="auto"/>
                    <w:left w:val="none" w:sz="0" w:space="0" w:color="auto"/>
                    <w:bottom w:val="none" w:sz="0" w:space="0" w:color="auto"/>
                    <w:right w:val="none" w:sz="0" w:space="0" w:color="auto"/>
                  </w:divBdr>
                  <w:divsChild>
                    <w:div w:id="866985199">
                      <w:marLeft w:val="0"/>
                      <w:marRight w:val="0"/>
                      <w:marTop w:val="0"/>
                      <w:marBottom w:val="300"/>
                      <w:divBdr>
                        <w:top w:val="none" w:sz="0" w:space="0" w:color="auto"/>
                        <w:left w:val="none" w:sz="0" w:space="0" w:color="auto"/>
                        <w:bottom w:val="none" w:sz="0" w:space="0" w:color="auto"/>
                        <w:right w:val="none" w:sz="0" w:space="0" w:color="auto"/>
                      </w:divBdr>
                    </w:div>
                    <w:div w:id="1934513184">
                      <w:marLeft w:val="0"/>
                      <w:marRight w:val="0"/>
                      <w:marTop w:val="0"/>
                      <w:marBottom w:val="225"/>
                      <w:divBdr>
                        <w:top w:val="none" w:sz="0" w:space="0" w:color="auto"/>
                        <w:left w:val="none" w:sz="0" w:space="0" w:color="auto"/>
                        <w:bottom w:val="none" w:sz="0" w:space="0" w:color="auto"/>
                        <w:right w:val="none" w:sz="0" w:space="0" w:color="auto"/>
                      </w:divBdr>
                    </w:div>
                  </w:divsChild>
                </w:div>
                <w:div w:id="1751270904">
                  <w:marLeft w:val="0"/>
                  <w:marRight w:val="0"/>
                  <w:marTop w:val="0"/>
                  <w:marBottom w:val="225"/>
                  <w:divBdr>
                    <w:top w:val="none" w:sz="0" w:space="0" w:color="auto"/>
                    <w:left w:val="none" w:sz="0" w:space="0" w:color="auto"/>
                    <w:bottom w:val="none" w:sz="0" w:space="0" w:color="auto"/>
                    <w:right w:val="none" w:sz="0" w:space="0" w:color="auto"/>
                  </w:divBdr>
                  <w:divsChild>
                    <w:div w:id="1389525780">
                      <w:marLeft w:val="0"/>
                      <w:marRight w:val="0"/>
                      <w:marTop w:val="0"/>
                      <w:marBottom w:val="225"/>
                      <w:divBdr>
                        <w:top w:val="none" w:sz="0" w:space="0" w:color="auto"/>
                        <w:left w:val="none" w:sz="0" w:space="0" w:color="auto"/>
                        <w:bottom w:val="none" w:sz="0" w:space="0" w:color="auto"/>
                        <w:right w:val="none" w:sz="0" w:space="0" w:color="auto"/>
                      </w:divBdr>
                    </w:div>
                    <w:div w:id="1556888092">
                      <w:marLeft w:val="0"/>
                      <w:marRight w:val="0"/>
                      <w:marTop w:val="0"/>
                      <w:marBottom w:val="300"/>
                      <w:divBdr>
                        <w:top w:val="none" w:sz="0" w:space="0" w:color="auto"/>
                        <w:left w:val="none" w:sz="0" w:space="0" w:color="auto"/>
                        <w:bottom w:val="none" w:sz="0" w:space="0" w:color="auto"/>
                        <w:right w:val="none" w:sz="0" w:space="0" w:color="auto"/>
                      </w:divBdr>
                    </w:div>
                  </w:divsChild>
                </w:div>
                <w:div w:id="1764302387">
                  <w:marLeft w:val="0"/>
                  <w:marRight w:val="0"/>
                  <w:marTop w:val="0"/>
                  <w:marBottom w:val="225"/>
                  <w:divBdr>
                    <w:top w:val="none" w:sz="0" w:space="0" w:color="auto"/>
                    <w:left w:val="none" w:sz="0" w:space="0" w:color="auto"/>
                    <w:bottom w:val="none" w:sz="0" w:space="0" w:color="auto"/>
                    <w:right w:val="none" w:sz="0" w:space="0" w:color="auto"/>
                  </w:divBdr>
                  <w:divsChild>
                    <w:div w:id="819730893">
                      <w:marLeft w:val="0"/>
                      <w:marRight w:val="0"/>
                      <w:marTop w:val="0"/>
                      <w:marBottom w:val="225"/>
                      <w:divBdr>
                        <w:top w:val="none" w:sz="0" w:space="0" w:color="auto"/>
                        <w:left w:val="none" w:sz="0" w:space="0" w:color="auto"/>
                        <w:bottom w:val="none" w:sz="0" w:space="0" w:color="auto"/>
                        <w:right w:val="none" w:sz="0" w:space="0" w:color="auto"/>
                      </w:divBdr>
                    </w:div>
                    <w:div w:id="1888562434">
                      <w:marLeft w:val="0"/>
                      <w:marRight w:val="0"/>
                      <w:marTop w:val="0"/>
                      <w:marBottom w:val="300"/>
                      <w:divBdr>
                        <w:top w:val="none" w:sz="0" w:space="0" w:color="auto"/>
                        <w:left w:val="none" w:sz="0" w:space="0" w:color="auto"/>
                        <w:bottom w:val="none" w:sz="0" w:space="0" w:color="auto"/>
                        <w:right w:val="none" w:sz="0" w:space="0" w:color="auto"/>
                      </w:divBdr>
                    </w:div>
                  </w:divsChild>
                </w:div>
                <w:div w:id="1792283861">
                  <w:marLeft w:val="0"/>
                  <w:marRight w:val="0"/>
                  <w:marTop w:val="0"/>
                  <w:marBottom w:val="225"/>
                  <w:divBdr>
                    <w:top w:val="none" w:sz="0" w:space="0" w:color="auto"/>
                    <w:left w:val="none" w:sz="0" w:space="0" w:color="auto"/>
                    <w:bottom w:val="none" w:sz="0" w:space="0" w:color="auto"/>
                    <w:right w:val="none" w:sz="0" w:space="0" w:color="auto"/>
                  </w:divBdr>
                  <w:divsChild>
                    <w:div w:id="436560285">
                      <w:marLeft w:val="0"/>
                      <w:marRight w:val="0"/>
                      <w:marTop w:val="0"/>
                      <w:marBottom w:val="225"/>
                      <w:divBdr>
                        <w:top w:val="none" w:sz="0" w:space="0" w:color="auto"/>
                        <w:left w:val="none" w:sz="0" w:space="0" w:color="auto"/>
                        <w:bottom w:val="none" w:sz="0" w:space="0" w:color="auto"/>
                        <w:right w:val="none" w:sz="0" w:space="0" w:color="auto"/>
                      </w:divBdr>
                    </w:div>
                    <w:div w:id="626474045">
                      <w:marLeft w:val="0"/>
                      <w:marRight w:val="0"/>
                      <w:marTop w:val="0"/>
                      <w:marBottom w:val="300"/>
                      <w:divBdr>
                        <w:top w:val="none" w:sz="0" w:space="0" w:color="auto"/>
                        <w:left w:val="none" w:sz="0" w:space="0" w:color="auto"/>
                        <w:bottom w:val="none" w:sz="0" w:space="0" w:color="auto"/>
                        <w:right w:val="none" w:sz="0" w:space="0" w:color="auto"/>
                      </w:divBdr>
                    </w:div>
                  </w:divsChild>
                </w:div>
                <w:div w:id="1820918412">
                  <w:marLeft w:val="0"/>
                  <w:marRight w:val="0"/>
                  <w:marTop w:val="0"/>
                  <w:marBottom w:val="225"/>
                  <w:divBdr>
                    <w:top w:val="none" w:sz="0" w:space="0" w:color="auto"/>
                    <w:left w:val="none" w:sz="0" w:space="0" w:color="auto"/>
                    <w:bottom w:val="none" w:sz="0" w:space="0" w:color="auto"/>
                    <w:right w:val="none" w:sz="0" w:space="0" w:color="auto"/>
                  </w:divBdr>
                  <w:divsChild>
                    <w:div w:id="197394864">
                      <w:marLeft w:val="0"/>
                      <w:marRight w:val="0"/>
                      <w:marTop w:val="0"/>
                      <w:marBottom w:val="300"/>
                      <w:divBdr>
                        <w:top w:val="none" w:sz="0" w:space="0" w:color="auto"/>
                        <w:left w:val="none" w:sz="0" w:space="0" w:color="auto"/>
                        <w:bottom w:val="none" w:sz="0" w:space="0" w:color="auto"/>
                        <w:right w:val="none" w:sz="0" w:space="0" w:color="auto"/>
                      </w:divBdr>
                    </w:div>
                    <w:div w:id="1399011938">
                      <w:marLeft w:val="0"/>
                      <w:marRight w:val="0"/>
                      <w:marTop w:val="0"/>
                      <w:marBottom w:val="225"/>
                      <w:divBdr>
                        <w:top w:val="none" w:sz="0" w:space="0" w:color="auto"/>
                        <w:left w:val="none" w:sz="0" w:space="0" w:color="auto"/>
                        <w:bottom w:val="none" w:sz="0" w:space="0" w:color="auto"/>
                        <w:right w:val="none" w:sz="0" w:space="0" w:color="auto"/>
                      </w:divBdr>
                    </w:div>
                  </w:divsChild>
                </w:div>
                <w:div w:id="1821917671">
                  <w:marLeft w:val="0"/>
                  <w:marRight w:val="0"/>
                  <w:marTop w:val="0"/>
                  <w:marBottom w:val="225"/>
                  <w:divBdr>
                    <w:top w:val="none" w:sz="0" w:space="0" w:color="auto"/>
                    <w:left w:val="none" w:sz="0" w:space="0" w:color="auto"/>
                    <w:bottom w:val="none" w:sz="0" w:space="0" w:color="auto"/>
                    <w:right w:val="none" w:sz="0" w:space="0" w:color="auto"/>
                  </w:divBdr>
                  <w:divsChild>
                    <w:div w:id="1743211035">
                      <w:marLeft w:val="0"/>
                      <w:marRight w:val="0"/>
                      <w:marTop w:val="0"/>
                      <w:marBottom w:val="300"/>
                      <w:divBdr>
                        <w:top w:val="none" w:sz="0" w:space="0" w:color="auto"/>
                        <w:left w:val="none" w:sz="0" w:space="0" w:color="auto"/>
                        <w:bottom w:val="none" w:sz="0" w:space="0" w:color="auto"/>
                        <w:right w:val="none" w:sz="0" w:space="0" w:color="auto"/>
                      </w:divBdr>
                    </w:div>
                    <w:div w:id="2049335876">
                      <w:marLeft w:val="0"/>
                      <w:marRight w:val="0"/>
                      <w:marTop w:val="0"/>
                      <w:marBottom w:val="225"/>
                      <w:divBdr>
                        <w:top w:val="none" w:sz="0" w:space="0" w:color="auto"/>
                        <w:left w:val="none" w:sz="0" w:space="0" w:color="auto"/>
                        <w:bottom w:val="none" w:sz="0" w:space="0" w:color="auto"/>
                        <w:right w:val="none" w:sz="0" w:space="0" w:color="auto"/>
                      </w:divBdr>
                    </w:div>
                  </w:divsChild>
                </w:div>
                <w:div w:id="1829244604">
                  <w:marLeft w:val="0"/>
                  <w:marRight w:val="0"/>
                  <w:marTop w:val="0"/>
                  <w:marBottom w:val="225"/>
                  <w:divBdr>
                    <w:top w:val="none" w:sz="0" w:space="0" w:color="auto"/>
                    <w:left w:val="none" w:sz="0" w:space="0" w:color="auto"/>
                    <w:bottom w:val="none" w:sz="0" w:space="0" w:color="auto"/>
                    <w:right w:val="none" w:sz="0" w:space="0" w:color="auto"/>
                  </w:divBdr>
                  <w:divsChild>
                    <w:div w:id="57555691">
                      <w:marLeft w:val="0"/>
                      <w:marRight w:val="0"/>
                      <w:marTop w:val="0"/>
                      <w:marBottom w:val="225"/>
                      <w:divBdr>
                        <w:top w:val="none" w:sz="0" w:space="0" w:color="auto"/>
                        <w:left w:val="none" w:sz="0" w:space="0" w:color="auto"/>
                        <w:bottom w:val="none" w:sz="0" w:space="0" w:color="auto"/>
                        <w:right w:val="none" w:sz="0" w:space="0" w:color="auto"/>
                      </w:divBdr>
                    </w:div>
                    <w:div w:id="644554160">
                      <w:marLeft w:val="0"/>
                      <w:marRight w:val="0"/>
                      <w:marTop w:val="0"/>
                      <w:marBottom w:val="300"/>
                      <w:divBdr>
                        <w:top w:val="none" w:sz="0" w:space="0" w:color="auto"/>
                        <w:left w:val="none" w:sz="0" w:space="0" w:color="auto"/>
                        <w:bottom w:val="none" w:sz="0" w:space="0" w:color="auto"/>
                        <w:right w:val="none" w:sz="0" w:space="0" w:color="auto"/>
                      </w:divBdr>
                    </w:div>
                  </w:divsChild>
                </w:div>
                <w:div w:id="1831602790">
                  <w:marLeft w:val="0"/>
                  <w:marRight w:val="0"/>
                  <w:marTop w:val="0"/>
                  <w:marBottom w:val="225"/>
                  <w:divBdr>
                    <w:top w:val="none" w:sz="0" w:space="0" w:color="auto"/>
                    <w:left w:val="none" w:sz="0" w:space="0" w:color="auto"/>
                    <w:bottom w:val="none" w:sz="0" w:space="0" w:color="auto"/>
                    <w:right w:val="none" w:sz="0" w:space="0" w:color="auto"/>
                  </w:divBdr>
                  <w:divsChild>
                    <w:div w:id="515072897">
                      <w:marLeft w:val="0"/>
                      <w:marRight w:val="0"/>
                      <w:marTop w:val="0"/>
                      <w:marBottom w:val="225"/>
                      <w:divBdr>
                        <w:top w:val="none" w:sz="0" w:space="0" w:color="auto"/>
                        <w:left w:val="none" w:sz="0" w:space="0" w:color="auto"/>
                        <w:bottom w:val="none" w:sz="0" w:space="0" w:color="auto"/>
                        <w:right w:val="none" w:sz="0" w:space="0" w:color="auto"/>
                      </w:divBdr>
                    </w:div>
                    <w:div w:id="1348170377">
                      <w:marLeft w:val="0"/>
                      <w:marRight w:val="0"/>
                      <w:marTop w:val="0"/>
                      <w:marBottom w:val="300"/>
                      <w:divBdr>
                        <w:top w:val="none" w:sz="0" w:space="0" w:color="auto"/>
                        <w:left w:val="none" w:sz="0" w:space="0" w:color="auto"/>
                        <w:bottom w:val="none" w:sz="0" w:space="0" w:color="auto"/>
                        <w:right w:val="none" w:sz="0" w:space="0" w:color="auto"/>
                      </w:divBdr>
                    </w:div>
                  </w:divsChild>
                </w:div>
                <w:div w:id="1844511566">
                  <w:marLeft w:val="0"/>
                  <w:marRight w:val="0"/>
                  <w:marTop w:val="0"/>
                  <w:marBottom w:val="225"/>
                  <w:divBdr>
                    <w:top w:val="none" w:sz="0" w:space="0" w:color="auto"/>
                    <w:left w:val="none" w:sz="0" w:space="0" w:color="auto"/>
                    <w:bottom w:val="none" w:sz="0" w:space="0" w:color="auto"/>
                    <w:right w:val="none" w:sz="0" w:space="0" w:color="auto"/>
                  </w:divBdr>
                  <w:divsChild>
                    <w:div w:id="926503550">
                      <w:marLeft w:val="0"/>
                      <w:marRight w:val="0"/>
                      <w:marTop w:val="0"/>
                      <w:marBottom w:val="300"/>
                      <w:divBdr>
                        <w:top w:val="none" w:sz="0" w:space="0" w:color="auto"/>
                        <w:left w:val="none" w:sz="0" w:space="0" w:color="auto"/>
                        <w:bottom w:val="none" w:sz="0" w:space="0" w:color="auto"/>
                        <w:right w:val="none" w:sz="0" w:space="0" w:color="auto"/>
                      </w:divBdr>
                    </w:div>
                    <w:div w:id="1081180135">
                      <w:marLeft w:val="0"/>
                      <w:marRight w:val="0"/>
                      <w:marTop w:val="0"/>
                      <w:marBottom w:val="225"/>
                      <w:divBdr>
                        <w:top w:val="none" w:sz="0" w:space="0" w:color="auto"/>
                        <w:left w:val="none" w:sz="0" w:space="0" w:color="auto"/>
                        <w:bottom w:val="none" w:sz="0" w:space="0" w:color="auto"/>
                        <w:right w:val="none" w:sz="0" w:space="0" w:color="auto"/>
                      </w:divBdr>
                    </w:div>
                  </w:divsChild>
                </w:div>
                <w:div w:id="1860702562">
                  <w:marLeft w:val="0"/>
                  <w:marRight w:val="0"/>
                  <w:marTop w:val="0"/>
                  <w:marBottom w:val="225"/>
                  <w:divBdr>
                    <w:top w:val="none" w:sz="0" w:space="0" w:color="auto"/>
                    <w:left w:val="none" w:sz="0" w:space="0" w:color="auto"/>
                    <w:bottom w:val="none" w:sz="0" w:space="0" w:color="auto"/>
                    <w:right w:val="none" w:sz="0" w:space="0" w:color="auto"/>
                  </w:divBdr>
                  <w:divsChild>
                    <w:div w:id="41641747">
                      <w:marLeft w:val="0"/>
                      <w:marRight w:val="0"/>
                      <w:marTop w:val="0"/>
                      <w:marBottom w:val="225"/>
                      <w:divBdr>
                        <w:top w:val="none" w:sz="0" w:space="0" w:color="auto"/>
                        <w:left w:val="none" w:sz="0" w:space="0" w:color="auto"/>
                        <w:bottom w:val="none" w:sz="0" w:space="0" w:color="auto"/>
                        <w:right w:val="none" w:sz="0" w:space="0" w:color="auto"/>
                      </w:divBdr>
                    </w:div>
                    <w:div w:id="529685147">
                      <w:marLeft w:val="0"/>
                      <w:marRight w:val="0"/>
                      <w:marTop w:val="0"/>
                      <w:marBottom w:val="300"/>
                      <w:divBdr>
                        <w:top w:val="none" w:sz="0" w:space="0" w:color="auto"/>
                        <w:left w:val="none" w:sz="0" w:space="0" w:color="auto"/>
                        <w:bottom w:val="none" w:sz="0" w:space="0" w:color="auto"/>
                        <w:right w:val="none" w:sz="0" w:space="0" w:color="auto"/>
                      </w:divBdr>
                    </w:div>
                  </w:divsChild>
                </w:div>
                <w:div w:id="2005621078">
                  <w:marLeft w:val="0"/>
                  <w:marRight w:val="0"/>
                  <w:marTop w:val="0"/>
                  <w:marBottom w:val="225"/>
                  <w:divBdr>
                    <w:top w:val="none" w:sz="0" w:space="0" w:color="auto"/>
                    <w:left w:val="none" w:sz="0" w:space="0" w:color="auto"/>
                    <w:bottom w:val="none" w:sz="0" w:space="0" w:color="auto"/>
                    <w:right w:val="none" w:sz="0" w:space="0" w:color="auto"/>
                  </w:divBdr>
                  <w:divsChild>
                    <w:div w:id="545676963">
                      <w:marLeft w:val="0"/>
                      <w:marRight w:val="0"/>
                      <w:marTop w:val="0"/>
                      <w:marBottom w:val="300"/>
                      <w:divBdr>
                        <w:top w:val="none" w:sz="0" w:space="0" w:color="auto"/>
                        <w:left w:val="none" w:sz="0" w:space="0" w:color="auto"/>
                        <w:bottom w:val="none" w:sz="0" w:space="0" w:color="auto"/>
                        <w:right w:val="none" w:sz="0" w:space="0" w:color="auto"/>
                      </w:divBdr>
                    </w:div>
                    <w:div w:id="637683577">
                      <w:marLeft w:val="0"/>
                      <w:marRight w:val="0"/>
                      <w:marTop w:val="0"/>
                      <w:marBottom w:val="225"/>
                      <w:divBdr>
                        <w:top w:val="none" w:sz="0" w:space="0" w:color="auto"/>
                        <w:left w:val="none" w:sz="0" w:space="0" w:color="auto"/>
                        <w:bottom w:val="none" w:sz="0" w:space="0" w:color="auto"/>
                        <w:right w:val="none" w:sz="0" w:space="0" w:color="auto"/>
                      </w:divBdr>
                    </w:div>
                  </w:divsChild>
                </w:div>
                <w:div w:id="2010255933">
                  <w:marLeft w:val="0"/>
                  <w:marRight w:val="0"/>
                  <w:marTop w:val="0"/>
                  <w:marBottom w:val="225"/>
                  <w:divBdr>
                    <w:top w:val="none" w:sz="0" w:space="0" w:color="auto"/>
                    <w:left w:val="none" w:sz="0" w:space="0" w:color="auto"/>
                    <w:bottom w:val="none" w:sz="0" w:space="0" w:color="auto"/>
                    <w:right w:val="none" w:sz="0" w:space="0" w:color="auto"/>
                  </w:divBdr>
                  <w:divsChild>
                    <w:div w:id="46540542">
                      <w:marLeft w:val="0"/>
                      <w:marRight w:val="0"/>
                      <w:marTop w:val="0"/>
                      <w:marBottom w:val="225"/>
                      <w:divBdr>
                        <w:top w:val="none" w:sz="0" w:space="0" w:color="auto"/>
                        <w:left w:val="none" w:sz="0" w:space="0" w:color="auto"/>
                        <w:bottom w:val="none" w:sz="0" w:space="0" w:color="auto"/>
                        <w:right w:val="none" w:sz="0" w:space="0" w:color="auto"/>
                      </w:divBdr>
                    </w:div>
                    <w:div w:id="1057583115">
                      <w:marLeft w:val="0"/>
                      <w:marRight w:val="0"/>
                      <w:marTop w:val="0"/>
                      <w:marBottom w:val="300"/>
                      <w:divBdr>
                        <w:top w:val="none" w:sz="0" w:space="0" w:color="auto"/>
                        <w:left w:val="none" w:sz="0" w:space="0" w:color="auto"/>
                        <w:bottom w:val="none" w:sz="0" w:space="0" w:color="auto"/>
                        <w:right w:val="none" w:sz="0" w:space="0" w:color="auto"/>
                      </w:divBdr>
                    </w:div>
                  </w:divsChild>
                </w:div>
                <w:div w:id="2018843710">
                  <w:marLeft w:val="0"/>
                  <w:marRight w:val="0"/>
                  <w:marTop w:val="0"/>
                  <w:marBottom w:val="225"/>
                  <w:divBdr>
                    <w:top w:val="none" w:sz="0" w:space="0" w:color="auto"/>
                    <w:left w:val="none" w:sz="0" w:space="0" w:color="auto"/>
                    <w:bottom w:val="none" w:sz="0" w:space="0" w:color="auto"/>
                    <w:right w:val="none" w:sz="0" w:space="0" w:color="auto"/>
                  </w:divBdr>
                  <w:divsChild>
                    <w:div w:id="1503928738">
                      <w:marLeft w:val="0"/>
                      <w:marRight w:val="0"/>
                      <w:marTop w:val="0"/>
                      <w:marBottom w:val="300"/>
                      <w:divBdr>
                        <w:top w:val="none" w:sz="0" w:space="0" w:color="auto"/>
                        <w:left w:val="none" w:sz="0" w:space="0" w:color="auto"/>
                        <w:bottom w:val="none" w:sz="0" w:space="0" w:color="auto"/>
                        <w:right w:val="none" w:sz="0" w:space="0" w:color="auto"/>
                      </w:divBdr>
                    </w:div>
                    <w:div w:id="2065981119">
                      <w:marLeft w:val="0"/>
                      <w:marRight w:val="0"/>
                      <w:marTop w:val="0"/>
                      <w:marBottom w:val="225"/>
                      <w:divBdr>
                        <w:top w:val="none" w:sz="0" w:space="0" w:color="auto"/>
                        <w:left w:val="none" w:sz="0" w:space="0" w:color="auto"/>
                        <w:bottom w:val="none" w:sz="0" w:space="0" w:color="auto"/>
                        <w:right w:val="none" w:sz="0" w:space="0" w:color="auto"/>
                      </w:divBdr>
                    </w:div>
                  </w:divsChild>
                </w:div>
                <w:div w:id="2036149626">
                  <w:marLeft w:val="0"/>
                  <w:marRight w:val="0"/>
                  <w:marTop w:val="0"/>
                  <w:marBottom w:val="225"/>
                  <w:divBdr>
                    <w:top w:val="none" w:sz="0" w:space="0" w:color="auto"/>
                    <w:left w:val="none" w:sz="0" w:space="0" w:color="auto"/>
                    <w:bottom w:val="none" w:sz="0" w:space="0" w:color="auto"/>
                    <w:right w:val="none" w:sz="0" w:space="0" w:color="auto"/>
                  </w:divBdr>
                  <w:divsChild>
                    <w:div w:id="928082701">
                      <w:marLeft w:val="0"/>
                      <w:marRight w:val="0"/>
                      <w:marTop w:val="0"/>
                      <w:marBottom w:val="225"/>
                      <w:divBdr>
                        <w:top w:val="none" w:sz="0" w:space="0" w:color="auto"/>
                        <w:left w:val="none" w:sz="0" w:space="0" w:color="auto"/>
                        <w:bottom w:val="none" w:sz="0" w:space="0" w:color="auto"/>
                        <w:right w:val="none" w:sz="0" w:space="0" w:color="auto"/>
                      </w:divBdr>
                    </w:div>
                    <w:div w:id="1108159295">
                      <w:marLeft w:val="0"/>
                      <w:marRight w:val="0"/>
                      <w:marTop w:val="0"/>
                      <w:marBottom w:val="300"/>
                      <w:divBdr>
                        <w:top w:val="none" w:sz="0" w:space="0" w:color="auto"/>
                        <w:left w:val="none" w:sz="0" w:space="0" w:color="auto"/>
                        <w:bottom w:val="none" w:sz="0" w:space="0" w:color="auto"/>
                        <w:right w:val="none" w:sz="0" w:space="0" w:color="auto"/>
                      </w:divBdr>
                    </w:div>
                  </w:divsChild>
                </w:div>
                <w:div w:id="2065522683">
                  <w:marLeft w:val="0"/>
                  <w:marRight w:val="0"/>
                  <w:marTop w:val="0"/>
                  <w:marBottom w:val="225"/>
                  <w:divBdr>
                    <w:top w:val="none" w:sz="0" w:space="0" w:color="auto"/>
                    <w:left w:val="none" w:sz="0" w:space="0" w:color="auto"/>
                    <w:bottom w:val="none" w:sz="0" w:space="0" w:color="auto"/>
                    <w:right w:val="none" w:sz="0" w:space="0" w:color="auto"/>
                  </w:divBdr>
                  <w:divsChild>
                    <w:div w:id="519897745">
                      <w:marLeft w:val="0"/>
                      <w:marRight w:val="0"/>
                      <w:marTop w:val="0"/>
                      <w:marBottom w:val="225"/>
                      <w:divBdr>
                        <w:top w:val="none" w:sz="0" w:space="0" w:color="auto"/>
                        <w:left w:val="none" w:sz="0" w:space="0" w:color="auto"/>
                        <w:bottom w:val="none" w:sz="0" w:space="0" w:color="auto"/>
                        <w:right w:val="none" w:sz="0" w:space="0" w:color="auto"/>
                      </w:divBdr>
                    </w:div>
                    <w:div w:id="928348583">
                      <w:marLeft w:val="0"/>
                      <w:marRight w:val="0"/>
                      <w:marTop w:val="0"/>
                      <w:marBottom w:val="300"/>
                      <w:divBdr>
                        <w:top w:val="none" w:sz="0" w:space="0" w:color="auto"/>
                        <w:left w:val="none" w:sz="0" w:space="0" w:color="auto"/>
                        <w:bottom w:val="none" w:sz="0" w:space="0" w:color="auto"/>
                        <w:right w:val="none" w:sz="0" w:space="0" w:color="auto"/>
                      </w:divBdr>
                    </w:div>
                  </w:divsChild>
                </w:div>
                <w:div w:id="2102482634">
                  <w:marLeft w:val="0"/>
                  <w:marRight w:val="0"/>
                  <w:marTop w:val="0"/>
                  <w:marBottom w:val="225"/>
                  <w:divBdr>
                    <w:top w:val="none" w:sz="0" w:space="0" w:color="auto"/>
                    <w:left w:val="none" w:sz="0" w:space="0" w:color="auto"/>
                    <w:bottom w:val="none" w:sz="0" w:space="0" w:color="auto"/>
                    <w:right w:val="none" w:sz="0" w:space="0" w:color="auto"/>
                  </w:divBdr>
                  <w:divsChild>
                    <w:div w:id="1046022751">
                      <w:marLeft w:val="0"/>
                      <w:marRight w:val="0"/>
                      <w:marTop w:val="0"/>
                      <w:marBottom w:val="300"/>
                      <w:divBdr>
                        <w:top w:val="none" w:sz="0" w:space="0" w:color="auto"/>
                        <w:left w:val="none" w:sz="0" w:space="0" w:color="auto"/>
                        <w:bottom w:val="none" w:sz="0" w:space="0" w:color="auto"/>
                        <w:right w:val="none" w:sz="0" w:space="0" w:color="auto"/>
                      </w:divBdr>
                    </w:div>
                    <w:div w:id="1656491889">
                      <w:marLeft w:val="0"/>
                      <w:marRight w:val="0"/>
                      <w:marTop w:val="0"/>
                      <w:marBottom w:val="225"/>
                      <w:divBdr>
                        <w:top w:val="none" w:sz="0" w:space="0" w:color="auto"/>
                        <w:left w:val="none" w:sz="0" w:space="0" w:color="auto"/>
                        <w:bottom w:val="none" w:sz="0" w:space="0" w:color="auto"/>
                        <w:right w:val="none" w:sz="0" w:space="0" w:color="auto"/>
                      </w:divBdr>
                    </w:div>
                  </w:divsChild>
                </w:div>
                <w:div w:id="2109547093">
                  <w:marLeft w:val="0"/>
                  <w:marRight w:val="0"/>
                  <w:marTop w:val="0"/>
                  <w:marBottom w:val="225"/>
                  <w:divBdr>
                    <w:top w:val="none" w:sz="0" w:space="0" w:color="auto"/>
                    <w:left w:val="none" w:sz="0" w:space="0" w:color="auto"/>
                    <w:bottom w:val="none" w:sz="0" w:space="0" w:color="auto"/>
                    <w:right w:val="none" w:sz="0" w:space="0" w:color="auto"/>
                  </w:divBdr>
                  <w:divsChild>
                    <w:div w:id="93718710">
                      <w:marLeft w:val="0"/>
                      <w:marRight w:val="0"/>
                      <w:marTop w:val="0"/>
                      <w:marBottom w:val="300"/>
                      <w:divBdr>
                        <w:top w:val="none" w:sz="0" w:space="0" w:color="auto"/>
                        <w:left w:val="none" w:sz="0" w:space="0" w:color="auto"/>
                        <w:bottom w:val="none" w:sz="0" w:space="0" w:color="auto"/>
                        <w:right w:val="none" w:sz="0" w:space="0" w:color="auto"/>
                      </w:divBdr>
                    </w:div>
                    <w:div w:id="1199125614">
                      <w:marLeft w:val="0"/>
                      <w:marRight w:val="0"/>
                      <w:marTop w:val="0"/>
                      <w:marBottom w:val="225"/>
                      <w:divBdr>
                        <w:top w:val="none" w:sz="0" w:space="0" w:color="auto"/>
                        <w:left w:val="none" w:sz="0" w:space="0" w:color="auto"/>
                        <w:bottom w:val="none" w:sz="0" w:space="0" w:color="auto"/>
                        <w:right w:val="none" w:sz="0" w:space="0" w:color="auto"/>
                      </w:divBdr>
                    </w:div>
                  </w:divsChild>
                </w:div>
                <w:div w:id="2110349832">
                  <w:marLeft w:val="0"/>
                  <w:marRight w:val="0"/>
                  <w:marTop w:val="0"/>
                  <w:marBottom w:val="225"/>
                  <w:divBdr>
                    <w:top w:val="none" w:sz="0" w:space="0" w:color="auto"/>
                    <w:left w:val="none" w:sz="0" w:space="0" w:color="auto"/>
                    <w:bottom w:val="none" w:sz="0" w:space="0" w:color="auto"/>
                    <w:right w:val="none" w:sz="0" w:space="0" w:color="auto"/>
                  </w:divBdr>
                  <w:divsChild>
                    <w:div w:id="69623826">
                      <w:marLeft w:val="0"/>
                      <w:marRight w:val="0"/>
                      <w:marTop w:val="0"/>
                      <w:marBottom w:val="300"/>
                      <w:divBdr>
                        <w:top w:val="none" w:sz="0" w:space="0" w:color="auto"/>
                        <w:left w:val="none" w:sz="0" w:space="0" w:color="auto"/>
                        <w:bottom w:val="none" w:sz="0" w:space="0" w:color="auto"/>
                        <w:right w:val="none" w:sz="0" w:space="0" w:color="auto"/>
                      </w:divBdr>
                    </w:div>
                    <w:div w:id="917638405">
                      <w:marLeft w:val="0"/>
                      <w:marRight w:val="0"/>
                      <w:marTop w:val="0"/>
                      <w:marBottom w:val="225"/>
                      <w:divBdr>
                        <w:top w:val="none" w:sz="0" w:space="0" w:color="auto"/>
                        <w:left w:val="none" w:sz="0" w:space="0" w:color="auto"/>
                        <w:bottom w:val="none" w:sz="0" w:space="0" w:color="auto"/>
                        <w:right w:val="none" w:sz="0" w:space="0" w:color="auto"/>
                      </w:divBdr>
                    </w:div>
                  </w:divsChild>
                </w:div>
                <w:div w:id="2139492741">
                  <w:marLeft w:val="0"/>
                  <w:marRight w:val="0"/>
                  <w:marTop w:val="0"/>
                  <w:marBottom w:val="225"/>
                  <w:divBdr>
                    <w:top w:val="none" w:sz="0" w:space="0" w:color="auto"/>
                    <w:left w:val="none" w:sz="0" w:space="0" w:color="auto"/>
                    <w:bottom w:val="none" w:sz="0" w:space="0" w:color="auto"/>
                    <w:right w:val="none" w:sz="0" w:space="0" w:color="auto"/>
                  </w:divBdr>
                  <w:divsChild>
                    <w:div w:id="1178695101">
                      <w:marLeft w:val="0"/>
                      <w:marRight w:val="0"/>
                      <w:marTop w:val="0"/>
                      <w:marBottom w:val="225"/>
                      <w:divBdr>
                        <w:top w:val="none" w:sz="0" w:space="0" w:color="auto"/>
                        <w:left w:val="none" w:sz="0" w:space="0" w:color="auto"/>
                        <w:bottom w:val="none" w:sz="0" w:space="0" w:color="auto"/>
                        <w:right w:val="none" w:sz="0" w:space="0" w:color="auto"/>
                      </w:divBdr>
                    </w:div>
                    <w:div w:id="126329964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623027690">
      <w:bodyDiv w:val="1"/>
      <w:marLeft w:val="0"/>
      <w:marRight w:val="0"/>
      <w:marTop w:val="0"/>
      <w:marBottom w:val="0"/>
      <w:divBdr>
        <w:top w:val="none" w:sz="0" w:space="0" w:color="auto"/>
        <w:left w:val="none" w:sz="0" w:space="0" w:color="auto"/>
        <w:bottom w:val="none" w:sz="0" w:space="0" w:color="auto"/>
        <w:right w:val="none" w:sz="0" w:space="0" w:color="auto"/>
      </w:divBdr>
      <w:divsChild>
        <w:div w:id="1443361">
          <w:marLeft w:val="0"/>
          <w:marRight w:val="0"/>
          <w:marTop w:val="0"/>
          <w:marBottom w:val="0"/>
          <w:divBdr>
            <w:top w:val="none" w:sz="0" w:space="0" w:color="auto"/>
            <w:left w:val="none" w:sz="0" w:space="0" w:color="auto"/>
            <w:bottom w:val="none" w:sz="0" w:space="0" w:color="auto"/>
            <w:right w:val="none" w:sz="0" w:space="0" w:color="auto"/>
          </w:divBdr>
          <w:divsChild>
            <w:div w:id="146552272">
              <w:marLeft w:val="0"/>
              <w:marRight w:val="0"/>
              <w:marTop w:val="0"/>
              <w:marBottom w:val="0"/>
              <w:divBdr>
                <w:top w:val="none" w:sz="0" w:space="0" w:color="auto"/>
                <w:left w:val="none" w:sz="0" w:space="0" w:color="auto"/>
                <w:bottom w:val="none" w:sz="0" w:space="0" w:color="auto"/>
                <w:right w:val="none" w:sz="0" w:space="0" w:color="auto"/>
              </w:divBdr>
            </w:div>
            <w:div w:id="2126843597">
              <w:marLeft w:val="0"/>
              <w:marRight w:val="0"/>
              <w:marTop w:val="0"/>
              <w:marBottom w:val="0"/>
              <w:divBdr>
                <w:top w:val="none" w:sz="0" w:space="0" w:color="auto"/>
                <w:left w:val="none" w:sz="0" w:space="0" w:color="auto"/>
                <w:bottom w:val="none" w:sz="0" w:space="0" w:color="auto"/>
                <w:right w:val="none" w:sz="0" w:space="0" w:color="auto"/>
              </w:divBdr>
              <w:divsChild>
                <w:div w:id="13398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500">
          <w:marLeft w:val="0"/>
          <w:marRight w:val="0"/>
          <w:marTop w:val="0"/>
          <w:marBottom w:val="0"/>
          <w:divBdr>
            <w:top w:val="none" w:sz="0" w:space="0" w:color="auto"/>
            <w:left w:val="none" w:sz="0" w:space="0" w:color="auto"/>
            <w:bottom w:val="none" w:sz="0" w:space="0" w:color="auto"/>
            <w:right w:val="none" w:sz="0" w:space="0" w:color="auto"/>
          </w:divBdr>
          <w:divsChild>
            <w:div w:id="168181040">
              <w:marLeft w:val="0"/>
              <w:marRight w:val="0"/>
              <w:marTop w:val="0"/>
              <w:marBottom w:val="0"/>
              <w:divBdr>
                <w:top w:val="none" w:sz="0" w:space="0" w:color="auto"/>
                <w:left w:val="none" w:sz="0" w:space="0" w:color="auto"/>
                <w:bottom w:val="none" w:sz="0" w:space="0" w:color="auto"/>
                <w:right w:val="none" w:sz="0" w:space="0" w:color="auto"/>
              </w:divBdr>
            </w:div>
            <w:div w:id="202984157">
              <w:marLeft w:val="0"/>
              <w:marRight w:val="0"/>
              <w:marTop w:val="0"/>
              <w:marBottom w:val="0"/>
              <w:divBdr>
                <w:top w:val="none" w:sz="0" w:space="0" w:color="auto"/>
                <w:left w:val="none" w:sz="0" w:space="0" w:color="auto"/>
                <w:bottom w:val="none" w:sz="0" w:space="0" w:color="auto"/>
                <w:right w:val="none" w:sz="0" w:space="0" w:color="auto"/>
              </w:divBdr>
            </w:div>
            <w:div w:id="207492277">
              <w:marLeft w:val="0"/>
              <w:marRight w:val="0"/>
              <w:marTop w:val="0"/>
              <w:marBottom w:val="0"/>
              <w:divBdr>
                <w:top w:val="none" w:sz="0" w:space="0" w:color="auto"/>
                <w:left w:val="none" w:sz="0" w:space="0" w:color="auto"/>
                <w:bottom w:val="none" w:sz="0" w:space="0" w:color="auto"/>
                <w:right w:val="none" w:sz="0" w:space="0" w:color="auto"/>
              </w:divBdr>
            </w:div>
            <w:div w:id="348876360">
              <w:marLeft w:val="0"/>
              <w:marRight w:val="0"/>
              <w:marTop w:val="0"/>
              <w:marBottom w:val="0"/>
              <w:divBdr>
                <w:top w:val="none" w:sz="0" w:space="0" w:color="auto"/>
                <w:left w:val="none" w:sz="0" w:space="0" w:color="auto"/>
                <w:bottom w:val="none" w:sz="0" w:space="0" w:color="auto"/>
                <w:right w:val="none" w:sz="0" w:space="0" w:color="auto"/>
              </w:divBdr>
            </w:div>
            <w:div w:id="591209614">
              <w:marLeft w:val="0"/>
              <w:marRight w:val="0"/>
              <w:marTop w:val="0"/>
              <w:marBottom w:val="0"/>
              <w:divBdr>
                <w:top w:val="none" w:sz="0" w:space="0" w:color="auto"/>
                <w:left w:val="none" w:sz="0" w:space="0" w:color="auto"/>
                <w:bottom w:val="none" w:sz="0" w:space="0" w:color="auto"/>
                <w:right w:val="none" w:sz="0" w:space="0" w:color="auto"/>
              </w:divBdr>
              <w:divsChild>
                <w:div w:id="35127910">
                  <w:marLeft w:val="0"/>
                  <w:marRight w:val="0"/>
                  <w:marTop w:val="0"/>
                  <w:marBottom w:val="0"/>
                  <w:divBdr>
                    <w:top w:val="none" w:sz="0" w:space="0" w:color="auto"/>
                    <w:left w:val="none" w:sz="0" w:space="0" w:color="auto"/>
                    <w:bottom w:val="none" w:sz="0" w:space="0" w:color="auto"/>
                    <w:right w:val="none" w:sz="0" w:space="0" w:color="auto"/>
                  </w:divBdr>
                </w:div>
                <w:div w:id="444812562">
                  <w:marLeft w:val="0"/>
                  <w:marRight w:val="0"/>
                  <w:marTop w:val="0"/>
                  <w:marBottom w:val="0"/>
                  <w:divBdr>
                    <w:top w:val="none" w:sz="0" w:space="0" w:color="auto"/>
                    <w:left w:val="none" w:sz="0" w:space="0" w:color="auto"/>
                    <w:bottom w:val="none" w:sz="0" w:space="0" w:color="auto"/>
                    <w:right w:val="none" w:sz="0" w:space="0" w:color="auto"/>
                  </w:divBdr>
                </w:div>
                <w:div w:id="448402645">
                  <w:marLeft w:val="0"/>
                  <w:marRight w:val="0"/>
                  <w:marTop w:val="0"/>
                  <w:marBottom w:val="0"/>
                  <w:divBdr>
                    <w:top w:val="none" w:sz="0" w:space="0" w:color="auto"/>
                    <w:left w:val="none" w:sz="0" w:space="0" w:color="auto"/>
                    <w:bottom w:val="none" w:sz="0" w:space="0" w:color="auto"/>
                    <w:right w:val="none" w:sz="0" w:space="0" w:color="auto"/>
                  </w:divBdr>
                </w:div>
                <w:div w:id="521479375">
                  <w:marLeft w:val="0"/>
                  <w:marRight w:val="0"/>
                  <w:marTop w:val="0"/>
                  <w:marBottom w:val="0"/>
                  <w:divBdr>
                    <w:top w:val="none" w:sz="0" w:space="0" w:color="auto"/>
                    <w:left w:val="none" w:sz="0" w:space="0" w:color="auto"/>
                    <w:bottom w:val="none" w:sz="0" w:space="0" w:color="auto"/>
                    <w:right w:val="none" w:sz="0" w:space="0" w:color="auto"/>
                  </w:divBdr>
                </w:div>
                <w:div w:id="870219081">
                  <w:marLeft w:val="0"/>
                  <w:marRight w:val="0"/>
                  <w:marTop w:val="0"/>
                  <w:marBottom w:val="0"/>
                  <w:divBdr>
                    <w:top w:val="none" w:sz="0" w:space="0" w:color="auto"/>
                    <w:left w:val="none" w:sz="0" w:space="0" w:color="auto"/>
                    <w:bottom w:val="none" w:sz="0" w:space="0" w:color="auto"/>
                    <w:right w:val="none" w:sz="0" w:space="0" w:color="auto"/>
                  </w:divBdr>
                </w:div>
                <w:div w:id="999651827">
                  <w:marLeft w:val="0"/>
                  <w:marRight w:val="0"/>
                  <w:marTop w:val="0"/>
                  <w:marBottom w:val="0"/>
                  <w:divBdr>
                    <w:top w:val="none" w:sz="0" w:space="0" w:color="auto"/>
                    <w:left w:val="none" w:sz="0" w:space="0" w:color="auto"/>
                    <w:bottom w:val="none" w:sz="0" w:space="0" w:color="auto"/>
                    <w:right w:val="none" w:sz="0" w:space="0" w:color="auto"/>
                  </w:divBdr>
                </w:div>
                <w:div w:id="1103450527">
                  <w:marLeft w:val="0"/>
                  <w:marRight w:val="0"/>
                  <w:marTop w:val="0"/>
                  <w:marBottom w:val="0"/>
                  <w:divBdr>
                    <w:top w:val="none" w:sz="0" w:space="0" w:color="auto"/>
                    <w:left w:val="none" w:sz="0" w:space="0" w:color="auto"/>
                    <w:bottom w:val="none" w:sz="0" w:space="0" w:color="auto"/>
                    <w:right w:val="none" w:sz="0" w:space="0" w:color="auto"/>
                  </w:divBdr>
                </w:div>
                <w:div w:id="1122768500">
                  <w:marLeft w:val="0"/>
                  <w:marRight w:val="0"/>
                  <w:marTop w:val="0"/>
                  <w:marBottom w:val="0"/>
                  <w:divBdr>
                    <w:top w:val="none" w:sz="0" w:space="0" w:color="auto"/>
                    <w:left w:val="none" w:sz="0" w:space="0" w:color="auto"/>
                    <w:bottom w:val="none" w:sz="0" w:space="0" w:color="auto"/>
                    <w:right w:val="none" w:sz="0" w:space="0" w:color="auto"/>
                  </w:divBdr>
                </w:div>
                <w:div w:id="1278222193">
                  <w:marLeft w:val="0"/>
                  <w:marRight w:val="0"/>
                  <w:marTop w:val="0"/>
                  <w:marBottom w:val="0"/>
                  <w:divBdr>
                    <w:top w:val="none" w:sz="0" w:space="0" w:color="auto"/>
                    <w:left w:val="none" w:sz="0" w:space="0" w:color="auto"/>
                    <w:bottom w:val="none" w:sz="0" w:space="0" w:color="auto"/>
                    <w:right w:val="none" w:sz="0" w:space="0" w:color="auto"/>
                  </w:divBdr>
                </w:div>
                <w:div w:id="1367410902">
                  <w:marLeft w:val="0"/>
                  <w:marRight w:val="0"/>
                  <w:marTop w:val="0"/>
                  <w:marBottom w:val="0"/>
                  <w:divBdr>
                    <w:top w:val="none" w:sz="0" w:space="0" w:color="auto"/>
                    <w:left w:val="none" w:sz="0" w:space="0" w:color="auto"/>
                    <w:bottom w:val="none" w:sz="0" w:space="0" w:color="auto"/>
                    <w:right w:val="none" w:sz="0" w:space="0" w:color="auto"/>
                  </w:divBdr>
                </w:div>
                <w:div w:id="1571578527">
                  <w:marLeft w:val="0"/>
                  <w:marRight w:val="0"/>
                  <w:marTop w:val="0"/>
                  <w:marBottom w:val="0"/>
                  <w:divBdr>
                    <w:top w:val="none" w:sz="0" w:space="0" w:color="auto"/>
                    <w:left w:val="none" w:sz="0" w:space="0" w:color="auto"/>
                    <w:bottom w:val="none" w:sz="0" w:space="0" w:color="auto"/>
                    <w:right w:val="none" w:sz="0" w:space="0" w:color="auto"/>
                  </w:divBdr>
                </w:div>
                <w:div w:id="1768620831">
                  <w:marLeft w:val="0"/>
                  <w:marRight w:val="0"/>
                  <w:marTop w:val="0"/>
                  <w:marBottom w:val="0"/>
                  <w:divBdr>
                    <w:top w:val="none" w:sz="0" w:space="0" w:color="auto"/>
                    <w:left w:val="none" w:sz="0" w:space="0" w:color="auto"/>
                    <w:bottom w:val="none" w:sz="0" w:space="0" w:color="auto"/>
                    <w:right w:val="none" w:sz="0" w:space="0" w:color="auto"/>
                  </w:divBdr>
                </w:div>
                <w:div w:id="1890145653">
                  <w:marLeft w:val="0"/>
                  <w:marRight w:val="0"/>
                  <w:marTop w:val="0"/>
                  <w:marBottom w:val="0"/>
                  <w:divBdr>
                    <w:top w:val="none" w:sz="0" w:space="0" w:color="auto"/>
                    <w:left w:val="none" w:sz="0" w:space="0" w:color="auto"/>
                    <w:bottom w:val="none" w:sz="0" w:space="0" w:color="auto"/>
                    <w:right w:val="none" w:sz="0" w:space="0" w:color="auto"/>
                  </w:divBdr>
                </w:div>
                <w:div w:id="1900483034">
                  <w:marLeft w:val="0"/>
                  <w:marRight w:val="0"/>
                  <w:marTop w:val="0"/>
                  <w:marBottom w:val="0"/>
                  <w:divBdr>
                    <w:top w:val="none" w:sz="0" w:space="0" w:color="auto"/>
                    <w:left w:val="none" w:sz="0" w:space="0" w:color="auto"/>
                    <w:bottom w:val="none" w:sz="0" w:space="0" w:color="auto"/>
                    <w:right w:val="none" w:sz="0" w:space="0" w:color="auto"/>
                  </w:divBdr>
                </w:div>
                <w:div w:id="1913196999">
                  <w:marLeft w:val="0"/>
                  <w:marRight w:val="0"/>
                  <w:marTop w:val="0"/>
                  <w:marBottom w:val="0"/>
                  <w:divBdr>
                    <w:top w:val="none" w:sz="0" w:space="0" w:color="auto"/>
                    <w:left w:val="none" w:sz="0" w:space="0" w:color="auto"/>
                    <w:bottom w:val="none" w:sz="0" w:space="0" w:color="auto"/>
                    <w:right w:val="none" w:sz="0" w:space="0" w:color="auto"/>
                  </w:divBdr>
                </w:div>
                <w:div w:id="1951937485">
                  <w:marLeft w:val="0"/>
                  <w:marRight w:val="0"/>
                  <w:marTop w:val="0"/>
                  <w:marBottom w:val="0"/>
                  <w:divBdr>
                    <w:top w:val="none" w:sz="0" w:space="0" w:color="auto"/>
                    <w:left w:val="none" w:sz="0" w:space="0" w:color="auto"/>
                    <w:bottom w:val="none" w:sz="0" w:space="0" w:color="auto"/>
                    <w:right w:val="none" w:sz="0" w:space="0" w:color="auto"/>
                  </w:divBdr>
                </w:div>
                <w:div w:id="1976180738">
                  <w:marLeft w:val="0"/>
                  <w:marRight w:val="0"/>
                  <w:marTop w:val="0"/>
                  <w:marBottom w:val="0"/>
                  <w:divBdr>
                    <w:top w:val="none" w:sz="0" w:space="0" w:color="auto"/>
                    <w:left w:val="none" w:sz="0" w:space="0" w:color="auto"/>
                    <w:bottom w:val="none" w:sz="0" w:space="0" w:color="auto"/>
                    <w:right w:val="none" w:sz="0" w:space="0" w:color="auto"/>
                  </w:divBdr>
                </w:div>
                <w:div w:id="1983777882">
                  <w:marLeft w:val="0"/>
                  <w:marRight w:val="0"/>
                  <w:marTop w:val="0"/>
                  <w:marBottom w:val="0"/>
                  <w:divBdr>
                    <w:top w:val="none" w:sz="0" w:space="0" w:color="auto"/>
                    <w:left w:val="none" w:sz="0" w:space="0" w:color="auto"/>
                    <w:bottom w:val="none" w:sz="0" w:space="0" w:color="auto"/>
                    <w:right w:val="none" w:sz="0" w:space="0" w:color="auto"/>
                  </w:divBdr>
                </w:div>
              </w:divsChild>
            </w:div>
            <w:div w:id="602956598">
              <w:marLeft w:val="0"/>
              <w:marRight w:val="0"/>
              <w:marTop w:val="0"/>
              <w:marBottom w:val="0"/>
              <w:divBdr>
                <w:top w:val="none" w:sz="0" w:space="0" w:color="auto"/>
                <w:left w:val="none" w:sz="0" w:space="0" w:color="auto"/>
                <w:bottom w:val="none" w:sz="0" w:space="0" w:color="auto"/>
                <w:right w:val="none" w:sz="0" w:space="0" w:color="auto"/>
              </w:divBdr>
            </w:div>
            <w:div w:id="867255770">
              <w:marLeft w:val="0"/>
              <w:marRight w:val="0"/>
              <w:marTop w:val="0"/>
              <w:marBottom w:val="0"/>
              <w:divBdr>
                <w:top w:val="none" w:sz="0" w:space="0" w:color="auto"/>
                <w:left w:val="none" w:sz="0" w:space="0" w:color="auto"/>
                <w:bottom w:val="none" w:sz="0" w:space="0" w:color="auto"/>
                <w:right w:val="none" w:sz="0" w:space="0" w:color="auto"/>
              </w:divBdr>
            </w:div>
            <w:div w:id="917712005">
              <w:marLeft w:val="0"/>
              <w:marRight w:val="0"/>
              <w:marTop w:val="0"/>
              <w:marBottom w:val="0"/>
              <w:divBdr>
                <w:top w:val="none" w:sz="0" w:space="0" w:color="auto"/>
                <w:left w:val="none" w:sz="0" w:space="0" w:color="auto"/>
                <w:bottom w:val="none" w:sz="0" w:space="0" w:color="auto"/>
                <w:right w:val="none" w:sz="0" w:space="0" w:color="auto"/>
              </w:divBdr>
            </w:div>
            <w:div w:id="955989769">
              <w:marLeft w:val="0"/>
              <w:marRight w:val="0"/>
              <w:marTop w:val="0"/>
              <w:marBottom w:val="0"/>
              <w:divBdr>
                <w:top w:val="none" w:sz="0" w:space="0" w:color="auto"/>
                <w:left w:val="none" w:sz="0" w:space="0" w:color="auto"/>
                <w:bottom w:val="none" w:sz="0" w:space="0" w:color="auto"/>
                <w:right w:val="none" w:sz="0" w:space="0" w:color="auto"/>
              </w:divBdr>
            </w:div>
            <w:div w:id="1031800145">
              <w:marLeft w:val="0"/>
              <w:marRight w:val="0"/>
              <w:marTop w:val="0"/>
              <w:marBottom w:val="0"/>
              <w:divBdr>
                <w:top w:val="none" w:sz="0" w:space="0" w:color="auto"/>
                <w:left w:val="none" w:sz="0" w:space="0" w:color="auto"/>
                <w:bottom w:val="none" w:sz="0" w:space="0" w:color="auto"/>
                <w:right w:val="none" w:sz="0" w:space="0" w:color="auto"/>
              </w:divBdr>
            </w:div>
            <w:div w:id="1195538305">
              <w:marLeft w:val="0"/>
              <w:marRight w:val="0"/>
              <w:marTop w:val="0"/>
              <w:marBottom w:val="0"/>
              <w:divBdr>
                <w:top w:val="none" w:sz="0" w:space="0" w:color="auto"/>
                <w:left w:val="none" w:sz="0" w:space="0" w:color="auto"/>
                <w:bottom w:val="none" w:sz="0" w:space="0" w:color="auto"/>
                <w:right w:val="none" w:sz="0" w:space="0" w:color="auto"/>
              </w:divBdr>
            </w:div>
            <w:div w:id="1241019842">
              <w:marLeft w:val="0"/>
              <w:marRight w:val="0"/>
              <w:marTop w:val="0"/>
              <w:marBottom w:val="0"/>
              <w:divBdr>
                <w:top w:val="none" w:sz="0" w:space="0" w:color="auto"/>
                <w:left w:val="none" w:sz="0" w:space="0" w:color="auto"/>
                <w:bottom w:val="none" w:sz="0" w:space="0" w:color="auto"/>
                <w:right w:val="none" w:sz="0" w:space="0" w:color="auto"/>
              </w:divBdr>
            </w:div>
            <w:div w:id="1307123202">
              <w:marLeft w:val="0"/>
              <w:marRight w:val="0"/>
              <w:marTop w:val="0"/>
              <w:marBottom w:val="0"/>
              <w:divBdr>
                <w:top w:val="none" w:sz="0" w:space="0" w:color="auto"/>
                <w:left w:val="none" w:sz="0" w:space="0" w:color="auto"/>
                <w:bottom w:val="none" w:sz="0" w:space="0" w:color="auto"/>
                <w:right w:val="none" w:sz="0" w:space="0" w:color="auto"/>
              </w:divBdr>
            </w:div>
            <w:div w:id="1314915957">
              <w:marLeft w:val="0"/>
              <w:marRight w:val="0"/>
              <w:marTop w:val="0"/>
              <w:marBottom w:val="0"/>
              <w:divBdr>
                <w:top w:val="none" w:sz="0" w:space="0" w:color="auto"/>
                <w:left w:val="none" w:sz="0" w:space="0" w:color="auto"/>
                <w:bottom w:val="none" w:sz="0" w:space="0" w:color="auto"/>
                <w:right w:val="none" w:sz="0" w:space="0" w:color="auto"/>
              </w:divBdr>
            </w:div>
            <w:div w:id="1558857359">
              <w:marLeft w:val="0"/>
              <w:marRight w:val="0"/>
              <w:marTop w:val="0"/>
              <w:marBottom w:val="0"/>
              <w:divBdr>
                <w:top w:val="none" w:sz="0" w:space="0" w:color="auto"/>
                <w:left w:val="none" w:sz="0" w:space="0" w:color="auto"/>
                <w:bottom w:val="none" w:sz="0" w:space="0" w:color="auto"/>
                <w:right w:val="none" w:sz="0" w:space="0" w:color="auto"/>
              </w:divBdr>
            </w:div>
            <w:div w:id="1567837615">
              <w:marLeft w:val="0"/>
              <w:marRight w:val="0"/>
              <w:marTop w:val="0"/>
              <w:marBottom w:val="0"/>
              <w:divBdr>
                <w:top w:val="none" w:sz="0" w:space="0" w:color="auto"/>
                <w:left w:val="none" w:sz="0" w:space="0" w:color="auto"/>
                <w:bottom w:val="none" w:sz="0" w:space="0" w:color="auto"/>
                <w:right w:val="none" w:sz="0" w:space="0" w:color="auto"/>
              </w:divBdr>
            </w:div>
            <w:div w:id="1674723390">
              <w:marLeft w:val="0"/>
              <w:marRight w:val="0"/>
              <w:marTop w:val="0"/>
              <w:marBottom w:val="0"/>
              <w:divBdr>
                <w:top w:val="none" w:sz="0" w:space="0" w:color="auto"/>
                <w:left w:val="none" w:sz="0" w:space="0" w:color="auto"/>
                <w:bottom w:val="none" w:sz="0" w:space="0" w:color="auto"/>
                <w:right w:val="none" w:sz="0" w:space="0" w:color="auto"/>
              </w:divBdr>
            </w:div>
            <w:div w:id="2009362333">
              <w:marLeft w:val="0"/>
              <w:marRight w:val="0"/>
              <w:marTop w:val="0"/>
              <w:marBottom w:val="0"/>
              <w:divBdr>
                <w:top w:val="none" w:sz="0" w:space="0" w:color="auto"/>
                <w:left w:val="none" w:sz="0" w:space="0" w:color="auto"/>
                <w:bottom w:val="none" w:sz="0" w:space="0" w:color="auto"/>
                <w:right w:val="none" w:sz="0" w:space="0" w:color="auto"/>
              </w:divBdr>
            </w:div>
            <w:div w:id="2026517186">
              <w:marLeft w:val="0"/>
              <w:marRight w:val="0"/>
              <w:marTop w:val="0"/>
              <w:marBottom w:val="0"/>
              <w:divBdr>
                <w:top w:val="none" w:sz="0" w:space="0" w:color="auto"/>
                <w:left w:val="none" w:sz="0" w:space="0" w:color="auto"/>
                <w:bottom w:val="none" w:sz="0" w:space="0" w:color="auto"/>
                <w:right w:val="none" w:sz="0" w:space="0" w:color="auto"/>
              </w:divBdr>
            </w:div>
          </w:divsChild>
        </w:div>
        <w:div w:id="8878239">
          <w:marLeft w:val="0"/>
          <w:marRight w:val="0"/>
          <w:marTop w:val="0"/>
          <w:marBottom w:val="0"/>
          <w:divBdr>
            <w:top w:val="none" w:sz="0" w:space="0" w:color="auto"/>
            <w:left w:val="none" w:sz="0" w:space="0" w:color="auto"/>
            <w:bottom w:val="none" w:sz="0" w:space="0" w:color="auto"/>
            <w:right w:val="none" w:sz="0" w:space="0" w:color="auto"/>
          </w:divBdr>
          <w:divsChild>
            <w:div w:id="67315389">
              <w:marLeft w:val="0"/>
              <w:marRight w:val="0"/>
              <w:marTop w:val="0"/>
              <w:marBottom w:val="0"/>
              <w:divBdr>
                <w:top w:val="none" w:sz="0" w:space="0" w:color="auto"/>
                <w:left w:val="none" w:sz="0" w:space="0" w:color="auto"/>
                <w:bottom w:val="none" w:sz="0" w:space="0" w:color="auto"/>
                <w:right w:val="none" w:sz="0" w:space="0" w:color="auto"/>
              </w:divBdr>
            </w:div>
            <w:div w:id="183984875">
              <w:marLeft w:val="0"/>
              <w:marRight w:val="0"/>
              <w:marTop w:val="0"/>
              <w:marBottom w:val="0"/>
              <w:divBdr>
                <w:top w:val="none" w:sz="0" w:space="0" w:color="auto"/>
                <w:left w:val="none" w:sz="0" w:space="0" w:color="auto"/>
                <w:bottom w:val="none" w:sz="0" w:space="0" w:color="auto"/>
                <w:right w:val="none" w:sz="0" w:space="0" w:color="auto"/>
              </w:divBdr>
            </w:div>
            <w:div w:id="203568208">
              <w:marLeft w:val="0"/>
              <w:marRight w:val="0"/>
              <w:marTop w:val="0"/>
              <w:marBottom w:val="0"/>
              <w:divBdr>
                <w:top w:val="none" w:sz="0" w:space="0" w:color="auto"/>
                <w:left w:val="none" w:sz="0" w:space="0" w:color="auto"/>
                <w:bottom w:val="none" w:sz="0" w:space="0" w:color="auto"/>
                <w:right w:val="none" w:sz="0" w:space="0" w:color="auto"/>
              </w:divBdr>
            </w:div>
            <w:div w:id="365252857">
              <w:marLeft w:val="0"/>
              <w:marRight w:val="0"/>
              <w:marTop w:val="0"/>
              <w:marBottom w:val="0"/>
              <w:divBdr>
                <w:top w:val="none" w:sz="0" w:space="0" w:color="auto"/>
                <w:left w:val="none" w:sz="0" w:space="0" w:color="auto"/>
                <w:bottom w:val="none" w:sz="0" w:space="0" w:color="auto"/>
                <w:right w:val="none" w:sz="0" w:space="0" w:color="auto"/>
              </w:divBdr>
            </w:div>
            <w:div w:id="590701952">
              <w:marLeft w:val="0"/>
              <w:marRight w:val="0"/>
              <w:marTop w:val="0"/>
              <w:marBottom w:val="0"/>
              <w:divBdr>
                <w:top w:val="none" w:sz="0" w:space="0" w:color="auto"/>
                <w:left w:val="none" w:sz="0" w:space="0" w:color="auto"/>
                <w:bottom w:val="none" w:sz="0" w:space="0" w:color="auto"/>
                <w:right w:val="none" w:sz="0" w:space="0" w:color="auto"/>
              </w:divBdr>
            </w:div>
            <w:div w:id="617682308">
              <w:marLeft w:val="0"/>
              <w:marRight w:val="0"/>
              <w:marTop w:val="0"/>
              <w:marBottom w:val="0"/>
              <w:divBdr>
                <w:top w:val="none" w:sz="0" w:space="0" w:color="auto"/>
                <w:left w:val="none" w:sz="0" w:space="0" w:color="auto"/>
                <w:bottom w:val="none" w:sz="0" w:space="0" w:color="auto"/>
                <w:right w:val="none" w:sz="0" w:space="0" w:color="auto"/>
              </w:divBdr>
            </w:div>
            <w:div w:id="664631465">
              <w:marLeft w:val="0"/>
              <w:marRight w:val="0"/>
              <w:marTop w:val="0"/>
              <w:marBottom w:val="0"/>
              <w:divBdr>
                <w:top w:val="none" w:sz="0" w:space="0" w:color="auto"/>
                <w:left w:val="none" w:sz="0" w:space="0" w:color="auto"/>
                <w:bottom w:val="none" w:sz="0" w:space="0" w:color="auto"/>
                <w:right w:val="none" w:sz="0" w:space="0" w:color="auto"/>
              </w:divBdr>
            </w:div>
            <w:div w:id="737632317">
              <w:marLeft w:val="0"/>
              <w:marRight w:val="0"/>
              <w:marTop w:val="0"/>
              <w:marBottom w:val="0"/>
              <w:divBdr>
                <w:top w:val="none" w:sz="0" w:space="0" w:color="auto"/>
                <w:left w:val="none" w:sz="0" w:space="0" w:color="auto"/>
                <w:bottom w:val="none" w:sz="0" w:space="0" w:color="auto"/>
                <w:right w:val="none" w:sz="0" w:space="0" w:color="auto"/>
              </w:divBdr>
            </w:div>
            <w:div w:id="846865668">
              <w:marLeft w:val="0"/>
              <w:marRight w:val="0"/>
              <w:marTop w:val="0"/>
              <w:marBottom w:val="0"/>
              <w:divBdr>
                <w:top w:val="none" w:sz="0" w:space="0" w:color="auto"/>
                <w:left w:val="none" w:sz="0" w:space="0" w:color="auto"/>
                <w:bottom w:val="none" w:sz="0" w:space="0" w:color="auto"/>
                <w:right w:val="none" w:sz="0" w:space="0" w:color="auto"/>
              </w:divBdr>
            </w:div>
            <w:div w:id="1075779156">
              <w:marLeft w:val="0"/>
              <w:marRight w:val="0"/>
              <w:marTop w:val="0"/>
              <w:marBottom w:val="0"/>
              <w:divBdr>
                <w:top w:val="none" w:sz="0" w:space="0" w:color="auto"/>
                <w:left w:val="none" w:sz="0" w:space="0" w:color="auto"/>
                <w:bottom w:val="none" w:sz="0" w:space="0" w:color="auto"/>
                <w:right w:val="none" w:sz="0" w:space="0" w:color="auto"/>
              </w:divBdr>
            </w:div>
            <w:div w:id="1171868424">
              <w:marLeft w:val="0"/>
              <w:marRight w:val="0"/>
              <w:marTop w:val="0"/>
              <w:marBottom w:val="0"/>
              <w:divBdr>
                <w:top w:val="none" w:sz="0" w:space="0" w:color="auto"/>
                <w:left w:val="none" w:sz="0" w:space="0" w:color="auto"/>
                <w:bottom w:val="none" w:sz="0" w:space="0" w:color="auto"/>
                <w:right w:val="none" w:sz="0" w:space="0" w:color="auto"/>
              </w:divBdr>
            </w:div>
            <w:div w:id="1290741674">
              <w:marLeft w:val="0"/>
              <w:marRight w:val="0"/>
              <w:marTop w:val="0"/>
              <w:marBottom w:val="0"/>
              <w:divBdr>
                <w:top w:val="none" w:sz="0" w:space="0" w:color="auto"/>
                <w:left w:val="none" w:sz="0" w:space="0" w:color="auto"/>
                <w:bottom w:val="none" w:sz="0" w:space="0" w:color="auto"/>
                <w:right w:val="none" w:sz="0" w:space="0" w:color="auto"/>
              </w:divBdr>
            </w:div>
            <w:div w:id="1717849375">
              <w:marLeft w:val="0"/>
              <w:marRight w:val="0"/>
              <w:marTop w:val="0"/>
              <w:marBottom w:val="0"/>
              <w:divBdr>
                <w:top w:val="none" w:sz="0" w:space="0" w:color="auto"/>
                <w:left w:val="none" w:sz="0" w:space="0" w:color="auto"/>
                <w:bottom w:val="none" w:sz="0" w:space="0" w:color="auto"/>
                <w:right w:val="none" w:sz="0" w:space="0" w:color="auto"/>
              </w:divBdr>
            </w:div>
            <w:div w:id="1870411894">
              <w:marLeft w:val="0"/>
              <w:marRight w:val="0"/>
              <w:marTop w:val="0"/>
              <w:marBottom w:val="0"/>
              <w:divBdr>
                <w:top w:val="none" w:sz="0" w:space="0" w:color="auto"/>
                <w:left w:val="none" w:sz="0" w:space="0" w:color="auto"/>
                <w:bottom w:val="none" w:sz="0" w:space="0" w:color="auto"/>
                <w:right w:val="none" w:sz="0" w:space="0" w:color="auto"/>
              </w:divBdr>
            </w:div>
            <w:div w:id="1948075933">
              <w:marLeft w:val="0"/>
              <w:marRight w:val="0"/>
              <w:marTop w:val="0"/>
              <w:marBottom w:val="0"/>
              <w:divBdr>
                <w:top w:val="none" w:sz="0" w:space="0" w:color="auto"/>
                <w:left w:val="none" w:sz="0" w:space="0" w:color="auto"/>
                <w:bottom w:val="none" w:sz="0" w:space="0" w:color="auto"/>
                <w:right w:val="none" w:sz="0" w:space="0" w:color="auto"/>
              </w:divBdr>
              <w:divsChild>
                <w:div w:id="9185299">
                  <w:marLeft w:val="0"/>
                  <w:marRight w:val="0"/>
                  <w:marTop w:val="0"/>
                  <w:marBottom w:val="0"/>
                  <w:divBdr>
                    <w:top w:val="none" w:sz="0" w:space="0" w:color="auto"/>
                    <w:left w:val="none" w:sz="0" w:space="0" w:color="auto"/>
                    <w:bottom w:val="none" w:sz="0" w:space="0" w:color="auto"/>
                    <w:right w:val="none" w:sz="0" w:space="0" w:color="auto"/>
                  </w:divBdr>
                </w:div>
                <w:div w:id="192769015">
                  <w:marLeft w:val="0"/>
                  <w:marRight w:val="0"/>
                  <w:marTop w:val="0"/>
                  <w:marBottom w:val="0"/>
                  <w:divBdr>
                    <w:top w:val="none" w:sz="0" w:space="0" w:color="auto"/>
                    <w:left w:val="none" w:sz="0" w:space="0" w:color="auto"/>
                    <w:bottom w:val="none" w:sz="0" w:space="0" w:color="auto"/>
                    <w:right w:val="none" w:sz="0" w:space="0" w:color="auto"/>
                  </w:divBdr>
                </w:div>
                <w:div w:id="245917369">
                  <w:marLeft w:val="0"/>
                  <w:marRight w:val="0"/>
                  <w:marTop w:val="0"/>
                  <w:marBottom w:val="0"/>
                  <w:divBdr>
                    <w:top w:val="none" w:sz="0" w:space="0" w:color="auto"/>
                    <w:left w:val="none" w:sz="0" w:space="0" w:color="auto"/>
                    <w:bottom w:val="none" w:sz="0" w:space="0" w:color="auto"/>
                    <w:right w:val="none" w:sz="0" w:space="0" w:color="auto"/>
                  </w:divBdr>
                </w:div>
                <w:div w:id="446851676">
                  <w:marLeft w:val="0"/>
                  <w:marRight w:val="0"/>
                  <w:marTop w:val="0"/>
                  <w:marBottom w:val="0"/>
                  <w:divBdr>
                    <w:top w:val="none" w:sz="0" w:space="0" w:color="auto"/>
                    <w:left w:val="none" w:sz="0" w:space="0" w:color="auto"/>
                    <w:bottom w:val="none" w:sz="0" w:space="0" w:color="auto"/>
                    <w:right w:val="none" w:sz="0" w:space="0" w:color="auto"/>
                  </w:divBdr>
                </w:div>
                <w:div w:id="504978858">
                  <w:marLeft w:val="0"/>
                  <w:marRight w:val="0"/>
                  <w:marTop w:val="0"/>
                  <w:marBottom w:val="0"/>
                  <w:divBdr>
                    <w:top w:val="none" w:sz="0" w:space="0" w:color="auto"/>
                    <w:left w:val="none" w:sz="0" w:space="0" w:color="auto"/>
                    <w:bottom w:val="none" w:sz="0" w:space="0" w:color="auto"/>
                    <w:right w:val="none" w:sz="0" w:space="0" w:color="auto"/>
                  </w:divBdr>
                </w:div>
                <w:div w:id="609355981">
                  <w:marLeft w:val="0"/>
                  <w:marRight w:val="0"/>
                  <w:marTop w:val="0"/>
                  <w:marBottom w:val="0"/>
                  <w:divBdr>
                    <w:top w:val="none" w:sz="0" w:space="0" w:color="auto"/>
                    <w:left w:val="none" w:sz="0" w:space="0" w:color="auto"/>
                    <w:bottom w:val="none" w:sz="0" w:space="0" w:color="auto"/>
                    <w:right w:val="none" w:sz="0" w:space="0" w:color="auto"/>
                  </w:divBdr>
                </w:div>
                <w:div w:id="618293740">
                  <w:marLeft w:val="0"/>
                  <w:marRight w:val="0"/>
                  <w:marTop w:val="0"/>
                  <w:marBottom w:val="0"/>
                  <w:divBdr>
                    <w:top w:val="none" w:sz="0" w:space="0" w:color="auto"/>
                    <w:left w:val="none" w:sz="0" w:space="0" w:color="auto"/>
                    <w:bottom w:val="none" w:sz="0" w:space="0" w:color="auto"/>
                    <w:right w:val="none" w:sz="0" w:space="0" w:color="auto"/>
                  </w:divBdr>
                </w:div>
                <w:div w:id="1363477006">
                  <w:marLeft w:val="0"/>
                  <w:marRight w:val="0"/>
                  <w:marTop w:val="0"/>
                  <w:marBottom w:val="0"/>
                  <w:divBdr>
                    <w:top w:val="none" w:sz="0" w:space="0" w:color="auto"/>
                    <w:left w:val="none" w:sz="0" w:space="0" w:color="auto"/>
                    <w:bottom w:val="none" w:sz="0" w:space="0" w:color="auto"/>
                    <w:right w:val="none" w:sz="0" w:space="0" w:color="auto"/>
                  </w:divBdr>
                </w:div>
                <w:div w:id="1626540455">
                  <w:marLeft w:val="0"/>
                  <w:marRight w:val="0"/>
                  <w:marTop w:val="0"/>
                  <w:marBottom w:val="0"/>
                  <w:divBdr>
                    <w:top w:val="none" w:sz="0" w:space="0" w:color="auto"/>
                    <w:left w:val="none" w:sz="0" w:space="0" w:color="auto"/>
                    <w:bottom w:val="none" w:sz="0" w:space="0" w:color="auto"/>
                    <w:right w:val="none" w:sz="0" w:space="0" w:color="auto"/>
                  </w:divBdr>
                </w:div>
                <w:div w:id="1661081674">
                  <w:marLeft w:val="0"/>
                  <w:marRight w:val="0"/>
                  <w:marTop w:val="0"/>
                  <w:marBottom w:val="0"/>
                  <w:divBdr>
                    <w:top w:val="none" w:sz="0" w:space="0" w:color="auto"/>
                    <w:left w:val="none" w:sz="0" w:space="0" w:color="auto"/>
                    <w:bottom w:val="none" w:sz="0" w:space="0" w:color="auto"/>
                    <w:right w:val="none" w:sz="0" w:space="0" w:color="auto"/>
                  </w:divBdr>
                </w:div>
                <w:div w:id="1682704265">
                  <w:marLeft w:val="0"/>
                  <w:marRight w:val="0"/>
                  <w:marTop w:val="0"/>
                  <w:marBottom w:val="0"/>
                  <w:divBdr>
                    <w:top w:val="none" w:sz="0" w:space="0" w:color="auto"/>
                    <w:left w:val="none" w:sz="0" w:space="0" w:color="auto"/>
                    <w:bottom w:val="none" w:sz="0" w:space="0" w:color="auto"/>
                    <w:right w:val="none" w:sz="0" w:space="0" w:color="auto"/>
                  </w:divBdr>
                </w:div>
                <w:div w:id="1788423145">
                  <w:marLeft w:val="0"/>
                  <w:marRight w:val="0"/>
                  <w:marTop w:val="0"/>
                  <w:marBottom w:val="0"/>
                  <w:divBdr>
                    <w:top w:val="none" w:sz="0" w:space="0" w:color="auto"/>
                    <w:left w:val="none" w:sz="0" w:space="0" w:color="auto"/>
                    <w:bottom w:val="none" w:sz="0" w:space="0" w:color="auto"/>
                    <w:right w:val="none" w:sz="0" w:space="0" w:color="auto"/>
                  </w:divBdr>
                </w:div>
                <w:div w:id="1838956448">
                  <w:marLeft w:val="0"/>
                  <w:marRight w:val="0"/>
                  <w:marTop w:val="0"/>
                  <w:marBottom w:val="0"/>
                  <w:divBdr>
                    <w:top w:val="none" w:sz="0" w:space="0" w:color="auto"/>
                    <w:left w:val="none" w:sz="0" w:space="0" w:color="auto"/>
                    <w:bottom w:val="none" w:sz="0" w:space="0" w:color="auto"/>
                    <w:right w:val="none" w:sz="0" w:space="0" w:color="auto"/>
                  </w:divBdr>
                </w:div>
                <w:div w:id="1872300119">
                  <w:marLeft w:val="0"/>
                  <w:marRight w:val="0"/>
                  <w:marTop w:val="0"/>
                  <w:marBottom w:val="0"/>
                  <w:divBdr>
                    <w:top w:val="none" w:sz="0" w:space="0" w:color="auto"/>
                    <w:left w:val="none" w:sz="0" w:space="0" w:color="auto"/>
                    <w:bottom w:val="none" w:sz="0" w:space="0" w:color="auto"/>
                    <w:right w:val="none" w:sz="0" w:space="0" w:color="auto"/>
                  </w:divBdr>
                </w:div>
                <w:div w:id="2060662853">
                  <w:marLeft w:val="0"/>
                  <w:marRight w:val="0"/>
                  <w:marTop w:val="0"/>
                  <w:marBottom w:val="0"/>
                  <w:divBdr>
                    <w:top w:val="none" w:sz="0" w:space="0" w:color="auto"/>
                    <w:left w:val="none" w:sz="0" w:space="0" w:color="auto"/>
                    <w:bottom w:val="none" w:sz="0" w:space="0" w:color="auto"/>
                    <w:right w:val="none" w:sz="0" w:space="0" w:color="auto"/>
                  </w:divBdr>
                </w:div>
              </w:divsChild>
            </w:div>
            <w:div w:id="1971671023">
              <w:marLeft w:val="0"/>
              <w:marRight w:val="0"/>
              <w:marTop w:val="0"/>
              <w:marBottom w:val="0"/>
              <w:divBdr>
                <w:top w:val="none" w:sz="0" w:space="0" w:color="auto"/>
                <w:left w:val="none" w:sz="0" w:space="0" w:color="auto"/>
                <w:bottom w:val="none" w:sz="0" w:space="0" w:color="auto"/>
                <w:right w:val="none" w:sz="0" w:space="0" w:color="auto"/>
              </w:divBdr>
            </w:div>
          </w:divsChild>
        </w:div>
        <w:div w:id="11149406">
          <w:marLeft w:val="0"/>
          <w:marRight w:val="0"/>
          <w:marTop w:val="0"/>
          <w:marBottom w:val="0"/>
          <w:divBdr>
            <w:top w:val="none" w:sz="0" w:space="0" w:color="auto"/>
            <w:left w:val="none" w:sz="0" w:space="0" w:color="auto"/>
            <w:bottom w:val="none" w:sz="0" w:space="0" w:color="auto"/>
            <w:right w:val="none" w:sz="0" w:space="0" w:color="auto"/>
          </w:divBdr>
          <w:divsChild>
            <w:div w:id="1200703326">
              <w:marLeft w:val="0"/>
              <w:marRight w:val="0"/>
              <w:marTop w:val="0"/>
              <w:marBottom w:val="0"/>
              <w:divBdr>
                <w:top w:val="none" w:sz="0" w:space="0" w:color="auto"/>
                <w:left w:val="none" w:sz="0" w:space="0" w:color="auto"/>
                <w:bottom w:val="none" w:sz="0" w:space="0" w:color="auto"/>
                <w:right w:val="none" w:sz="0" w:space="0" w:color="auto"/>
              </w:divBdr>
            </w:div>
            <w:div w:id="1343706263">
              <w:marLeft w:val="0"/>
              <w:marRight w:val="0"/>
              <w:marTop w:val="0"/>
              <w:marBottom w:val="0"/>
              <w:divBdr>
                <w:top w:val="none" w:sz="0" w:space="0" w:color="auto"/>
                <w:left w:val="none" w:sz="0" w:space="0" w:color="auto"/>
                <w:bottom w:val="none" w:sz="0" w:space="0" w:color="auto"/>
                <w:right w:val="none" w:sz="0" w:space="0" w:color="auto"/>
              </w:divBdr>
            </w:div>
            <w:div w:id="1366365584">
              <w:marLeft w:val="0"/>
              <w:marRight w:val="0"/>
              <w:marTop w:val="0"/>
              <w:marBottom w:val="0"/>
              <w:divBdr>
                <w:top w:val="none" w:sz="0" w:space="0" w:color="auto"/>
                <w:left w:val="none" w:sz="0" w:space="0" w:color="auto"/>
                <w:bottom w:val="none" w:sz="0" w:space="0" w:color="auto"/>
                <w:right w:val="none" w:sz="0" w:space="0" w:color="auto"/>
              </w:divBdr>
            </w:div>
            <w:div w:id="1437991176">
              <w:marLeft w:val="0"/>
              <w:marRight w:val="0"/>
              <w:marTop w:val="0"/>
              <w:marBottom w:val="0"/>
              <w:divBdr>
                <w:top w:val="none" w:sz="0" w:space="0" w:color="auto"/>
                <w:left w:val="none" w:sz="0" w:space="0" w:color="auto"/>
                <w:bottom w:val="none" w:sz="0" w:space="0" w:color="auto"/>
                <w:right w:val="none" w:sz="0" w:space="0" w:color="auto"/>
              </w:divBdr>
              <w:divsChild>
                <w:div w:id="63377874">
                  <w:marLeft w:val="0"/>
                  <w:marRight w:val="0"/>
                  <w:marTop w:val="0"/>
                  <w:marBottom w:val="0"/>
                  <w:divBdr>
                    <w:top w:val="none" w:sz="0" w:space="0" w:color="auto"/>
                    <w:left w:val="none" w:sz="0" w:space="0" w:color="auto"/>
                    <w:bottom w:val="none" w:sz="0" w:space="0" w:color="auto"/>
                    <w:right w:val="none" w:sz="0" w:space="0" w:color="auto"/>
                  </w:divBdr>
                </w:div>
                <w:div w:id="645471476">
                  <w:marLeft w:val="0"/>
                  <w:marRight w:val="0"/>
                  <w:marTop w:val="0"/>
                  <w:marBottom w:val="0"/>
                  <w:divBdr>
                    <w:top w:val="none" w:sz="0" w:space="0" w:color="auto"/>
                    <w:left w:val="none" w:sz="0" w:space="0" w:color="auto"/>
                    <w:bottom w:val="none" w:sz="0" w:space="0" w:color="auto"/>
                    <w:right w:val="none" w:sz="0" w:space="0" w:color="auto"/>
                  </w:divBdr>
                </w:div>
                <w:div w:id="13724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328">
          <w:marLeft w:val="0"/>
          <w:marRight w:val="0"/>
          <w:marTop w:val="0"/>
          <w:marBottom w:val="0"/>
          <w:divBdr>
            <w:top w:val="none" w:sz="0" w:space="0" w:color="auto"/>
            <w:left w:val="none" w:sz="0" w:space="0" w:color="auto"/>
            <w:bottom w:val="none" w:sz="0" w:space="0" w:color="auto"/>
            <w:right w:val="none" w:sz="0" w:space="0" w:color="auto"/>
          </w:divBdr>
        </w:div>
        <w:div w:id="19091619">
          <w:marLeft w:val="0"/>
          <w:marRight w:val="0"/>
          <w:marTop w:val="0"/>
          <w:marBottom w:val="0"/>
          <w:divBdr>
            <w:top w:val="none" w:sz="0" w:space="0" w:color="auto"/>
            <w:left w:val="none" w:sz="0" w:space="0" w:color="auto"/>
            <w:bottom w:val="none" w:sz="0" w:space="0" w:color="auto"/>
            <w:right w:val="none" w:sz="0" w:space="0" w:color="auto"/>
          </w:divBdr>
          <w:divsChild>
            <w:div w:id="175731803">
              <w:marLeft w:val="0"/>
              <w:marRight w:val="0"/>
              <w:marTop w:val="0"/>
              <w:marBottom w:val="0"/>
              <w:divBdr>
                <w:top w:val="none" w:sz="0" w:space="0" w:color="auto"/>
                <w:left w:val="none" w:sz="0" w:space="0" w:color="auto"/>
                <w:bottom w:val="none" w:sz="0" w:space="0" w:color="auto"/>
                <w:right w:val="none" w:sz="0" w:space="0" w:color="auto"/>
              </w:divBdr>
            </w:div>
            <w:div w:id="249117403">
              <w:marLeft w:val="0"/>
              <w:marRight w:val="0"/>
              <w:marTop w:val="0"/>
              <w:marBottom w:val="0"/>
              <w:divBdr>
                <w:top w:val="none" w:sz="0" w:space="0" w:color="auto"/>
                <w:left w:val="none" w:sz="0" w:space="0" w:color="auto"/>
                <w:bottom w:val="none" w:sz="0" w:space="0" w:color="auto"/>
                <w:right w:val="none" w:sz="0" w:space="0" w:color="auto"/>
              </w:divBdr>
            </w:div>
            <w:div w:id="263266045">
              <w:marLeft w:val="0"/>
              <w:marRight w:val="0"/>
              <w:marTop w:val="0"/>
              <w:marBottom w:val="0"/>
              <w:divBdr>
                <w:top w:val="none" w:sz="0" w:space="0" w:color="auto"/>
                <w:left w:val="none" w:sz="0" w:space="0" w:color="auto"/>
                <w:bottom w:val="none" w:sz="0" w:space="0" w:color="auto"/>
                <w:right w:val="none" w:sz="0" w:space="0" w:color="auto"/>
              </w:divBdr>
            </w:div>
            <w:div w:id="486409560">
              <w:marLeft w:val="0"/>
              <w:marRight w:val="0"/>
              <w:marTop w:val="0"/>
              <w:marBottom w:val="0"/>
              <w:divBdr>
                <w:top w:val="none" w:sz="0" w:space="0" w:color="auto"/>
                <w:left w:val="none" w:sz="0" w:space="0" w:color="auto"/>
                <w:bottom w:val="none" w:sz="0" w:space="0" w:color="auto"/>
                <w:right w:val="none" w:sz="0" w:space="0" w:color="auto"/>
              </w:divBdr>
            </w:div>
            <w:div w:id="898901221">
              <w:marLeft w:val="0"/>
              <w:marRight w:val="0"/>
              <w:marTop w:val="0"/>
              <w:marBottom w:val="0"/>
              <w:divBdr>
                <w:top w:val="none" w:sz="0" w:space="0" w:color="auto"/>
                <w:left w:val="none" w:sz="0" w:space="0" w:color="auto"/>
                <w:bottom w:val="none" w:sz="0" w:space="0" w:color="auto"/>
                <w:right w:val="none" w:sz="0" w:space="0" w:color="auto"/>
              </w:divBdr>
              <w:divsChild>
                <w:div w:id="212352583">
                  <w:marLeft w:val="0"/>
                  <w:marRight w:val="0"/>
                  <w:marTop w:val="0"/>
                  <w:marBottom w:val="0"/>
                  <w:divBdr>
                    <w:top w:val="none" w:sz="0" w:space="0" w:color="auto"/>
                    <w:left w:val="none" w:sz="0" w:space="0" w:color="auto"/>
                    <w:bottom w:val="none" w:sz="0" w:space="0" w:color="auto"/>
                    <w:right w:val="none" w:sz="0" w:space="0" w:color="auto"/>
                  </w:divBdr>
                </w:div>
                <w:div w:id="457800882">
                  <w:marLeft w:val="0"/>
                  <w:marRight w:val="0"/>
                  <w:marTop w:val="0"/>
                  <w:marBottom w:val="0"/>
                  <w:divBdr>
                    <w:top w:val="none" w:sz="0" w:space="0" w:color="auto"/>
                    <w:left w:val="none" w:sz="0" w:space="0" w:color="auto"/>
                    <w:bottom w:val="none" w:sz="0" w:space="0" w:color="auto"/>
                    <w:right w:val="none" w:sz="0" w:space="0" w:color="auto"/>
                  </w:divBdr>
                </w:div>
                <w:div w:id="1251159526">
                  <w:marLeft w:val="0"/>
                  <w:marRight w:val="0"/>
                  <w:marTop w:val="0"/>
                  <w:marBottom w:val="0"/>
                  <w:divBdr>
                    <w:top w:val="none" w:sz="0" w:space="0" w:color="auto"/>
                    <w:left w:val="none" w:sz="0" w:space="0" w:color="auto"/>
                    <w:bottom w:val="none" w:sz="0" w:space="0" w:color="auto"/>
                    <w:right w:val="none" w:sz="0" w:space="0" w:color="auto"/>
                  </w:divBdr>
                </w:div>
                <w:div w:id="1330477026">
                  <w:marLeft w:val="0"/>
                  <w:marRight w:val="0"/>
                  <w:marTop w:val="0"/>
                  <w:marBottom w:val="0"/>
                  <w:divBdr>
                    <w:top w:val="none" w:sz="0" w:space="0" w:color="auto"/>
                    <w:left w:val="none" w:sz="0" w:space="0" w:color="auto"/>
                    <w:bottom w:val="none" w:sz="0" w:space="0" w:color="auto"/>
                    <w:right w:val="none" w:sz="0" w:space="0" w:color="auto"/>
                  </w:divBdr>
                </w:div>
                <w:div w:id="1540168853">
                  <w:marLeft w:val="0"/>
                  <w:marRight w:val="0"/>
                  <w:marTop w:val="0"/>
                  <w:marBottom w:val="0"/>
                  <w:divBdr>
                    <w:top w:val="none" w:sz="0" w:space="0" w:color="auto"/>
                    <w:left w:val="none" w:sz="0" w:space="0" w:color="auto"/>
                    <w:bottom w:val="none" w:sz="0" w:space="0" w:color="auto"/>
                    <w:right w:val="none" w:sz="0" w:space="0" w:color="auto"/>
                  </w:divBdr>
                </w:div>
                <w:div w:id="1653172095">
                  <w:marLeft w:val="0"/>
                  <w:marRight w:val="0"/>
                  <w:marTop w:val="0"/>
                  <w:marBottom w:val="0"/>
                  <w:divBdr>
                    <w:top w:val="none" w:sz="0" w:space="0" w:color="auto"/>
                    <w:left w:val="none" w:sz="0" w:space="0" w:color="auto"/>
                    <w:bottom w:val="none" w:sz="0" w:space="0" w:color="auto"/>
                    <w:right w:val="none" w:sz="0" w:space="0" w:color="auto"/>
                  </w:divBdr>
                </w:div>
                <w:div w:id="1807236312">
                  <w:marLeft w:val="0"/>
                  <w:marRight w:val="0"/>
                  <w:marTop w:val="0"/>
                  <w:marBottom w:val="0"/>
                  <w:divBdr>
                    <w:top w:val="none" w:sz="0" w:space="0" w:color="auto"/>
                    <w:left w:val="none" w:sz="0" w:space="0" w:color="auto"/>
                    <w:bottom w:val="none" w:sz="0" w:space="0" w:color="auto"/>
                    <w:right w:val="none" w:sz="0" w:space="0" w:color="auto"/>
                  </w:divBdr>
                </w:div>
                <w:div w:id="1951890543">
                  <w:marLeft w:val="0"/>
                  <w:marRight w:val="0"/>
                  <w:marTop w:val="0"/>
                  <w:marBottom w:val="0"/>
                  <w:divBdr>
                    <w:top w:val="none" w:sz="0" w:space="0" w:color="auto"/>
                    <w:left w:val="none" w:sz="0" w:space="0" w:color="auto"/>
                    <w:bottom w:val="none" w:sz="0" w:space="0" w:color="auto"/>
                    <w:right w:val="none" w:sz="0" w:space="0" w:color="auto"/>
                  </w:divBdr>
                </w:div>
                <w:div w:id="1993370924">
                  <w:marLeft w:val="0"/>
                  <w:marRight w:val="0"/>
                  <w:marTop w:val="0"/>
                  <w:marBottom w:val="0"/>
                  <w:divBdr>
                    <w:top w:val="none" w:sz="0" w:space="0" w:color="auto"/>
                    <w:left w:val="none" w:sz="0" w:space="0" w:color="auto"/>
                    <w:bottom w:val="none" w:sz="0" w:space="0" w:color="auto"/>
                    <w:right w:val="none" w:sz="0" w:space="0" w:color="auto"/>
                  </w:divBdr>
                </w:div>
                <w:div w:id="2076124289">
                  <w:marLeft w:val="0"/>
                  <w:marRight w:val="0"/>
                  <w:marTop w:val="0"/>
                  <w:marBottom w:val="0"/>
                  <w:divBdr>
                    <w:top w:val="none" w:sz="0" w:space="0" w:color="auto"/>
                    <w:left w:val="none" w:sz="0" w:space="0" w:color="auto"/>
                    <w:bottom w:val="none" w:sz="0" w:space="0" w:color="auto"/>
                    <w:right w:val="none" w:sz="0" w:space="0" w:color="auto"/>
                  </w:divBdr>
                </w:div>
                <w:div w:id="2136605309">
                  <w:marLeft w:val="0"/>
                  <w:marRight w:val="0"/>
                  <w:marTop w:val="0"/>
                  <w:marBottom w:val="0"/>
                  <w:divBdr>
                    <w:top w:val="none" w:sz="0" w:space="0" w:color="auto"/>
                    <w:left w:val="none" w:sz="0" w:space="0" w:color="auto"/>
                    <w:bottom w:val="none" w:sz="0" w:space="0" w:color="auto"/>
                    <w:right w:val="none" w:sz="0" w:space="0" w:color="auto"/>
                  </w:divBdr>
                </w:div>
              </w:divsChild>
            </w:div>
            <w:div w:id="913392381">
              <w:marLeft w:val="0"/>
              <w:marRight w:val="0"/>
              <w:marTop w:val="0"/>
              <w:marBottom w:val="0"/>
              <w:divBdr>
                <w:top w:val="none" w:sz="0" w:space="0" w:color="auto"/>
                <w:left w:val="none" w:sz="0" w:space="0" w:color="auto"/>
                <w:bottom w:val="none" w:sz="0" w:space="0" w:color="auto"/>
                <w:right w:val="none" w:sz="0" w:space="0" w:color="auto"/>
              </w:divBdr>
            </w:div>
            <w:div w:id="921180849">
              <w:marLeft w:val="0"/>
              <w:marRight w:val="0"/>
              <w:marTop w:val="0"/>
              <w:marBottom w:val="0"/>
              <w:divBdr>
                <w:top w:val="none" w:sz="0" w:space="0" w:color="auto"/>
                <w:left w:val="none" w:sz="0" w:space="0" w:color="auto"/>
                <w:bottom w:val="none" w:sz="0" w:space="0" w:color="auto"/>
                <w:right w:val="none" w:sz="0" w:space="0" w:color="auto"/>
              </w:divBdr>
            </w:div>
            <w:div w:id="1131361475">
              <w:marLeft w:val="0"/>
              <w:marRight w:val="0"/>
              <w:marTop w:val="0"/>
              <w:marBottom w:val="0"/>
              <w:divBdr>
                <w:top w:val="none" w:sz="0" w:space="0" w:color="auto"/>
                <w:left w:val="none" w:sz="0" w:space="0" w:color="auto"/>
                <w:bottom w:val="none" w:sz="0" w:space="0" w:color="auto"/>
                <w:right w:val="none" w:sz="0" w:space="0" w:color="auto"/>
              </w:divBdr>
            </w:div>
            <w:div w:id="1703676610">
              <w:marLeft w:val="0"/>
              <w:marRight w:val="0"/>
              <w:marTop w:val="0"/>
              <w:marBottom w:val="0"/>
              <w:divBdr>
                <w:top w:val="none" w:sz="0" w:space="0" w:color="auto"/>
                <w:left w:val="none" w:sz="0" w:space="0" w:color="auto"/>
                <w:bottom w:val="none" w:sz="0" w:space="0" w:color="auto"/>
                <w:right w:val="none" w:sz="0" w:space="0" w:color="auto"/>
              </w:divBdr>
            </w:div>
            <w:div w:id="1729766963">
              <w:marLeft w:val="0"/>
              <w:marRight w:val="0"/>
              <w:marTop w:val="0"/>
              <w:marBottom w:val="0"/>
              <w:divBdr>
                <w:top w:val="none" w:sz="0" w:space="0" w:color="auto"/>
                <w:left w:val="none" w:sz="0" w:space="0" w:color="auto"/>
                <w:bottom w:val="none" w:sz="0" w:space="0" w:color="auto"/>
                <w:right w:val="none" w:sz="0" w:space="0" w:color="auto"/>
              </w:divBdr>
            </w:div>
            <w:div w:id="1863199326">
              <w:marLeft w:val="0"/>
              <w:marRight w:val="0"/>
              <w:marTop w:val="0"/>
              <w:marBottom w:val="0"/>
              <w:divBdr>
                <w:top w:val="none" w:sz="0" w:space="0" w:color="auto"/>
                <w:left w:val="none" w:sz="0" w:space="0" w:color="auto"/>
                <w:bottom w:val="none" w:sz="0" w:space="0" w:color="auto"/>
                <w:right w:val="none" w:sz="0" w:space="0" w:color="auto"/>
              </w:divBdr>
            </w:div>
            <w:div w:id="1887060707">
              <w:marLeft w:val="0"/>
              <w:marRight w:val="0"/>
              <w:marTop w:val="0"/>
              <w:marBottom w:val="0"/>
              <w:divBdr>
                <w:top w:val="none" w:sz="0" w:space="0" w:color="auto"/>
                <w:left w:val="none" w:sz="0" w:space="0" w:color="auto"/>
                <w:bottom w:val="none" w:sz="0" w:space="0" w:color="auto"/>
                <w:right w:val="none" w:sz="0" w:space="0" w:color="auto"/>
              </w:divBdr>
            </w:div>
          </w:divsChild>
        </w:div>
        <w:div w:id="24334840">
          <w:marLeft w:val="0"/>
          <w:marRight w:val="0"/>
          <w:marTop w:val="0"/>
          <w:marBottom w:val="0"/>
          <w:divBdr>
            <w:top w:val="none" w:sz="0" w:space="0" w:color="auto"/>
            <w:left w:val="none" w:sz="0" w:space="0" w:color="auto"/>
            <w:bottom w:val="none" w:sz="0" w:space="0" w:color="auto"/>
            <w:right w:val="none" w:sz="0" w:space="0" w:color="auto"/>
          </w:divBdr>
          <w:divsChild>
            <w:div w:id="208343754">
              <w:marLeft w:val="0"/>
              <w:marRight w:val="0"/>
              <w:marTop w:val="0"/>
              <w:marBottom w:val="0"/>
              <w:divBdr>
                <w:top w:val="none" w:sz="0" w:space="0" w:color="auto"/>
                <w:left w:val="none" w:sz="0" w:space="0" w:color="auto"/>
                <w:bottom w:val="none" w:sz="0" w:space="0" w:color="auto"/>
                <w:right w:val="none" w:sz="0" w:space="0" w:color="auto"/>
              </w:divBdr>
            </w:div>
            <w:div w:id="248733340">
              <w:marLeft w:val="0"/>
              <w:marRight w:val="0"/>
              <w:marTop w:val="0"/>
              <w:marBottom w:val="0"/>
              <w:divBdr>
                <w:top w:val="none" w:sz="0" w:space="0" w:color="auto"/>
                <w:left w:val="none" w:sz="0" w:space="0" w:color="auto"/>
                <w:bottom w:val="none" w:sz="0" w:space="0" w:color="auto"/>
                <w:right w:val="none" w:sz="0" w:space="0" w:color="auto"/>
              </w:divBdr>
            </w:div>
            <w:div w:id="309672532">
              <w:marLeft w:val="0"/>
              <w:marRight w:val="0"/>
              <w:marTop w:val="0"/>
              <w:marBottom w:val="0"/>
              <w:divBdr>
                <w:top w:val="none" w:sz="0" w:space="0" w:color="auto"/>
                <w:left w:val="none" w:sz="0" w:space="0" w:color="auto"/>
                <w:bottom w:val="none" w:sz="0" w:space="0" w:color="auto"/>
                <w:right w:val="none" w:sz="0" w:space="0" w:color="auto"/>
              </w:divBdr>
            </w:div>
            <w:div w:id="452286398">
              <w:marLeft w:val="0"/>
              <w:marRight w:val="0"/>
              <w:marTop w:val="0"/>
              <w:marBottom w:val="0"/>
              <w:divBdr>
                <w:top w:val="none" w:sz="0" w:space="0" w:color="auto"/>
                <w:left w:val="none" w:sz="0" w:space="0" w:color="auto"/>
                <w:bottom w:val="none" w:sz="0" w:space="0" w:color="auto"/>
                <w:right w:val="none" w:sz="0" w:space="0" w:color="auto"/>
              </w:divBdr>
            </w:div>
            <w:div w:id="715279689">
              <w:marLeft w:val="0"/>
              <w:marRight w:val="0"/>
              <w:marTop w:val="0"/>
              <w:marBottom w:val="0"/>
              <w:divBdr>
                <w:top w:val="none" w:sz="0" w:space="0" w:color="auto"/>
                <w:left w:val="none" w:sz="0" w:space="0" w:color="auto"/>
                <w:bottom w:val="none" w:sz="0" w:space="0" w:color="auto"/>
                <w:right w:val="none" w:sz="0" w:space="0" w:color="auto"/>
              </w:divBdr>
            </w:div>
            <w:div w:id="723337052">
              <w:marLeft w:val="0"/>
              <w:marRight w:val="0"/>
              <w:marTop w:val="0"/>
              <w:marBottom w:val="0"/>
              <w:divBdr>
                <w:top w:val="none" w:sz="0" w:space="0" w:color="auto"/>
                <w:left w:val="none" w:sz="0" w:space="0" w:color="auto"/>
                <w:bottom w:val="none" w:sz="0" w:space="0" w:color="auto"/>
                <w:right w:val="none" w:sz="0" w:space="0" w:color="auto"/>
              </w:divBdr>
            </w:div>
            <w:div w:id="794560134">
              <w:marLeft w:val="0"/>
              <w:marRight w:val="0"/>
              <w:marTop w:val="0"/>
              <w:marBottom w:val="0"/>
              <w:divBdr>
                <w:top w:val="none" w:sz="0" w:space="0" w:color="auto"/>
                <w:left w:val="none" w:sz="0" w:space="0" w:color="auto"/>
                <w:bottom w:val="none" w:sz="0" w:space="0" w:color="auto"/>
                <w:right w:val="none" w:sz="0" w:space="0" w:color="auto"/>
              </w:divBdr>
            </w:div>
            <w:div w:id="803699467">
              <w:marLeft w:val="0"/>
              <w:marRight w:val="0"/>
              <w:marTop w:val="0"/>
              <w:marBottom w:val="0"/>
              <w:divBdr>
                <w:top w:val="none" w:sz="0" w:space="0" w:color="auto"/>
                <w:left w:val="none" w:sz="0" w:space="0" w:color="auto"/>
                <w:bottom w:val="none" w:sz="0" w:space="0" w:color="auto"/>
                <w:right w:val="none" w:sz="0" w:space="0" w:color="auto"/>
              </w:divBdr>
            </w:div>
            <w:div w:id="953438973">
              <w:marLeft w:val="0"/>
              <w:marRight w:val="0"/>
              <w:marTop w:val="0"/>
              <w:marBottom w:val="0"/>
              <w:divBdr>
                <w:top w:val="none" w:sz="0" w:space="0" w:color="auto"/>
                <w:left w:val="none" w:sz="0" w:space="0" w:color="auto"/>
                <w:bottom w:val="none" w:sz="0" w:space="0" w:color="auto"/>
                <w:right w:val="none" w:sz="0" w:space="0" w:color="auto"/>
              </w:divBdr>
            </w:div>
            <w:div w:id="1003513461">
              <w:marLeft w:val="0"/>
              <w:marRight w:val="0"/>
              <w:marTop w:val="0"/>
              <w:marBottom w:val="0"/>
              <w:divBdr>
                <w:top w:val="none" w:sz="0" w:space="0" w:color="auto"/>
                <w:left w:val="none" w:sz="0" w:space="0" w:color="auto"/>
                <w:bottom w:val="none" w:sz="0" w:space="0" w:color="auto"/>
                <w:right w:val="none" w:sz="0" w:space="0" w:color="auto"/>
              </w:divBdr>
            </w:div>
            <w:div w:id="1074083402">
              <w:marLeft w:val="0"/>
              <w:marRight w:val="0"/>
              <w:marTop w:val="0"/>
              <w:marBottom w:val="0"/>
              <w:divBdr>
                <w:top w:val="none" w:sz="0" w:space="0" w:color="auto"/>
                <w:left w:val="none" w:sz="0" w:space="0" w:color="auto"/>
                <w:bottom w:val="none" w:sz="0" w:space="0" w:color="auto"/>
                <w:right w:val="none" w:sz="0" w:space="0" w:color="auto"/>
              </w:divBdr>
            </w:div>
            <w:div w:id="1230461804">
              <w:marLeft w:val="0"/>
              <w:marRight w:val="0"/>
              <w:marTop w:val="0"/>
              <w:marBottom w:val="0"/>
              <w:divBdr>
                <w:top w:val="none" w:sz="0" w:space="0" w:color="auto"/>
                <w:left w:val="none" w:sz="0" w:space="0" w:color="auto"/>
                <w:bottom w:val="none" w:sz="0" w:space="0" w:color="auto"/>
                <w:right w:val="none" w:sz="0" w:space="0" w:color="auto"/>
              </w:divBdr>
            </w:div>
            <w:div w:id="1256861103">
              <w:marLeft w:val="0"/>
              <w:marRight w:val="0"/>
              <w:marTop w:val="0"/>
              <w:marBottom w:val="0"/>
              <w:divBdr>
                <w:top w:val="none" w:sz="0" w:space="0" w:color="auto"/>
                <w:left w:val="none" w:sz="0" w:space="0" w:color="auto"/>
                <w:bottom w:val="none" w:sz="0" w:space="0" w:color="auto"/>
                <w:right w:val="none" w:sz="0" w:space="0" w:color="auto"/>
              </w:divBdr>
            </w:div>
            <w:div w:id="1280065041">
              <w:marLeft w:val="0"/>
              <w:marRight w:val="0"/>
              <w:marTop w:val="0"/>
              <w:marBottom w:val="0"/>
              <w:divBdr>
                <w:top w:val="none" w:sz="0" w:space="0" w:color="auto"/>
                <w:left w:val="none" w:sz="0" w:space="0" w:color="auto"/>
                <w:bottom w:val="none" w:sz="0" w:space="0" w:color="auto"/>
                <w:right w:val="none" w:sz="0" w:space="0" w:color="auto"/>
              </w:divBdr>
            </w:div>
            <w:div w:id="1357925729">
              <w:marLeft w:val="0"/>
              <w:marRight w:val="0"/>
              <w:marTop w:val="0"/>
              <w:marBottom w:val="0"/>
              <w:divBdr>
                <w:top w:val="none" w:sz="0" w:space="0" w:color="auto"/>
                <w:left w:val="none" w:sz="0" w:space="0" w:color="auto"/>
                <w:bottom w:val="none" w:sz="0" w:space="0" w:color="auto"/>
                <w:right w:val="none" w:sz="0" w:space="0" w:color="auto"/>
              </w:divBdr>
            </w:div>
            <w:div w:id="1403914112">
              <w:marLeft w:val="0"/>
              <w:marRight w:val="0"/>
              <w:marTop w:val="0"/>
              <w:marBottom w:val="0"/>
              <w:divBdr>
                <w:top w:val="none" w:sz="0" w:space="0" w:color="auto"/>
                <w:left w:val="none" w:sz="0" w:space="0" w:color="auto"/>
                <w:bottom w:val="none" w:sz="0" w:space="0" w:color="auto"/>
                <w:right w:val="none" w:sz="0" w:space="0" w:color="auto"/>
              </w:divBdr>
            </w:div>
            <w:div w:id="1541822199">
              <w:marLeft w:val="0"/>
              <w:marRight w:val="0"/>
              <w:marTop w:val="0"/>
              <w:marBottom w:val="0"/>
              <w:divBdr>
                <w:top w:val="none" w:sz="0" w:space="0" w:color="auto"/>
                <w:left w:val="none" w:sz="0" w:space="0" w:color="auto"/>
                <w:bottom w:val="none" w:sz="0" w:space="0" w:color="auto"/>
                <w:right w:val="none" w:sz="0" w:space="0" w:color="auto"/>
              </w:divBdr>
            </w:div>
            <w:div w:id="1594313990">
              <w:marLeft w:val="0"/>
              <w:marRight w:val="0"/>
              <w:marTop w:val="0"/>
              <w:marBottom w:val="0"/>
              <w:divBdr>
                <w:top w:val="none" w:sz="0" w:space="0" w:color="auto"/>
                <w:left w:val="none" w:sz="0" w:space="0" w:color="auto"/>
                <w:bottom w:val="none" w:sz="0" w:space="0" w:color="auto"/>
                <w:right w:val="none" w:sz="0" w:space="0" w:color="auto"/>
              </w:divBdr>
            </w:div>
            <w:div w:id="1725904906">
              <w:marLeft w:val="0"/>
              <w:marRight w:val="0"/>
              <w:marTop w:val="0"/>
              <w:marBottom w:val="0"/>
              <w:divBdr>
                <w:top w:val="none" w:sz="0" w:space="0" w:color="auto"/>
                <w:left w:val="none" w:sz="0" w:space="0" w:color="auto"/>
                <w:bottom w:val="none" w:sz="0" w:space="0" w:color="auto"/>
                <w:right w:val="none" w:sz="0" w:space="0" w:color="auto"/>
              </w:divBdr>
            </w:div>
            <w:div w:id="1733115062">
              <w:marLeft w:val="0"/>
              <w:marRight w:val="0"/>
              <w:marTop w:val="0"/>
              <w:marBottom w:val="0"/>
              <w:divBdr>
                <w:top w:val="none" w:sz="0" w:space="0" w:color="auto"/>
                <w:left w:val="none" w:sz="0" w:space="0" w:color="auto"/>
                <w:bottom w:val="none" w:sz="0" w:space="0" w:color="auto"/>
                <w:right w:val="none" w:sz="0" w:space="0" w:color="auto"/>
              </w:divBdr>
            </w:div>
            <w:div w:id="1762098367">
              <w:marLeft w:val="0"/>
              <w:marRight w:val="0"/>
              <w:marTop w:val="0"/>
              <w:marBottom w:val="0"/>
              <w:divBdr>
                <w:top w:val="none" w:sz="0" w:space="0" w:color="auto"/>
                <w:left w:val="none" w:sz="0" w:space="0" w:color="auto"/>
                <w:bottom w:val="none" w:sz="0" w:space="0" w:color="auto"/>
                <w:right w:val="none" w:sz="0" w:space="0" w:color="auto"/>
              </w:divBdr>
            </w:div>
            <w:div w:id="1898857886">
              <w:marLeft w:val="0"/>
              <w:marRight w:val="0"/>
              <w:marTop w:val="0"/>
              <w:marBottom w:val="0"/>
              <w:divBdr>
                <w:top w:val="none" w:sz="0" w:space="0" w:color="auto"/>
                <w:left w:val="none" w:sz="0" w:space="0" w:color="auto"/>
                <w:bottom w:val="none" w:sz="0" w:space="0" w:color="auto"/>
                <w:right w:val="none" w:sz="0" w:space="0" w:color="auto"/>
              </w:divBdr>
            </w:div>
            <w:div w:id="2030179219">
              <w:marLeft w:val="0"/>
              <w:marRight w:val="0"/>
              <w:marTop w:val="0"/>
              <w:marBottom w:val="0"/>
              <w:divBdr>
                <w:top w:val="none" w:sz="0" w:space="0" w:color="auto"/>
                <w:left w:val="none" w:sz="0" w:space="0" w:color="auto"/>
                <w:bottom w:val="none" w:sz="0" w:space="0" w:color="auto"/>
                <w:right w:val="none" w:sz="0" w:space="0" w:color="auto"/>
              </w:divBdr>
              <w:divsChild>
                <w:div w:id="77407898">
                  <w:marLeft w:val="0"/>
                  <w:marRight w:val="0"/>
                  <w:marTop w:val="0"/>
                  <w:marBottom w:val="0"/>
                  <w:divBdr>
                    <w:top w:val="none" w:sz="0" w:space="0" w:color="auto"/>
                    <w:left w:val="none" w:sz="0" w:space="0" w:color="auto"/>
                    <w:bottom w:val="none" w:sz="0" w:space="0" w:color="auto"/>
                    <w:right w:val="none" w:sz="0" w:space="0" w:color="auto"/>
                  </w:divBdr>
                </w:div>
                <w:div w:id="173500367">
                  <w:marLeft w:val="0"/>
                  <w:marRight w:val="0"/>
                  <w:marTop w:val="0"/>
                  <w:marBottom w:val="0"/>
                  <w:divBdr>
                    <w:top w:val="none" w:sz="0" w:space="0" w:color="auto"/>
                    <w:left w:val="none" w:sz="0" w:space="0" w:color="auto"/>
                    <w:bottom w:val="none" w:sz="0" w:space="0" w:color="auto"/>
                    <w:right w:val="none" w:sz="0" w:space="0" w:color="auto"/>
                  </w:divBdr>
                </w:div>
                <w:div w:id="197086280">
                  <w:marLeft w:val="0"/>
                  <w:marRight w:val="0"/>
                  <w:marTop w:val="0"/>
                  <w:marBottom w:val="0"/>
                  <w:divBdr>
                    <w:top w:val="none" w:sz="0" w:space="0" w:color="auto"/>
                    <w:left w:val="none" w:sz="0" w:space="0" w:color="auto"/>
                    <w:bottom w:val="none" w:sz="0" w:space="0" w:color="auto"/>
                    <w:right w:val="none" w:sz="0" w:space="0" w:color="auto"/>
                  </w:divBdr>
                </w:div>
                <w:div w:id="230431822">
                  <w:marLeft w:val="0"/>
                  <w:marRight w:val="0"/>
                  <w:marTop w:val="0"/>
                  <w:marBottom w:val="0"/>
                  <w:divBdr>
                    <w:top w:val="none" w:sz="0" w:space="0" w:color="auto"/>
                    <w:left w:val="none" w:sz="0" w:space="0" w:color="auto"/>
                    <w:bottom w:val="none" w:sz="0" w:space="0" w:color="auto"/>
                    <w:right w:val="none" w:sz="0" w:space="0" w:color="auto"/>
                  </w:divBdr>
                </w:div>
                <w:div w:id="314996180">
                  <w:marLeft w:val="0"/>
                  <w:marRight w:val="0"/>
                  <w:marTop w:val="0"/>
                  <w:marBottom w:val="0"/>
                  <w:divBdr>
                    <w:top w:val="none" w:sz="0" w:space="0" w:color="auto"/>
                    <w:left w:val="none" w:sz="0" w:space="0" w:color="auto"/>
                    <w:bottom w:val="none" w:sz="0" w:space="0" w:color="auto"/>
                    <w:right w:val="none" w:sz="0" w:space="0" w:color="auto"/>
                  </w:divBdr>
                </w:div>
                <w:div w:id="361706350">
                  <w:marLeft w:val="0"/>
                  <w:marRight w:val="0"/>
                  <w:marTop w:val="0"/>
                  <w:marBottom w:val="0"/>
                  <w:divBdr>
                    <w:top w:val="none" w:sz="0" w:space="0" w:color="auto"/>
                    <w:left w:val="none" w:sz="0" w:space="0" w:color="auto"/>
                    <w:bottom w:val="none" w:sz="0" w:space="0" w:color="auto"/>
                    <w:right w:val="none" w:sz="0" w:space="0" w:color="auto"/>
                  </w:divBdr>
                </w:div>
                <w:div w:id="543297259">
                  <w:marLeft w:val="0"/>
                  <w:marRight w:val="0"/>
                  <w:marTop w:val="0"/>
                  <w:marBottom w:val="0"/>
                  <w:divBdr>
                    <w:top w:val="none" w:sz="0" w:space="0" w:color="auto"/>
                    <w:left w:val="none" w:sz="0" w:space="0" w:color="auto"/>
                    <w:bottom w:val="none" w:sz="0" w:space="0" w:color="auto"/>
                    <w:right w:val="none" w:sz="0" w:space="0" w:color="auto"/>
                  </w:divBdr>
                </w:div>
                <w:div w:id="585916364">
                  <w:marLeft w:val="0"/>
                  <w:marRight w:val="0"/>
                  <w:marTop w:val="0"/>
                  <w:marBottom w:val="0"/>
                  <w:divBdr>
                    <w:top w:val="none" w:sz="0" w:space="0" w:color="auto"/>
                    <w:left w:val="none" w:sz="0" w:space="0" w:color="auto"/>
                    <w:bottom w:val="none" w:sz="0" w:space="0" w:color="auto"/>
                    <w:right w:val="none" w:sz="0" w:space="0" w:color="auto"/>
                  </w:divBdr>
                </w:div>
                <w:div w:id="684135617">
                  <w:marLeft w:val="0"/>
                  <w:marRight w:val="0"/>
                  <w:marTop w:val="0"/>
                  <w:marBottom w:val="0"/>
                  <w:divBdr>
                    <w:top w:val="none" w:sz="0" w:space="0" w:color="auto"/>
                    <w:left w:val="none" w:sz="0" w:space="0" w:color="auto"/>
                    <w:bottom w:val="none" w:sz="0" w:space="0" w:color="auto"/>
                    <w:right w:val="none" w:sz="0" w:space="0" w:color="auto"/>
                  </w:divBdr>
                </w:div>
                <w:div w:id="788008003">
                  <w:marLeft w:val="0"/>
                  <w:marRight w:val="0"/>
                  <w:marTop w:val="0"/>
                  <w:marBottom w:val="0"/>
                  <w:divBdr>
                    <w:top w:val="none" w:sz="0" w:space="0" w:color="auto"/>
                    <w:left w:val="none" w:sz="0" w:space="0" w:color="auto"/>
                    <w:bottom w:val="none" w:sz="0" w:space="0" w:color="auto"/>
                    <w:right w:val="none" w:sz="0" w:space="0" w:color="auto"/>
                  </w:divBdr>
                </w:div>
                <w:div w:id="829448779">
                  <w:marLeft w:val="0"/>
                  <w:marRight w:val="0"/>
                  <w:marTop w:val="0"/>
                  <w:marBottom w:val="0"/>
                  <w:divBdr>
                    <w:top w:val="none" w:sz="0" w:space="0" w:color="auto"/>
                    <w:left w:val="none" w:sz="0" w:space="0" w:color="auto"/>
                    <w:bottom w:val="none" w:sz="0" w:space="0" w:color="auto"/>
                    <w:right w:val="none" w:sz="0" w:space="0" w:color="auto"/>
                  </w:divBdr>
                </w:div>
                <w:div w:id="1178882028">
                  <w:marLeft w:val="0"/>
                  <w:marRight w:val="0"/>
                  <w:marTop w:val="0"/>
                  <w:marBottom w:val="0"/>
                  <w:divBdr>
                    <w:top w:val="none" w:sz="0" w:space="0" w:color="auto"/>
                    <w:left w:val="none" w:sz="0" w:space="0" w:color="auto"/>
                    <w:bottom w:val="none" w:sz="0" w:space="0" w:color="auto"/>
                    <w:right w:val="none" w:sz="0" w:space="0" w:color="auto"/>
                  </w:divBdr>
                </w:div>
                <w:div w:id="1186944552">
                  <w:marLeft w:val="0"/>
                  <w:marRight w:val="0"/>
                  <w:marTop w:val="0"/>
                  <w:marBottom w:val="0"/>
                  <w:divBdr>
                    <w:top w:val="none" w:sz="0" w:space="0" w:color="auto"/>
                    <w:left w:val="none" w:sz="0" w:space="0" w:color="auto"/>
                    <w:bottom w:val="none" w:sz="0" w:space="0" w:color="auto"/>
                    <w:right w:val="none" w:sz="0" w:space="0" w:color="auto"/>
                  </w:divBdr>
                </w:div>
                <w:div w:id="1445425183">
                  <w:marLeft w:val="0"/>
                  <w:marRight w:val="0"/>
                  <w:marTop w:val="0"/>
                  <w:marBottom w:val="0"/>
                  <w:divBdr>
                    <w:top w:val="none" w:sz="0" w:space="0" w:color="auto"/>
                    <w:left w:val="none" w:sz="0" w:space="0" w:color="auto"/>
                    <w:bottom w:val="none" w:sz="0" w:space="0" w:color="auto"/>
                    <w:right w:val="none" w:sz="0" w:space="0" w:color="auto"/>
                  </w:divBdr>
                </w:div>
                <w:div w:id="1455829834">
                  <w:marLeft w:val="0"/>
                  <w:marRight w:val="0"/>
                  <w:marTop w:val="0"/>
                  <w:marBottom w:val="0"/>
                  <w:divBdr>
                    <w:top w:val="none" w:sz="0" w:space="0" w:color="auto"/>
                    <w:left w:val="none" w:sz="0" w:space="0" w:color="auto"/>
                    <w:bottom w:val="none" w:sz="0" w:space="0" w:color="auto"/>
                    <w:right w:val="none" w:sz="0" w:space="0" w:color="auto"/>
                  </w:divBdr>
                </w:div>
                <w:div w:id="1675301927">
                  <w:marLeft w:val="0"/>
                  <w:marRight w:val="0"/>
                  <w:marTop w:val="0"/>
                  <w:marBottom w:val="0"/>
                  <w:divBdr>
                    <w:top w:val="none" w:sz="0" w:space="0" w:color="auto"/>
                    <w:left w:val="none" w:sz="0" w:space="0" w:color="auto"/>
                    <w:bottom w:val="none" w:sz="0" w:space="0" w:color="auto"/>
                    <w:right w:val="none" w:sz="0" w:space="0" w:color="auto"/>
                  </w:divBdr>
                </w:div>
                <w:div w:id="1688942119">
                  <w:marLeft w:val="0"/>
                  <w:marRight w:val="0"/>
                  <w:marTop w:val="0"/>
                  <w:marBottom w:val="0"/>
                  <w:divBdr>
                    <w:top w:val="none" w:sz="0" w:space="0" w:color="auto"/>
                    <w:left w:val="none" w:sz="0" w:space="0" w:color="auto"/>
                    <w:bottom w:val="none" w:sz="0" w:space="0" w:color="auto"/>
                    <w:right w:val="none" w:sz="0" w:space="0" w:color="auto"/>
                  </w:divBdr>
                </w:div>
                <w:div w:id="1750229992">
                  <w:marLeft w:val="0"/>
                  <w:marRight w:val="0"/>
                  <w:marTop w:val="0"/>
                  <w:marBottom w:val="0"/>
                  <w:divBdr>
                    <w:top w:val="none" w:sz="0" w:space="0" w:color="auto"/>
                    <w:left w:val="none" w:sz="0" w:space="0" w:color="auto"/>
                    <w:bottom w:val="none" w:sz="0" w:space="0" w:color="auto"/>
                    <w:right w:val="none" w:sz="0" w:space="0" w:color="auto"/>
                  </w:divBdr>
                </w:div>
                <w:div w:id="1795059606">
                  <w:marLeft w:val="0"/>
                  <w:marRight w:val="0"/>
                  <w:marTop w:val="0"/>
                  <w:marBottom w:val="0"/>
                  <w:divBdr>
                    <w:top w:val="none" w:sz="0" w:space="0" w:color="auto"/>
                    <w:left w:val="none" w:sz="0" w:space="0" w:color="auto"/>
                    <w:bottom w:val="none" w:sz="0" w:space="0" w:color="auto"/>
                    <w:right w:val="none" w:sz="0" w:space="0" w:color="auto"/>
                  </w:divBdr>
                </w:div>
                <w:div w:id="1856578152">
                  <w:marLeft w:val="0"/>
                  <w:marRight w:val="0"/>
                  <w:marTop w:val="0"/>
                  <w:marBottom w:val="0"/>
                  <w:divBdr>
                    <w:top w:val="none" w:sz="0" w:space="0" w:color="auto"/>
                    <w:left w:val="none" w:sz="0" w:space="0" w:color="auto"/>
                    <w:bottom w:val="none" w:sz="0" w:space="0" w:color="auto"/>
                    <w:right w:val="none" w:sz="0" w:space="0" w:color="auto"/>
                  </w:divBdr>
                </w:div>
                <w:div w:id="2001033723">
                  <w:marLeft w:val="0"/>
                  <w:marRight w:val="0"/>
                  <w:marTop w:val="0"/>
                  <w:marBottom w:val="0"/>
                  <w:divBdr>
                    <w:top w:val="none" w:sz="0" w:space="0" w:color="auto"/>
                    <w:left w:val="none" w:sz="0" w:space="0" w:color="auto"/>
                    <w:bottom w:val="none" w:sz="0" w:space="0" w:color="auto"/>
                    <w:right w:val="none" w:sz="0" w:space="0" w:color="auto"/>
                  </w:divBdr>
                </w:div>
                <w:div w:id="2031685278">
                  <w:marLeft w:val="0"/>
                  <w:marRight w:val="0"/>
                  <w:marTop w:val="0"/>
                  <w:marBottom w:val="0"/>
                  <w:divBdr>
                    <w:top w:val="none" w:sz="0" w:space="0" w:color="auto"/>
                    <w:left w:val="none" w:sz="0" w:space="0" w:color="auto"/>
                    <w:bottom w:val="none" w:sz="0" w:space="0" w:color="auto"/>
                    <w:right w:val="none" w:sz="0" w:space="0" w:color="auto"/>
                  </w:divBdr>
                </w:div>
                <w:div w:id="2118871217">
                  <w:marLeft w:val="0"/>
                  <w:marRight w:val="0"/>
                  <w:marTop w:val="0"/>
                  <w:marBottom w:val="0"/>
                  <w:divBdr>
                    <w:top w:val="none" w:sz="0" w:space="0" w:color="auto"/>
                    <w:left w:val="none" w:sz="0" w:space="0" w:color="auto"/>
                    <w:bottom w:val="none" w:sz="0" w:space="0" w:color="auto"/>
                    <w:right w:val="none" w:sz="0" w:space="0" w:color="auto"/>
                  </w:divBdr>
                </w:div>
              </w:divsChild>
            </w:div>
            <w:div w:id="2120950108">
              <w:marLeft w:val="0"/>
              <w:marRight w:val="0"/>
              <w:marTop w:val="0"/>
              <w:marBottom w:val="0"/>
              <w:divBdr>
                <w:top w:val="none" w:sz="0" w:space="0" w:color="auto"/>
                <w:left w:val="none" w:sz="0" w:space="0" w:color="auto"/>
                <w:bottom w:val="none" w:sz="0" w:space="0" w:color="auto"/>
                <w:right w:val="none" w:sz="0" w:space="0" w:color="auto"/>
              </w:divBdr>
            </w:div>
          </w:divsChild>
        </w:div>
        <w:div w:id="31543115">
          <w:marLeft w:val="0"/>
          <w:marRight w:val="0"/>
          <w:marTop w:val="0"/>
          <w:marBottom w:val="0"/>
          <w:divBdr>
            <w:top w:val="none" w:sz="0" w:space="0" w:color="auto"/>
            <w:left w:val="none" w:sz="0" w:space="0" w:color="auto"/>
            <w:bottom w:val="none" w:sz="0" w:space="0" w:color="auto"/>
            <w:right w:val="none" w:sz="0" w:space="0" w:color="auto"/>
          </w:divBdr>
          <w:divsChild>
            <w:div w:id="1050245">
              <w:marLeft w:val="0"/>
              <w:marRight w:val="0"/>
              <w:marTop w:val="0"/>
              <w:marBottom w:val="0"/>
              <w:divBdr>
                <w:top w:val="none" w:sz="0" w:space="0" w:color="auto"/>
                <w:left w:val="none" w:sz="0" w:space="0" w:color="auto"/>
                <w:bottom w:val="none" w:sz="0" w:space="0" w:color="auto"/>
                <w:right w:val="none" w:sz="0" w:space="0" w:color="auto"/>
              </w:divBdr>
            </w:div>
            <w:div w:id="57092248">
              <w:marLeft w:val="0"/>
              <w:marRight w:val="0"/>
              <w:marTop w:val="0"/>
              <w:marBottom w:val="0"/>
              <w:divBdr>
                <w:top w:val="none" w:sz="0" w:space="0" w:color="auto"/>
                <w:left w:val="none" w:sz="0" w:space="0" w:color="auto"/>
                <w:bottom w:val="none" w:sz="0" w:space="0" w:color="auto"/>
                <w:right w:val="none" w:sz="0" w:space="0" w:color="auto"/>
              </w:divBdr>
            </w:div>
            <w:div w:id="199705723">
              <w:marLeft w:val="0"/>
              <w:marRight w:val="0"/>
              <w:marTop w:val="0"/>
              <w:marBottom w:val="0"/>
              <w:divBdr>
                <w:top w:val="none" w:sz="0" w:space="0" w:color="auto"/>
                <w:left w:val="none" w:sz="0" w:space="0" w:color="auto"/>
                <w:bottom w:val="none" w:sz="0" w:space="0" w:color="auto"/>
                <w:right w:val="none" w:sz="0" w:space="0" w:color="auto"/>
              </w:divBdr>
            </w:div>
            <w:div w:id="347877970">
              <w:marLeft w:val="0"/>
              <w:marRight w:val="0"/>
              <w:marTop w:val="0"/>
              <w:marBottom w:val="0"/>
              <w:divBdr>
                <w:top w:val="none" w:sz="0" w:space="0" w:color="auto"/>
                <w:left w:val="none" w:sz="0" w:space="0" w:color="auto"/>
                <w:bottom w:val="none" w:sz="0" w:space="0" w:color="auto"/>
                <w:right w:val="none" w:sz="0" w:space="0" w:color="auto"/>
              </w:divBdr>
            </w:div>
            <w:div w:id="396169298">
              <w:marLeft w:val="0"/>
              <w:marRight w:val="0"/>
              <w:marTop w:val="0"/>
              <w:marBottom w:val="0"/>
              <w:divBdr>
                <w:top w:val="none" w:sz="0" w:space="0" w:color="auto"/>
                <w:left w:val="none" w:sz="0" w:space="0" w:color="auto"/>
                <w:bottom w:val="none" w:sz="0" w:space="0" w:color="auto"/>
                <w:right w:val="none" w:sz="0" w:space="0" w:color="auto"/>
              </w:divBdr>
              <w:divsChild>
                <w:div w:id="293560239">
                  <w:marLeft w:val="0"/>
                  <w:marRight w:val="0"/>
                  <w:marTop w:val="0"/>
                  <w:marBottom w:val="0"/>
                  <w:divBdr>
                    <w:top w:val="none" w:sz="0" w:space="0" w:color="auto"/>
                    <w:left w:val="none" w:sz="0" w:space="0" w:color="auto"/>
                    <w:bottom w:val="none" w:sz="0" w:space="0" w:color="auto"/>
                    <w:right w:val="none" w:sz="0" w:space="0" w:color="auto"/>
                  </w:divBdr>
                </w:div>
                <w:div w:id="460802167">
                  <w:marLeft w:val="0"/>
                  <w:marRight w:val="0"/>
                  <w:marTop w:val="0"/>
                  <w:marBottom w:val="0"/>
                  <w:divBdr>
                    <w:top w:val="none" w:sz="0" w:space="0" w:color="auto"/>
                    <w:left w:val="none" w:sz="0" w:space="0" w:color="auto"/>
                    <w:bottom w:val="none" w:sz="0" w:space="0" w:color="auto"/>
                    <w:right w:val="none" w:sz="0" w:space="0" w:color="auto"/>
                  </w:divBdr>
                </w:div>
                <w:div w:id="514881300">
                  <w:marLeft w:val="0"/>
                  <w:marRight w:val="0"/>
                  <w:marTop w:val="0"/>
                  <w:marBottom w:val="0"/>
                  <w:divBdr>
                    <w:top w:val="none" w:sz="0" w:space="0" w:color="auto"/>
                    <w:left w:val="none" w:sz="0" w:space="0" w:color="auto"/>
                    <w:bottom w:val="none" w:sz="0" w:space="0" w:color="auto"/>
                    <w:right w:val="none" w:sz="0" w:space="0" w:color="auto"/>
                  </w:divBdr>
                </w:div>
                <w:div w:id="617031463">
                  <w:marLeft w:val="0"/>
                  <w:marRight w:val="0"/>
                  <w:marTop w:val="0"/>
                  <w:marBottom w:val="0"/>
                  <w:divBdr>
                    <w:top w:val="none" w:sz="0" w:space="0" w:color="auto"/>
                    <w:left w:val="none" w:sz="0" w:space="0" w:color="auto"/>
                    <w:bottom w:val="none" w:sz="0" w:space="0" w:color="auto"/>
                    <w:right w:val="none" w:sz="0" w:space="0" w:color="auto"/>
                  </w:divBdr>
                </w:div>
                <w:div w:id="689573129">
                  <w:marLeft w:val="0"/>
                  <w:marRight w:val="0"/>
                  <w:marTop w:val="0"/>
                  <w:marBottom w:val="0"/>
                  <w:divBdr>
                    <w:top w:val="none" w:sz="0" w:space="0" w:color="auto"/>
                    <w:left w:val="none" w:sz="0" w:space="0" w:color="auto"/>
                    <w:bottom w:val="none" w:sz="0" w:space="0" w:color="auto"/>
                    <w:right w:val="none" w:sz="0" w:space="0" w:color="auto"/>
                  </w:divBdr>
                </w:div>
                <w:div w:id="711852787">
                  <w:marLeft w:val="0"/>
                  <w:marRight w:val="0"/>
                  <w:marTop w:val="0"/>
                  <w:marBottom w:val="0"/>
                  <w:divBdr>
                    <w:top w:val="none" w:sz="0" w:space="0" w:color="auto"/>
                    <w:left w:val="none" w:sz="0" w:space="0" w:color="auto"/>
                    <w:bottom w:val="none" w:sz="0" w:space="0" w:color="auto"/>
                    <w:right w:val="none" w:sz="0" w:space="0" w:color="auto"/>
                  </w:divBdr>
                </w:div>
                <w:div w:id="731121260">
                  <w:marLeft w:val="0"/>
                  <w:marRight w:val="0"/>
                  <w:marTop w:val="0"/>
                  <w:marBottom w:val="0"/>
                  <w:divBdr>
                    <w:top w:val="none" w:sz="0" w:space="0" w:color="auto"/>
                    <w:left w:val="none" w:sz="0" w:space="0" w:color="auto"/>
                    <w:bottom w:val="none" w:sz="0" w:space="0" w:color="auto"/>
                    <w:right w:val="none" w:sz="0" w:space="0" w:color="auto"/>
                  </w:divBdr>
                </w:div>
                <w:div w:id="1038357986">
                  <w:marLeft w:val="0"/>
                  <w:marRight w:val="0"/>
                  <w:marTop w:val="0"/>
                  <w:marBottom w:val="0"/>
                  <w:divBdr>
                    <w:top w:val="none" w:sz="0" w:space="0" w:color="auto"/>
                    <w:left w:val="none" w:sz="0" w:space="0" w:color="auto"/>
                    <w:bottom w:val="none" w:sz="0" w:space="0" w:color="auto"/>
                    <w:right w:val="none" w:sz="0" w:space="0" w:color="auto"/>
                  </w:divBdr>
                </w:div>
                <w:div w:id="1163203678">
                  <w:marLeft w:val="0"/>
                  <w:marRight w:val="0"/>
                  <w:marTop w:val="0"/>
                  <w:marBottom w:val="0"/>
                  <w:divBdr>
                    <w:top w:val="none" w:sz="0" w:space="0" w:color="auto"/>
                    <w:left w:val="none" w:sz="0" w:space="0" w:color="auto"/>
                    <w:bottom w:val="none" w:sz="0" w:space="0" w:color="auto"/>
                    <w:right w:val="none" w:sz="0" w:space="0" w:color="auto"/>
                  </w:divBdr>
                </w:div>
                <w:div w:id="1336306771">
                  <w:marLeft w:val="0"/>
                  <w:marRight w:val="0"/>
                  <w:marTop w:val="0"/>
                  <w:marBottom w:val="0"/>
                  <w:divBdr>
                    <w:top w:val="none" w:sz="0" w:space="0" w:color="auto"/>
                    <w:left w:val="none" w:sz="0" w:space="0" w:color="auto"/>
                    <w:bottom w:val="none" w:sz="0" w:space="0" w:color="auto"/>
                    <w:right w:val="none" w:sz="0" w:space="0" w:color="auto"/>
                  </w:divBdr>
                </w:div>
                <w:div w:id="1371148800">
                  <w:marLeft w:val="0"/>
                  <w:marRight w:val="0"/>
                  <w:marTop w:val="0"/>
                  <w:marBottom w:val="0"/>
                  <w:divBdr>
                    <w:top w:val="none" w:sz="0" w:space="0" w:color="auto"/>
                    <w:left w:val="none" w:sz="0" w:space="0" w:color="auto"/>
                    <w:bottom w:val="none" w:sz="0" w:space="0" w:color="auto"/>
                    <w:right w:val="none" w:sz="0" w:space="0" w:color="auto"/>
                  </w:divBdr>
                </w:div>
                <w:div w:id="1426074561">
                  <w:marLeft w:val="0"/>
                  <w:marRight w:val="0"/>
                  <w:marTop w:val="0"/>
                  <w:marBottom w:val="0"/>
                  <w:divBdr>
                    <w:top w:val="none" w:sz="0" w:space="0" w:color="auto"/>
                    <w:left w:val="none" w:sz="0" w:space="0" w:color="auto"/>
                    <w:bottom w:val="none" w:sz="0" w:space="0" w:color="auto"/>
                    <w:right w:val="none" w:sz="0" w:space="0" w:color="auto"/>
                  </w:divBdr>
                </w:div>
                <w:div w:id="1795514783">
                  <w:marLeft w:val="0"/>
                  <w:marRight w:val="0"/>
                  <w:marTop w:val="0"/>
                  <w:marBottom w:val="0"/>
                  <w:divBdr>
                    <w:top w:val="none" w:sz="0" w:space="0" w:color="auto"/>
                    <w:left w:val="none" w:sz="0" w:space="0" w:color="auto"/>
                    <w:bottom w:val="none" w:sz="0" w:space="0" w:color="auto"/>
                    <w:right w:val="none" w:sz="0" w:space="0" w:color="auto"/>
                  </w:divBdr>
                </w:div>
                <w:div w:id="2004311559">
                  <w:marLeft w:val="0"/>
                  <w:marRight w:val="0"/>
                  <w:marTop w:val="0"/>
                  <w:marBottom w:val="0"/>
                  <w:divBdr>
                    <w:top w:val="none" w:sz="0" w:space="0" w:color="auto"/>
                    <w:left w:val="none" w:sz="0" w:space="0" w:color="auto"/>
                    <w:bottom w:val="none" w:sz="0" w:space="0" w:color="auto"/>
                    <w:right w:val="none" w:sz="0" w:space="0" w:color="auto"/>
                  </w:divBdr>
                </w:div>
              </w:divsChild>
            </w:div>
            <w:div w:id="691610715">
              <w:marLeft w:val="0"/>
              <w:marRight w:val="0"/>
              <w:marTop w:val="0"/>
              <w:marBottom w:val="0"/>
              <w:divBdr>
                <w:top w:val="none" w:sz="0" w:space="0" w:color="auto"/>
                <w:left w:val="none" w:sz="0" w:space="0" w:color="auto"/>
                <w:bottom w:val="none" w:sz="0" w:space="0" w:color="auto"/>
                <w:right w:val="none" w:sz="0" w:space="0" w:color="auto"/>
              </w:divBdr>
            </w:div>
            <w:div w:id="785080968">
              <w:marLeft w:val="0"/>
              <w:marRight w:val="0"/>
              <w:marTop w:val="0"/>
              <w:marBottom w:val="0"/>
              <w:divBdr>
                <w:top w:val="none" w:sz="0" w:space="0" w:color="auto"/>
                <w:left w:val="none" w:sz="0" w:space="0" w:color="auto"/>
                <w:bottom w:val="none" w:sz="0" w:space="0" w:color="auto"/>
                <w:right w:val="none" w:sz="0" w:space="0" w:color="auto"/>
              </w:divBdr>
            </w:div>
            <w:div w:id="957877849">
              <w:marLeft w:val="0"/>
              <w:marRight w:val="0"/>
              <w:marTop w:val="0"/>
              <w:marBottom w:val="0"/>
              <w:divBdr>
                <w:top w:val="none" w:sz="0" w:space="0" w:color="auto"/>
                <w:left w:val="none" w:sz="0" w:space="0" w:color="auto"/>
                <w:bottom w:val="none" w:sz="0" w:space="0" w:color="auto"/>
                <w:right w:val="none" w:sz="0" w:space="0" w:color="auto"/>
              </w:divBdr>
            </w:div>
            <w:div w:id="960189462">
              <w:marLeft w:val="0"/>
              <w:marRight w:val="0"/>
              <w:marTop w:val="0"/>
              <w:marBottom w:val="0"/>
              <w:divBdr>
                <w:top w:val="none" w:sz="0" w:space="0" w:color="auto"/>
                <w:left w:val="none" w:sz="0" w:space="0" w:color="auto"/>
                <w:bottom w:val="none" w:sz="0" w:space="0" w:color="auto"/>
                <w:right w:val="none" w:sz="0" w:space="0" w:color="auto"/>
              </w:divBdr>
            </w:div>
            <w:div w:id="1149595643">
              <w:marLeft w:val="0"/>
              <w:marRight w:val="0"/>
              <w:marTop w:val="0"/>
              <w:marBottom w:val="0"/>
              <w:divBdr>
                <w:top w:val="none" w:sz="0" w:space="0" w:color="auto"/>
                <w:left w:val="none" w:sz="0" w:space="0" w:color="auto"/>
                <w:bottom w:val="none" w:sz="0" w:space="0" w:color="auto"/>
                <w:right w:val="none" w:sz="0" w:space="0" w:color="auto"/>
              </w:divBdr>
            </w:div>
            <w:div w:id="1513568967">
              <w:marLeft w:val="0"/>
              <w:marRight w:val="0"/>
              <w:marTop w:val="0"/>
              <w:marBottom w:val="0"/>
              <w:divBdr>
                <w:top w:val="none" w:sz="0" w:space="0" w:color="auto"/>
                <w:left w:val="none" w:sz="0" w:space="0" w:color="auto"/>
                <w:bottom w:val="none" w:sz="0" w:space="0" w:color="auto"/>
                <w:right w:val="none" w:sz="0" w:space="0" w:color="auto"/>
              </w:divBdr>
            </w:div>
            <w:div w:id="1535463834">
              <w:marLeft w:val="0"/>
              <w:marRight w:val="0"/>
              <w:marTop w:val="0"/>
              <w:marBottom w:val="0"/>
              <w:divBdr>
                <w:top w:val="none" w:sz="0" w:space="0" w:color="auto"/>
                <w:left w:val="none" w:sz="0" w:space="0" w:color="auto"/>
                <w:bottom w:val="none" w:sz="0" w:space="0" w:color="auto"/>
                <w:right w:val="none" w:sz="0" w:space="0" w:color="auto"/>
              </w:divBdr>
            </w:div>
            <w:div w:id="1835486808">
              <w:marLeft w:val="0"/>
              <w:marRight w:val="0"/>
              <w:marTop w:val="0"/>
              <w:marBottom w:val="0"/>
              <w:divBdr>
                <w:top w:val="none" w:sz="0" w:space="0" w:color="auto"/>
                <w:left w:val="none" w:sz="0" w:space="0" w:color="auto"/>
                <w:bottom w:val="none" w:sz="0" w:space="0" w:color="auto"/>
                <w:right w:val="none" w:sz="0" w:space="0" w:color="auto"/>
              </w:divBdr>
            </w:div>
            <w:div w:id="1850367536">
              <w:marLeft w:val="0"/>
              <w:marRight w:val="0"/>
              <w:marTop w:val="0"/>
              <w:marBottom w:val="0"/>
              <w:divBdr>
                <w:top w:val="none" w:sz="0" w:space="0" w:color="auto"/>
                <w:left w:val="none" w:sz="0" w:space="0" w:color="auto"/>
                <w:bottom w:val="none" w:sz="0" w:space="0" w:color="auto"/>
                <w:right w:val="none" w:sz="0" w:space="0" w:color="auto"/>
              </w:divBdr>
            </w:div>
            <w:div w:id="2027362326">
              <w:marLeft w:val="0"/>
              <w:marRight w:val="0"/>
              <w:marTop w:val="0"/>
              <w:marBottom w:val="0"/>
              <w:divBdr>
                <w:top w:val="none" w:sz="0" w:space="0" w:color="auto"/>
                <w:left w:val="none" w:sz="0" w:space="0" w:color="auto"/>
                <w:bottom w:val="none" w:sz="0" w:space="0" w:color="auto"/>
                <w:right w:val="none" w:sz="0" w:space="0" w:color="auto"/>
              </w:divBdr>
            </w:div>
          </w:divsChild>
        </w:div>
        <w:div w:id="52512446">
          <w:marLeft w:val="0"/>
          <w:marRight w:val="0"/>
          <w:marTop w:val="0"/>
          <w:marBottom w:val="0"/>
          <w:divBdr>
            <w:top w:val="none" w:sz="0" w:space="0" w:color="auto"/>
            <w:left w:val="none" w:sz="0" w:space="0" w:color="auto"/>
            <w:bottom w:val="none" w:sz="0" w:space="0" w:color="auto"/>
            <w:right w:val="none" w:sz="0" w:space="0" w:color="auto"/>
          </w:divBdr>
          <w:divsChild>
            <w:div w:id="113720779">
              <w:marLeft w:val="0"/>
              <w:marRight w:val="0"/>
              <w:marTop w:val="0"/>
              <w:marBottom w:val="0"/>
              <w:divBdr>
                <w:top w:val="none" w:sz="0" w:space="0" w:color="auto"/>
                <w:left w:val="none" w:sz="0" w:space="0" w:color="auto"/>
                <w:bottom w:val="none" w:sz="0" w:space="0" w:color="auto"/>
                <w:right w:val="none" w:sz="0" w:space="0" w:color="auto"/>
              </w:divBdr>
            </w:div>
            <w:div w:id="429007404">
              <w:marLeft w:val="0"/>
              <w:marRight w:val="0"/>
              <w:marTop w:val="0"/>
              <w:marBottom w:val="0"/>
              <w:divBdr>
                <w:top w:val="none" w:sz="0" w:space="0" w:color="auto"/>
                <w:left w:val="none" w:sz="0" w:space="0" w:color="auto"/>
                <w:bottom w:val="none" w:sz="0" w:space="0" w:color="auto"/>
                <w:right w:val="none" w:sz="0" w:space="0" w:color="auto"/>
              </w:divBdr>
            </w:div>
            <w:div w:id="529756643">
              <w:marLeft w:val="0"/>
              <w:marRight w:val="0"/>
              <w:marTop w:val="0"/>
              <w:marBottom w:val="0"/>
              <w:divBdr>
                <w:top w:val="none" w:sz="0" w:space="0" w:color="auto"/>
                <w:left w:val="none" w:sz="0" w:space="0" w:color="auto"/>
                <w:bottom w:val="none" w:sz="0" w:space="0" w:color="auto"/>
                <w:right w:val="none" w:sz="0" w:space="0" w:color="auto"/>
              </w:divBdr>
              <w:divsChild>
                <w:div w:id="51539709">
                  <w:marLeft w:val="0"/>
                  <w:marRight w:val="0"/>
                  <w:marTop w:val="0"/>
                  <w:marBottom w:val="0"/>
                  <w:divBdr>
                    <w:top w:val="none" w:sz="0" w:space="0" w:color="auto"/>
                    <w:left w:val="none" w:sz="0" w:space="0" w:color="auto"/>
                    <w:bottom w:val="none" w:sz="0" w:space="0" w:color="auto"/>
                    <w:right w:val="none" w:sz="0" w:space="0" w:color="auto"/>
                  </w:divBdr>
                </w:div>
                <w:div w:id="210583448">
                  <w:marLeft w:val="0"/>
                  <w:marRight w:val="0"/>
                  <w:marTop w:val="0"/>
                  <w:marBottom w:val="0"/>
                  <w:divBdr>
                    <w:top w:val="none" w:sz="0" w:space="0" w:color="auto"/>
                    <w:left w:val="none" w:sz="0" w:space="0" w:color="auto"/>
                    <w:bottom w:val="none" w:sz="0" w:space="0" w:color="auto"/>
                    <w:right w:val="none" w:sz="0" w:space="0" w:color="auto"/>
                  </w:divBdr>
                </w:div>
                <w:div w:id="298387007">
                  <w:marLeft w:val="0"/>
                  <w:marRight w:val="0"/>
                  <w:marTop w:val="0"/>
                  <w:marBottom w:val="0"/>
                  <w:divBdr>
                    <w:top w:val="none" w:sz="0" w:space="0" w:color="auto"/>
                    <w:left w:val="none" w:sz="0" w:space="0" w:color="auto"/>
                    <w:bottom w:val="none" w:sz="0" w:space="0" w:color="auto"/>
                    <w:right w:val="none" w:sz="0" w:space="0" w:color="auto"/>
                  </w:divBdr>
                </w:div>
                <w:div w:id="448664286">
                  <w:marLeft w:val="0"/>
                  <w:marRight w:val="0"/>
                  <w:marTop w:val="0"/>
                  <w:marBottom w:val="0"/>
                  <w:divBdr>
                    <w:top w:val="none" w:sz="0" w:space="0" w:color="auto"/>
                    <w:left w:val="none" w:sz="0" w:space="0" w:color="auto"/>
                    <w:bottom w:val="none" w:sz="0" w:space="0" w:color="auto"/>
                    <w:right w:val="none" w:sz="0" w:space="0" w:color="auto"/>
                  </w:divBdr>
                </w:div>
                <w:div w:id="576600916">
                  <w:marLeft w:val="0"/>
                  <w:marRight w:val="0"/>
                  <w:marTop w:val="0"/>
                  <w:marBottom w:val="0"/>
                  <w:divBdr>
                    <w:top w:val="none" w:sz="0" w:space="0" w:color="auto"/>
                    <w:left w:val="none" w:sz="0" w:space="0" w:color="auto"/>
                    <w:bottom w:val="none" w:sz="0" w:space="0" w:color="auto"/>
                    <w:right w:val="none" w:sz="0" w:space="0" w:color="auto"/>
                  </w:divBdr>
                </w:div>
                <w:div w:id="596985307">
                  <w:marLeft w:val="0"/>
                  <w:marRight w:val="0"/>
                  <w:marTop w:val="0"/>
                  <w:marBottom w:val="0"/>
                  <w:divBdr>
                    <w:top w:val="none" w:sz="0" w:space="0" w:color="auto"/>
                    <w:left w:val="none" w:sz="0" w:space="0" w:color="auto"/>
                    <w:bottom w:val="none" w:sz="0" w:space="0" w:color="auto"/>
                    <w:right w:val="none" w:sz="0" w:space="0" w:color="auto"/>
                  </w:divBdr>
                </w:div>
                <w:div w:id="712509706">
                  <w:marLeft w:val="0"/>
                  <w:marRight w:val="0"/>
                  <w:marTop w:val="0"/>
                  <w:marBottom w:val="0"/>
                  <w:divBdr>
                    <w:top w:val="none" w:sz="0" w:space="0" w:color="auto"/>
                    <w:left w:val="none" w:sz="0" w:space="0" w:color="auto"/>
                    <w:bottom w:val="none" w:sz="0" w:space="0" w:color="auto"/>
                    <w:right w:val="none" w:sz="0" w:space="0" w:color="auto"/>
                  </w:divBdr>
                </w:div>
                <w:div w:id="768812543">
                  <w:marLeft w:val="0"/>
                  <w:marRight w:val="0"/>
                  <w:marTop w:val="0"/>
                  <w:marBottom w:val="0"/>
                  <w:divBdr>
                    <w:top w:val="none" w:sz="0" w:space="0" w:color="auto"/>
                    <w:left w:val="none" w:sz="0" w:space="0" w:color="auto"/>
                    <w:bottom w:val="none" w:sz="0" w:space="0" w:color="auto"/>
                    <w:right w:val="none" w:sz="0" w:space="0" w:color="auto"/>
                  </w:divBdr>
                </w:div>
                <w:div w:id="881600053">
                  <w:marLeft w:val="0"/>
                  <w:marRight w:val="0"/>
                  <w:marTop w:val="0"/>
                  <w:marBottom w:val="0"/>
                  <w:divBdr>
                    <w:top w:val="none" w:sz="0" w:space="0" w:color="auto"/>
                    <w:left w:val="none" w:sz="0" w:space="0" w:color="auto"/>
                    <w:bottom w:val="none" w:sz="0" w:space="0" w:color="auto"/>
                    <w:right w:val="none" w:sz="0" w:space="0" w:color="auto"/>
                  </w:divBdr>
                </w:div>
                <w:div w:id="1142041034">
                  <w:marLeft w:val="0"/>
                  <w:marRight w:val="0"/>
                  <w:marTop w:val="0"/>
                  <w:marBottom w:val="0"/>
                  <w:divBdr>
                    <w:top w:val="none" w:sz="0" w:space="0" w:color="auto"/>
                    <w:left w:val="none" w:sz="0" w:space="0" w:color="auto"/>
                    <w:bottom w:val="none" w:sz="0" w:space="0" w:color="auto"/>
                    <w:right w:val="none" w:sz="0" w:space="0" w:color="auto"/>
                  </w:divBdr>
                </w:div>
                <w:div w:id="1271624186">
                  <w:marLeft w:val="0"/>
                  <w:marRight w:val="0"/>
                  <w:marTop w:val="0"/>
                  <w:marBottom w:val="0"/>
                  <w:divBdr>
                    <w:top w:val="none" w:sz="0" w:space="0" w:color="auto"/>
                    <w:left w:val="none" w:sz="0" w:space="0" w:color="auto"/>
                    <w:bottom w:val="none" w:sz="0" w:space="0" w:color="auto"/>
                    <w:right w:val="none" w:sz="0" w:space="0" w:color="auto"/>
                  </w:divBdr>
                </w:div>
                <w:div w:id="1336569923">
                  <w:marLeft w:val="0"/>
                  <w:marRight w:val="0"/>
                  <w:marTop w:val="0"/>
                  <w:marBottom w:val="0"/>
                  <w:divBdr>
                    <w:top w:val="none" w:sz="0" w:space="0" w:color="auto"/>
                    <w:left w:val="none" w:sz="0" w:space="0" w:color="auto"/>
                    <w:bottom w:val="none" w:sz="0" w:space="0" w:color="auto"/>
                    <w:right w:val="none" w:sz="0" w:space="0" w:color="auto"/>
                  </w:divBdr>
                </w:div>
                <w:div w:id="1647128446">
                  <w:marLeft w:val="0"/>
                  <w:marRight w:val="0"/>
                  <w:marTop w:val="0"/>
                  <w:marBottom w:val="0"/>
                  <w:divBdr>
                    <w:top w:val="none" w:sz="0" w:space="0" w:color="auto"/>
                    <w:left w:val="none" w:sz="0" w:space="0" w:color="auto"/>
                    <w:bottom w:val="none" w:sz="0" w:space="0" w:color="auto"/>
                    <w:right w:val="none" w:sz="0" w:space="0" w:color="auto"/>
                  </w:divBdr>
                </w:div>
                <w:div w:id="1933929811">
                  <w:marLeft w:val="0"/>
                  <w:marRight w:val="0"/>
                  <w:marTop w:val="0"/>
                  <w:marBottom w:val="0"/>
                  <w:divBdr>
                    <w:top w:val="none" w:sz="0" w:space="0" w:color="auto"/>
                    <w:left w:val="none" w:sz="0" w:space="0" w:color="auto"/>
                    <w:bottom w:val="none" w:sz="0" w:space="0" w:color="auto"/>
                    <w:right w:val="none" w:sz="0" w:space="0" w:color="auto"/>
                  </w:divBdr>
                </w:div>
              </w:divsChild>
            </w:div>
            <w:div w:id="547957472">
              <w:marLeft w:val="0"/>
              <w:marRight w:val="0"/>
              <w:marTop w:val="0"/>
              <w:marBottom w:val="0"/>
              <w:divBdr>
                <w:top w:val="none" w:sz="0" w:space="0" w:color="auto"/>
                <w:left w:val="none" w:sz="0" w:space="0" w:color="auto"/>
                <w:bottom w:val="none" w:sz="0" w:space="0" w:color="auto"/>
                <w:right w:val="none" w:sz="0" w:space="0" w:color="auto"/>
              </w:divBdr>
            </w:div>
            <w:div w:id="651061307">
              <w:marLeft w:val="0"/>
              <w:marRight w:val="0"/>
              <w:marTop w:val="0"/>
              <w:marBottom w:val="0"/>
              <w:divBdr>
                <w:top w:val="none" w:sz="0" w:space="0" w:color="auto"/>
                <w:left w:val="none" w:sz="0" w:space="0" w:color="auto"/>
                <w:bottom w:val="none" w:sz="0" w:space="0" w:color="auto"/>
                <w:right w:val="none" w:sz="0" w:space="0" w:color="auto"/>
              </w:divBdr>
            </w:div>
            <w:div w:id="714886484">
              <w:marLeft w:val="0"/>
              <w:marRight w:val="0"/>
              <w:marTop w:val="0"/>
              <w:marBottom w:val="0"/>
              <w:divBdr>
                <w:top w:val="none" w:sz="0" w:space="0" w:color="auto"/>
                <w:left w:val="none" w:sz="0" w:space="0" w:color="auto"/>
                <w:bottom w:val="none" w:sz="0" w:space="0" w:color="auto"/>
                <w:right w:val="none" w:sz="0" w:space="0" w:color="auto"/>
              </w:divBdr>
            </w:div>
            <w:div w:id="807354570">
              <w:marLeft w:val="0"/>
              <w:marRight w:val="0"/>
              <w:marTop w:val="0"/>
              <w:marBottom w:val="0"/>
              <w:divBdr>
                <w:top w:val="none" w:sz="0" w:space="0" w:color="auto"/>
                <w:left w:val="none" w:sz="0" w:space="0" w:color="auto"/>
                <w:bottom w:val="none" w:sz="0" w:space="0" w:color="auto"/>
                <w:right w:val="none" w:sz="0" w:space="0" w:color="auto"/>
              </w:divBdr>
            </w:div>
            <w:div w:id="936404440">
              <w:marLeft w:val="0"/>
              <w:marRight w:val="0"/>
              <w:marTop w:val="0"/>
              <w:marBottom w:val="0"/>
              <w:divBdr>
                <w:top w:val="none" w:sz="0" w:space="0" w:color="auto"/>
                <w:left w:val="none" w:sz="0" w:space="0" w:color="auto"/>
                <w:bottom w:val="none" w:sz="0" w:space="0" w:color="auto"/>
                <w:right w:val="none" w:sz="0" w:space="0" w:color="auto"/>
              </w:divBdr>
            </w:div>
            <w:div w:id="1092507788">
              <w:marLeft w:val="0"/>
              <w:marRight w:val="0"/>
              <w:marTop w:val="0"/>
              <w:marBottom w:val="0"/>
              <w:divBdr>
                <w:top w:val="none" w:sz="0" w:space="0" w:color="auto"/>
                <w:left w:val="none" w:sz="0" w:space="0" w:color="auto"/>
                <w:bottom w:val="none" w:sz="0" w:space="0" w:color="auto"/>
                <w:right w:val="none" w:sz="0" w:space="0" w:color="auto"/>
              </w:divBdr>
            </w:div>
            <w:div w:id="1112626684">
              <w:marLeft w:val="0"/>
              <w:marRight w:val="0"/>
              <w:marTop w:val="0"/>
              <w:marBottom w:val="0"/>
              <w:divBdr>
                <w:top w:val="none" w:sz="0" w:space="0" w:color="auto"/>
                <w:left w:val="none" w:sz="0" w:space="0" w:color="auto"/>
                <w:bottom w:val="none" w:sz="0" w:space="0" w:color="auto"/>
                <w:right w:val="none" w:sz="0" w:space="0" w:color="auto"/>
              </w:divBdr>
            </w:div>
            <w:div w:id="1335911138">
              <w:marLeft w:val="0"/>
              <w:marRight w:val="0"/>
              <w:marTop w:val="0"/>
              <w:marBottom w:val="0"/>
              <w:divBdr>
                <w:top w:val="none" w:sz="0" w:space="0" w:color="auto"/>
                <w:left w:val="none" w:sz="0" w:space="0" w:color="auto"/>
                <w:bottom w:val="none" w:sz="0" w:space="0" w:color="auto"/>
                <w:right w:val="none" w:sz="0" w:space="0" w:color="auto"/>
              </w:divBdr>
            </w:div>
            <w:div w:id="1377312048">
              <w:marLeft w:val="0"/>
              <w:marRight w:val="0"/>
              <w:marTop w:val="0"/>
              <w:marBottom w:val="0"/>
              <w:divBdr>
                <w:top w:val="none" w:sz="0" w:space="0" w:color="auto"/>
                <w:left w:val="none" w:sz="0" w:space="0" w:color="auto"/>
                <w:bottom w:val="none" w:sz="0" w:space="0" w:color="auto"/>
                <w:right w:val="none" w:sz="0" w:space="0" w:color="auto"/>
              </w:divBdr>
            </w:div>
            <w:div w:id="1975285738">
              <w:marLeft w:val="0"/>
              <w:marRight w:val="0"/>
              <w:marTop w:val="0"/>
              <w:marBottom w:val="0"/>
              <w:divBdr>
                <w:top w:val="none" w:sz="0" w:space="0" w:color="auto"/>
                <w:left w:val="none" w:sz="0" w:space="0" w:color="auto"/>
                <w:bottom w:val="none" w:sz="0" w:space="0" w:color="auto"/>
                <w:right w:val="none" w:sz="0" w:space="0" w:color="auto"/>
              </w:divBdr>
            </w:div>
            <w:div w:id="2057510611">
              <w:marLeft w:val="0"/>
              <w:marRight w:val="0"/>
              <w:marTop w:val="0"/>
              <w:marBottom w:val="0"/>
              <w:divBdr>
                <w:top w:val="none" w:sz="0" w:space="0" w:color="auto"/>
                <w:left w:val="none" w:sz="0" w:space="0" w:color="auto"/>
                <w:bottom w:val="none" w:sz="0" w:space="0" w:color="auto"/>
                <w:right w:val="none" w:sz="0" w:space="0" w:color="auto"/>
              </w:divBdr>
            </w:div>
            <w:div w:id="2145417163">
              <w:marLeft w:val="0"/>
              <w:marRight w:val="0"/>
              <w:marTop w:val="0"/>
              <w:marBottom w:val="0"/>
              <w:divBdr>
                <w:top w:val="none" w:sz="0" w:space="0" w:color="auto"/>
                <w:left w:val="none" w:sz="0" w:space="0" w:color="auto"/>
                <w:bottom w:val="none" w:sz="0" w:space="0" w:color="auto"/>
                <w:right w:val="none" w:sz="0" w:space="0" w:color="auto"/>
              </w:divBdr>
            </w:div>
          </w:divsChild>
        </w:div>
        <w:div w:id="53815756">
          <w:marLeft w:val="0"/>
          <w:marRight w:val="0"/>
          <w:marTop w:val="0"/>
          <w:marBottom w:val="0"/>
          <w:divBdr>
            <w:top w:val="none" w:sz="0" w:space="0" w:color="auto"/>
            <w:left w:val="none" w:sz="0" w:space="0" w:color="auto"/>
            <w:bottom w:val="none" w:sz="0" w:space="0" w:color="auto"/>
            <w:right w:val="none" w:sz="0" w:space="0" w:color="auto"/>
          </w:divBdr>
        </w:div>
        <w:div w:id="57480414">
          <w:marLeft w:val="0"/>
          <w:marRight w:val="0"/>
          <w:marTop w:val="0"/>
          <w:marBottom w:val="0"/>
          <w:divBdr>
            <w:top w:val="none" w:sz="0" w:space="0" w:color="auto"/>
            <w:left w:val="none" w:sz="0" w:space="0" w:color="auto"/>
            <w:bottom w:val="none" w:sz="0" w:space="0" w:color="auto"/>
            <w:right w:val="none" w:sz="0" w:space="0" w:color="auto"/>
          </w:divBdr>
          <w:divsChild>
            <w:div w:id="92627434">
              <w:marLeft w:val="0"/>
              <w:marRight w:val="0"/>
              <w:marTop w:val="0"/>
              <w:marBottom w:val="0"/>
              <w:divBdr>
                <w:top w:val="none" w:sz="0" w:space="0" w:color="auto"/>
                <w:left w:val="none" w:sz="0" w:space="0" w:color="auto"/>
                <w:bottom w:val="none" w:sz="0" w:space="0" w:color="auto"/>
                <w:right w:val="none" w:sz="0" w:space="0" w:color="auto"/>
              </w:divBdr>
              <w:divsChild>
                <w:div w:id="767308807">
                  <w:marLeft w:val="0"/>
                  <w:marRight w:val="0"/>
                  <w:marTop w:val="0"/>
                  <w:marBottom w:val="0"/>
                  <w:divBdr>
                    <w:top w:val="none" w:sz="0" w:space="0" w:color="auto"/>
                    <w:left w:val="none" w:sz="0" w:space="0" w:color="auto"/>
                    <w:bottom w:val="none" w:sz="0" w:space="0" w:color="auto"/>
                    <w:right w:val="none" w:sz="0" w:space="0" w:color="auto"/>
                  </w:divBdr>
                </w:div>
              </w:divsChild>
            </w:div>
            <w:div w:id="2070296694">
              <w:marLeft w:val="0"/>
              <w:marRight w:val="0"/>
              <w:marTop w:val="0"/>
              <w:marBottom w:val="0"/>
              <w:divBdr>
                <w:top w:val="none" w:sz="0" w:space="0" w:color="auto"/>
                <w:left w:val="none" w:sz="0" w:space="0" w:color="auto"/>
                <w:bottom w:val="none" w:sz="0" w:space="0" w:color="auto"/>
                <w:right w:val="none" w:sz="0" w:space="0" w:color="auto"/>
              </w:divBdr>
            </w:div>
          </w:divsChild>
        </w:div>
        <w:div w:id="63337852">
          <w:marLeft w:val="0"/>
          <w:marRight w:val="0"/>
          <w:marTop w:val="0"/>
          <w:marBottom w:val="0"/>
          <w:divBdr>
            <w:top w:val="none" w:sz="0" w:space="0" w:color="auto"/>
            <w:left w:val="none" w:sz="0" w:space="0" w:color="auto"/>
            <w:bottom w:val="none" w:sz="0" w:space="0" w:color="auto"/>
            <w:right w:val="none" w:sz="0" w:space="0" w:color="auto"/>
          </w:divBdr>
          <w:divsChild>
            <w:div w:id="1235969816">
              <w:marLeft w:val="0"/>
              <w:marRight w:val="0"/>
              <w:marTop w:val="0"/>
              <w:marBottom w:val="0"/>
              <w:divBdr>
                <w:top w:val="none" w:sz="0" w:space="0" w:color="auto"/>
                <w:left w:val="none" w:sz="0" w:space="0" w:color="auto"/>
                <w:bottom w:val="none" w:sz="0" w:space="0" w:color="auto"/>
                <w:right w:val="none" w:sz="0" w:space="0" w:color="auto"/>
              </w:divBdr>
              <w:divsChild>
                <w:div w:id="1709984491">
                  <w:marLeft w:val="0"/>
                  <w:marRight w:val="0"/>
                  <w:marTop w:val="0"/>
                  <w:marBottom w:val="0"/>
                  <w:divBdr>
                    <w:top w:val="none" w:sz="0" w:space="0" w:color="auto"/>
                    <w:left w:val="none" w:sz="0" w:space="0" w:color="auto"/>
                    <w:bottom w:val="none" w:sz="0" w:space="0" w:color="auto"/>
                    <w:right w:val="none" w:sz="0" w:space="0" w:color="auto"/>
                  </w:divBdr>
                </w:div>
              </w:divsChild>
            </w:div>
            <w:div w:id="1251500261">
              <w:marLeft w:val="0"/>
              <w:marRight w:val="0"/>
              <w:marTop w:val="0"/>
              <w:marBottom w:val="0"/>
              <w:divBdr>
                <w:top w:val="none" w:sz="0" w:space="0" w:color="auto"/>
                <w:left w:val="none" w:sz="0" w:space="0" w:color="auto"/>
                <w:bottom w:val="none" w:sz="0" w:space="0" w:color="auto"/>
                <w:right w:val="none" w:sz="0" w:space="0" w:color="auto"/>
              </w:divBdr>
            </w:div>
          </w:divsChild>
        </w:div>
        <w:div w:id="68771553">
          <w:marLeft w:val="0"/>
          <w:marRight w:val="0"/>
          <w:marTop w:val="0"/>
          <w:marBottom w:val="0"/>
          <w:divBdr>
            <w:top w:val="none" w:sz="0" w:space="0" w:color="auto"/>
            <w:left w:val="none" w:sz="0" w:space="0" w:color="auto"/>
            <w:bottom w:val="none" w:sz="0" w:space="0" w:color="auto"/>
            <w:right w:val="none" w:sz="0" w:space="0" w:color="auto"/>
          </w:divBdr>
          <w:divsChild>
            <w:div w:id="29308431">
              <w:marLeft w:val="0"/>
              <w:marRight w:val="0"/>
              <w:marTop w:val="0"/>
              <w:marBottom w:val="0"/>
              <w:divBdr>
                <w:top w:val="none" w:sz="0" w:space="0" w:color="auto"/>
                <w:left w:val="none" w:sz="0" w:space="0" w:color="auto"/>
                <w:bottom w:val="none" w:sz="0" w:space="0" w:color="auto"/>
                <w:right w:val="none" w:sz="0" w:space="0" w:color="auto"/>
              </w:divBdr>
            </w:div>
            <w:div w:id="429812785">
              <w:marLeft w:val="0"/>
              <w:marRight w:val="0"/>
              <w:marTop w:val="0"/>
              <w:marBottom w:val="0"/>
              <w:divBdr>
                <w:top w:val="none" w:sz="0" w:space="0" w:color="auto"/>
                <w:left w:val="none" w:sz="0" w:space="0" w:color="auto"/>
                <w:bottom w:val="none" w:sz="0" w:space="0" w:color="auto"/>
                <w:right w:val="none" w:sz="0" w:space="0" w:color="auto"/>
              </w:divBdr>
            </w:div>
            <w:div w:id="619263457">
              <w:marLeft w:val="0"/>
              <w:marRight w:val="0"/>
              <w:marTop w:val="0"/>
              <w:marBottom w:val="0"/>
              <w:divBdr>
                <w:top w:val="none" w:sz="0" w:space="0" w:color="auto"/>
                <w:left w:val="none" w:sz="0" w:space="0" w:color="auto"/>
                <w:bottom w:val="none" w:sz="0" w:space="0" w:color="auto"/>
                <w:right w:val="none" w:sz="0" w:space="0" w:color="auto"/>
              </w:divBdr>
            </w:div>
            <w:div w:id="761922331">
              <w:marLeft w:val="0"/>
              <w:marRight w:val="0"/>
              <w:marTop w:val="0"/>
              <w:marBottom w:val="0"/>
              <w:divBdr>
                <w:top w:val="none" w:sz="0" w:space="0" w:color="auto"/>
                <w:left w:val="none" w:sz="0" w:space="0" w:color="auto"/>
                <w:bottom w:val="none" w:sz="0" w:space="0" w:color="auto"/>
                <w:right w:val="none" w:sz="0" w:space="0" w:color="auto"/>
              </w:divBdr>
            </w:div>
            <w:div w:id="940643724">
              <w:marLeft w:val="0"/>
              <w:marRight w:val="0"/>
              <w:marTop w:val="0"/>
              <w:marBottom w:val="0"/>
              <w:divBdr>
                <w:top w:val="none" w:sz="0" w:space="0" w:color="auto"/>
                <w:left w:val="none" w:sz="0" w:space="0" w:color="auto"/>
                <w:bottom w:val="none" w:sz="0" w:space="0" w:color="auto"/>
                <w:right w:val="none" w:sz="0" w:space="0" w:color="auto"/>
              </w:divBdr>
              <w:divsChild>
                <w:div w:id="9990267">
                  <w:marLeft w:val="0"/>
                  <w:marRight w:val="0"/>
                  <w:marTop w:val="0"/>
                  <w:marBottom w:val="0"/>
                  <w:divBdr>
                    <w:top w:val="none" w:sz="0" w:space="0" w:color="auto"/>
                    <w:left w:val="none" w:sz="0" w:space="0" w:color="auto"/>
                    <w:bottom w:val="none" w:sz="0" w:space="0" w:color="auto"/>
                    <w:right w:val="none" w:sz="0" w:space="0" w:color="auto"/>
                  </w:divBdr>
                </w:div>
                <w:div w:id="795443081">
                  <w:marLeft w:val="0"/>
                  <w:marRight w:val="0"/>
                  <w:marTop w:val="0"/>
                  <w:marBottom w:val="0"/>
                  <w:divBdr>
                    <w:top w:val="none" w:sz="0" w:space="0" w:color="auto"/>
                    <w:left w:val="none" w:sz="0" w:space="0" w:color="auto"/>
                    <w:bottom w:val="none" w:sz="0" w:space="0" w:color="auto"/>
                    <w:right w:val="none" w:sz="0" w:space="0" w:color="auto"/>
                  </w:divBdr>
                </w:div>
                <w:div w:id="1191265912">
                  <w:marLeft w:val="0"/>
                  <w:marRight w:val="0"/>
                  <w:marTop w:val="0"/>
                  <w:marBottom w:val="0"/>
                  <w:divBdr>
                    <w:top w:val="none" w:sz="0" w:space="0" w:color="auto"/>
                    <w:left w:val="none" w:sz="0" w:space="0" w:color="auto"/>
                    <w:bottom w:val="none" w:sz="0" w:space="0" w:color="auto"/>
                    <w:right w:val="none" w:sz="0" w:space="0" w:color="auto"/>
                  </w:divBdr>
                </w:div>
                <w:div w:id="1218281392">
                  <w:marLeft w:val="0"/>
                  <w:marRight w:val="0"/>
                  <w:marTop w:val="0"/>
                  <w:marBottom w:val="0"/>
                  <w:divBdr>
                    <w:top w:val="none" w:sz="0" w:space="0" w:color="auto"/>
                    <w:left w:val="none" w:sz="0" w:space="0" w:color="auto"/>
                    <w:bottom w:val="none" w:sz="0" w:space="0" w:color="auto"/>
                    <w:right w:val="none" w:sz="0" w:space="0" w:color="auto"/>
                  </w:divBdr>
                </w:div>
                <w:div w:id="1709142743">
                  <w:marLeft w:val="0"/>
                  <w:marRight w:val="0"/>
                  <w:marTop w:val="0"/>
                  <w:marBottom w:val="0"/>
                  <w:divBdr>
                    <w:top w:val="none" w:sz="0" w:space="0" w:color="auto"/>
                    <w:left w:val="none" w:sz="0" w:space="0" w:color="auto"/>
                    <w:bottom w:val="none" w:sz="0" w:space="0" w:color="auto"/>
                    <w:right w:val="none" w:sz="0" w:space="0" w:color="auto"/>
                  </w:divBdr>
                </w:div>
                <w:div w:id="1994795448">
                  <w:marLeft w:val="0"/>
                  <w:marRight w:val="0"/>
                  <w:marTop w:val="0"/>
                  <w:marBottom w:val="0"/>
                  <w:divBdr>
                    <w:top w:val="none" w:sz="0" w:space="0" w:color="auto"/>
                    <w:left w:val="none" w:sz="0" w:space="0" w:color="auto"/>
                    <w:bottom w:val="none" w:sz="0" w:space="0" w:color="auto"/>
                    <w:right w:val="none" w:sz="0" w:space="0" w:color="auto"/>
                  </w:divBdr>
                </w:div>
                <w:div w:id="2107770383">
                  <w:marLeft w:val="0"/>
                  <w:marRight w:val="0"/>
                  <w:marTop w:val="0"/>
                  <w:marBottom w:val="0"/>
                  <w:divBdr>
                    <w:top w:val="none" w:sz="0" w:space="0" w:color="auto"/>
                    <w:left w:val="none" w:sz="0" w:space="0" w:color="auto"/>
                    <w:bottom w:val="none" w:sz="0" w:space="0" w:color="auto"/>
                    <w:right w:val="none" w:sz="0" w:space="0" w:color="auto"/>
                  </w:divBdr>
                </w:div>
              </w:divsChild>
            </w:div>
            <w:div w:id="1262371851">
              <w:marLeft w:val="0"/>
              <w:marRight w:val="0"/>
              <w:marTop w:val="0"/>
              <w:marBottom w:val="0"/>
              <w:divBdr>
                <w:top w:val="none" w:sz="0" w:space="0" w:color="auto"/>
                <w:left w:val="none" w:sz="0" w:space="0" w:color="auto"/>
                <w:bottom w:val="none" w:sz="0" w:space="0" w:color="auto"/>
                <w:right w:val="none" w:sz="0" w:space="0" w:color="auto"/>
              </w:divBdr>
            </w:div>
            <w:div w:id="1449743598">
              <w:marLeft w:val="0"/>
              <w:marRight w:val="0"/>
              <w:marTop w:val="0"/>
              <w:marBottom w:val="0"/>
              <w:divBdr>
                <w:top w:val="none" w:sz="0" w:space="0" w:color="auto"/>
                <w:left w:val="none" w:sz="0" w:space="0" w:color="auto"/>
                <w:bottom w:val="none" w:sz="0" w:space="0" w:color="auto"/>
                <w:right w:val="none" w:sz="0" w:space="0" w:color="auto"/>
              </w:divBdr>
            </w:div>
            <w:div w:id="1715543934">
              <w:marLeft w:val="0"/>
              <w:marRight w:val="0"/>
              <w:marTop w:val="0"/>
              <w:marBottom w:val="0"/>
              <w:divBdr>
                <w:top w:val="none" w:sz="0" w:space="0" w:color="auto"/>
                <w:left w:val="none" w:sz="0" w:space="0" w:color="auto"/>
                <w:bottom w:val="none" w:sz="0" w:space="0" w:color="auto"/>
                <w:right w:val="none" w:sz="0" w:space="0" w:color="auto"/>
              </w:divBdr>
            </w:div>
          </w:divsChild>
        </w:div>
        <w:div w:id="70393554">
          <w:marLeft w:val="0"/>
          <w:marRight w:val="0"/>
          <w:marTop w:val="0"/>
          <w:marBottom w:val="0"/>
          <w:divBdr>
            <w:top w:val="none" w:sz="0" w:space="0" w:color="auto"/>
            <w:left w:val="none" w:sz="0" w:space="0" w:color="auto"/>
            <w:bottom w:val="none" w:sz="0" w:space="0" w:color="auto"/>
            <w:right w:val="none" w:sz="0" w:space="0" w:color="auto"/>
          </w:divBdr>
          <w:divsChild>
            <w:div w:id="50427144">
              <w:marLeft w:val="0"/>
              <w:marRight w:val="0"/>
              <w:marTop w:val="0"/>
              <w:marBottom w:val="0"/>
              <w:divBdr>
                <w:top w:val="none" w:sz="0" w:space="0" w:color="auto"/>
                <w:left w:val="none" w:sz="0" w:space="0" w:color="auto"/>
                <w:bottom w:val="none" w:sz="0" w:space="0" w:color="auto"/>
                <w:right w:val="none" w:sz="0" w:space="0" w:color="auto"/>
              </w:divBdr>
            </w:div>
            <w:div w:id="231039421">
              <w:marLeft w:val="0"/>
              <w:marRight w:val="0"/>
              <w:marTop w:val="0"/>
              <w:marBottom w:val="0"/>
              <w:divBdr>
                <w:top w:val="none" w:sz="0" w:space="0" w:color="auto"/>
                <w:left w:val="none" w:sz="0" w:space="0" w:color="auto"/>
                <w:bottom w:val="none" w:sz="0" w:space="0" w:color="auto"/>
                <w:right w:val="none" w:sz="0" w:space="0" w:color="auto"/>
              </w:divBdr>
            </w:div>
            <w:div w:id="688917244">
              <w:marLeft w:val="0"/>
              <w:marRight w:val="0"/>
              <w:marTop w:val="0"/>
              <w:marBottom w:val="0"/>
              <w:divBdr>
                <w:top w:val="none" w:sz="0" w:space="0" w:color="auto"/>
                <w:left w:val="none" w:sz="0" w:space="0" w:color="auto"/>
                <w:bottom w:val="none" w:sz="0" w:space="0" w:color="auto"/>
                <w:right w:val="none" w:sz="0" w:space="0" w:color="auto"/>
              </w:divBdr>
            </w:div>
            <w:div w:id="1147358944">
              <w:marLeft w:val="0"/>
              <w:marRight w:val="0"/>
              <w:marTop w:val="0"/>
              <w:marBottom w:val="0"/>
              <w:divBdr>
                <w:top w:val="none" w:sz="0" w:space="0" w:color="auto"/>
                <w:left w:val="none" w:sz="0" w:space="0" w:color="auto"/>
                <w:bottom w:val="none" w:sz="0" w:space="0" w:color="auto"/>
                <w:right w:val="none" w:sz="0" w:space="0" w:color="auto"/>
              </w:divBdr>
            </w:div>
            <w:div w:id="1194922018">
              <w:marLeft w:val="0"/>
              <w:marRight w:val="0"/>
              <w:marTop w:val="0"/>
              <w:marBottom w:val="0"/>
              <w:divBdr>
                <w:top w:val="none" w:sz="0" w:space="0" w:color="auto"/>
                <w:left w:val="none" w:sz="0" w:space="0" w:color="auto"/>
                <w:bottom w:val="none" w:sz="0" w:space="0" w:color="auto"/>
                <w:right w:val="none" w:sz="0" w:space="0" w:color="auto"/>
              </w:divBdr>
            </w:div>
            <w:div w:id="1202665201">
              <w:marLeft w:val="0"/>
              <w:marRight w:val="0"/>
              <w:marTop w:val="0"/>
              <w:marBottom w:val="0"/>
              <w:divBdr>
                <w:top w:val="none" w:sz="0" w:space="0" w:color="auto"/>
                <w:left w:val="none" w:sz="0" w:space="0" w:color="auto"/>
                <w:bottom w:val="none" w:sz="0" w:space="0" w:color="auto"/>
                <w:right w:val="none" w:sz="0" w:space="0" w:color="auto"/>
              </w:divBdr>
            </w:div>
            <w:div w:id="1361315245">
              <w:marLeft w:val="0"/>
              <w:marRight w:val="0"/>
              <w:marTop w:val="0"/>
              <w:marBottom w:val="0"/>
              <w:divBdr>
                <w:top w:val="none" w:sz="0" w:space="0" w:color="auto"/>
                <w:left w:val="none" w:sz="0" w:space="0" w:color="auto"/>
                <w:bottom w:val="none" w:sz="0" w:space="0" w:color="auto"/>
                <w:right w:val="none" w:sz="0" w:space="0" w:color="auto"/>
              </w:divBdr>
            </w:div>
            <w:div w:id="1843471816">
              <w:marLeft w:val="0"/>
              <w:marRight w:val="0"/>
              <w:marTop w:val="0"/>
              <w:marBottom w:val="0"/>
              <w:divBdr>
                <w:top w:val="none" w:sz="0" w:space="0" w:color="auto"/>
                <w:left w:val="none" w:sz="0" w:space="0" w:color="auto"/>
                <w:bottom w:val="none" w:sz="0" w:space="0" w:color="auto"/>
                <w:right w:val="none" w:sz="0" w:space="0" w:color="auto"/>
              </w:divBdr>
            </w:div>
            <w:div w:id="1892883530">
              <w:marLeft w:val="0"/>
              <w:marRight w:val="0"/>
              <w:marTop w:val="0"/>
              <w:marBottom w:val="0"/>
              <w:divBdr>
                <w:top w:val="none" w:sz="0" w:space="0" w:color="auto"/>
                <w:left w:val="none" w:sz="0" w:space="0" w:color="auto"/>
                <w:bottom w:val="none" w:sz="0" w:space="0" w:color="auto"/>
                <w:right w:val="none" w:sz="0" w:space="0" w:color="auto"/>
              </w:divBdr>
              <w:divsChild>
                <w:div w:id="127405446">
                  <w:marLeft w:val="0"/>
                  <w:marRight w:val="0"/>
                  <w:marTop w:val="0"/>
                  <w:marBottom w:val="0"/>
                  <w:divBdr>
                    <w:top w:val="none" w:sz="0" w:space="0" w:color="auto"/>
                    <w:left w:val="none" w:sz="0" w:space="0" w:color="auto"/>
                    <w:bottom w:val="none" w:sz="0" w:space="0" w:color="auto"/>
                    <w:right w:val="none" w:sz="0" w:space="0" w:color="auto"/>
                  </w:divBdr>
                </w:div>
                <w:div w:id="193035396">
                  <w:marLeft w:val="0"/>
                  <w:marRight w:val="0"/>
                  <w:marTop w:val="0"/>
                  <w:marBottom w:val="0"/>
                  <w:divBdr>
                    <w:top w:val="none" w:sz="0" w:space="0" w:color="auto"/>
                    <w:left w:val="none" w:sz="0" w:space="0" w:color="auto"/>
                    <w:bottom w:val="none" w:sz="0" w:space="0" w:color="auto"/>
                    <w:right w:val="none" w:sz="0" w:space="0" w:color="auto"/>
                  </w:divBdr>
                </w:div>
                <w:div w:id="456879771">
                  <w:marLeft w:val="0"/>
                  <w:marRight w:val="0"/>
                  <w:marTop w:val="0"/>
                  <w:marBottom w:val="0"/>
                  <w:divBdr>
                    <w:top w:val="none" w:sz="0" w:space="0" w:color="auto"/>
                    <w:left w:val="none" w:sz="0" w:space="0" w:color="auto"/>
                    <w:bottom w:val="none" w:sz="0" w:space="0" w:color="auto"/>
                    <w:right w:val="none" w:sz="0" w:space="0" w:color="auto"/>
                  </w:divBdr>
                </w:div>
                <w:div w:id="495340495">
                  <w:marLeft w:val="0"/>
                  <w:marRight w:val="0"/>
                  <w:marTop w:val="0"/>
                  <w:marBottom w:val="0"/>
                  <w:divBdr>
                    <w:top w:val="none" w:sz="0" w:space="0" w:color="auto"/>
                    <w:left w:val="none" w:sz="0" w:space="0" w:color="auto"/>
                    <w:bottom w:val="none" w:sz="0" w:space="0" w:color="auto"/>
                    <w:right w:val="none" w:sz="0" w:space="0" w:color="auto"/>
                  </w:divBdr>
                </w:div>
                <w:div w:id="1208493943">
                  <w:marLeft w:val="0"/>
                  <w:marRight w:val="0"/>
                  <w:marTop w:val="0"/>
                  <w:marBottom w:val="0"/>
                  <w:divBdr>
                    <w:top w:val="none" w:sz="0" w:space="0" w:color="auto"/>
                    <w:left w:val="none" w:sz="0" w:space="0" w:color="auto"/>
                    <w:bottom w:val="none" w:sz="0" w:space="0" w:color="auto"/>
                    <w:right w:val="none" w:sz="0" w:space="0" w:color="auto"/>
                  </w:divBdr>
                </w:div>
                <w:div w:id="1420829047">
                  <w:marLeft w:val="0"/>
                  <w:marRight w:val="0"/>
                  <w:marTop w:val="0"/>
                  <w:marBottom w:val="0"/>
                  <w:divBdr>
                    <w:top w:val="none" w:sz="0" w:space="0" w:color="auto"/>
                    <w:left w:val="none" w:sz="0" w:space="0" w:color="auto"/>
                    <w:bottom w:val="none" w:sz="0" w:space="0" w:color="auto"/>
                    <w:right w:val="none" w:sz="0" w:space="0" w:color="auto"/>
                  </w:divBdr>
                </w:div>
                <w:div w:id="1538928735">
                  <w:marLeft w:val="0"/>
                  <w:marRight w:val="0"/>
                  <w:marTop w:val="0"/>
                  <w:marBottom w:val="0"/>
                  <w:divBdr>
                    <w:top w:val="none" w:sz="0" w:space="0" w:color="auto"/>
                    <w:left w:val="none" w:sz="0" w:space="0" w:color="auto"/>
                    <w:bottom w:val="none" w:sz="0" w:space="0" w:color="auto"/>
                    <w:right w:val="none" w:sz="0" w:space="0" w:color="auto"/>
                  </w:divBdr>
                </w:div>
                <w:div w:id="1690254935">
                  <w:marLeft w:val="0"/>
                  <w:marRight w:val="0"/>
                  <w:marTop w:val="0"/>
                  <w:marBottom w:val="0"/>
                  <w:divBdr>
                    <w:top w:val="none" w:sz="0" w:space="0" w:color="auto"/>
                    <w:left w:val="none" w:sz="0" w:space="0" w:color="auto"/>
                    <w:bottom w:val="none" w:sz="0" w:space="0" w:color="auto"/>
                    <w:right w:val="none" w:sz="0" w:space="0" w:color="auto"/>
                  </w:divBdr>
                </w:div>
                <w:div w:id="1718622624">
                  <w:marLeft w:val="0"/>
                  <w:marRight w:val="0"/>
                  <w:marTop w:val="0"/>
                  <w:marBottom w:val="0"/>
                  <w:divBdr>
                    <w:top w:val="none" w:sz="0" w:space="0" w:color="auto"/>
                    <w:left w:val="none" w:sz="0" w:space="0" w:color="auto"/>
                    <w:bottom w:val="none" w:sz="0" w:space="0" w:color="auto"/>
                    <w:right w:val="none" w:sz="0" w:space="0" w:color="auto"/>
                  </w:divBdr>
                </w:div>
              </w:divsChild>
            </w:div>
            <w:div w:id="1896889761">
              <w:marLeft w:val="0"/>
              <w:marRight w:val="0"/>
              <w:marTop w:val="0"/>
              <w:marBottom w:val="0"/>
              <w:divBdr>
                <w:top w:val="none" w:sz="0" w:space="0" w:color="auto"/>
                <w:left w:val="none" w:sz="0" w:space="0" w:color="auto"/>
                <w:bottom w:val="none" w:sz="0" w:space="0" w:color="auto"/>
                <w:right w:val="none" w:sz="0" w:space="0" w:color="auto"/>
              </w:divBdr>
            </w:div>
          </w:divsChild>
        </w:div>
        <w:div w:id="80953652">
          <w:marLeft w:val="0"/>
          <w:marRight w:val="0"/>
          <w:marTop w:val="0"/>
          <w:marBottom w:val="0"/>
          <w:divBdr>
            <w:top w:val="none" w:sz="0" w:space="0" w:color="auto"/>
            <w:left w:val="none" w:sz="0" w:space="0" w:color="auto"/>
            <w:bottom w:val="none" w:sz="0" w:space="0" w:color="auto"/>
            <w:right w:val="none" w:sz="0" w:space="0" w:color="auto"/>
          </w:divBdr>
          <w:divsChild>
            <w:div w:id="225068191">
              <w:marLeft w:val="0"/>
              <w:marRight w:val="0"/>
              <w:marTop w:val="0"/>
              <w:marBottom w:val="0"/>
              <w:divBdr>
                <w:top w:val="none" w:sz="0" w:space="0" w:color="auto"/>
                <w:left w:val="none" w:sz="0" w:space="0" w:color="auto"/>
                <w:bottom w:val="none" w:sz="0" w:space="0" w:color="auto"/>
                <w:right w:val="none" w:sz="0" w:space="0" w:color="auto"/>
              </w:divBdr>
            </w:div>
            <w:div w:id="425658924">
              <w:marLeft w:val="0"/>
              <w:marRight w:val="0"/>
              <w:marTop w:val="0"/>
              <w:marBottom w:val="0"/>
              <w:divBdr>
                <w:top w:val="none" w:sz="0" w:space="0" w:color="auto"/>
                <w:left w:val="none" w:sz="0" w:space="0" w:color="auto"/>
                <w:bottom w:val="none" w:sz="0" w:space="0" w:color="auto"/>
                <w:right w:val="none" w:sz="0" w:space="0" w:color="auto"/>
              </w:divBdr>
            </w:div>
            <w:div w:id="561135449">
              <w:marLeft w:val="0"/>
              <w:marRight w:val="0"/>
              <w:marTop w:val="0"/>
              <w:marBottom w:val="0"/>
              <w:divBdr>
                <w:top w:val="none" w:sz="0" w:space="0" w:color="auto"/>
                <w:left w:val="none" w:sz="0" w:space="0" w:color="auto"/>
                <w:bottom w:val="none" w:sz="0" w:space="0" w:color="auto"/>
                <w:right w:val="none" w:sz="0" w:space="0" w:color="auto"/>
              </w:divBdr>
            </w:div>
            <w:div w:id="763960958">
              <w:marLeft w:val="0"/>
              <w:marRight w:val="0"/>
              <w:marTop w:val="0"/>
              <w:marBottom w:val="0"/>
              <w:divBdr>
                <w:top w:val="none" w:sz="0" w:space="0" w:color="auto"/>
                <w:left w:val="none" w:sz="0" w:space="0" w:color="auto"/>
                <w:bottom w:val="none" w:sz="0" w:space="0" w:color="auto"/>
                <w:right w:val="none" w:sz="0" w:space="0" w:color="auto"/>
              </w:divBdr>
            </w:div>
            <w:div w:id="1087727391">
              <w:marLeft w:val="0"/>
              <w:marRight w:val="0"/>
              <w:marTop w:val="0"/>
              <w:marBottom w:val="0"/>
              <w:divBdr>
                <w:top w:val="none" w:sz="0" w:space="0" w:color="auto"/>
                <w:left w:val="none" w:sz="0" w:space="0" w:color="auto"/>
                <w:bottom w:val="none" w:sz="0" w:space="0" w:color="auto"/>
                <w:right w:val="none" w:sz="0" w:space="0" w:color="auto"/>
              </w:divBdr>
            </w:div>
            <w:div w:id="1286692401">
              <w:marLeft w:val="0"/>
              <w:marRight w:val="0"/>
              <w:marTop w:val="0"/>
              <w:marBottom w:val="0"/>
              <w:divBdr>
                <w:top w:val="none" w:sz="0" w:space="0" w:color="auto"/>
                <w:left w:val="none" w:sz="0" w:space="0" w:color="auto"/>
                <w:bottom w:val="none" w:sz="0" w:space="0" w:color="auto"/>
                <w:right w:val="none" w:sz="0" w:space="0" w:color="auto"/>
              </w:divBdr>
            </w:div>
            <w:div w:id="1461994118">
              <w:marLeft w:val="0"/>
              <w:marRight w:val="0"/>
              <w:marTop w:val="0"/>
              <w:marBottom w:val="0"/>
              <w:divBdr>
                <w:top w:val="none" w:sz="0" w:space="0" w:color="auto"/>
                <w:left w:val="none" w:sz="0" w:space="0" w:color="auto"/>
                <w:bottom w:val="none" w:sz="0" w:space="0" w:color="auto"/>
                <w:right w:val="none" w:sz="0" w:space="0" w:color="auto"/>
              </w:divBdr>
            </w:div>
            <w:div w:id="1677344694">
              <w:marLeft w:val="0"/>
              <w:marRight w:val="0"/>
              <w:marTop w:val="0"/>
              <w:marBottom w:val="0"/>
              <w:divBdr>
                <w:top w:val="none" w:sz="0" w:space="0" w:color="auto"/>
                <w:left w:val="none" w:sz="0" w:space="0" w:color="auto"/>
                <w:bottom w:val="none" w:sz="0" w:space="0" w:color="auto"/>
                <w:right w:val="none" w:sz="0" w:space="0" w:color="auto"/>
              </w:divBdr>
            </w:div>
            <w:div w:id="1776052075">
              <w:marLeft w:val="0"/>
              <w:marRight w:val="0"/>
              <w:marTop w:val="0"/>
              <w:marBottom w:val="0"/>
              <w:divBdr>
                <w:top w:val="none" w:sz="0" w:space="0" w:color="auto"/>
                <w:left w:val="none" w:sz="0" w:space="0" w:color="auto"/>
                <w:bottom w:val="none" w:sz="0" w:space="0" w:color="auto"/>
                <w:right w:val="none" w:sz="0" w:space="0" w:color="auto"/>
              </w:divBdr>
            </w:div>
            <w:div w:id="1897009960">
              <w:marLeft w:val="0"/>
              <w:marRight w:val="0"/>
              <w:marTop w:val="0"/>
              <w:marBottom w:val="0"/>
              <w:divBdr>
                <w:top w:val="none" w:sz="0" w:space="0" w:color="auto"/>
                <w:left w:val="none" w:sz="0" w:space="0" w:color="auto"/>
                <w:bottom w:val="none" w:sz="0" w:space="0" w:color="auto"/>
                <w:right w:val="none" w:sz="0" w:space="0" w:color="auto"/>
              </w:divBdr>
              <w:divsChild>
                <w:div w:id="628320863">
                  <w:marLeft w:val="0"/>
                  <w:marRight w:val="0"/>
                  <w:marTop w:val="0"/>
                  <w:marBottom w:val="0"/>
                  <w:divBdr>
                    <w:top w:val="none" w:sz="0" w:space="0" w:color="auto"/>
                    <w:left w:val="none" w:sz="0" w:space="0" w:color="auto"/>
                    <w:bottom w:val="none" w:sz="0" w:space="0" w:color="auto"/>
                    <w:right w:val="none" w:sz="0" w:space="0" w:color="auto"/>
                  </w:divBdr>
                </w:div>
                <w:div w:id="1041827826">
                  <w:marLeft w:val="0"/>
                  <w:marRight w:val="0"/>
                  <w:marTop w:val="0"/>
                  <w:marBottom w:val="0"/>
                  <w:divBdr>
                    <w:top w:val="none" w:sz="0" w:space="0" w:color="auto"/>
                    <w:left w:val="none" w:sz="0" w:space="0" w:color="auto"/>
                    <w:bottom w:val="none" w:sz="0" w:space="0" w:color="auto"/>
                    <w:right w:val="none" w:sz="0" w:space="0" w:color="auto"/>
                  </w:divBdr>
                </w:div>
                <w:div w:id="1462529196">
                  <w:marLeft w:val="0"/>
                  <w:marRight w:val="0"/>
                  <w:marTop w:val="0"/>
                  <w:marBottom w:val="0"/>
                  <w:divBdr>
                    <w:top w:val="none" w:sz="0" w:space="0" w:color="auto"/>
                    <w:left w:val="none" w:sz="0" w:space="0" w:color="auto"/>
                    <w:bottom w:val="none" w:sz="0" w:space="0" w:color="auto"/>
                    <w:right w:val="none" w:sz="0" w:space="0" w:color="auto"/>
                  </w:divBdr>
                </w:div>
                <w:div w:id="1465614057">
                  <w:marLeft w:val="0"/>
                  <w:marRight w:val="0"/>
                  <w:marTop w:val="0"/>
                  <w:marBottom w:val="0"/>
                  <w:divBdr>
                    <w:top w:val="none" w:sz="0" w:space="0" w:color="auto"/>
                    <w:left w:val="none" w:sz="0" w:space="0" w:color="auto"/>
                    <w:bottom w:val="none" w:sz="0" w:space="0" w:color="auto"/>
                    <w:right w:val="none" w:sz="0" w:space="0" w:color="auto"/>
                  </w:divBdr>
                </w:div>
                <w:div w:id="1560167458">
                  <w:marLeft w:val="0"/>
                  <w:marRight w:val="0"/>
                  <w:marTop w:val="0"/>
                  <w:marBottom w:val="0"/>
                  <w:divBdr>
                    <w:top w:val="none" w:sz="0" w:space="0" w:color="auto"/>
                    <w:left w:val="none" w:sz="0" w:space="0" w:color="auto"/>
                    <w:bottom w:val="none" w:sz="0" w:space="0" w:color="auto"/>
                    <w:right w:val="none" w:sz="0" w:space="0" w:color="auto"/>
                  </w:divBdr>
                </w:div>
                <w:div w:id="1563367588">
                  <w:marLeft w:val="0"/>
                  <w:marRight w:val="0"/>
                  <w:marTop w:val="0"/>
                  <w:marBottom w:val="0"/>
                  <w:divBdr>
                    <w:top w:val="none" w:sz="0" w:space="0" w:color="auto"/>
                    <w:left w:val="none" w:sz="0" w:space="0" w:color="auto"/>
                    <w:bottom w:val="none" w:sz="0" w:space="0" w:color="auto"/>
                    <w:right w:val="none" w:sz="0" w:space="0" w:color="auto"/>
                  </w:divBdr>
                </w:div>
                <w:div w:id="1623420835">
                  <w:marLeft w:val="0"/>
                  <w:marRight w:val="0"/>
                  <w:marTop w:val="0"/>
                  <w:marBottom w:val="0"/>
                  <w:divBdr>
                    <w:top w:val="none" w:sz="0" w:space="0" w:color="auto"/>
                    <w:left w:val="none" w:sz="0" w:space="0" w:color="auto"/>
                    <w:bottom w:val="none" w:sz="0" w:space="0" w:color="auto"/>
                    <w:right w:val="none" w:sz="0" w:space="0" w:color="auto"/>
                  </w:divBdr>
                </w:div>
                <w:div w:id="1769082640">
                  <w:marLeft w:val="0"/>
                  <w:marRight w:val="0"/>
                  <w:marTop w:val="0"/>
                  <w:marBottom w:val="0"/>
                  <w:divBdr>
                    <w:top w:val="none" w:sz="0" w:space="0" w:color="auto"/>
                    <w:left w:val="none" w:sz="0" w:space="0" w:color="auto"/>
                    <w:bottom w:val="none" w:sz="0" w:space="0" w:color="auto"/>
                    <w:right w:val="none" w:sz="0" w:space="0" w:color="auto"/>
                  </w:divBdr>
                </w:div>
                <w:div w:id="189715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650">
          <w:marLeft w:val="0"/>
          <w:marRight w:val="0"/>
          <w:marTop w:val="0"/>
          <w:marBottom w:val="0"/>
          <w:divBdr>
            <w:top w:val="none" w:sz="0" w:space="0" w:color="auto"/>
            <w:left w:val="none" w:sz="0" w:space="0" w:color="auto"/>
            <w:bottom w:val="none" w:sz="0" w:space="0" w:color="auto"/>
            <w:right w:val="none" w:sz="0" w:space="0" w:color="auto"/>
          </w:divBdr>
          <w:divsChild>
            <w:div w:id="36397032">
              <w:marLeft w:val="0"/>
              <w:marRight w:val="0"/>
              <w:marTop w:val="0"/>
              <w:marBottom w:val="0"/>
              <w:divBdr>
                <w:top w:val="none" w:sz="0" w:space="0" w:color="auto"/>
                <w:left w:val="none" w:sz="0" w:space="0" w:color="auto"/>
                <w:bottom w:val="none" w:sz="0" w:space="0" w:color="auto"/>
                <w:right w:val="none" w:sz="0" w:space="0" w:color="auto"/>
              </w:divBdr>
            </w:div>
            <w:div w:id="37703454">
              <w:marLeft w:val="0"/>
              <w:marRight w:val="0"/>
              <w:marTop w:val="0"/>
              <w:marBottom w:val="0"/>
              <w:divBdr>
                <w:top w:val="none" w:sz="0" w:space="0" w:color="auto"/>
                <w:left w:val="none" w:sz="0" w:space="0" w:color="auto"/>
                <w:bottom w:val="none" w:sz="0" w:space="0" w:color="auto"/>
                <w:right w:val="none" w:sz="0" w:space="0" w:color="auto"/>
              </w:divBdr>
            </w:div>
            <w:div w:id="150952992">
              <w:marLeft w:val="0"/>
              <w:marRight w:val="0"/>
              <w:marTop w:val="0"/>
              <w:marBottom w:val="0"/>
              <w:divBdr>
                <w:top w:val="none" w:sz="0" w:space="0" w:color="auto"/>
                <w:left w:val="none" w:sz="0" w:space="0" w:color="auto"/>
                <w:bottom w:val="none" w:sz="0" w:space="0" w:color="auto"/>
                <w:right w:val="none" w:sz="0" w:space="0" w:color="auto"/>
              </w:divBdr>
            </w:div>
            <w:div w:id="339891879">
              <w:marLeft w:val="0"/>
              <w:marRight w:val="0"/>
              <w:marTop w:val="0"/>
              <w:marBottom w:val="0"/>
              <w:divBdr>
                <w:top w:val="none" w:sz="0" w:space="0" w:color="auto"/>
                <w:left w:val="none" w:sz="0" w:space="0" w:color="auto"/>
                <w:bottom w:val="none" w:sz="0" w:space="0" w:color="auto"/>
                <w:right w:val="none" w:sz="0" w:space="0" w:color="auto"/>
              </w:divBdr>
            </w:div>
            <w:div w:id="400098515">
              <w:marLeft w:val="0"/>
              <w:marRight w:val="0"/>
              <w:marTop w:val="0"/>
              <w:marBottom w:val="0"/>
              <w:divBdr>
                <w:top w:val="none" w:sz="0" w:space="0" w:color="auto"/>
                <w:left w:val="none" w:sz="0" w:space="0" w:color="auto"/>
                <w:bottom w:val="none" w:sz="0" w:space="0" w:color="auto"/>
                <w:right w:val="none" w:sz="0" w:space="0" w:color="auto"/>
              </w:divBdr>
            </w:div>
            <w:div w:id="417095388">
              <w:marLeft w:val="0"/>
              <w:marRight w:val="0"/>
              <w:marTop w:val="0"/>
              <w:marBottom w:val="0"/>
              <w:divBdr>
                <w:top w:val="none" w:sz="0" w:space="0" w:color="auto"/>
                <w:left w:val="none" w:sz="0" w:space="0" w:color="auto"/>
                <w:bottom w:val="none" w:sz="0" w:space="0" w:color="auto"/>
                <w:right w:val="none" w:sz="0" w:space="0" w:color="auto"/>
              </w:divBdr>
            </w:div>
            <w:div w:id="456798961">
              <w:marLeft w:val="0"/>
              <w:marRight w:val="0"/>
              <w:marTop w:val="0"/>
              <w:marBottom w:val="0"/>
              <w:divBdr>
                <w:top w:val="none" w:sz="0" w:space="0" w:color="auto"/>
                <w:left w:val="none" w:sz="0" w:space="0" w:color="auto"/>
                <w:bottom w:val="none" w:sz="0" w:space="0" w:color="auto"/>
                <w:right w:val="none" w:sz="0" w:space="0" w:color="auto"/>
              </w:divBdr>
            </w:div>
            <w:div w:id="465928068">
              <w:marLeft w:val="0"/>
              <w:marRight w:val="0"/>
              <w:marTop w:val="0"/>
              <w:marBottom w:val="0"/>
              <w:divBdr>
                <w:top w:val="none" w:sz="0" w:space="0" w:color="auto"/>
                <w:left w:val="none" w:sz="0" w:space="0" w:color="auto"/>
                <w:bottom w:val="none" w:sz="0" w:space="0" w:color="auto"/>
                <w:right w:val="none" w:sz="0" w:space="0" w:color="auto"/>
              </w:divBdr>
            </w:div>
            <w:div w:id="569847374">
              <w:marLeft w:val="0"/>
              <w:marRight w:val="0"/>
              <w:marTop w:val="0"/>
              <w:marBottom w:val="0"/>
              <w:divBdr>
                <w:top w:val="none" w:sz="0" w:space="0" w:color="auto"/>
                <w:left w:val="none" w:sz="0" w:space="0" w:color="auto"/>
                <w:bottom w:val="none" w:sz="0" w:space="0" w:color="auto"/>
                <w:right w:val="none" w:sz="0" w:space="0" w:color="auto"/>
              </w:divBdr>
            </w:div>
            <w:div w:id="906302040">
              <w:marLeft w:val="0"/>
              <w:marRight w:val="0"/>
              <w:marTop w:val="0"/>
              <w:marBottom w:val="0"/>
              <w:divBdr>
                <w:top w:val="none" w:sz="0" w:space="0" w:color="auto"/>
                <w:left w:val="none" w:sz="0" w:space="0" w:color="auto"/>
                <w:bottom w:val="none" w:sz="0" w:space="0" w:color="auto"/>
                <w:right w:val="none" w:sz="0" w:space="0" w:color="auto"/>
              </w:divBdr>
              <w:divsChild>
                <w:div w:id="111561571">
                  <w:marLeft w:val="0"/>
                  <w:marRight w:val="0"/>
                  <w:marTop w:val="0"/>
                  <w:marBottom w:val="0"/>
                  <w:divBdr>
                    <w:top w:val="none" w:sz="0" w:space="0" w:color="auto"/>
                    <w:left w:val="none" w:sz="0" w:space="0" w:color="auto"/>
                    <w:bottom w:val="none" w:sz="0" w:space="0" w:color="auto"/>
                    <w:right w:val="none" w:sz="0" w:space="0" w:color="auto"/>
                  </w:divBdr>
                </w:div>
                <w:div w:id="152070551">
                  <w:marLeft w:val="0"/>
                  <w:marRight w:val="0"/>
                  <w:marTop w:val="0"/>
                  <w:marBottom w:val="0"/>
                  <w:divBdr>
                    <w:top w:val="none" w:sz="0" w:space="0" w:color="auto"/>
                    <w:left w:val="none" w:sz="0" w:space="0" w:color="auto"/>
                    <w:bottom w:val="none" w:sz="0" w:space="0" w:color="auto"/>
                    <w:right w:val="none" w:sz="0" w:space="0" w:color="auto"/>
                  </w:divBdr>
                </w:div>
                <w:div w:id="158039730">
                  <w:marLeft w:val="0"/>
                  <w:marRight w:val="0"/>
                  <w:marTop w:val="0"/>
                  <w:marBottom w:val="0"/>
                  <w:divBdr>
                    <w:top w:val="none" w:sz="0" w:space="0" w:color="auto"/>
                    <w:left w:val="none" w:sz="0" w:space="0" w:color="auto"/>
                    <w:bottom w:val="none" w:sz="0" w:space="0" w:color="auto"/>
                    <w:right w:val="none" w:sz="0" w:space="0" w:color="auto"/>
                  </w:divBdr>
                </w:div>
                <w:div w:id="236788634">
                  <w:marLeft w:val="0"/>
                  <w:marRight w:val="0"/>
                  <w:marTop w:val="0"/>
                  <w:marBottom w:val="0"/>
                  <w:divBdr>
                    <w:top w:val="none" w:sz="0" w:space="0" w:color="auto"/>
                    <w:left w:val="none" w:sz="0" w:space="0" w:color="auto"/>
                    <w:bottom w:val="none" w:sz="0" w:space="0" w:color="auto"/>
                    <w:right w:val="none" w:sz="0" w:space="0" w:color="auto"/>
                  </w:divBdr>
                </w:div>
                <w:div w:id="287705497">
                  <w:marLeft w:val="0"/>
                  <w:marRight w:val="0"/>
                  <w:marTop w:val="0"/>
                  <w:marBottom w:val="0"/>
                  <w:divBdr>
                    <w:top w:val="none" w:sz="0" w:space="0" w:color="auto"/>
                    <w:left w:val="none" w:sz="0" w:space="0" w:color="auto"/>
                    <w:bottom w:val="none" w:sz="0" w:space="0" w:color="auto"/>
                    <w:right w:val="none" w:sz="0" w:space="0" w:color="auto"/>
                  </w:divBdr>
                </w:div>
                <w:div w:id="317611465">
                  <w:marLeft w:val="0"/>
                  <w:marRight w:val="0"/>
                  <w:marTop w:val="0"/>
                  <w:marBottom w:val="0"/>
                  <w:divBdr>
                    <w:top w:val="none" w:sz="0" w:space="0" w:color="auto"/>
                    <w:left w:val="none" w:sz="0" w:space="0" w:color="auto"/>
                    <w:bottom w:val="none" w:sz="0" w:space="0" w:color="auto"/>
                    <w:right w:val="none" w:sz="0" w:space="0" w:color="auto"/>
                  </w:divBdr>
                </w:div>
                <w:div w:id="498158271">
                  <w:marLeft w:val="0"/>
                  <w:marRight w:val="0"/>
                  <w:marTop w:val="0"/>
                  <w:marBottom w:val="0"/>
                  <w:divBdr>
                    <w:top w:val="none" w:sz="0" w:space="0" w:color="auto"/>
                    <w:left w:val="none" w:sz="0" w:space="0" w:color="auto"/>
                    <w:bottom w:val="none" w:sz="0" w:space="0" w:color="auto"/>
                    <w:right w:val="none" w:sz="0" w:space="0" w:color="auto"/>
                  </w:divBdr>
                </w:div>
                <w:div w:id="532497175">
                  <w:marLeft w:val="0"/>
                  <w:marRight w:val="0"/>
                  <w:marTop w:val="0"/>
                  <w:marBottom w:val="0"/>
                  <w:divBdr>
                    <w:top w:val="none" w:sz="0" w:space="0" w:color="auto"/>
                    <w:left w:val="none" w:sz="0" w:space="0" w:color="auto"/>
                    <w:bottom w:val="none" w:sz="0" w:space="0" w:color="auto"/>
                    <w:right w:val="none" w:sz="0" w:space="0" w:color="auto"/>
                  </w:divBdr>
                </w:div>
                <w:div w:id="633410942">
                  <w:marLeft w:val="0"/>
                  <w:marRight w:val="0"/>
                  <w:marTop w:val="0"/>
                  <w:marBottom w:val="0"/>
                  <w:divBdr>
                    <w:top w:val="none" w:sz="0" w:space="0" w:color="auto"/>
                    <w:left w:val="none" w:sz="0" w:space="0" w:color="auto"/>
                    <w:bottom w:val="none" w:sz="0" w:space="0" w:color="auto"/>
                    <w:right w:val="none" w:sz="0" w:space="0" w:color="auto"/>
                  </w:divBdr>
                </w:div>
                <w:div w:id="1021391489">
                  <w:marLeft w:val="0"/>
                  <w:marRight w:val="0"/>
                  <w:marTop w:val="0"/>
                  <w:marBottom w:val="0"/>
                  <w:divBdr>
                    <w:top w:val="none" w:sz="0" w:space="0" w:color="auto"/>
                    <w:left w:val="none" w:sz="0" w:space="0" w:color="auto"/>
                    <w:bottom w:val="none" w:sz="0" w:space="0" w:color="auto"/>
                    <w:right w:val="none" w:sz="0" w:space="0" w:color="auto"/>
                  </w:divBdr>
                </w:div>
                <w:div w:id="1129786240">
                  <w:marLeft w:val="0"/>
                  <w:marRight w:val="0"/>
                  <w:marTop w:val="0"/>
                  <w:marBottom w:val="0"/>
                  <w:divBdr>
                    <w:top w:val="none" w:sz="0" w:space="0" w:color="auto"/>
                    <w:left w:val="none" w:sz="0" w:space="0" w:color="auto"/>
                    <w:bottom w:val="none" w:sz="0" w:space="0" w:color="auto"/>
                    <w:right w:val="none" w:sz="0" w:space="0" w:color="auto"/>
                  </w:divBdr>
                </w:div>
                <w:div w:id="1348412778">
                  <w:marLeft w:val="0"/>
                  <w:marRight w:val="0"/>
                  <w:marTop w:val="0"/>
                  <w:marBottom w:val="0"/>
                  <w:divBdr>
                    <w:top w:val="none" w:sz="0" w:space="0" w:color="auto"/>
                    <w:left w:val="none" w:sz="0" w:space="0" w:color="auto"/>
                    <w:bottom w:val="none" w:sz="0" w:space="0" w:color="auto"/>
                    <w:right w:val="none" w:sz="0" w:space="0" w:color="auto"/>
                  </w:divBdr>
                </w:div>
                <w:div w:id="1390962280">
                  <w:marLeft w:val="0"/>
                  <w:marRight w:val="0"/>
                  <w:marTop w:val="0"/>
                  <w:marBottom w:val="0"/>
                  <w:divBdr>
                    <w:top w:val="none" w:sz="0" w:space="0" w:color="auto"/>
                    <w:left w:val="none" w:sz="0" w:space="0" w:color="auto"/>
                    <w:bottom w:val="none" w:sz="0" w:space="0" w:color="auto"/>
                    <w:right w:val="none" w:sz="0" w:space="0" w:color="auto"/>
                  </w:divBdr>
                </w:div>
                <w:div w:id="1407528242">
                  <w:marLeft w:val="0"/>
                  <w:marRight w:val="0"/>
                  <w:marTop w:val="0"/>
                  <w:marBottom w:val="0"/>
                  <w:divBdr>
                    <w:top w:val="none" w:sz="0" w:space="0" w:color="auto"/>
                    <w:left w:val="none" w:sz="0" w:space="0" w:color="auto"/>
                    <w:bottom w:val="none" w:sz="0" w:space="0" w:color="auto"/>
                    <w:right w:val="none" w:sz="0" w:space="0" w:color="auto"/>
                  </w:divBdr>
                </w:div>
                <w:div w:id="1449086988">
                  <w:marLeft w:val="0"/>
                  <w:marRight w:val="0"/>
                  <w:marTop w:val="0"/>
                  <w:marBottom w:val="0"/>
                  <w:divBdr>
                    <w:top w:val="none" w:sz="0" w:space="0" w:color="auto"/>
                    <w:left w:val="none" w:sz="0" w:space="0" w:color="auto"/>
                    <w:bottom w:val="none" w:sz="0" w:space="0" w:color="auto"/>
                    <w:right w:val="none" w:sz="0" w:space="0" w:color="auto"/>
                  </w:divBdr>
                </w:div>
                <w:div w:id="1504709166">
                  <w:marLeft w:val="0"/>
                  <w:marRight w:val="0"/>
                  <w:marTop w:val="0"/>
                  <w:marBottom w:val="0"/>
                  <w:divBdr>
                    <w:top w:val="none" w:sz="0" w:space="0" w:color="auto"/>
                    <w:left w:val="none" w:sz="0" w:space="0" w:color="auto"/>
                    <w:bottom w:val="none" w:sz="0" w:space="0" w:color="auto"/>
                    <w:right w:val="none" w:sz="0" w:space="0" w:color="auto"/>
                  </w:divBdr>
                </w:div>
                <w:div w:id="1515533152">
                  <w:marLeft w:val="0"/>
                  <w:marRight w:val="0"/>
                  <w:marTop w:val="0"/>
                  <w:marBottom w:val="0"/>
                  <w:divBdr>
                    <w:top w:val="none" w:sz="0" w:space="0" w:color="auto"/>
                    <w:left w:val="none" w:sz="0" w:space="0" w:color="auto"/>
                    <w:bottom w:val="none" w:sz="0" w:space="0" w:color="auto"/>
                    <w:right w:val="none" w:sz="0" w:space="0" w:color="auto"/>
                  </w:divBdr>
                </w:div>
                <w:div w:id="1760713820">
                  <w:marLeft w:val="0"/>
                  <w:marRight w:val="0"/>
                  <w:marTop w:val="0"/>
                  <w:marBottom w:val="0"/>
                  <w:divBdr>
                    <w:top w:val="none" w:sz="0" w:space="0" w:color="auto"/>
                    <w:left w:val="none" w:sz="0" w:space="0" w:color="auto"/>
                    <w:bottom w:val="none" w:sz="0" w:space="0" w:color="auto"/>
                    <w:right w:val="none" w:sz="0" w:space="0" w:color="auto"/>
                  </w:divBdr>
                </w:div>
                <w:div w:id="1872575616">
                  <w:marLeft w:val="0"/>
                  <w:marRight w:val="0"/>
                  <w:marTop w:val="0"/>
                  <w:marBottom w:val="0"/>
                  <w:divBdr>
                    <w:top w:val="none" w:sz="0" w:space="0" w:color="auto"/>
                    <w:left w:val="none" w:sz="0" w:space="0" w:color="auto"/>
                    <w:bottom w:val="none" w:sz="0" w:space="0" w:color="auto"/>
                    <w:right w:val="none" w:sz="0" w:space="0" w:color="auto"/>
                  </w:divBdr>
                </w:div>
                <w:div w:id="1990746286">
                  <w:marLeft w:val="0"/>
                  <w:marRight w:val="0"/>
                  <w:marTop w:val="0"/>
                  <w:marBottom w:val="0"/>
                  <w:divBdr>
                    <w:top w:val="none" w:sz="0" w:space="0" w:color="auto"/>
                    <w:left w:val="none" w:sz="0" w:space="0" w:color="auto"/>
                    <w:bottom w:val="none" w:sz="0" w:space="0" w:color="auto"/>
                    <w:right w:val="none" w:sz="0" w:space="0" w:color="auto"/>
                  </w:divBdr>
                </w:div>
                <w:div w:id="2058162137">
                  <w:marLeft w:val="0"/>
                  <w:marRight w:val="0"/>
                  <w:marTop w:val="0"/>
                  <w:marBottom w:val="0"/>
                  <w:divBdr>
                    <w:top w:val="none" w:sz="0" w:space="0" w:color="auto"/>
                    <w:left w:val="none" w:sz="0" w:space="0" w:color="auto"/>
                    <w:bottom w:val="none" w:sz="0" w:space="0" w:color="auto"/>
                    <w:right w:val="none" w:sz="0" w:space="0" w:color="auto"/>
                  </w:divBdr>
                </w:div>
                <w:div w:id="2132438500">
                  <w:marLeft w:val="0"/>
                  <w:marRight w:val="0"/>
                  <w:marTop w:val="0"/>
                  <w:marBottom w:val="0"/>
                  <w:divBdr>
                    <w:top w:val="none" w:sz="0" w:space="0" w:color="auto"/>
                    <w:left w:val="none" w:sz="0" w:space="0" w:color="auto"/>
                    <w:bottom w:val="none" w:sz="0" w:space="0" w:color="auto"/>
                    <w:right w:val="none" w:sz="0" w:space="0" w:color="auto"/>
                  </w:divBdr>
                </w:div>
              </w:divsChild>
            </w:div>
            <w:div w:id="1072432960">
              <w:marLeft w:val="0"/>
              <w:marRight w:val="0"/>
              <w:marTop w:val="0"/>
              <w:marBottom w:val="0"/>
              <w:divBdr>
                <w:top w:val="none" w:sz="0" w:space="0" w:color="auto"/>
                <w:left w:val="none" w:sz="0" w:space="0" w:color="auto"/>
                <w:bottom w:val="none" w:sz="0" w:space="0" w:color="auto"/>
                <w:right w:val="none" w:sz="0" w:space="0" w:color="auto"/>
              </w:divBdr>
            </w:div>
            <w:div w:id="1145272975">
              <w:marLeft w:val="0"/>
              <w:marRight w:val="0"/>
              <w:marTop w:val="0"/>
              <w:marBottom w:val="0"/>
              <w:divBdr>
                <w:top w:val="none" w:sz="0" w:space="0" w:color="auto"/>
                <w:left w:val="none" w:sz="0" w:space="0" w:color="auto"/>
                <w:bottom w:val="none" w:sz="0" w:space="0" w:color="auto"/>
                <w:right w:val="none" w:sz="0" w:space="0" w:color="auto"/>
              </w:divBdr>
            </w:div>
            <w:div w:id="1412047244">
              <w:marLeft w:val="0"/>
              <w:marRight w:val="0"/>
              <w:marTop w:val="0"/>
              <w:marBottom w:val="0"/>
              <w:divBdr>
                <w:top w:val="none" w:sz="0" w:space="0" w:color="auto"/>
                <w:left w:val="none" w:sz="0" w:space="0" w:color="auto"/>
                <w:bottom w:val="none" w:sz="0" w:space="0" w:color="auto"/>
                <w:right w:val="none" w:sz="0" w:space="0" w:color="auto"/>
              </w:divBdr>
            </w:div>
            <w:div w:id="1432816511">
              <w:marLeft w:val="0"/>
              <w:marRight w:val="0"/>
              <w:marTop w:val="0"/>
              <w:marBottom w:val="0"/>
              <w:divBdr>
                <w:top w:val="none" w:sz="0" w:space="0" w:color="auto"/>
                <w:left w:val="none" w:sz="0" w:space="0" w:color="auto"/>
                <w:bottom w:val="none" w:sz="0" w:space="0" w:color="auto"/>
                <w:right w:val="none" w:sz="0" w:space="0" w:color="auto"/>
              </w:divBdr>
            </w:div>
            <w:div w:id="1447189166">
              <w:marLeft w:val="0"/>
              <w:marRight w:val="0"/>
              <w:marTop w:val="0"/>
              <w:marBottom w:val="0"/>
              <w:divBdr>
                <w:top w:val="none" w:sz="0" w:space="0" w:color="auto"/>
                <w:left w:val="none" w:sz="0" w:space="0" w:color="auto"/>
                <w:bottom w:val="none" w:sz="0" w:space="0" w:color="auto"/>
                <w:right w:val="none" w:sz="0" w:space="0" w:color="auto"/>
              </w:divBdr>
            </w:div>
            <w:div w:id="1557084600">
              <w:marLeft w:val="0"/>
              <w:marRight w:val="0"/>
              <w:marTop w:val="0"/>
              <w:marBottom w:val="0"/>
              <w:divBdr>
                <w:top w:val="none" w:sz="0" w:space="0" w:color="auto"/>
                <w:left w:val="none" w:sz="0" w:space="0" w:color="auto"/>
                <w:bottom w:val="none" w:sz="0" w:space="0" w:color="auto"/>
                <w:right w:val="none" w:sz="0" w:space="0" w:color="auto"/>
              </w:divBdr>
            </w:div>
            <w:div w:id="1594851010">
              <w:marLeft w:val="0"/>
              <w:marRight w:val="0"/>
              <w:marTop w:val="0"/>
              <w:marBottom w:val="0"/>
              <w:divBdr>
                <w:top w:val="none" w:sz="0" w:space="0" w:color="auto"/>
                <w:left w:val="none" w:sz="0" w:space="0" w:color="auto"/>
                <w:bottom w:val="none" w:sz="0" w:space="0" w:color="auto"/>
                <w:right w:val="none" w:sz="0" w:space="0" w:color="auto"/>
              </w:divBdr>
            </w:div>
            <w:div w:id="1704596784">
              <w:marLeft w:val="0"/>
              <w:marRight w:val="0"/>
              <w:marTop w:val="0"/>
              <w:marBottom w:val="0"/>
              <w:divBdr>
                <w:top w:val="none" w:sz="0" w:space="0" w:color="auto"/>
                <w:left w:val="none" w:sz="0" w:space="0" w:color="auto"/>
                <w:bottom w:val="none" w:sz="0" w:space="0" w:color="auto"/>
                <w:right w:val="none" w:sz="0" w:space="0" w:color="auto"/>
              </w:divBdr>
            </w:div>
            <w:div w:id="1749619054">
              <w:marLeft w:val="0"/>
              <w:marRight w:val="0"/>
              <w:marTop w:val="0"/>
              <w:marBottom w:val="0"/>
              <w:divBdr>
                <w:top w:val="none" w:sz="0" w:space="0" w:color="auto"/>
                <w:left w:val="none" w:sz="0" w:space="0" w:color="auto"/>
                <w:bottom w:val="none" w:sz="0" w:space="0" w:color="auto"/>
                <w:right w:val="none" w:sz="0" w:space="0" w:color="auto"/>
              </w:divBdr>
            </w:div>
            <w:div w:id="1921326833">
              <w:marLeft w:val="0"/>
              <w:marRight w:val="0"/>
              <w:marTop w:val="0"/>
              <w:marBottom w:val="0"/>
              <w:divBdr>
                <w:top w:val="none" w:sz="0" w:space="0" w:color="auto"/>
                <w:left w:val="none" w:sz="0" w:space="0" w:color="auto"/>
                <w:bottom w:val="none" w:sz="0" w:space="0" w:color="auto"/>
                <w:right w:val="none" w:sz="0" w:space="0" w:color="auto"/>
              </w:divBdr>
            </w:div>
            <w:div w:id="2070222139">
              <w:marLeft w:val="0"/>
              <w:marRight w:val="0"/>
              <w:marTop w:val="0"/>
              <w:marBottom w:val="0"/>
              <w:divBdr>
                <w:top w:val="none" w:sz="0" w:space="0" w:color="auto"/>
                <w:left w:val="none" w:sz="0" w:space="0" w:color="auto"/>
                <w:bottom w:val="none" w:sz="0" w:space="0" w:color="auto"/>
                <w:right w:val="none" w:sz="0" w:space="0" w:color="auto"/>
              </w:divBdr>
            </w:div>
            <w:div w:id="2110273055">
              <w:marLeft w:val="0"/>
              <w:marRight w:val="0"/>
              <w:marTop w:val="0"/>
              <w:marBottom w:val="0"/>
              <w:divBdr>
                <w:top w:val="none" w:sz="0" w:space="0" w:color="auto"/>
                <w:left w:val="none" w:sz="0" w:space="0" w:color="auto"/>
                <w:bottom w:val="none" w:sz="0" w:space="0" w:color="auto"/>
                <w:right w:val="none" w:sz="0" w:space="0" w:color="auto"/>
              </w:divBdr>
            </w:div>
            <w:div w:id="2145806562">
              <w:marLeft w:val="0"/>
              <w:marRight w:val="0"/>
              <w:marTop w:val="0"/>
              <w:marBottom w:val="0"/>
              <w:divBdr>
                <w:top w:val="none" w:sz="0" w:space="0" w:color="auto"/>
                <w:left w:val="none" w:sz="0" w:space="0" w:color="auto"/>
                <w:bottom w:val="none" w:sz="0" w:space="0" w:color="auto"/>
                <w:right w:val="none" w:sz="0" w:space="0" w:color="auto"/>
              </w:divBdr>
            </w:div>
          </w:divsChild>
        </w:div>
        <w:div w:id="97022125">
          <w:marLeft w:val="0"/>
          <w:marRight w:val="0"/>
          <w:marTop w:val="0"/>
          <w:marBottom w:val="0"/>
          <w:divBdr>
            <w:top w:val="none" w:sz="0" w:space="0" w:color="auto"/>
            <w:left w:val="none" w:sz="0" w:space="0" w:color="auto"/>
            <w:bottom w:val="none" w:sz="0" w:space="0" w:color="auto"/>
            <w:right w:val="none" w:sz="0" w:space="0" w:color="auto"/>
          </w:divBdr>
          <w:divsChild>
            <w:div w:id="174654851">
              <w:marLeft w:val="0"/>
              <w:marRight w:val="0"/>
              <w:marTop w:val="0"/>
              <w:marBottom w:val="0"/>
              <w:divBdr>
                <w:top w:val="none" w:sz="0" w:space="0" w:color="auto"/>
                <w:left w:val="none" w:sz="0" w:space="0" w:color="auto"/>
                <w:bottom w:val="none" w:sz="0" w:space="0" w:color="auto"/>
                <w:right w:val="none" w:sz="0" w:space="0" w:color="auto"/>
              </w:divBdr>
            </w:div>
            <w:div w:id="241061029">
              <w:marLeft w:val="0"/>
              <w:marRight w:val="0"/>
              <w:marTop w:val="0"/>
              <w:marBottom w:val="0"/>
              <w:divBdr>
                <w:top w:val="none" w:sz="0" w:space="0" w:color="auto"/>
                <w:left w:val="none" w:sz="0" w:space="0" w:color="auto"/>
                <w:bottom w:val="none" w:sz="0" w:space="0" w:color="auto"/>
                <w:right w:val="none" w:sz="0" w:space="0" w:color="auto"/>
              </w:divBdr>
            </w:div>
            <w:div w:id="1847750469">
              <w:marLeft w:val="0"/>
              <w:marRight w:val="0"/>
              <w:marTop w:val="0"/>
              <w:marBottom w:val="0"/>
              <w:divBdr>
                <w:top w:val="none" w:sz="0" w:space="0" w:color="auto"/>
                <w:left w:val="none" w:sz="0" w:space="0" w:color="auto"/>
                <w:bottom w:val="none" w:sz="0" w:space="0" w:color="auto"/>
                <w:right w:val="none" w:sz="0" w:space="0" w:color="auto"/>
              </w:divBdr>
              <w:divsChild>
                <w:div w:id="520433983">
                  <w:marLeft w:val="0"/>
                  <w:marRight w:val="0"/>
                  <w:marTop w:val="0"/>
                  <w:marBottom w:val="0"/>
                  <w:divBdr>
                    <w:top w:val="none" w:sz="0" w:space="0" w:color="auto"/>
                    <w:left w:val="none" w:sz="0" w:space="0" w:color="auto"/>
                    <w:bottom w:val="none" w:sz="0" w:space="0" w:color="auto"/>
                    <w:right w:val="none" w:sz="0" w:space="0" w:color="auto"/>
                  </w:divBdr>
                </w:div>
                <w:div w:id="1608349283">
                  <w:marLeft w:val="0"/>
                  <w:marRight w:val="0"/>
                  <w:marTop w:val="0"/>
                  <w:marBottom w:val="0"/>
                  <w:divBdr>
                    <w:top w:val="none" w:sz="0" w:space="0" w:color="auto"/>
                    <w:left w:val="none" w:sz="0" w:space="0" w:color="auto"/>
                    <w:bottom w:val="none" w:sz="0" w:space="0" w:color="auto"/>
                    <w:right w:val="none" w:sz="0" w:space="0" w:color="auto"/>
                  </w:divBdr>
                </w:div>
                <w:div w:id="1948854602">
                  <w:marLeft w:val="0"/>
                  <w:marRight w:val="0"/>
                  <w:marTop w:val="0"/>
                  <w:marBottom w:val="0"/>
                  <w:divBdr>
                    <w:top w:val="none" w:sz="0" w:space="0" w:color="auto"/>
                    <w:left w:val="none" w:sz="0" w:space="0" w:color="auto"/>
                    <w:bottom w:val="none" w:sz="0" w:space="0" w:color="auto"/>
                    <w:right w:val="none" w:sz="0" w:space="0" w:color="auto"/>
                  </w:divBdr>
                </w:div>
              </w:divsChild>
            </w:div>
            <w:div w:id="2106342017">
              <w:marLeft w:val="0"/>
              <w:marRight w:val="0"/>
              <w:marTop w:val="0"/>
              <w:marBottom w:val="0"/>
              <w:divBdr>
                <w:top w:val="none" w:sz="0" w:space="0" w:color="auto"/>
                <w:left w:val="none" w:sz="0" w:space="0" w:color="auto"/>
                <w:bottom w:val="none" w:sz="0" w:space="0" w:color="auto"/>
                <w:right w:val="none" w:sz="0" w:space="0" w:color="auto"/>
              </w:divBdr>
            </w:div>
          </w:divsChild>
        </w:div>
        <w:div w:id="98841068">
          <w:marLeft w:val="0"/>
          <w:marRight w:val="0"/>
          <w:marTop w:val="0"/>
          <w:marBottom w:val="0"/>
          <w:divBdr>
            <w:top w:val="none" w:sz="0" w:space="0" w:color="auto"/>
            <w:left w:val="none" w:sz="0" w:space="0" w:color="auto"/>
            <w:bottom w:val="none" w:sz="0" w:space="0" w:color="auto"/>
            <w:right w:val="none" w:sz="0" w:space="0" w:color="auto"/>
          </w:divBdr>
          <w:divsChild>
            <w:div w:id="95752663">
              <w:marLeft w:val="0"/>
              <w:marRight w:val="0"/>
              <w:marTop w:val="0"/>
              <w:marBottom w:val="0"/>
              <w:divBdr>
                <w:top w:val="none" w:sz="0" w:space="0" w:color="auto"/>
                <w:left w:val="none" w:sz="0" w:space="0" w:color="auto"/>
                <w:bottom w:val="none" w:sz="0" w:space="0" w:color="auto"/>
                <w:right w:val="none" w:sz="0" w:space="0" w:color="auto"/>
              </w:divBdr>
            </w:div>
            <w:div w:id="152961332">
              <w:marLeft w:val="0"/>
              <w:marRight w:val="0"/>
              <w:marTop w:val="0"/>
              <w:marBottom w:val="0"/>
              <w:divBdr>
                <w:top w:val="none" w:sz="0" w:space="0" w:color="auto"/>
                <w:left w:val="none" w:sz="0" w:space="0" w:color="auto"/>
                <w:bottom w:val="none" w:sz="0" w:space="0" w:color="auto"/>
                <w:right w:val="none" w:sz="0" w:space="0" w:color="auto"/>
              </w:divBdr>
              <w:divsChild>
                <w:div w:id="548998876">
                  <w:marLeft w:val="0"/>
                  <w:marRight w:val="0"/>
                  <w:marTop w:val="0"/>
                  <w:marBottom w:val="0"/>
                  <w:divBdr>
                    <w:top w:val="none" w:sz="0" w:space="0" w:color="auto"/>
                    <w:left w:val="none" w:sz="0" w:space="0" w:color="auto"/>
                    <w:bottom w:val="none" w:sz="0" w:space="0" w:color="auto"/>
                    <w:right w:val="none" w:sz="0" w:space="0" w:color="auto"/>
                  </w:divBdr>
                </w:div>
                <w:div w:id="666370228">
                  <w:marLeft w:val="0"/>
                  <w:marRight w:val="0"/>
                  <w:marTop w:val="0"/>
                  <w:marBottom w:val="0"/>
                  <w:divBdr>
                    <w:top w:val="none" w:sz="0" w:space="0" w:color="auto"/>
                    <w:left w:val="none" w:sz="0" w:space="0" w:color="auto"/>
                    <w:bottom w:val="none" w:sz="0" w:space="0" w:color="auto"/>
                    <w:right w:val="none" w:sz="0" w:space="0" w:color="auto"/>
                  </w:divBdr>
                </w:div>
                <w:div w:id="1060514663">
                  <w:marLeft w:val="0"/>
                  <w:marRight w:val="0"/>
                  <w:marTop w:val="0"/>
                  <w:marBottom w:val="0"/>
                  <w:divBdr>
                    <w:top w:val="none" w:sz="0" w:space="0" w:color="auto"/>
                    <w:left w:val="none" w:sz="0" w:space="0" w:color="auto"/>
                    <w:bottom w:val="none" w:sz="0" w:space="0" w:color="auto"/>
                    <w:right w:val="none" w:sz="0" w:space="0" w:color="auto"/>
                  </w:divBdr>
                </w:div>
                <w:div w:id="1914197003">
                  <w:marLeft w:val="0"/>
                  <w:marRight w:val="0"/>
                  <w:marTop w:val="0"/>
                  <w:marBottom w:val="0"/>
                  <w:divBdr>
                    <w:top w:val="none" w:sz="0" w:space="0" w:color="auto"/>
                    <w:left w:val="none" w:sz="0" w:space="0" w:color="auto"/>
                    <w:bottom w:val="none" w:sz="0" w:space="0" w:color="auto"/>
                    <w:right w:val="none" w:sz="0" w:space="0" w:color="auto"/>
                  </w:divBdr>
                </w:div>
              </w:divsChild>
            </w:div>
            <w:div w:id="1667050705">
              <w:marLeft w:val="0"/>
              <w:marRight w:val="0"/>
              <w:marTop w:val="0"/>
              <w:marBottom w:val="0"/>
              <w:divBdr>
                <w:top w:val="none" w:sz="0" w:space="0" w:color="auto"/>
                <w:left w:val="none" w:sz="0" w:space="0" w:color="auto"/>
                <w:bottom w:val="none" w:sz="0" w:space="0" w:color="auto"/>
                <w:right w:val="none" w:sz="0" w:space="0" w:color="auto"/>
              </w:divBdr>
            </w:div>
            <w:div w:id="1755125080">
              <w:marLeft w:val="0"/>
              <w:marRight w:val="0"/>
              <w:marTop w:val="0"/>
              <w:marBottom w:val="0"/>
              <w:divBdr>
                <w:top w:val="none" w:sz="0" w:space="0" w:color="auto"/>
                <w:left w:val="none" w:sz="0" w:space="0" w:color="auto"/>
                <w:bottom w:val="none" w:sz="0" w:space="0" w:color="auto"/>
                <w:right w:val="none" w:sz="0" w:space="0" w:color="auto"/>
              </w:divBdr>
            </w:div>
            <w:div w:id="1769887911">
              <w:marLeft w:val="0"/>
              <w:marRight w:val="0"/>
              <w:marTop w:val="0"/>
              <w:marBottom w:val="0"/>
              <w:divBdr>
                <w:top w:val="none" w:sz="0" w:space="0" w:color="auto"/>
                <w:left w:val="none" w:sz="0" w:space="0" w:color="auto"/>
                <w:bottom w:val="none" w:sz="0" w:space="0" w:color="auto"/>
                <w:right w:val="none" w:sz="0" w:space="0" w:color="auto"/>
              </w:divBdr>
            </w:div>
          </w:divsChild>
        </w:div>
        <w:div w:id="121000459">
          <w:marLeft w:val="0"/>
          <w:marRight w:val="0"/>
          <w:marTop w:val="0"/>
          <w:marBottom w:val="0"/>
          <w:divBdr>
            <w:top w:val="none" w:sz="0" w:space="0" w:color="auto"/>
            <w:left w:val="none" w:sz="0" w:space="0" w:color="auto"/>
            <w:bottom w:val="none" w:sz="0" w:space="0" w:color="auto"/>
            <w:right w:val="none" w:sz="0" w:space="0" w:color="auto"/>
          </w:divBdr>
          <w:divsChild>
            <w:div w:id="175922141">
              <w:marLeft w:val="0"/>
              <w:marRight w:val="0"/>
              <w:marTop w:val="0"/>
              <w:marBottom w:val="0"/>
              <w:divBdr>
                <w:top w:val="none" w:sz="0" w:space="0" w:color="auto"/>
                <w:left w:val="none" w:sz="0" w:space="0" w:color="auto"/>
                <w:bottom w:val="none" w:sz="0" w:space="0" w:color="auto"/>
                <w:right w:val="none" w:sz="0" w:space="0" w:color="auto"/>
              </w:divBdr>
            </w:div>
            <w:div w:id="232279737">
              <w:marLeft w:val="0"/>
              <w:marRight w:val="0"/>
              <w:marTop w:val="0"/>
              <w:marBottom w:val="0"/>
              <w:divBdr>
                <w:top w:val="none" w:sz="0" w:space="0" w:color="auto"/>
                <w:left w:val="none" w:sz="0" w:space="0" w:color="auto"/>
                <w:bottom w:val="none" w:sz="0" w:space="0" w:color="auto"/>
                <w:right w:val="none" w:sz="0" w:space="0" w:color="auto"/>
              </w:divBdr>
            </w:div>
            <w:div w:id="258636795">
              <w:marLeft w:val="0"/>
              <w:marRight w:val="0"/>
              <w:marTop w:val="0"/>
              <w:marBottom w:val="0"/>
              <w:divBdr>
                <w:top w:val="none" w:sz="0" w:space="0" w:color="auto"/>
                <w:left w:val="none" w:sz="0" w:space="0" w:color="auto"/>
                <w:bottom w:val="none" w:sz="0" w:space="0" w:color="auto"/>
                <w:right w:val="none" w:sz="0" w:space="0" w:color="auto"/>
              </w:divBdr>
            </w:div>
            <w:div w:id="413473730">
              <w:marLeft w:val="0"/>
              <w:marRight w:val="0"/>
              <w:marTop w:val="0"/>
              <w:marBottom w:val="0"/>
              <w:divBdr>
                <w:top w:val="none" w:sz="0" w:space="0" w:color="auto"/>
                <w:left w:val="none" w:sz="0" w:space="0" w:color="auto"/>
                <w:bottom w:val="none" w:sz="0" w:space="0" w:color="auto"/>
                <w:right w:val="none" w:sz="0" w:space="0" w:color="auto"/>
              </w:divBdr>
            </w:div>
            <w:div w:id="827865735">
              <w:marLeft w:val="0"/>
              <w:marRight w:val="0"/>
              <w:marTop w:val="0"/>
              <w:marBottom w:val="0"/>
              <w:divBdr>
                <w:top w:val="none" w:sz="0" w:space="0" w:color="auto"/>
                <w:left w:val="none" w:sz="0" w:space="0" w:color="auto"/>
                <w:bottom w:val="none" w:sz="0" w:space="0" w:color="auto"/>
                <w:right w:val="none" w:sz="0" w:space="0" w:color="auto"/>
              </w:divBdr>
            </w:div>
            <w:div w:id="862863389">
              <w:marLeft w:val="0"/>
              <w:marRight w:val="0"/>
              <w:marTop w:val="0"/>
              <w:marBottom w:val="0"/>
              <w:divBdr>
                <w:top w:val="none" w:sz="0" w:space="0" w:color="auto"/>
                <w:left w:val="none" w:sz="0" w:space="0" w:color="auto"/>
                <w:bottom w:val="none" w:sz="0" w:space="0" w:color="auto"/>
                <w:right w:val="none" w:sz="0" w:space="0" w:color="auto"/>
              </w:divBdr>
            </w:div>
            <w:div w:id="1273174911">
              <w:marLeft w:val="0"/>
              <w:marRight w:val="0"/>
              <w:marTop w:val="0"/>
              <w:marBottom w:val="0"/>
              <w:divBdr>
                <w:top w:val="none" w:sz="0" w:space="0" w:color="auto"/>
                <w:left w:val="none" w:sz="0" w:space="0" w:color="auto"/>
                <w:bottom w:val="none" w:sz="0" w:space="0" w:color="auto"/>
                <w:right w:val="none" w:sz="0" w:space="0" w:color="auto"/>
              </w:divBdr>
            </w:div>
            <w:div w:id="1320963415">
              <w:marLeft w:val="0"/>
              <w:marRight w:val="0"/>
              <w:marTop w:val="0"/>
              <w:marBottom w:val="0"/>
              <w:divBdr>
                <w:top w:val="none" w:sz="0" w:space="0" w:color="auto"/>
                <w:left w:val="none" w:sz="0" w:space="0" w:color="auto"/>
                <w:bottom w:val="none" w:sz="0" w:space="0" w:color="auto"/>
                <w:right w:val="none" w:sz="0" w:space="0" w:color="auto"/>
              </w:divBdr>
            </w:div>
            <w:div w:id="1567956656">
              <w:marLeft w:val="0"/>
              <w:marRight w:val="0"/>
              <w:marTop w:val="0"/>
              <w:marBottom w:val="0"/>
              <w:divBdr>
                <w:top w:val="none" w:sz="0" w:space="0" w:color="auto"/>
                <w:left w:val="none" w:sz="0" w:space="0" w:color="auto"/>
                <w:bottom w:val="none" w:sz="0" w:space="0" w:color="auto"/>
                <w:right w:val="none" w:sz="0" w:space="0" w:color="auto"/>
              </w:divBdr>
              <w:divsChild>
                <w:div w:id="337199437">
                  <w:marLeft w:val="0"/>
                  <w:marRight w:val="0"/>
                  <w:marTop w:val="0"/>
                  <w:marBottom w:val="0"/>
                  <w:divBdr>
                    <w:top w:val="none" w:sz="0" w:space="0" w:color="auto"/>
                    <w:left w:val="none" w:sz="0" w:space="0" w:color="auto"/>
                    <w:bottom w:val="none" w:sz="0" w:space="0" w:color="auto"/>
                    <w:right w:val="none" w:sz="0" w:space="0" w:color="auto"/>
                  </w:divBdr>
                </w:div>
                <w:div w:id="660428095">
                  <w:marLeft w:val="0"/>
                  <w:marRight w:val="0"/>
                  <w:marTop w:val="0"/>
                  <w:marBottom w:val="0"/>
                  <w:divBdr>
                    <w:top w:val="none" w:sz="0" w:space="0" w:color="auto"/>
                    <w:left w:val="none" w:sz="0" w:space="0" w:color="auto"/>
                    <w:bottom w:val="none" w:sz="0" w:space="0" w:color="auto"/>
                    <w:right w:val="none" w:sz="0" w:space="0" w:color="auto"/>
                  </w:divBdr>
                </w:div>
                <w:div w:id="681009241">
                  <w:marLeft w:val="0"/>
                  <w:marRight w:val="0"/>
                  <w:marTop w:val="0"/>
                  <w:marBottom w:val="0"/>
                  <w:divBdr>
                    <w:top w:val="none" w:sz="0" w:space="0" w:color="auto"/>
                    <w:left w:val="none" w:sz="0" w:space="0" w:color="auto"/>
                    <w:bottom w:val="none" w:sz="0" w:space="0" w:color="auto"/>
                    <w:right w:val="none" w:sz="0" w:space="0" w:color="auto"/>
                  </w:divBdr>
                </w:div>
                <w:div w:id="778992896">
                  <w:marLeft w:val="0"/>
                  <w:marRight w:val="0"/>
                  <w:marTop w:val="0"/>
                  <w:marBottom w:val="0"/>
                  <w:divBdr>
                    <w:top w:val="none" w:sz="0" w:space="0" w:color="auto"/>
                    <w:left w:val="none" w:sz="0" w:space="0" w:color="auto"/>
                    <w:bottom w:val="none" w:sz="0" w:space="0" w:color="auto"/>
                    <w:right w:val="none" w:sz="0" w:space="0" w:color="auto"/>
                  </w:divBdr>
                </w:div>
                <w:div w:id="967398355">
                  <w:marLeft w:val="0"/>
                  <w:marRight w:val="0"/>
                  <w:marTop w:val="0"/>
                  <w:marBottom w:val="0"/>
                  <w:divBdr>
                    <w:top w:val="none" w:sz="0" w:space="0" w:color="auto"/>
                    <w:left w:val="none" w:sz="0" w:space="0" w:color="auto"/>
                    <w:bottom w:val="none" w:sz="0" w:space="0" w:color="auto"/>
                    <w:right w:val="none" w:sz="0" w:space="0" w:color="auto"/>
                  </w:divBdr>
                </w:div>
                <w:div w:id="1172793536">
                  <w:marLeft w:val="0"/>
                  <w:marRight w:val="0"/>
                  <w:marTop w:val="0"/>
                  <w:marBottom w:val="0"/>
                  <w:divBdr>
                    <w:top w:val="none" w:sz="0" w:space="0" w:color="auto"/>
                    <w:left w:val="none" w:sz="0" w:space="0" w:color="auto"/>
                    <w:bottom w:val="none" w:sz="0" w:space="0" w:color="auto"/>
                    <w:right w:val="none" w:sz="0" w:space="0" w:color="auto"/>
                  </w:divBdr>
                </w:div>
                <w:div w:id="1290087828">
                  <w:marLeft w:val="0"/>
                  <w:marRight w:val="0"/>
                  <w:marTop w:val="0"/>
                  <w:marBottom w:val="0"/>
                  <w:divBdr>
                    <w:top w:val="none" w:sz="0" w:space="0" w:color="auto"/>
                    <w:left w:val="none" w:sz="0" w:space="0" w:color="auto"/>
                    <w:bottom w:val="none" w:sz="0" w:space="0" w:color="auto"/>
                    <w:right w:val="none" w:sz="0" w:space="0" w:color="auto"/>
                  </w:divBdr>
                </w:div>
                <w:div w:id="1444760473">
                  <w:marLeft w:val="0"/>
                  <w:marRight w:val="0"/>
                  <w:marTop w:val="0"/>
                  <w:marBottom w:val="0"/>
                  <w:divBdr>
                    <w:top w:val="none" w:sz="0" w:space="0" w:color="auto"/>
                    <w:left w:val="none" w:sz="0" w:space="0" w:color="auto"/>
                    <w:bottom w:val="none" w:sz="0" w:space="0" w:color="auto"/>
                    <w:right w:val="none" w:sz="0" w:space="0" w:color="auto"/>
                  </w:divBdr>
                </w:div>
                <w:div w:id="1864250138">
                  <w:marLeft w:val="0"/>
                  <w:marRight w:val="0"/>
                  <w:marTop w:val="0"/>
                  <w:marBottom w:val="0"/>
                  <w:divBdr>
                    <w:top w:val="none" w:sz="0" w:space="0" w:color="auto"/>
                    <w:left w:val="none" w:sz="0" w:space="0" w:color="auto"/>
                    <w:bottom w:val="none" w:sz="0" w:space="0" w:color="auto"/>
                    <w:right w:val="none" w:sz="0" w:space="0" w:color="auto"/>
                  </w:divBdr>
                </w:div>
                <w:div w:id="2097047730">
                  <w:marLeft w:val="0"/>
                  <w:marRight w:val="0"/>
                  <w:marTop w:val="0"/>
                  <w:marBottom w:val="0"/>
                  <w:divBdr>
                    <w:top w:val="none" w:sz="0" w:space="0" w:color="auto"/>
                    <w:left w:val="none" w:sz="0" w:space="0" w:color="auto"/>
                    <w:bottom w:val="none" w:sz="0" w:space="0" w:color="auto"/>
                    <w:right w:val="none" w:sz="0" w:space="0" w:color="auto"/>
                  </w:divBdr>
                </w:div>
                <w:div w:id="2143573075">
                  <w:marLeft w:val="0"/>
                  <w:marRight w:val="0"/>
                  <w:marTop w:val="0"/>
                  <w:marBottom w:val="0"/>
                  <w:divBdr>
                    <w:top w:val="none" w:sz="0" w:space="0" w:color="auto"/>
                    <w:left w:val="none" w:sz="0" w:space="0" w:color="auto"/>
                    <w:bottom w:val="none" w:sz="0" w:space="0" w:color="auto"/>
                    <w:right w:val="none" w:sz="0" w:space="0" w:color="auto"/>
                  </w:divBdr>
                </w:div>
              </w:divsChild>
            </w:div>
            <w:div w:id="1766725220">
              <w:marLeft w:val="0"/>
              <w:marRight w:val="0"/>
              <w:marTop w:val="0"/>
              <w:marBottom w:val="0"/>
              <w:divBdr>
                <w:top w:val="none" w:sz="0" w:space="0" w:color="auto"/>
                <w:left w:val="none" w:sz="0" w:space="0" w:color="auto"/>
                <w:bottom w:val="none" w:sz="0" w:space="0" w:color="auto"/>
                <w:right w:val="none" w:sz="0" w:space="0" w:color="auto"/>
              </w:divBdr>
            </w:div>
            <w:div w:id="2017535698">
              <w:marLeft w:val="0"/>
              <w:marRight w:val="0"/>
              <w:marTop w:val="0"/>
              <w:marBottom w:val="0"/>
              <w:divBdr>
                <w:top w:val="none" w:sz="0" w:space="0" w:color="auto"/>
                <w:left w:val="none" w:sz="0" w:space="0" w:color="auto"/>
                <w:bottom w:val="none" w:sz="0" w:space="0" w:color="auto"/>
                <w:right w:val="none" w:sz="0" w:space="0" w:color="auto"/>
              </w:divBdr>
            </w:div>
            <w:div w:id="2037657961">
              <w:marLeft w:val="0"/>
              <w:marRight w:val="0"/>
              <w:marTop w:val="0"/>
              <w:marBottom w:val="0"/>
              <w:divBdr>
                <w:top w:val="none" w:sz="0" w:space="0" w:color="auto"/>
                <w:left w:val="none" w:sz="0" w:space="0" w:color="auto"/>
                <w:bottom w:val="none" w:sz="0" w:space="0" w:color="auto"/>
                <w:right w:val="none" w:sz="0" w:space="0" w:color="auto"/>
              </w:divBdr>
            </w:div>
          </w:divsChild>
        </w:div>
        <w:div w:id="126706933">
          <w:marLeft w:val="0"/>
          <w:marRight w:val="0"/>
          <w:marTop w:val="0"/>
          <w:marBottom w:val="0"/>
          <w:divBdr>
            <w:top w:val="none" w:sz="0" w:space="0" w:color="auto"/>
            <w:left w:val="none" w:sz="0" w:space="0" w:color="auto"/>
            <w:bottom w:val="none" w:sz="0" w:space="0" w:color="auto"/>
            <w:right w:val="none" w:sz="0" w:space="0" w:color="auto"/>
          </w:divBdr>
          <w:divsChild>
            <w:div w:id="305626865">
              <w:marLeft w:val="0"/>
              <w:marRight w:val="0"/>
              <w:marTop w:val="0"/>
              <w:marBottom w:val="0"/>
              <w:divBdr>
                <w:top w:val="none" w:sz="0" w:space="0" w:color="auto"/>
                <w:left w:val="none" w:sz="0" w:space="0" w:color="auto"/>
                <w:bottom w:val="none" w:sz="0" w:space="0" w:color="auto"/>
                <w:right w:val="none" w:sz="0" w:space="0" w:color="auto"/>
              </w:divBdr>
            </w:div>
            <w:div w:id="318578614">
              <w:marLeft w:val="0"/>
              <w:marRight w:val="0"/>
              <w:marTop w:val="0"/>
              <w:marBottom w:val="0"/>
              <w:divBdr>
                <w:top w:val="none" w:sz="0" w:space="0" w:color="auto"/>
                <w:left w:val="none" w:sz="0" w:space="0" w:color="auto"/>
                <w:bottom w:val="none" w:sz="0" w:space="0" w:color="auto"/>
                <w:right w:val="none" w:sz="0" w:space="0" w:color="auto"/>
              </w:divBdr>
            </w:div>
            <w:div w:id="318655417">
              <w:marLeft w:val="0"/>
              <w:marRight w:val="0"/>
              <w:marTop w:val="0"/>
              <w:marBottom w:val="0"/>
              <w:divBdr>
                <w:top w:val="none" w:sz="0" w:space="0" w:color="auto"/>
                <w:left w:val="none" w:sz="0" w:space="0" w:color="auto"/>
                <w:bottom w:val="none" w:sz="0" w:space="0" w:color="auto"/>
                <w:right w:val="none" w:sz="0" w:space="0" w:color="auto"/>
              </w:divBdr>
            </w:div>
            <w:div w:id="406806890">
              <w:marLeft w:val="0"/>
              <w:marRight w:val="0"/>
              <w:marTop w:val="0"/>
              <w:marBottom w:val="0"/>
              <w:divBdr>
                <w:top w:val="none" w:sz="0" w:space="0" w:color="auto"/>
                <w:left w:val="none" w:sz="0" w:space="0" w:color="auto"/>
                <w:bottom w:val="none" w:sz="0" w:space="0" w:color="auto"/>
                <w:right w:val="none" w:sz="0" w:space="0" w:color="auto"/>
              </w:divBdr>
            </w:div>
            <w:div w:id="425997618">
              <w:marLeft w:val="0"/>
              <w:marRight w:val="0"/>
              <w:marTop w:val="0"/>
              <w:marBottom w:val="0"/>
              <w:divBdr>
                <w:top w:val="none" w:sz="0" w:space="0" w:color="auto"/>
                <w:left w:val="none" w:sz="0" w:space="0" w:color="auto"/>
                <w:bottom w:val="none" w:sz="0" w:space="0" w:color="auto"/>
                <w:right w:val="none" w:sz="0" w:space="0" w:color="auto"/>
              </w:divBdr>
            </w:div>
            <w:div w:id="1106075511">
              <w:marLeft w:val="0"/>
              <w:marRight w:val="0"/>
              <w:marTop w:val="0"/>
              <w:marBottom w:val="0"/>
              <w:divBdr>
                <w:top w:val="none" w:sz="0" w:space="0" w:color="auto"/>
                <w:left w:val="none" w:sz="0" w:space="0" w:color="auto"/>
                <w:bottom w:val="none" w:sz="0" w:space="0" w:color="auto"/>
                <w:right w:val="none" w:sz="0" w:space="0" w:color="auto"/>
              </w:divBdr>
            </w:div>
            <w:div w:id="1126503107">
              <w:marLeft w:val="0"/>
              <w:marRight w:val="0"/>
              <w:marTop w:val="0"/>
              <w:marBottom w:val="0"/>
              <w:divBdr>
                <w:top w:val="none" w:sz="0" w:space="0" w:color="auto"/>
                <w:left w:val="none" w:sz="0" w:space="0" w:color="auto"/>
                <w:bottom w:val="none" w:sz="0" w:space="0" w:color="auto"/>
                <w:right w:val="none" w:sz="0" w:space="0" w:color="auto"/>
              </w:divBdr>
              <w:divsChild>
                <w:div w:id="46607960">
                  <w:marLeft w:val="0"/>
                  <w:marRight w:val="0"/>
                  <w:marTop w:val="0"/>
                  <w:marBottom w:val="0"/>
                  <w:divBdr>
                    <w:top w:val="none" w:sz="0" w:space="0" w:color="auto"/>
                    <w:left w:val="none" w:sz="0" w:space="0" w:color="auto"/>
                    <w:bottom w:val="none" w:sz="0" w:space="0" w:color="auto"/>
                    <w:right w:val="none" w:sz="0" w:space="0" w:color="auto"/>
                  </w:divBdr>
                </w:div>
                <w:div w:id="58023300">
                  <w:marLeft w:val="0"/>
                  <w:marRight w:val="0"/>
                  <w:marTop w:val="0"/>
                  <w:marBottom w:val="0"/>
                  <w:divBdr>
                    <w:top w:val="none" w:sz="0" w:space="0" w:color="auto"/>
                    <w:left w:val="none" w:sz="0" w:space="0" w:color="auto"/>
                    <w:bottom w:val="none" w:sz="0" w:space="0" w:color="auto"/>
                    <w:right w:val="none" w:sz="0" w:space="0" w:color="auto"/>
                  </w:divBdr>
                </w:div>
                <w:div w:id="271330045">
                  <w:marLeft w:val="0"/>
                  <w:marRight w:val="0"/>
                  <w:marTop w:val="0"/>
                  <w:marBottom w:val="0"/>
                  <w:divBdr>
                    <w:top w:val="none" w:sz="0" w:space="0" w:color="auto"/>
                    <w:left w:val="none" w:sz="0" w:space="0" w:color="auto"/>
                    <w:bottom w:val="none" w:sz="0" w:space="0" w:color="auto"/>
                    <w:right w:val="none" w:sz="0" w:space="0" w:color="auto"/>
                  </w:divBdr>
                </w:div>
                <w:div w:id="423067357">
                  <w:marLeft w:val="0"/>
                  <w:marRight w:val="0"/>
                  <w:marTop w:val="0"/>
                  <w:marBottom w:val="0"/>
                  <w:divBdr>
                    <w:top w:val="none" w:sz="0" w:space="0" w:color="auto"/>
                    <w:left w:val="none" w:sz="0" w:space="0" w:color="auto"/>
                    <w:bottom w:val="none" w:sz="0" w:space="0" w:color="auto"/>
                    <w:right w:val="none" w:sz="0" w:space="0" w:color="auto"/>
                  </w:divBdr>
                </w:div>
                <w:div w:id="782194713">
                  <w:marLeft w:val="0"/>
                  <w:marRight w:val="0"/>
                  <w:marTop w:val="0"/>
                  <w:marBottom w:val="0"/>
                  <w:divBdr>
                    <w:top w:val="none" w:sz="0" w:space="0" w:color="auto"/>
                    <w:left w:val="none" w:sz="0" w:space="0" w:color="auto"/>
                    <w:bottom w:val="none" w:sz="0" w:space="0" w:color="auto"/>
                    <w:right w:val="none" w:sz="0" w:space="0" w:color="auto"/>
                  </w:divBdr>
                </w:div>
                <w:div w:id="1288468829">
                  <w:marLeft w:val="0"/>
                  <w:marRight w:val="0"/>
                  <w:marTop w:val="0"/>
                  <w:marBottom w:val="0"/>
                  <w:divBdr>
                    <w:top w:val="none" w:sz="0" w:space="0" w:color="auto"/>
                    <w:left w:val="none" w:sz="0" w:space="0" w:color="auto"/>
                    <w:bottom w:val="none" w:sz="0" w:space="0" w:color="auto"/>
                    <w:right w:val="none" w:sz="0" w:space="0" w:color="auto"/>
                  </w:divBdr>
                </w:div>
                <w:div w:id="1386683277">
                  <w:marLeft w:val="0"/>
                  <w:marRight w:val="0"/>
                  <w:marTop w:val="0"/>
                  <w:marBottom w:val="0"/>
                  <w:divBdr>
                    <w:top w:val="none" w:sz="0" w:space="0" w:color="auto"/>
                    <w:left w:val="none" w:sz="0" w:space="0" w:color="auto"/>
                    <w:bottom w:val="none" w:sz="0" w:space="0" w:color="auto"/>
                    <w:right w:val="none" w:sz="0" w:space="0" w:color="auto"/>
                  </w:divBdr>
                </w:div>
                <w:div w:id="2140565484">
                  <w:marLeft w:val="0"/>
                  <w:marRight w:val="0"/>
                  <w:marTop w:val="0"/>
                  <w:marBottom w:val="0"/>
                  <w:divBdr>
                    <w:top w:val="none" w:sz="0" w:space="0" w:color="auto"/>
                    <w:left w:val="none" w:sz="0" w:space="0" w:color="auto"/>
                    <w:bottom w:val="none" w:sz="0" w:space="0" w:color="auto"/>
                    <w:right w:val="none" w:sz="0" w:space="0" w:color="auto"/>
                  </w:divBdr>
                </w:div>
              </w:divsChild>
            </w:div>
            <w:div w:id="1226182267">
              <w:marLeft w:val="0"/>
              <w:marRight w:val="0"/>
              <w:marTop w:val="0"/>
              <w:marBottom w:val="0"/>
              <w:divBdr>
                <w:top w:val="none" w:sz="0" w:space="0" w:color="auto"/>
                <w:left w:val="none" w:sz="0" w:space="0" w:color="auto"/>
                <w:bottom w:val="none" w:sz="0" w:space="0" w:color="auto"/>
                <w:right w:val="none" w:sz="0" w:space="0" w:color="auto"/>
              </w:divBdr>
            </w:div>
            <w:div w:id="1371029075">
              <w:marLeft w:val="0"/>
              <w:marRight w:val="0"/>
              <w:marTop w:val="0"/>
              <w:marBottom w:val="0"/>
              <w:divBdr>
                <w:top w:val="none" w:sz="0" w:space="0" w:color="auto"/>
                <w:left w:val="none" w:sz="0" w:space="0" w:color="auto"/>
                <w:bottom w:val="none" w:sz="0" w:space="0" w:color="auto"/>
                <w:right w:val="none" w:sz="0" w:space="0" w:color="auto"/>
              </w:divBdr>
            </w:div>
          </w:divsChild>
        </w:div>
        <w:div w:id="140579518">
          <w:marLeft w:val="0"/>
          <w:marRight w:val="0"/>
          <w:marTop w:val="0"/>
          <w:marBottom w:val="0"/>
          <w:divBdr>
            <w:top w:val="none" w:sz="0" w:space="0" w:color="auto"/>
            <w:left w:val="none" w:sz="0" w:space="0" w:color="auto"/>
            <w:bottom w:val="none" w:sz="0" w:space="0" w:color="auto"/>
            <w:right w:val="none" w:sz="0" w:space="0" w:color="auto"/>
          </w:divBdr>
          <w:divsChild>
            <w:div w:id="985623442">
              <w:marLeft w:val="0"/>
              <w:marRight w:val="0"/>
              <w:marTop w:val="0"/>
              <w:marBottom w:val="0"/>
              <w:divBdr>
                <w:top w:val="none" w:sz="0" w:space="0" w:color="auto"/>
                <w:left w:val="none" w:sz="0" w:space="0" w:color="auto"/>
                <w:bottom w:val="none" w:sz="0" w:space="0" w:color="auto"/>
                <w:right w:val="none" w:sz="0" w:space="0" w:color="auto"/>
              </w:divBdr>
            </w:div>
            <w:div w:id="1288506257">
              <w:marLeft w:val="0"/>
              <w:marRight w:val="0"/>
              <w:marTop w:val="0"/>
              <w:marBottom w:val="0"/>
              <w:divBdr>
                <w:top w:val="none" w:sz="0" w:space="0" w:color="auto"/>
                <w:left w:val="none" w:sz="0" w:space="0" w:color="auto"/>
                <w:bottom w:val="none" w:sz="0" w:space="0" w:color="auto"/>
                <w:right w:val="none" w:sz="0" w:space="0" w:color="auto"/>
              </w:divBdr>
              <w:divsChild>
                <w:div w:id="847407147">
                  <w:marLeft w:val="0"/>
                  <w:marRight w:val="0"/>
                  <w:marTop w:val="0"/>
                  <w:marBottom w:val="0"/>
                  <w:divBdr>
                    <w:top w:val="none" w:sz="0" w:space="0" w:color="auto"/>
                    <w:left w:val="none" w:sz="0" w:space="0" w:color="auto"/>
                    <w:bottom w:val="none" w:sz="0" w:space="0" w:color="auto"/>
                    <w:right w:val="none" w:sz="0" w:space="0" w:color="auto"/>
                  </w:divBdr>
                </w:div>
                <w:div w:id="1767269445">
                  <w:marLeft w:val="0"/>
                  <w:marRight w:val="0"/>
                  <w:marTop w:val="0"/>
                  <w:marBottom w:val="0"/>
                  <w:divBdr>
                    <w:top w:val="none" w:sz="0" w:space="0" w:color="auto"/>
                    <w:left w:val="none" w:sz="0" w:space="0" w:color="auto"/>
                    <w:bottom w:val="none" w:sz="0" w:space="0" w:color="auto"/>
                    <w:right w:val="none" w:sz="0" w:space="0" w:color="auto"/>
                  </w:divBdr>
                </w:div>
                <w:div w:id="1772311402">
                  <w:marLeft w:val="0"/>
                  <w:marRight w:val="0"/>
                  <w:marTop w:val="0"/>
                  <w:marBottom w:val="0"/>
                  <w:divBdr>
                    <w:top w:val="none" w:sz="0" w:space="0" w:color="auto"/>
                    <w:left w:val="none" w:sz="0" w:space="0" w:color="auto"/>
                    <w:bottom w:val="none" w:sz="0" w:space="0" w:color="auto"/>
                    <w:right w:val="none" w:sz="0" w:space="0" w:color="auto"/>
                  </w:divBdr>
                </w:div>
                <w:div w:id="1807821376">
                  <w:marLeft w:val="0"/>
                  <w:marRight w:val="0"/>
                  <w:marTop w:val="0"/>
                  <w:marBottom w:val="0"/>
                  <w:divBdr>
                    <w:top w:val="none" w:sz="0" w:space="0" w:color="auto"/>
                    <w:left w:val="none" w:sz="0" w:space="0" w:color="auto"/>
                    <w:bottom w:val="none" w:sz="0" w:space="0" w:color="auto"/>
                    <w:right w:val="none" w:sz="0" w:space="0" w:color="auto"/>
                  </w:divBdr>
                </w:div>
              </w:divsChild>
            </w:div>
            <w:div w:id="1331521506">
              <w:marLeft w:val="0"/>
              <w:marRight w:val="0"/>
              <w:marTop w:val="0"/>
              <w:marBottom w:val="0"/>
              <w:divBdr>
                <w:top w:val="none" w:sz="0" w:space="0" w:color="auto"/>
                <w:left w:val="none" w:sz="0" w:space="0" w:color="auto"/>
                <w:bottom w:val="none" w:sz="0" w:space="0" w:color="auto"/>
                <w:right w:val="none" w:sz="0" w:space="0" w:color="auto"/>
              </w:divBdr>
            </w:div>
            <w:div w:id="1449202405">
              <w:marLeft w:val="0"/>
              <w:marRight w:val="0"/>
              <w:marTop w:val="0"/>
              <w:marBottom w:val="0"/>
              <w:divBdr>
                <w:top w:val="none" w:sz="0" w:space="0" w:color="auto"/>
                <w:left w:val="none" w:sz="0" w:space="0" w:color="auto"/>
                <w:bottom w:val="none" w:sz="0" w:space="0" w:color="auto"/>
                <w:right w:val="none" w:sz="0" w:space="0" w:color="auto"/>
              </w:divBdr>
            </w:div>
            <w:div w:id="1902979543">
              <w:marLeft w:val="0"/>
              <w:marRight w:val="0"/>
              <w:marTop w:val="0"/>
              <w:marBottom w:val="0"/>
              <w:divBdr>
                <w:top w:val="none" w:sz="0" w:space="0" w:color="auto"/>
                <w:left w:val="none" w:sz="0" w:space="0" w:color="auto"/>
                <w:bottom w:val="none" w:sz="0" w:space="0" w:color="auto"/>
                <w:right w:val="none" w:sz="0" w:space="0" w:color="auto"/>
              </w:divBdr>
            </w:div>
          </w:divsChild>
        </w:div>
        <w:div w:id="141427618">
          <w:marLeft w:val="0"/>
          <w:marRight w:val="0"/>
          <w:marTop w:val="0"/>
          <w:marBottom w:val="0"/>
          <w:divBdr>
            <w:top w:val="none" w:sz="0" w:space="0" w:color="auto"/>
            <w:left w:val="none" w:sz="0" w:space="0" w:color="auto"/>
            <w:bottom w:val="none" w:sz="0" w:space="0" w:color="auto"/>
            <w:right w:val="none" w:sz="0" w:space="0" w:color="auto"/>
          </w:divBdr>
          <w:divsChild>
            <w:div w:id="76487276">
              <w:marLeft w:val="0"/>
              <w:marRight w:val="0"/>
              <w:marTop w:val="0"/>
              <w:marBottom w:val="0"/>
              <w:divBdr>
                <w:top w:val="none" w:sz="0" w:space="0" w:color="auto"/>
                <w:left w:val="none" w:sz="0" w:space="0" w:color="auto"/>
                <w:bottom w:val="none" w:sz="0" w:space="0" w:color="auto"/>
                <w:right w:val="none" w:sz="0" w:space="0" w:color="auto"/>
              </w:divBdr>
            </w:div>
            <w:div w:id="624891643">
              <w:marLeft w:val="0"/>
              <w:marRight w:val="0"/>
              <w:marTop w:val="0"/>
              <w:marBottom w:val="0"/>
              <w:divBdr>
                <w:top w:val="none" w:sz="0" w:space="0" w:color="auto"/>
                <w:left w:val="none" w:sz="0" w:space="0" w:color="auto"/>
                <w:bottom w:val="none" w:sz="0" w:space="0" w:color="auto"/>
                <w:right w:val="none" w:sz="0" w:space="0" w:color="auto"/>
              </w:divBdr>
            </w:div>
            <w:div w:id="723456433">
              <w:marLeft w:val="0"/>
              <w:marRight w:val="0"/>
              <w:marTop w:val="0"/>
              <w:marBottom w:val="0"/>
              <w:divBdr>
                <w:top w:val="none" w:sz="0" w:space="0" w:color="auto"/>
                <w:left w:val="none" w:sz="0" w:space="0" w:color="auto"/>
                <w:bottom w:val="none" w:sz="0" w:space="0" w:color="auto"/>
                <w:right w:val="none" w:sz="0" w:space="0" w:color="auto"/>
              </w:divBdr>
            </w:div>
            <w:div w:id="823013753">
              <w:marLeft w:val="0"/>
              <w:marRight w:val="0"/>
              <w:marTop w:val="0"/>
              <w:marBottom w:val="0"/>
              <w:divBdr>
                <w:top w:val="none" w:sz="0" w:space="0" w:color="auto"/>
                <w:left w:val="none" w:sz="0" w:space="0" w:color="auto"/>
                <w:bottom w:val="none" w:sz="0" w:space="0" w:color="auto"/>
                <w:right w:val="none" w:sz="0" w:space="0" w:color="auto"/>
              </w:divBdr>
            </w:div>
            <w:div w:id="940576047">
              <w:marLeft w:val="0"/>
              <w:marRight w:val="0"/>
              <w:marTop w:val="0"/>
              <w:marBottom w:val="0"/>
              <w:divBdr>
                <w:top w:val="none" w:sz="0" w:space="0" w:color="auto"/>
                <w:left w:val="none" w:sz="0" w:space="0" w:color="auto"/>
                <w:bottom w:val="none" w:sz="0" w:space="0" w:color="auto"/>
                <w:right w:val="none" w:sz="0" w:space="0" w:color="auto"/>
              </w:divBdr>
            </w:div>
            <w:div w:id="1069767829">
              <w:marLeft w:val="0"/>
              <w:marRight w:val="0"/>
              <w:marTop w:val="0"/>
              <w:marBottom w:val="0"/>
              <w:divBdr>
                <w:top w:val="none" w:sz="0" w:space="0" w:color="auto"/>
                <w:left w:val="none" w:sz="0" w:space="0" w:color="auto"/>
                <w:bottom w:val="none" w:sz="0" w:space="0" w:color="auto"/>
                <w:right w:val="none" w:sz="0" w:space="0" w:color="auto"/>
              </w:divBdr>
            </w:div>
            <w:div w:id="1261446287">
              <w:marLeft w:val="0"/>
              <w:marRight w:val="0"/>
              <w:marTop w:val="0"/>
              <w:marBottom w:val="0"/>
              <w:divBdr>
                <w:top w:val="none" w:sz="0" w:space="0" w:color="auto"/>
                <w:left w:val="none" w:sz="0" w:space="0" w:color="auto"/>
                <w:bottom w:val="none" w:sz="0" w:space="0" w:color="auto"/>
                <w:right w:val="none" w:sz="0" w:space="0" w:color="auto"/>
              </w:divBdr>
            </w:div>
            <w:div w:id="1820535458">
              <w:marLeft w:val="0"/>
              <w:marRight w:val="0"/>
              <w:marTop w:val="0"/>
              <w:marBottom w:val="0"/>
              <w:divBdr>
                <w:top w:val="none" w:sz="0" w:space="0" w:color="auto"/>
                <w:left w:val="none" w:sz="0" w:space="0" w:color="auto"/>
                <w:bottom w:val="none" w:sz="0" w:space="0" w:color="auto"/>
                <w:right w:val="none" w:sz="0" w:space="0" w:color="auto"/>
              </w:divBdr>
              <w:divsChild>
                <w:div w:id="96951389">
                  <w:marLeft w:val="0"/>
                  <w:marRight w:val="0"/>
                  <w:marTop w:val="0"/>
                  <w:marBottom w:val="0"/>
                  <w:divBdr>
                    <w:top w:val="none" w:sz="0" w:space="0" w:color="auto"/>
                    <w:left w:val="none" w:sz="0" w:space="0" w:color="auto"/>
                    <w:bottom w:val="none" w:sz="0" w:space="0" w:color="auto"/>
                    <w:right w:val="none" w:sz="0" w:space="0" w:color="auto"/>
                  </w:divBdr>
                </w:div>
                <w:div w:id="256835680">
                  <w:marLeft w:val="0"/>
                  <w:marRight w:val="0"/>
                  <w:marTop w:val="0"/>
                  <w:marBottom w:val="0"/>
                  <w:divBdr>
                    <w:top w:val="none" w:sz="0" w:space="0" w:color="auto"/>
                    <w:left w:val="none" w:sz="0" w:space="0" w:color="auto"/>
                    <w:bottom w:val="none" w:sz="0" w:space="0" w:color="auto"/>
                    <w:right w:val="none" w:sz="0" w:space="0" w:color="auto"/>
                  </w:divBdr>
                </w:div>
                <w:div w:id="310209609">
                  <w:marLeft w:val="0"/>
                  <w:marRight w:val="0"/>
                  <w:marTop w:val="0"/>
                  <w:marBottom w:val="0"/>
                  <w:divBdr>
                    <w:top w:val="none" w:sz="0" w:space="0" w:color="auto"/>
                    <w:left w:val="none" w:sz="0" w:space="0" w:color="auto"/>
                    <w:bottom w:val="none" w:sz="0" w:space="0" w:color="auto"/>
                    <w:right w:val="none" w:sz="0" w:space="0" w:color="auto"/>
                  </w:divBdr>
                </w:div>
                <w:div w:id="480653899">
                  <w:marLeft w:val="0"/>
                  <w:marRight w:val="0"/>
                  <w:marTop w:val="0"/>
                  <w:marBottom w:val="0"/>
                  <w:divBdr>
                    <w:top w:val="none" w:sz="0" w:space="0" w:color="auto"/>
                    <w:left w:val="none" w:sz="0" w:space="0" w:color="auto"/>
                    <w:bottom w:val="none" w:sz="0" w:space="0" w:color="auto"/>
                    <w:right w:val="none" w:sz="0" w:space="0" w:color="auto"/>
                  </w:divBdr>
                </w:div>
                <w:div w:id="1527791794">
                  <w:marLeft w:val="0"/>
                  <w:marRight w:val="0"/>
                  <w:marTop w:val="0"/>
                  <w:marBottom w:val="0"/>
                  <w:divBdr>
                    <w:top w:val="none" w:sz="0" w:space="0" w:color="auto"/>
                    <w:left w:val="none" w:sz="0" w:space="0" w:color="auto"/>
                    <w:bottom w:val="none" w:sz="0" w:space="0" w:color="auto"/>
                    <w:right w:val="none" w:sz="0" w:space="0" w:color="auto"/>
                  </w:divBdr>
                </w:div>
                <w:div w:id="1552956653">
                  <w:marLeft w:val="0"/>
                  <w:marRight w:val="0"/>
                  <w:marTop w:val="0"/>
                  <w:marBottom w:val="0"/>
                  <w:divBdr>
                    <w:top w:val="none" w:sz="0" w:space="0" w:color="auto"/>
                    <w:left w:val="none" w:sz="0" w:space="0" w:color="auto"/>
                    <w:bottom w:val="none" w:sz="0" w:space="0" w:color="auto"/>
                    <w:right w:val="none" w:sz="0" w:space="0" w:color="auto"/>
                  </w:divBdr>
                </w:div>
                <w:div w:id="2024017651">
                  <w:marLeft w:val="0"/>
                  <w:marRight w:val="0"/>
                  <w:marTop w:val="0"/>
                  <w:marBottom w:val="0"/>
                  <w:divBdr>
                    <w:top w:val="none" w:sz="0" w:space="0" w:color="auto"/>
                    <w:left w:val="none" w:sz="0" w:space="0" w:color="auto"/>
                    <w:bottom w:val="none" w:sz="0" w:space="0" w:color="auto"/>
                    <w:right w:val="none" w:sz="0" w:space="0" w:color="auto"/>
                  </w:divBdr>
                </w:div>
                <w:div w:id="2089619598">
                  <w:marLeft w:val="0"/>
                  <w:marRight w:val="0"/>
                  <w:marTop w:val="0"/>
                  <w:marBottom w:val="0"/>
                  <w:divBdr>
                    <w:top w:val="none" w:sz="0" w:space="0" w:color="auto"/>
                    <w:left w:val="none" w:sz="0" w:space="0" w:color="auto"/>
                    <w:bottom w:val="none" w:sz="0" w:space="0" w:color="auto"/>
                    <w:right w:val="none" w:sz="0" w:space="0" w:color="auto"/>
                  </w:divBdr>
                </w:div>
              </w:divsChild>
            </w:div>
            <w:div w:id="1857649006">
              <w:marLeft w:val="0"/>
              <w:marRight w:val="0"/>
              <w:marTop w:val="0"/>
              <w:marBottom w:val="0"/>
              <w:divBdr>
                <w:top w:val="none" w:sz="0" w:space="0" w:color="auto"/>
                <w:left w:val="none" w:sz="0" w:space="0" w:color="auto"/>
                <w:bottom w:val="none" w:sz="0" w:space="0" w:color="auto"/>
                <w:right w:val="none" w:sz="0" w:space="0" w:color="auto"/>
              </w:divBdr>
            </w:div>
          </w:divsChild>
        </w:div>
        <w:div w:id="142084060">
          <w:marLeft w:val="0"/>
          <w:marRight w:val="0"/>
          <w:marTop w:val="0"/>
          <w:marBottom w:val="0"/>
          <w:divBdr>
            <w:top w:val="none" w:sz="0" w:space="0" w:color="auto"/>
            <w:left w:val="none" w:sz="0" w:space="0" w:color="auto"/>
            <w:bottom w:val="none" w:sz="0" w:space="0" w:color="auto"/>
            <w:right w:val="none" w:sz="0" w:space="0" w:color="auto"/>
          </w:divBdr>
          <w:divsChild>
            <w:div w:id="27417554">
              <w:marLeft w:val="0"/>
              <w:marRight w:val="0"/>
              <w:marTop w:val="0"/>
              <w:marBottom w:val="0"/>
              <w:divBdr>
                <w:top w:val="none" w:sz="0" w:space="0" w:color="auto"/>
                <w:left w:val="none" w:sz="0" w:space="0" w:color="auto"/>
                <w:bottom w:val="none" w:sz="0" w:space="0" w:color="auto"/>
                <w:right w:val="none" w:sz="0" w:space="0" w:color="auto"/>
              </w:divBdr>
            </w:div>
            <w:div w:id="174416964">
              <w:marLeft w:val="0"/>
              <w:marRight w:val="0"/>
              <w:marTop w:val="0"/>
              <w:marBottom w:val="0"/>
              <w:divBdr>
                <w:top w:val="none" w:sz="0" w:space="0" w:color="auto"/>
                <w:left w:val="none" w:sz="0" w:space="0" w:color="auto"/>
                <w:bottom w:val="none" w:sz="0" w:space="0" w:color="auto"/>
                <w:right w:val="none" w:sz="0" w:space="0" w:color="auto"/>
              </w:divBdr>
            </w:div>
            <w:div w:id="434980689">
              <w:marLeft w:val="0"/>
              <w:marRight w:val="0"/>
              <w:marTop w:val="0"/>
              <w:marBottom w:val="0"/>
              <w:divBdr>
                <w:top w:val="none" w:sz="0" w:space="0" w:color="auto"/>
                <w:left w:val="none" w:sz="0" w:space="0" w:color="auto"/>
                <w:bottom w:val="none" w:sz="0" w:space="0" w:color="auto"/>
                <w:right w:val="none" w:sz="0" w:space="0" w:color="auto"/>
              </w:divBdr>
            </w:div>
            <w:div w:id="456876702">
              <w:marLeft w:val="0"/>
              <w:marRight w:val="0"/>
              <w:marTop w:val="0"/>
              <w:marBottom w:val="0"/>
              <w:divBdr>
                <w:top w:val="none" w:sz="0" w:space="0" w:color="auto"/>
                <w:left w:val="none" w:sz="0" w:space="0" w:color="auto"/>
                <w:bottom w:val="none" w:sz="0" w:space="0" w:color="auto"/>
                <w:right w:val="none" w:sz="0" w:space="0" w:color="auto"/>
              </w:divBdr>
            </w:div>
            <w:div w:id="473104997">
              <w:marLeft w:val="0"/>
              <w:marRight w:val="0"/>
              <w:marTop w:val="0"/>
              <w:marBottom w:val="0"/>
              <w:divBdr>
                <w:top w:val="none" w:sz="0" w:space="0" w:color="auto"/>
                <w:left w:val="none" w:sz="0" w:space="0" w:color="auto"/>
                <w:bottom w:val="none" w:sz="0" w:space="0" w:color="auto"/>
                <w:right w:val="none" w:sz="0" w:space="0" w:color="auto"/>
              </w:divBdr>
            </w:div>
            <w:div w:id="480998194">
              <w:marLeft w:val="0"/>
              <w:marRight w:val="0"/>
              <w:marTop w:val="0"/>
              <w:marBottom w:val="0"/>
              <w:divBdr>
                <w:top w:val="none" w:sz="0" w:space="0" w:color="auto"/>
                <w:left w:val="none" w:sz="0" w:space="0" w:color="auto"/>
                <w:bottom w:val="none" w:sz="0" w:space="0" w:color="auto"/>
                <w:right w:val="none" w:sz="0" w:space="0" w:color="auto"/>
              </w:divBdr>
            </w:div>
            <w:div w:id="497499452">
              <w:marLeft w:val="0"/>
              <w:marRight w:val="0"/>
              <w:marTop w:val="0"/>
              <w:marBottom w:val="0"/>
              <w:divBdr>
                <w:top w:val="none" w:sz="0" w:space="0" w:color="auto"/>
                <w:left w:val="none" w:sz="0" w:space="0" w:color="auto"/>
                <w:bottom w:val="none" w:sz="0" w:space="0" w:color="auto"/>
                <w:right w:val="none" w:sz="0" w:space="0" w:color="auto"/>
              </w:divBdr>
            </w:div>
            <w:div w:id="600453011">
              <w:marLeft w:val="0"/>
              <w:marRight w:val="0"/>
              <w:marTop w:val="0"/>
              <w:marBottom w:val="0"/>
              <w:divBdr>
                <w:top w:val="none" w:sz="0" w:space="0" w:color="auto"/>
                <w:left w:val="none" w:sz="0" w:space="0" w:color="auto"/>
                <w:bottom w:val="none" w:sz="0" w:space="0" w:color="auto"/>
                <w:right w:val="none" w:sz="0" w:space="0" w:color="auto"/>
              </w:divBdr>
            </w:div>
            <w:div w:id="651833416">
              <w:marLeft w:val="0"/>
              <w:marRight w:val="0"/>
              <w:marTop w:val="0"/>
              <w:marBottom w:val="0"/>
              <w:divBdr>
                <w:top w:val="none" w:sz="0" w:space="0" w:color="auto"/>
                <w:left w:val="none" w:sz="0" w:space="0" w:color="auto"/>
                <w:bottom w:val="none" w:sz="0" w:space="0" w:color="auto"/>
                <w:right w:val="none" w:sz="0" w:space="0" w:color="auto"/>
              </w:divBdr>
            </w:div>
            <w:div w:id="726032461">
              <w:marLeft w:val="0"/>
              <w:marRight w:val="0"/>
              <w:marTop w:val="0"/>
              <w:marBottom w:val="0"/>
              <w:divBdr>
                <w:top w:val="none" w:sz="0" w:space="0" w:color="auto"/>
                <w:left w:val="none" w:sz="0" w:space="0" w:color="auto"/>
                <w:bottom w:val="none" w:sz="0" w:space="0" w:color="auto"/>
                <w:right w:val="none" w:sz="0" w:space="0" w:color="auto"/>
              </w:divBdr>
              <w:divsChild>
                <w:div w:id="34160540">
                  <w:marLeft w:val="0"/>
                  <w:marRight w:val="0"/>
                  <w:marTop w:val="0"/>
                  <w:marBottom w:val="0"/>
                  <w:divBdr>
                    <w:top w:val="none" w:sz="0" w:space="0" w:color="auto"/>
                    <w:left w:val="none" w:sz="0" w:space="0" w:color="auto"/>
                    <w:bottom w:val="none" w:sz="0" w:space="0" w:color="auto"/>
                    <w:right w:val="none" w:sz="0" w:space="0" w:color="auto"/>
                  </w:divBdr>
                </w:div>
                <w:div w:id="58984063">
                  <w:marLeft w:val="0"/>
                  <w:marRight w:val="0"/>
                  <w:marTop w:val="0"/>
                  <w:marBottom w:val="0"/>
                  <w:divBdr>
                    <w:top w:val="none" w:sz="0" w:space="0" w:color="auto"/>
                    <w:left w:val="none" w:sz="0" w:space="0" w:color="auto"/>
                    <w:bottom w:val="none" w:sz="0" w:space="0" w:color="auto"/>
                    <w:right w:val="none" w:sz="0" w:space="0" w:color="auto"/>
                  </w:divBdr>
                </w:div>
                <w:div w:id="69039453">
                  <w:marLeft w:val="0"/>
                  <w:marRight w:val="0"/>
                  <w:marTop w:val="0"/>
                  <w:marBottom w:val="0"/>
                  <w:divBdr>
                    <w:top w:val="none" w:sz="0" w:space="0" w:color="auto"/>
                    <w:left w:val="none" w:sz="0" w:space="0" w:color="auto"/>
                    <w:bottom w:val="none" w:sz="0" w:space="0" w:color="auto"/>
                    <w:right w:val="none" w:sz="0" w:space="0" w:color="auto"/>
                  </w:divBdr>
                </w:div>
                <w:div w:id="144054841">
                  <w:marLeft w:val="0"/>
                  <w:marRight w:val="0"/>
                  <w:marTop w:val="0"/>
                  <w:marBottom w:val="0"/>
                  <w:divBdr>
                    <w:top w:val="none" w:sz="0" w:space="0" w:color="auto"/>
                    <w:left w:val="none" w:sz="0" w:space="0" w:color="auto"/>
                    <w:bottom w:val="none" w:sz="0" w:space="0" w:color="auto"/>
                    <w:right w:val="none" w:sz="0" w:space="0" w:color="auto"/>
                  </w:divBdr>
                </w:div>
                <w:div w:id="301541000">
                  <w:marLeft w:val="0"/>
                  <w:marRight w:val="0"/>
                  <w:marTop w:val="0"/>
                  <w:marBottom w:val="0"/>
                  <w:divBdr>
                    <w:top w:val="none" w:sz="0" w:space="0" w:color="auto"/>
                    <w:left w:val="none" w:sz="0" w:space="0" w:color="auto"/>
                    <w:bottom w:val="none" w:sz="0" w:space="0" w:color="auto"/>
                    <w:right w:val="none" w:sz="0" w:space="0" w:color="auto"/>
                  </w:divBdr>
                </w:div>
                <w:div w:id="337201170">
                  <w:marLeft w:val="0"/>
                  <w:marRight w:val="0"/>
                  <w:marTop w:val="0"/>
                  <w:marBottom w:val="0"/>
                  <w:divBdr>
                    <w:top w:val="none" w:sz="0" w:space="0" w:color="auto"/>
                    <w:left w:val="none" w:sz="0" w:space="0" w:color="auto"/>
                    <w:bottom w:val="none" w:sz="0" w:space="0" w:color="auto"/>
                    <w:right w:val="none" w:sz="0" w:space="0" w:color="auto"/>
                  </w:divBdr>
                </w:div>
                <w:div w:id="467430079">
                  <w:marLeft w:val="0"/>
                  <w:marRight w:val="0"/>
                  <w:marTop w:val="0"/>
                  <w:marBottom w:val="0"/>
                  <w:divBdr>
                    <w:top w:val="none" w:sz="0" w:space="0" w:color="auto"/>
                    <w:left w:val="none" w:sz="0" w:space="0" w:color="auto"/>
                    <w:bottom w:val="none" w:sz="0" w:space="0" w:color="auto"/>
                    <w:right w:val="none" w:sz="0" w:space="0" w:color="auto"/>
                  </w:divBdr>
                </w:div>
                <w:div w:id="608508758">
                  <w:marLeft w:val="0"/>
                  <w:marRight w:val="0"/>
                  <w:marTop w:val="0"/>
                  <w:marBottom w:val="0"/>
                  <w:divBdr>
                    <w:top w:val="none" w:sz="0" w:space="0" w:color="auto"/>
                    <w:left w:val="none" w:sz="0" w:space="0" w:color="auto"/>
                    <w:bottom w:val="none" w:sz="0" w:space="0" w:color="auto"/>
                    <w:right w:val="none" w:sz="0" w:space="0" w:color="auto"/>
                  </w:divBdr>
                </w:div>
                <w:div w:id="834229238">
                  <w:marLeft w:val="0"/>
                  <w:marRight w:val="0"/>
                  <w:marTop w:val="0"/>
                  <w:marBottom w:val="0"/>
                  <w:divBdr>
                    <w:top w:val="none" w:sz="0" w:space="0" w:color="auto"/>
                    <w:left w:val="none" w:sz="0" w:space="0" w:color="auto"/>
                    <w:bottom w:val="none" w:sz="0" w:space="0" w:color="auto"/>
                    <w:right w:val="none" w:sz="0" w:space="0" w:color="auto"/>
                  </w:divBdr>
                </w:div>
                <w:div w:id="851332958">
                  <w:marLeft w:val="0"/>
                  <w:marRight w:val="0"/>
                  <w:marTop w:val="0"/>
                  <w:marBottom w:val="0"/>
                  <w:divBdr>
                    <w:top w:val="none" w:sz="0" w:space="0" w:color="auto"/>
                    <w:left w:val="none" w:sz="0" w:space="0" w:color="auto"/>
                    <w:bottom w:val="none" w:sz="0" w:space="0" w:color="auto"/>
                    <w:right w:val="none" w:sz="0" w:space="0" w:color="auto"/>
                  </w:divBdr>
                </w:div>
                <w:div w:id="867255210">
                  <w:marLeft w:val="0"/>
                  <w:marRight w:val="0"/>
                  <w:marTop w:val="0"/>
                  <w:marBottom w:val="0"/>
                  <w:divBdr>
                    <w:top w:val="none" w:sz="0" w:space="0" w:color="auto"/>
                    <w:left w:val="none" w:sz="0" w:space="0" w:color="auto"/>
                    <w:bottom w:val="none" w:sz="0" w:space="0" w:color="auto"/>
                    <w:right w:val="none" w:sz="0" w:space="0" w:color="auto"/>
                  </w:divBdr>
                </w:div>
                <w:div w:id="930235493">
                  <w:marLeft w:val="0"/>
                  <w:marRight w:val="0"/>
                  <w:marTop w:val="0"/>
                  <w:marBottom w:val="0"/>
                  <w:divBdr>
                    <w:top w:val="none" w:sz="0" w:space="0" w:color="auto"/>
                    <w:left w:val="none" w:sz="0" w:space="0" w:color="auto"/>
                    <w:bottom w:val="none" w:sz="0" w:space="0" w:color="auto"/>
                    <w:right w:val="none" w:sz="0" w:space="0" w:color="auto"/>
                  </w:divBdr>
                </w:div>
                <w:div w:id="963459833">
                  <w:marLeft w:val="0"/>
                  <w:marRight w:val="0"/>
                  <w:marTop w:val="0"/>
                  <w:marBottom w:val="0"/>
                  <w:divBdr>
                    <w:top w:val="none" w:sz="0" w:space="0" w:color="auto"/>
                    <w:left w:val="none" w:sz="0" w:space="0" w:color="auto"/>
                    <w:bottom w:val="none" w:sz="0" w:space="0" w:color="auto"/>
                    <w:right w:val="none" w:sz="0" w:space="0" w:color="auto"/>
                  </w:divBdr>
                </w:div>
                <w:div w:id="1122381578">
                  <w:marLeft w:val="0"/>
                  <w:marRight w:val="0"/>
                  <w:marTop w:val="0"/>
                  <w:marBottom w:val="0"/>
                  <w:divBdr>
                    <w:top w:val="none" w:sz="0" w:space="0" w:color="auto"/>
                    <w:left w:val="none" w:sz="0" w:space="0" w:color="auto"/>
                    <w:bottom w:val="none" w:sz="0" w:space="0" w:color="auto"/>
                    <w:right w:val="none" w:sz="0" w:space="0" w:color="auto"/>
                  </w:divBdr>
                </w:div>
                <w:div w:id="1158497675">
                  <w:marLeft w:val="0"/>
                  <w:marRight w:val="0"/>
                  <w:marTop w:val="0"/>
                  <w:marBottom w:val="0"/>
                  <w:divBdr>
                    <w:top w:val="none" w:sz="0" w:space="0" w:color="auto"/>
                    <w:left w:val="none" w:sz="0" w:space="0" w:color="auto"/>
                    <w:bottom w:val="none" w:sz="0" w:space="0" w:color="auto"/>
                    <w:right w:val="none" w:sz="0" w:space="0" w:color="auto"/>
                  </w:divBdr>
                </w:div>
                <w:div w:id="1190726037">
                  <w:marLeft w:val="0"/>
                  <w:marRight w:val="0"/>
                  <w:marTop w:val="0"/>
                  <w:marBottom w:val="0"/>
                  <w:divBdr>
                    <w:top w:val="none" w:sz="0" w:space="0" w:color="auto"/>
                    <w:left w:val="none" w:sz="0" w:space="0" w:color="auto"/>
                    <w:bottom w:val="none" w:sz="0" w:space="0" w:color="auto"/>
                    <w:right w:val="none" w:sz="0" w:space="0" w:color="auto"/>
                  </w:divBdr>
                </w:div>
                <w:div w:id="1399942948">
                  <w:marLeft w:val="0"/>
                  <w:marRight w:val="0"/>
                  <w:marTop w:val="0"/>
                  <w:marBottom w:val="0"/>
                  <w:divBdr>
                    <w:top w:val="none" w:sz="0" w:space="0" w:color="auto"/>
                    <w:left w:val="none" w:sz="0" w:space="0" w:color="auto"/>
                    <w:bottom w:val="none" w:sz="0" w:space="0" w:color="auto"/>
                    <w:right w:val="none" w:sz="0" w:space="0" w:color="auto"/>
                  </w:divBdr>
                </w:div>
                <w:div w:id="1513839257">
                  <w:marLeft w:val="0"/>
                  <w:marRight w:val="0"/>
                  <w:marTop w:val="0"/>
                  <w:marBottom w:val="0"/>
                  <w:divBdr>
                    <w:top w:val="none" w:sz="0" w:space="0" w:color="auto"/>
                    <w:left w:val="none" w:sz="0" w:space="0" w:color="auto"/>
                    <w:bottom w:val="none" w:sz="0" w:space="0" w:color="auto"/>
                    <w:right w:val="none" w:sz="0" w:space="0" w:color="auto"/>
                  </w:divBdr>
                </w:div>
                <w:div w:id="1581525506">
                  <w:marLeft w:val="0"/>
                  <w:marRight w:val="0"/>
                  <w:marTop w:val="0"/>
                  <w:marBottom w:val="0"/>
                  <w:divBdr>
                    <w:top w:val="none" w:sz="0" w:space="0" w:color="auto"/>
                    <w:left w:val="none" w:sz="0" w:space="0" w:color="auto"/>
                    <w:bottom w:val="none" w:sz="0" w:space="0" w:color="auto"/>
                    <w:right w:val="none" w:sz="0" w:space="0" w:color="auto"/>
                  </w:divBdr>
                </w:div>
                <w:div w:id="1770269044">
                  <w:marLeft w:val="0"/>
                  <w:marRight w:val="0"/>
                  <w:marTop w:val="0"/>
                  <w:marBottom w:val="0"/>
                  <w:divBdr>
                    <w:top w:val="none" w:sz="0" w:space="0" w:color="auto"/>
                    <w:left w:val="none" w:sz="0" w:space="0" w:color="auto"/>
                    <w:bottom w:val="none" w:sz="0" w:space="0" w:color="auto"/>
                    <w:right w:val="none" w:sz="0" w:space="0" w:color="auto"/>
                  </w:divBdr>
                </w:div>
                <w:div w:id="1874072109">
                  <w:marLeft w:val="0"/>
                  <w:marRight w:val="0"/>
                  <w:marTop w:val="0"/>
                  <w:marBottom w:val="0"/>
                  <w:divBdr>
                    <w:top w:val="none" w:sz="0" w:space="0" w:color="auto"/>
                    <w:left w:val="none" w:sz="0" w:space="0" w:color="auto"/>
                    <w:bottom w:val="none" w:sz="0" w:space="0" w:color="auto"/>
                    <w:right w:val="none" w:sz="0" w:space="0" w:color="auto"/>
                  </w:divBdr>
                </w:div>
                <w:div w:id="1874801872">
                  <w:marLeft w:val="0"/>
                  <w:marRight w:val="0"/>
                  <w:marTop w:val="0"/>
                  <w:marBottom w:val="0"/>
                  <w:divBdr>
                    <w:top w:val="none" w:sz="0" w:space="0" w:color="auto"/>
                    <w:left w:val="none" w:sz="0" w:space="0" w:color="auto"/>
                    <w:bottom w:val="none" w:sz="0" w:space="0" w:color="auto"/>
                    <w:right w:val="none" w:sz="0" w:space="0" w:color="auto"/>
                  </w:divBdr>
                </w:div>
              </w:divsChild>
            </w:div>
            <w:div w:id="792361605">
              <w:marLeft w:val="0"/>
              <w:marRight w:val="0"/>
              <w:marTop w:val="0"/>
              <w:marBottom w:val="0"/>
              <w:divBdr>
                <w:top w:val="none" w:sz="0" w:space="0" w:color="auto"/>
                <w:left w:val="none" w:sz="0" w:space="0" w:color="auto"/>
                <w:bottom w:val="none" w:sz="0" w:space="0" w:color="auto"/>
                <w:right w:val="none" w:sz="0" w:space="0" w:color="auto"/>
              </w:divBdr>
            </w:div>
            <w:div w:id="801580312">
              <w:marLeft w:val="0"/>
              <w:marRight w:val="0"/>
              <w:marTop w:val="0"/>
              <w:marBottom w:val="0"/>
              <w:divBdr>
                <w:top w:val="none" w:sz="0" w:space="0" w:color="auto"/>
                <w:left w:val="none" w:sz="0" w:space="0" w:color="auto"/>
                <w:bottom w:val="none" w:sz="0" w:space="0" w:color="auto"/>
                <w:right w:val="none" w:sz="0" w:space="0" w:color="auto"/>
              </w:divBdr>
            </w:div>
            <w:div w:id="882138319">
              <w:marLeft w:val="0"/>
              <w:marRight w:val="0"/>
              <w:marTop w:val="0"/>
              <w:marBottom w:val="0"/>
              <w:divBdr>
                <w:top w:val="none" w:sz="0" w:space="0" w:color="auto"/>
                <w:left w:val="none" w:sz="0" w:space="0" w:color="auto"/>
                <w:bottom w:val="none" w:sz="0" w:space="0" w:color="auto"/>
                <w:right w:val="none" w:sz="0" w:space="0" w:color="auto"/>
              </w:divBdr>
            </w:div>
            <w:div w:id="893273953">
              <w:marLeft w:val="0"/>
              <w:marRight w:val="0"/>
              <w:marTop w:val="0"/>
              <w:marBottom w:val="0"/>
              <w:divBdr>
                <w:top w:val="none" w:sz="0" w:space="0" w:color="auto"/>
                <w:left w:val="none" w:sz="0" w:space="0" w:color="auto"/>
                <w:bottom w:val="none" w:sz="0" w:space="0" w:color="auto"/>
                <w:right w:val="none" w:sz="0" w:space="0" w:color="auto"/>
              </w:divBdr>
            </w:div>
            <w:div w:id="1019741640">
              <w:marLeft w:val="0"/>
              <w:marRight w:val="0"/>
              <w:marTop w:val="0"/>
              <w:marBottom w:val="0"/>
              <w:divBdr>
                <w:top w:val="none" w:sz="0" w:space="0" w:color="auto"/>
                <w:left w:val="none" w:sz="0" w:space="0" w:color="auto"/>
                <w:bottom w:val="none" w:sz="0" w:space="0" w:color="auto"/>
                <w:right w:val="none" w:sz="0" w:space="0" w:color="auto"/>
              </w:divBdr>
            </w:div>
            <w:div w:id="1106997854">
              <w:marLeft w:val="0"/>
              <w:marRight w:val="0"/>
              <w:marTop w:val="0"/>
              <w:marBottom w:val="0"/>
              <w:divBdr>
                <w:top w:val="none" w:sz="0" w:space="0" w:color="auto"/>
                <w:left w:val="none" w:sz="0" w:space="0" w:color="auto"/>
                <w:bottom w:val="none" w:sz="0" w:space="0" w:color="auto"/>
                <w:right w:val="none" w:sz="0" w:space="0" w:color="auto"/>
              </w:divBdr>
            </w:div>
            <w:div w:id="1483279792">
              <w:marLeft w:val="0"/>
              <w:marRight w:val="0"/>
              <w:marTop w:val="0"/>
              <w:marBottom w:val="0"/>
              <w:divBdr>
                <w:top w:val="none" w:sz="0" w:space="0" w:color="auto"/>
                <w:left w:val="none" w:sz="0" w:space="0" w:color="auto"/>
                <w:bottom w:val="none" w:sz="0" w:space="0" w:color="auto"/>
                <w:right w:val="none" w:sz="0" w:space="0" w:color="auto"/>
              </w:divBdr>
            </w:div>
            <w:div w:id="1557011377">
              <w:marLeft w:val="0"/>
              <w:marRight w:val="0"/>
              <w:marTop w:val="0"/>
              <w:marBottom w:val="0"/>
              <w:divBdr>
                <w:top w:val="none" w:sz="0" w:space="0" w:color="auto"/>
                <w:left w:val="none" w:sz="0" w:space="0" w:color="auto"/>
                <w:bottom w:val="none" w:sz="0" w:space="0" w:color="auto"/>
                <w:right w:val="none" w:sz="0" w:space="0" w:color="auto"/>
              </w:divBdr>
            </w:div>
            <w:div w:id="1609048504">
              <w:marLeft w:val="0"/>
              <w:marRight w:val="0"/>
              <w:marTop w:val="0"/>
              <w:marBottom w:val="0"/>
              <w:divBdr>
                <w:top w:val="none" w:sz="0" w:space="0" w:color="auto"/>
                <w:left w:val="none" w:sz="0" w:space="0" w:color="auto"/>
                <w:bottom w:val="none" w:sz="0" w:space="0" w:color="auto"/>
                <w:right w:val="none" w:sz="0" w:space="0" w:color="auto"/>
              </w:divBdr>
            </w:div>
            <w:div w:id="1780248786">
              <w:marLeft w:val="0"/>
              <w:marRight w:val="0"/>
              <w:marTop w:val="0"/>
              <w:marBottom w:val="0"/>
              <w:divBdr>
                <w:top w:val="none" w:sz="0" w:space="0" w:color="auto"/>
                <w:left w:val="none" w:sz="0" w:space="0" w:color="auto"/>
                <w:bottom w:val="none" w:sz="0" w:space="0" w:color="auto"/>
                <w:right w:val="none" w:sz="0" w:space="0" w:color="auto"/>
              </w:divBdr>
            </w:div>
            <w:div w:id="1795514359">
              <w:marLeft w:val="0"/>
              <w:marRight w:val="0"/>
              <w:marTop w:val="0"/>
              <w:marBottom w:val="0"/>
              <w:divBdr>
                <w:top w:val="none" w:sz="0" w:space="0" w:color="auto"/>
                <w:left w:val="none" w:sz="0" w:space="0" w:color="auto"/>
                <w:bottom w:val="none" w:sz="0" w:space="0" w:color="auto"/>
                <w:right w:val="none" w:sz="0" w:space="0" w:color="auto"/>
              </w:divBdr>
            </w:div>
            <w:div w:id="1916550949">
              <w:marLeft w:val="0"/>
              <w:marRight w:val="0"/>
              <w:marTop w:val="0"/>
              <w:marBottom w:val="0"/>
              <w:divBdr>
                <w:top w:val="none" w:sz="0" w:space="0" w:color="auto"/>
                <w:left w:val="none" w:sz="0" w:space="0" w:color="auto"/>
                <w:bottom w:val="none" w:sz="0" w:space="0" w:color="auto"/>
                <w:right w:val="none" w:sz="0" w:space="0" w:color="auto"/>
              </w:divBdr>
            </w:div>
            <w:div w:id="2137944784">
              <w:marLeft w:val="0"/>
              <w:marRight w:val="0"/>
              <w:marTop w:val="0"/>
              <w:marBottom w:val="0"/>
              <w:divBdr>
                <w:top w:val="none" w:sz="0" w:space="0" w:color="auto"/>
                <w:left w:val="none" w:sz="0" w:space="0" w:color="auto"/>
                <w:bottom w:val="none" w:sz="0" w:space="0" w:color="auto"/>
                <w:right w:val="none" w:sz="0" w:space="0" w:color="auto"/>
              </w:divBdr>
            </w:div>
          </w:divsChild>
        </w:div>
        <w:div w:id="147214986">
          <w:marLeft w:val="0"/>
          <w:marRight w:val="0"/>
          <w:marTop w:val="0"/>
          <w:marBottom w:val="0"/>
          <w:divBdr>
            <w:top w:val="none" w:sz="0" w:space="0" w:color="auto"/>
            <w:left w:val="none" w:sz="0" w:space="0" w:color="auto"/>
            <w:bottom w:val="none" w:sz="0" w:space="0" w:color="auto"/>
            <w:right w:val="none" w:sz="0" w:space="0" w:color="auto"/>
          </w:divBdr>
          <w:divsChild>
            <w:div w:id="421684241">
              <w:marLeft w:val="0"/>
              <w:marRight w:val="0"/>
              <w:marTop w:val="0"/>
              <w:marBottom w:val="0"/>
              <w:divBdr>
                <w:top w:val="none" w:sz="0" w:space="0" w:color="auto"/>
                <w:left w:val="none" w:sz="0" w:space="0" w:color="auto"/>
                <w:bottom w:val="none" w:sz="0" w:space="0" w:color="auto"/>
                <w:right w:val="none" w:sz="0" w:space="0" w:color="auto"/>
              </w:divBdr>
            </w:div>
            <w:div w:id="835222311">
              <w:marLeft w:val="0"/>
              <w:marRight w:val="0"/>
              <w:marTop w:val="0"/>
              <w:marBottom w:val="0"/>
              <w:divBdr>
                <w:top w:val="none" w:sz="0" w:space="0" w:color="auto"/>
                <w:left w:val="none" w:sz="0" w:space="0" w:color="auto"/>
                <w:bottom w:val="none" w:sz="0" w:space="0" w:color="auto"/>
                <w:right w:val="none" w:sz="0" w:space="0" w:color="auto"/>
              </w:divBdr>
              <w:divsChild>
                <w:div w:id="418526405">
                  <w:marLeft w:val="0"/>
                  <w:marRight w:val="0"/>
                  <w:marTop w:val="0"/>
                  <w:marBottom w:val="0"/>
                  <w:divBdr>
                    <w:top w:val="none" w:sz="0" w:space="0" w:color="auto"/>
                    <w:left w:val="none" w:sz="0" w:space="0" w:color="auto"/>
                    <w:bottom w:val="none" w:sz="0" w:space="0" w:color="auto"/>
                    <w:right w:val="none" w:sz="0" w:space="0" w:color="auto"/>
                  </w:divBdr>
                </w:div>
                <w:div w:id="561984804">
                  <w:marLeft w:val="0"/>
                  <w:marRight w:val="0"/>
                  <w:marTop w:val="0"/>
                  <w:marBottom w:val="0"/>
                  <w:divBdr>
                    <w:top w:val="none" w:sz="0" w:space="0" w:color="auto"/>
                    <w:left w:val="none" w:sz="0" w:space="0" w:color="auto"/>
                    <w:bottom w:val="none" w:sz="0" w:space="0" w:color="auto"/>
                    <w:right w:val="none" w:sz="0" w:space="0" w:color="auto"/>
                  </w:divBdr>
                </w:div>
                <w:div w:id="1918905978">
                  <w:marLeft w:val="0"/>
                  <w:marRight w:val="0"/>
                  <w:marTop w:val="0"/>
                  <w:marBottom w:val="0"/>
                  <w:divBdr>
                    <w:top w:val="none" w:sz="0" w:space="0" w:color="auto"/>
                    <w:left w:val="none" w:sz="0" w:space="0" w:color="auto"/>
                    <w:bottom w:val="none" w:sz="0" w:space="0" w:color="auto"/>
                    <w:right w:val="none" w:sz="0" w:space="0" w:color="auto"/>
                  </w:divBdr>
                </w:div>
              </w:divsChild>
            </w:div>
            <w:div w:id="861674273">
              <w:marLeft w:val="0"/>
              <w:marRight w:val="0"/>
              <w:marTop w:val="0"/>
              <w:marBottom w:val="0"/>
              <w:divBdr>
                <w:top w:val="none" w:sz="0" w:space="0" w:color="auto"/>
                <w:left w:val="none" w:sz="0" w:space="0" w:color="auto"/>
                <w:bottom w:val="none" w:sz="0" w:space="0" w:color="auto"/>
                <w:right w:val="none" w:sz="0" w:space="0" w:color="auto"/>
              </w:divBdr>
            </w:div>
            <w:div w:id="1592809585">
              <w:marLeft w:val="0"/>
              <w:marRight w:val="0"/>
              <w:marTop w:val="0"/>
              <w:marBottom w:val="0"/>
              <w:divBdr>
                <w:top w:val="none" w:sz="0" w:space="0" w:color="auto"/>
                <w:left w:val="none" w:sz="0" w:space="0" w:color="auto"/>
                <w:bottom w:val="none" w:sz="0" w:space="0" w:color="auto"/>
                <w:right w:val="none" w:sz="0" w:space="0" w:color="auto"/>
              </w:divBdr>
            </w:div>
          </w:divsChild>
        </w:div>
        <w:div w:id="161556046">
          <w:marLeft w:val="0"/>
          <w:marRight w:val="0"/>
          <w:marTop w:val="0"/>
          <w:marBottom w:val="0"/>
          <w:divBdr>
            <w:top w:val="none" w:sz="0" w:space="0" w:color="auto"/>
            <w:left w:val="none" w:sz="0" w:space="0" w:color="auto"/>
            <w:bottom w:val="none" w:sz="0" w:space="0" w:color="auto"/>
            <w:right w:val="none" w:sz="0" w:space="0" w:color="auto"/>
          </w:divBdr>
          <w:divsChild>
            <w:div w:id="528371245">
              <w:marLeft w:val="0"/>
              <w:marRight w:val="0"/>
              <w:marTop w:val="0"/>
              <w:marBottom w:val="0"/>
              <w:divBdr>
                <w:top w:val="none" w:sz="0" w:space="0" w:color="auto"/>
                <w:left w:val="none" w:sz="0" w:space="0" w:color="auto"/>
                <w:bottom w:val="none" w:sz="0" w:space="0" w:color="auto"/>
                <w:right w:val="none" w:sz="0" w:space="0" w:color="auto"/>
              </w:divBdr>
            </w:div>
            <w:div w:id="747701175">
              <w:marLeft w:val="0"/>
              <w:marRight w:val="0"/>
              <w:marTop w:val="0"/>
              <w:marBottom w:val="0"/>
              <w:divBdr>
                <w:top w:val="none" w:sz="0" w:space="0" w:color="auto"/>
                <w:left w:val="none" w:sz="0" w:space="0" w:color="auto"/>
                <w:bottom w:val="none" w:sz="0" w:space="0" w:color="auto"/>
                <w:right w:val="none" w:sz="0" w:space="0" w:color="auto"/>
              </w:divBdr>
            </w:div>
            <w:div w:id="1264458145">
              <w:marLeft w:val="0"/>
              <w:marRight w:val="0"/>
              <w:marTop w:val="0"/>
              <w:marBottom w:val="0"/>
              <w:divBdr>
                <w:top w:val="none" w:sz="0" w:space="0" w:color="auto"/>
                <w:left w:val="none" w:sz="0" w:space="0" w:color="auto"/>
                <w:bottom w:val="none" w:sz="0" w:space="0" w:color="auto"/>
                <w:right w:val="none" w:sz="0" w:space="0" w:color="auto"/>
              </w:divBdr>
              <w:divsChild>
                <w:div w:id="670644391">
                  <w:marLeft w:val="0"/>
                  <w:marRight w:val="0"/>
                  <w:marTop w:val="0"/>
                  <w:marBottom w:val="0"/>
                  <w:divBdr>
                    <w:top w:val="none" w:sz="0" w:space="0" w:color="auto"/>
                    <w:left w:val="none" w:sz="0" w:space="0" w:color="auto"/>
                    <w:bottom w:val="none" w:sz="0" w:space="0" w:color="auto"/>
                    <w:right w:val="none" w:sz="0" w:space="0" w:color="auto"/>
                  </w:divBdr>
                </w:div>
                <w:div w:id="734855635">
                  <w:marLeft w:val="0"/>
                  <w:marRight w:val="0"/>
                  <w:marTop w:val="0"/>
                  <w:marBottom w:val="0"/>
                  <w:divBdr>
                    <w:top w:val="none" w:sz="0" w:space="0" w:color="auto"/>
                    <w:left w:val="none" w:sz="0" w:space="0" w:color="auto"/>
                    <w:bottom w:val="none" w:sz="0" w:space="0" w:color="auto"/>
                    <w:right w:val="none" w:sz="0" w:space="0" w:color="auto"/>
                  </w:divBdr>
                </w:div>
                <w:div w:id="1134256805">
                  <w:marLeft w:val="0"/>
                  <w:marRight w:val="0"/>
                  <w:marTop w:val="0"/>
                  <w:marBottom w:val="0"/>
                  <w:divBdr>
                    <w:top w:val="none" w:sz="0" w:space="0" w:color="auto"/>
                    <w:left w:val="none" w:sz="0" w:space="0" w:color="auto"/>
                    <w:bottom w:val="none" w:sz="0" w:space="0" w:color="auto"/>
                    <w:right w:val="none" w:sz="0" w:space="0" w:color="auto"/>
                  </w:divBdr>
                </w:div>
                <w:div w:id="1769502778">
                  <w:marLeft w:val="0"/>
                  <w:marRight w:val="0"/>
                  <w:marTop w:val="0"/>
                  <w:marBottom w:val="0"/>
                  <w:divBdr>
                    <w:top w:val="none" w:sz="0" w:space="0" w:color="auto"/>
                    <w:left w:val="none" w:sz="0" w:space="0" w:color="auto"/>
                    <w:bottom w:val="none" w:sz="0" w:space="0" w:color="auto"/>
                    <w:right w:val="none" w:sz="0" w:space="0" w:color="auto"/>
                  </w:divBdr>
                </w:div>
                <w:div w:id="1965841088">
                  <w:marLeft w:val="0"/>
                  <w:marRight w:val="0"/>
                  <w:marTop w:val="0"/>
                  <w:marBottom w:val="0"/>
                  <w:divBdr>
                    <w:top w:val="none" w:sz="0" w:space="0" w:color="auto"/>
                    <w:left w:val="none" w:sz="0" w:space="0" w:color="auto"/>
                    <w:bottom w:val="none" w:sz="0" w:space="0" w:color="auto"/>
                    <w:right w:val="none" w:sz="0" w:space="0" w:color="auto"/>
                  </w:divBdr>
                </w:div>
                <w:div w:id="2080710413">
                  <w:marLeft w:val="0"/>
                  <w:marRight w:val="0"/>
                  <w:marTop w:val="0"/>
                  <w:marBottom w:val="0"/>
                  <w:divBdr>
                    <w:top w:val="none" w:sz="0" w:space="0" w:color="auto"/>
                    <w:left w:val="none" w:sz="0" w:space="0" w:color="auto"/>
                    <w:bottom w:val="none" w:sz="0" w:space="0" w:color="auto"/>
                    <w:right w:val="none" w:sz="0" w:space="0" w:color="auto"/>
                  </w:divBdr>
                </w:div>
                <w:div w:id="2086297585">
                  <w:marLeft w:val="0"/>
                  <w:marRight w:val="0"/>
                  <w:marTop w:val="0"/>
                  <w:marBottom w:val="0"/>
                  <w:divBdr>
                    <w:top w:val="none" w:sz="0" w:space="0" w:color="auto"/>
                    <w:left w:val="none" w:sz="0" w:space="0" w:color="auto"/>
                    <w:bottom w:val="none" w:sz="0" w:space="0" w:color="auto"/>
                    <w:right w:val="none" w:sz="0" w:space="0" w:color="auto"/>
                  </w:divBdr>
                </w:div>
              </w:divsChild>
            </w:div>
            <w:div w:id="1352098951">
              <w:marLeft w:val="0"/>
              <w:marRight w:val="0"/>
              <w:marTop w:val="0"/>
              <w:marBottom w:val="0"/>
              <w:divBdr>
                <w:top w:val="none" w:sz="0" w:space="0" w:color="auto"/>
                <w:left w:val="none" w:sz="0" w:space="0" w:color="auto"/>
                <w:bottom w:val="none" w:sz="0" w:space="0" w:color="auto"/>
                <w:right w:val="none" w:sz="0" w:space="0" w:color="auto"/>
              </w:divBdr>
            </w:div>
            <w:div w:id="1769504556">
              <w:marLeft w:val="0"/>
              <w:marRight w:val="0"/>
              <w:marTop w:val="0"/>
              <w:marBottom w:val="0"/>
              <w:divBdr>
                <w:top w:val="none" w:sz="0" w:space="0" w:color="auto"/>
                <w:left w:val="none" w:sz="0" w:space="0" w:color="auto"/>
                <w:bottom w:val="none" w:sz="0" w:space="0" w:color="auto"/>
                <w:right w:val="none" w:sz="0" w:space="0" w:color="auto"/>
              </w:divBdr>
            </w:div>
            <w:div w:id="1855804678">
              <w:marLeft w:val="0"/>
              <w:marRight w:val="0"/>
              <w:marTop w:val="0"/>
              <w:marBottom w:val="0"/>
              <w:divBdr>
                <w:top w:val="none" w:sz="0" w:space="0" w:color="auto"/>
                <w:left w:val="none" w:sz="0" w:space="0" w:color="auto"/>
                <w:bottom w:val="none" w:sz="0" w:space="0" w:color="auto"/>
                <w:right w:val="none" w:sz="0" w:space="0" w:color="auto"/>
              </w:divBdr>
            </w:div>
            <w:div w:id="1961716756">
              <w:marLeft w:val="0"/>
              <w:marRight w:val="0"/>
              <w:marTop w:val="0"/>
              <w:marBottom w:val="0"/>
              <w:divBdr>
                <w:top w:val="none" w:sz="0" w:space="0" w:color="auto"/>
                <w:left w:val="none" w:sz="0" w:space="0" w:color="auto"/>
                <w:bottom w:val="none" w:sz="0" w:space="0" w:color="auto"/>
                <w:right w:val="none" w:sz="0" w:space="0" w:color="auto"/>
              </w:divBdr>
            </w:div>
            <w:div w:id="2134404495">
              <w:marLeft w:val="0"/>
              <w:marRight w:val="0"/>
              <w:marTop w:val="0"/>
              <w:marBottom w:val="0"/>
              <w:divBdr>
                <w:top w:val="none" w:sz="0" w:space="0" w:color="auto"/>
                <w:left w:val="none" w:sz="0" w:space="0" w:color="auto"/>
                <w:bottom w:val="none" w:sz="0" w:space="0" w:color="auto"/>
                <w:right w:val="none" w:sz="0" w:space="0" w:color="auto"/>
              </w:divBdr>
            </w:div>
          </w:divsChild>
        </w:div>
        <w:div w:id="163397493">
          <w:marLeft w:val="0"/>
          <w:marRight w:val="0"/>
          <w:marTop w:val="0"/>
          <w:marBottom w:val="0"/>
          <w:divBdr>
            <w:top w:val="none" w:sz="0" w:space="0" w:color="auto"/>
            <w:left w:val="none" w:sz="0" w:space="0" w:color="auto"/>
            <w:bottom w:val="none" w:sz="0" w:space="0" w:color="auto"/>
            <w:right w:val="none" w:sz="0" w:space="0" w:color="auto"/>
          </w:divBdr>
          <w:divsChild>
            <w:div w:id="71125682">
              <w:marLeft w:val="0"/>
              <w:marRight w:val="0"/>
              <w:marTop w:val="0"/>
              <w:marBottom w:val="0"/>
              <w:divBdr>
                <w:top w:val="none" w:sz="0" w:space="0" w:color="auto"/>
                <w:left w:val="none" w:sz="0" w:space="0" w:color="auto"/>
                <w:bottom w:val="none" w:sz="0" w:space="0" w:color="auto"/>
                <w:right w:val="none" w:sz="0" w:space="0" w:color="auto"/>
              </w:divBdr>
            </w:div>
            <w:div w:id="92826355">
              <w:marLeft w:val="0"/>
              <w:marRight w:val="0"/>
              <w:marTop w:val="0"/>
              <w:marBottom w:val="0"/>
              <w:divBdr>
                <w:top w:val="none" w:sz="0" w:space="0" w:color="auto"/>
                <w:left w:val="none" w:sz="0" w:space="0" w:color="auto"/>
                <w:bottom w:val="none" w:sz="0" w:space="0" w:color="auto"/>
                <w:right w:val="none" w:sz="0" w:space="0" w:color="auto"/>
              </w:divBdr>
            </w:div>
            <w:div w:id="93592985">
              <w:marLeft w:val="0"/>
              <w:marRight w:val="0"/>
              <w:marTop w:val="0"/>
              <w:marBottom w:val="0"/>
              <w:divBdr>
                <w:top w:val="none" w:sz="0" w:space="0" w:color="auto"/>
                <w:left w:val="none" w:sz="0" w:space="0" w:color="auto"/>
                <w:bottom w:val="none" w:sz="0" w:space="0" w:color="auto"/>
                <w:right w:val="none" w:sz="0" w:space="0" w:color="auto"/>
              </w:divBdr>
            </w:div>
            <w:div w:id="244926588">
              <w:marLeft w:val="0"/>
              <w:marRight w:val="0"/>
              <w:marTop w:val="0"/>
              <w:marBottom w:val="0"/>
              <w:divBdr>
                <w:top w:val="none" w:sz="0" w:space="0" w:color="auto"/>
                <w:left w:val="none" w:sz="0" w:space="0" w:color="auto"/>
                <w:bottom w:val="none" w:sz="0" w:space="0" w:color="auto"/>
                <w:right w:val="none" w:sz="0" w:space="0" w:color="auto"/>
              </w:divBdr>
            </w:div>
            <w:div w:id="480193732">
              <w:marLeft w:val="0"/>
              <w:marRight w:val="0"/>
              <w:marTop w:val="0"/>
              <w:marBottom w:val="0"/>
              <w:divBdr>
                <w:top w:val="none" w:sz="0" w:space="0" w:color="auto"/>
                <w:left w:val="none" w:sz="0" w:space="0" w:color="auto"/>
                <w:bottom w:val="none" w:sz="0" w:space="0" w:color="auto"/>
                <w:right w:val="none" w:sz="0" w:space="0" w:color="auto"/>
              </w:divBdr>
              <w:divsChild>
                <w:div w:id="103573143">
                  <w:marLeft w:val="0"/>
                  <w:marRight w:val="0"/>
                  <w:marTop w:val="0"/>
                  <w:marBottom w:val="0"/>
                  <w:divBdr>
                    <w:top w:val="none" w:sz="0" w:space="0" w:color="auto"/>
                    <w:left w:val="none" w:sz="0" w:space="0" w:color="auto"/>
                    <w:bottom w:val="none" w:sz="0" w:space="0" w:color="auto"/>
                    <w:right w:val="none" w:sz="0" w:space="0" w:color="auto"/>
                  </w:divBdr>
                </w:div>
                <w:div w:id="309485872">
                  <w:marLeft w:val="0"/>
                  <w:marRight w:val="0"/>
                  <w:marTop w:val="0"/>
                  <w:marBottom w:val="0"/>
                  <w:divBdr>
                    <w:top w:val="none" w:sz="0" w:space="0" w:color="auto"/>
                    <w:left w:val="none" w:sz="0" w:space="0" w:color="auto"/>
                    <w:bottom w:val="none" w:sz="0" w:space="0" w:color="auto"/>
                    <w:right w:val="none" w:sz="0" w:space="0" w:color="auto"/>
                  </w:divBdr>
                </w:div>
                <w:div w:id="435759251">
                  <w:marLeft w:val="0"/>
                  <w:marRight w:val="0"/>
                  <w:marTop w:val="0"/>
                  <w:marBottom w:val="0"/>
                  <w:divBdr>
                    <w:top w:val="none" w:sz="0" w:space="0" w:color="auto"/>
                    <w:left w:val="none" w:sz="0" w:space="0" w:color="auto"/>
                    <w:bottom w:val="none" w:sz="0" w:space="0" w:color="auto"/>
                    <w:right w:val="none" w:sz="0" w:space="0" w:color="auto"/>
                  </w:divBdr>
                </w:div>
                <w:div w:id="457337083">
                  <w:marLeft w:val="0"/>
                  <w:marRight w:val="0"/>
                  <w:marTop w:val="0"/>
                  <w:marBottom w:val="0"/>
                  <w:divBdr>
                    <w:top w:val="none" w:sz="0" w:space="0" w:color="auto"/>
                    <w:left w:val="none" w:sz="0" w:space="0" w:color="auto"/>
                    <w:bottom w:val="none" w:sz="0" w:space="0" w:color="auto"/>
                    <w:right w:val="none" w:sz="0" w:space="0" w:color="auto"/>
                  </w:divBdr>
                </w:div>
                <w:div w:id="541744361">
                  <w:marLeft w:val="0"/>
                  <w:marRight w:val="0"/>
                  <w:marTop w:val="0"/>
                  <w:marBottom w:val="0"/>
                  <w:divBdr>
                    <w:top w:val="none" w:sz="0" w:space="0" w:color="auto"/>
                    <w:left w:val="none" w:sz="0" w:space="0" w:color="auto"/>
                    <w:bottom w:val="none" w:sz="0" w:space="0" w:color="auto"/>
                    <w:right w:val="none" w:sz="0" w:space="0" w:color="auto"/>
                  </w:divBdr>
                </w:div>
                <w:div w:id="876352088">
                  <w:marLeft w:val="0"/>
                  <w:marRight w:val="0"/>
                  <w:marTop w:val="0"/>
                  <w:marBottom w:val="0"/>
                  <w:divBdr>
                    <w:top w:val="none" w:sz="0" w:space="0" w:color="auto"/>
                    <w:left w:val="none" w:sz="0" w:space="0" w:color="auto"/>
                    <w:bottom w:val="none" w:sz="0" w:space="0" w:color="auto"/>
                    <w:right w:val="none" w:sz="0" w:space="0" w:color="auto"/>
                  </w:divBdr>
                </w:div>
                <w:div w:id="1035542277">
                  <w:marLeft w:val="0"/>
                  <w:marRight w:val="0"/>
                  <w:marTop w:val="0"/>
                  <w:marBottom w:val="0"/>
                  <w:divBdr>
                    <w:top w:val="none" w:sz="0" w:space="0" w:color="auto"/>
                    <w:left w:val="none" w:sz="0" w:space="0" w:color="auto"/>
                    <w:bottom w:val="none" w:sz="0" w:space="0" w:color="auto"/>
                    <w:right w:val="none" w:sz="0" w:space="0" w:color="auto"/>
                  </w:divBdr>
                </w:div>
                <w:div w:id="1075393316">
                  <w:marLeft w:val="0"/>
                  <w:marRight w:val="0"/>
                  <w:marTop w:val="0"/>
                  <w:marBottom w:val="0"/>
                  <w:divBdr>
                    <w:top w:val="none" w:sz="0" w:space="0" w:color="auto"/>
                    <w:left w:val="none" w:sz="0" w:space="0" w:color="auto"/>
                    <w:bottom w:val="none" w:sz="0" w:space="0" w:color="auto"/>
                    <w:right w:val="none" w:sz="0" w:space="0" w:color="auto"/>
                  </w:divBdr>
                </w:div>
                <w:div w:id="1124421846">
                  <w:marLeft w:val="0"/>
                  <w:marRight w:val="0"/>
                  <w:marTop w:val="0"/>
                  <w:marBottom w:val="0"/>
                  <w:divBdr>
                    <w:top w:val="none" w:sz="0" w:space="0" w:color="auto"/>
                    <w:left w:val="none" w:sz="0" w:space="0" w:color="auto"/>
                    <w:bottom w:val="none" w:sz="0" w:space="0" w:color="auto"/>
                    <w:right w:val="none" w:sz="0" w:space="0" w:color="auto"/>
                  </w:divBdr>
                </w:div>
                <w:div w:id="1552499544">
                  <w:marLeft w:val="0"/>
                  <w:marRight w:val="0"/>
                  <w:marTop w:val="0"/>
                  <w:marBottom w:val="0"/>
                  <w:divBdr>
                    <w:top w:val="none" w:sz="0" w:space="0" w:color="auto"/>
                    <w:left w:val="none" w:sz="0" w:space="0" w:color="auto"/>
                    <w:bottom w:val="none" w:sz="0" w:space="0" w:color="auto"/>
                    <w:right w:val="none" w:sz="0" w:space="0" w:color="auto"/>
                  </w:divBdr>
                </w:div>
                <w:div w:id="1579437447">
                  <w:marLeft w:val="0"/>
                  <w:marRight w:val="0"/>
                  <w:marTop w:val="0"/>
                  <w:marBottom w:val="0"/>
                  <w:divBdr>
                    <w:top w:val="none" w:sz="0" w:space="0" w:color="auto"/>
                    <w:left w:val="none" w:sz="0" w:space="0" w:color="auto"/>
                    <w:bottom w:val="none" w:sz="0" w:space="0" w:color="auto"/>
                    <w:right w:val="none" w:sz="0" w:space="0" w:color="auto"/>
                  </w:divBdr>
                </w:div>
                <w:div w:id="2134245803">
                  <w:marLeft w:val="0"/>
                  <w:marRight w:val="0"/>
                  <w:marTop w:val="0"/>
                  <w:marBottom w:val="0"/>
                  <w:divBdr>
                    <w:top w:val="none" w:sz="0" w:space="0" w:color="auto"/>
                    <w:left w:val="none" w:sz="0" w:space="0" w:color="auto"/>
                    <w:bottom w:val="none" w:sz="0" w:space="0" w:color="auto"/>
                    <w:right w:val="none" w:sz="0" w:space="0" w:color="auto"/>
                  </w:divBdr>
                </w:div>
              </w:divsChild>
            </w:div>
            <w:div w:id="705570205">
              <w:marLeft w:val="0"/>
              <w:marRight w:val="0"/>
              <w:marTop w:val="0"/>
              <w:marBottom w:val="0"/>
              <w:divBdr>
                <w:top w:val="none" w:sz="0" w:space="0" w:color="auto"/>
                <w:left w:val="none" w:sz="0" w:space="0" w:color="auto"/>
                <w:bottom w:val="none" w:sz="0" w:space="0" w:color="auto"/>
                <w:right w:val="none" w:sz="0" w:space="0" w:color="auto"/>
              </w:divBdr>
            </w:div>
            <w:div w:id="744181657">
              <w:marLeft w:val="0"/>
              <w:marRight w:val="0"/>
              <w:marTop w:val="0"/>
              <w:marBottom w:val="0"/>
              <w:divBdr>
                <w:top w:val="none" w:sz="0" w:space="0" w:color="auto"/>
                <w:left w:val="none" w:sz="0" w:space="0" w:color="auto"/>
                <w:bottom w:val="none" w:sz="0" w:space="0" w:color="auto"/>
                <w:right w:val="none" w:sz="0" w:space="0" w:color="auto"/>
              </w:divBdr>
            </w:div>
            <w:div w:id="846557906">
              <w:marLeft w:val="0"/>
              <w:marRight w:val="0"/>
              <w:marTop w:val="0"/>
              <w:marBottom w:val="0"/>
              <w:divBdr>
                <w:top w:val="none" w:sz="0" w:space="0" w:color="auto"/>
                <w:left w:val="none" w:sz="0" w:space="0" w:color="auto"/>
                <w:bottom w:val="none" w:sz="0" w:space="0" w:color="auto"/>
                <w:right w:val="none" w:sz="0" w:space="0" w:color="auto"/>
              </w:divBdr>
            </w:div>
            <w:div w:id="856845431">
              <w:marLeft w:val="0"/>
              <w:marRight w:val="0"/>
              <w:marTop w:val="0"/>
              <w:marBottom w:val="0"/>
              <w:divBdr>
                <w:top w:val="none" w:sz="0" w:space="0" w:color="auto"/>
                <w:left w:val="none" w:sz="0" w:space="0" w:color="auto"/>
                <w:bottom w:val="none" w:sz="0" w:space="0" w:color="auto"/>
                <w:right w:val="none" w:sz="0" w:space="0" w:color="auto"/>
              </w:divBdr>
            </w:div>
            <w:div w:id="1055391902">
              <w:marLeft w:val="0"/>
              <w:marRight w:val="0"/>
              <w:marTop w:val="0"/>
              <w:marBottom w:val="0"/>
              <w:divBdr>
                <w:top w:val="none" w:sz="0" w:space="0" w:color="auto"/>
                <w:left w:val="none" w:sz="0" w:space="0" w:color="auto"/>
                <w:bottom w:val="none" w:sz="0" w:space="0" w:color="auto"/>
                <w:right w:val="none" w:sz="0" w:space="0" w:color="auto"/>
              </w:divBdr>
            </w:div>
            <w:div w:id="1118064446">
              <w:marLeft w:val="0"/>
              <w:marRight w:val="0"/>
              <w:marTop w:val="0"/>
              <w:marBottom w:val="0"/>
              <w:divBdr>
                <w:top w:val="none" w:sz="0" w:space="0" w:color="auto"/>
                <w:left w:val="none" w:sz="0" w:space="0" w:color="auto"/>
                <w:bottom w:val="none" w:sz="0" w:space="0" w:color="auto"/>
                <w:right w:val="none" w:sz="0" w:space="0" w:color="auto"/>
              </w:divBdr>
            </w:div>
            <w:div w:id="1160194554">
              <w:marLeft w:val="0"/>
              <w:marRight w:val="0"/>
              <w:marTop w:val="0"/>
              <w:marBottom w:val="0"/>
              <w:divBdr>
                <w:top w:val="none" w:sz="0" w:space="0" w:color="auto"/>
                <w:left w:val="none" w:sz="0" w:space="0" w:color="auto"/>
                <w:bottom w:val="none" w:sz="0" w:space="0" w:color="auto"/>
                <w:right w:val="none" w:sz="0" w:space="0" w:color="auto"/>
              </w:divBdr>
            </w:div>
            <w:div w:id="1858158738">
              <w:marLeft w:val="0"/>
              <w:marRight w:val="0"/>
              <w:marTop w:val="0"/>
              <w:marBottom w:val="0"/>
              <w:divBdr>
                <w:top w:val="none" w:sz="0" w:space="0" w:color="auto"/>
                <w:left w:val="none" w:sz="0" w:space="0" w:color="auto"/>
                <w:bottom w:val="none" w:sz="0" w:space="0" w:color="auto"/>
                <w:right w:val="none" w:sz="0" w:space="0" w:color="auto"/>
              </w:divBdr>
            </w:div>
          </w:divsChild>
        </w:div>
        <w:div w:id="166097664">
          <w:marLeft w:val="0"/>
          <w:marRight w:val="0"/>
          <w:marTop w:val="0"/>
          <w:marBottom w:val="0"/>
          <w:divBdr>
            <w:top w:val="none" w:sz="0" w:space="0" w:color="auto"/>
            <w:left w:val="none" w:sz="0" w:space="0" w:color="auto"/>
            <w:bottom w:val="none" w:sz="0" w:space="0" w:color="auto"/>
            <w:right w:val="none" w:sz="0" w:space="0" w:color="auto"/>
          </w:divBdr>
          <w:divsChild>
            <w:div w:id="1552962777">
              <w:marLeft w:val="0"/>
              <w:marRight w:val="0"/>
              <w:marTop w:val="0"/>
              <w:marBottom w:val="0"/>
              <w:divBdr>
                <w:top w:val="none" w:sz="0" w:space="0" w:color="auto"/>
                <w:left w:val="none" w:sz="0" w:space="0" w:color="auto"/>
                <w:bottom w:val="none" w:sz="0" w:space="0" w:color="auto"/>
                <w:right w:val="none" w:sz="0" w:space="0" w:color="auto"/>
              </w:divBdr>
              <w:divsChild>
                <w:div w:id="1289125719">
                  <w:marLeft w:val="0"/>
                  <w:marRight w:val="0"/>
                  <w:marTop w:val="0"/>
                  <w:marBottom w:val="0"/>
                  <w:divBdr>
                    <w:top w:val="none" w:sz="0" w:space="0" w:color="auto"/>
                    <w:left w:val="none" w:sz="0" w:space="0" w:color="auto"/>
                    <w:bottom w:val="none" w:sz="0" w:space="0" w:color="auto"/>
                    <w:right w:val="none" w:sz="0" w:space="0" w:color="auto"/>
                  </w:divBdr>
                </w:div>
              </w:divsChild>
            </w:div>
            <w:div w:id="1585384274">
              <w:marLeft w:val="0"/>
              <w:marRight w:val="0"/>
              <w:marTop w:val="0"/>
              <w:marBottom w:val="0"/>
              <w:divBdr>
                <w:top w:val="none" w:sz="0" w:space="0" w:color="auto"/>
                <w:left w:val="none" w:sz="0" w:space="0" w:color="auto"/>
                <w:bottom w:val="none" w:sz="0" w:space="0" w:color="auto"/>
                <w:right w:val="none" w:sz="0" w:space="0" w:color="auto"/>
              </w:divBdr>
            </w:div>
          </w:divsChild>
        </w:div>
        <w:div w:id="170607479">
          <w:marLeft w:val="0"/>
          <w:marRight w:val="0"/>
          <w:marTop w:val="0"/>
          <w:marBottom w:val="0"/>
          <w:divBdr>
            <w:top w:val="none" w:sz="0" w:space="0" w:color="auto"/>
            <w:left w:val="none" w:sz="0" w:space="0" w:color="auto"/>
            <w:bottom w:val="none" w:sz="0" w:space="0" w:color="auto"/>
            <w:right w:val="none" w:sz="0" w:space="0" w:color="auto"/>
          </w:divBdr>
          <w:divsChild>
            <w:div w:id="460658559">
              <w:marLeft w:val="0"/>
              <w:marRight w:val="0"/>
              <w:marTop w:val="0"/>
              <w:marBottom w:val="0"/>
              <w:divBdr>
                <w:top w:val="none" w:sz="0" w:space="0" w:color="auto"/>
                <w:left w:val="none" w:sz="0" w:space="0" w:color="auto"/>
                <w:bottom w:val="none" w:sz="0" w:space="0" w:color="auto"/>
                <w:right w:val="none" w:sz="0" w:space="0" w:color="auto"/>
              </w:divBdr>
            </w:div>
            <w:div w:id="597912405">
              <w:marLeft w:val="0"/>
              <w:marRight w:val="0"/>
              <w:marTop w:val="0"/>
              <w:marBottom w:val="0"/>
              <w:divBdr>
                <w:top w:val="none" w:sz="0" w:space="0" w:color="auto"/>
                <w:left w:val="none" w:sz="0" w:space="0" w:color="auto"/>
                <w:bottom w:val="none" w:sz="0" w:space="0" w:color="auto"/>
                <w:right w:val="none" w:sz="0" w:space="0" w:color="auto"/>
              </w:divBdr>
            </w:div>
            <w:div w:id="756512909">
              <w:marLeft w:val="0"/>
              <w:marRight w:val="0"/>
              <w:marTop w:val="0"/>
              <w:marBottom w:val="0"/>
              <w:divBdr>
                <w:top w:val="none" w:sz="0" w:space="0" w:color="auto"/>
                <w:left w:val="none" w:sz="0" w:space="0" w:color="auto"/>
                <w:bottom w:val="none" w:sz="0" w:space="0" w:color="auto"/>
                <w:right w:val="none" w:sz="0" w:space="0" w:color="auto"/>
              </w:divBdr>
              <w:divsChild>
                <w:div w:id="1856026">
                  <w:marLeft w:val="0"/>
                  <w:marRight w:val="0"/>
                  <w:marTop w:val="0"/>
                  <w:marBottom w:val="0"/>
                  <w:divBdr>
                    <w:top w:val="none" w:sz="0" w:space="0" w:color="auto"/>
                    <w:left w:val="none" w:sz="0" w:space="0" w:color="auto"/>
                    <w:bottom w:val="none" w:sz="0" w:space="0" w:color="auto"/>
                    <w:right w:val="none" w:sz="0" w:space="0" w:color="auto"/>
                  </w:divBdr>
                </w:div>
                <w:div w:id="229462526">
                  <w:marLeft w:val="0"/>
                  <w:marRight w:val="0"/>
                  <w:marTop w:val="0"/>
                  <w:marBottom w:val="0"/>
                  <w:divBdr>
                    <w:top w:val="none" w:sz="0" w:space="0" w:color="auto"/>
                    <w:left w:val="none" w:sz="0" w:space="0" w:color="auto"/>
                    <w:bottom w:val="none" w:sz="0" w:space="0" w:color="auto"/>
                    <w:right w:val="none" w:sz="0" w:space="0" w:color="auto"/>
                  </w:divBdr>
                </w:div>
                <w:div w:id="427966385">
                  <w:marLeft w:val="0"/>
                  <w:marRight w:val="0"/>
                  <w:marTop w:val="0"/>
                  <w:marBottom w:val="0"/>
                  <w:divBdr>
                    <w:top w:val="none" w:sz="0" w:space="0" w:color="auto"/>
                    <w:left w:val="none" w:sz="0" w:space="0" w:color="auto"/>
                    <w:bottom w:val="none" w:sz="0" w:space="0" w:color="auto"/>
                    <w:right w:val="none" w:sz="0" w:space="0" w:color="auto"/>
                  </w:divBdr>
                </w:div>
                <w:div w:id="587080672">
                  <w:marLeft w:val="0"/>
                  <w:marRight w:val="0"/>
                  <w:marTop w:val="0"/>
                  <w:marBottom w:val="0"/>
                  <w:divBdr>
                    <w:top w:val="none" w:sz="0" w:space="0" w:color="auto"/>
                    <w:left w:val="none" w:sz="0" w:space="0" w:color="auto"/>
                    <w:bottom w:val="none" w:sz="0" w:space="0" w:color="auto"/>
                    <w:right w:val="none" w:sz="0" w:space="0" w:color="auto"/>
                  </w:divBdr>
                </w:div>
                <w:div w:id="720833515">
                  <w:marLeft w:val="0"/>
                  <w:marRight w:val="0"/>
                  <w:marTop w:val="0"/>
                  <w:marBottom w:val="0"/>
                  <w:divBdr>
                    <w:top w:val="none" w:sz="0" w:space="0" w:color="auto"/>
                    <w:left w:val="none" w:sz="0" w:space="0" w:color="auto"/>
                    <w:bottom w:val="none" w:sz="0" w:space="0" w:color="auto"/>
                    <w:right w:val="none" w:sz="0" w:space="0" w:color="auto"/>
                  </w:divBdr>
                </w:div>
                <w:div w:id="757337250">
                  <w:marLeft w:val="0"/>
                  <w:marRight w:val="0"/>
                  <w:marTop w:val="0"/>
                  <w:marBottom w:val="0"/>
                  <w:divBdr>
                    <w:top w:val="none" w:sz="0" w:space="0" w:color="auto"/>
                    <w:left w:val="none" w:sz="0" w:space="0" w:color="auto"/>
                    <w:bottom w:val="none" w:sz="0" w:space="0" w:color="auto"/>
                    <w:right w:val="none" w:sz="0" w:space="0" w:color="auto"/>
                  </w:divBdr>
                </w:div>
                <w:div w:id="861630178">
                  <w:marLeft w:val="0"/>
                  <w:marRight w:val="0"/>
                  <w:marTop w:val="0"/>
                  <w:marBottom w:val="0"/>
                  <w:divBdr>
                    <w:top w:val="none" w:sz="0" w:space="0" w:color="auto"/>
                    <w:left w:val="none" w:sz="0" w:space="0" w:color="auto"/>
                    <w:bottom w:val="none" w:sz="0" w:space="0" w:color="auto"/>
                    <w:right w:val="none" w:sz="0" w:space="0" w:color="auto"/>
                  </w:divBdr>
                </w:div>
                <w:div w:id="887649786">
                  <w:marLeft w:val="0"/>
                  <w:marRight w:val="0"/>
                  <w:marTop w:val="0"/>
                  <w:marBottom w:val="0"/>
                  <w:divBdr>
                    <w:top w:val="none" w:sz="0" w:space="0" w:color="auto"/>
                    <w:left w:val="none" w:sz="0" w:space="0" w:color="auto"/>
                    <w:bottom w:val="none" w:sz="0" w:space="0" w:color="auto"/>
                    <w:right w:val="none" w:sz="0" w:space="0" w:color="auto"/>
                  </w:divBdr>
                </w:div>
                <w:div w:id="1355230299">
                  <w:marLeft w:val="0"/>
                  <w:marRight w:val="0"/>
                  <w:marTop w:val="0"/>
                  <w:marBottom w:val="0"/>
                  <w:divBdr>
                    <w:top w:val="none" w:sz="0" w:space="0" w:color="auto"/>
                    <w:left w:val="none" w:sz="0" w:space="0" w:color="auto"/>
                    <w:bottom w:val="none" w:sz="0" w:space="0" w:color="auto"/>
                    <w:right w:val="none" w:sz="0" w:space="0" w:color="auto"/>
                  </w:divBdr>
                </w:div>
                <w:div w:id="1458452892">
                  <w:marLeft w:val="0"/>
                  <w:marRight w:val="0"/>
                  <w:marTop w:val="0"/>
                  <w:marBottom w:val="0"/>
                  <w:divBdr>
                    <w:top w:val="none" w:sz="0" w:space="0" w:color="auto"/>
                    <w:left w:val="none" w:sz="0" w:space="0" w:color="auto"/>
                    <w:bottom w:val="none" w:sz="0" w:space="0" w:color="auto"/>
                    <w:right w:val="none" w:sz="0" w:space="0" w:color="auto"/>
                  </w:divBdr>
                </w:div>
                <w:div w:id="1740053057">
                  <w:marLeft w:val="0"/>
                  <w:marRight w:val="0"/>
                  <w:marTop w:val="0"/>
                  <w:marBottom w:val="0"/>
                  <w:divBdr>
                    <w:top w:val="none" w:sz="0" w:space="0" w:color="auto"/>
                    <w:left w:val="none" w:sz="0" w:space="0" w:color="auto"/>
                    <w:bottom w:val="none" w:sz="0" w:space="0" w:color="auto"/>
                    <w:right w:val="none" w:sz="0" w:space="0" w:color="auto"/>
                  </w:divBdr>
                </w:div>
              </w:divsChild>
            </w:div>
            <w:div w:id="1137649980">
              <w:marLeft w:val="0"/>
              <w:marRight w:val="0"/>
              <w:marTop w:val="0"/>
              <w:marBottom w:val="0"/>
              <w:divBdr>
                <w:top w:val="none" w:sz="0" w:space="0" w:color="auto"/>
                <w:left w:val="none" w:sz="0" w:space="0" w:color="auto"/>
                <w:bottom w:val="none" w:sz="0" w:space="0" w:color="auto"/>
                <w:right w:val="none" w:sz="0" w:space="0" w:color="auto"/>
              </w:divBdr>
            </w:div>
            <w:div w:id="1162695500">
              <w:marLeft w:val="0"/>
              <w:marRight w:val="0"/>
              <w:marTop w:val="0"/>
              <w:marBottom w:val="0"/>
              <w:divBdr>
                <w:top w:val="none" w:sz="0" w:space="0" w:color="auto"/>
                <w:left w:val="none" w:sz="0" w:space="0" w:color="auto"/>
                <w:bottom w:val="none" w:sz="0" w:space="0" w:color="auto"/>
                <w:right w:val="none" w:sz="0" w:space="0" w:color="auto"/>
              </w:divBdr>
            </w:div>
            <w:div w:id="1185099180">
              <w:marLeft w:val="0"/>
              <w:marRight w:val="0"/>
              <w:marTop w:val="0"/>
              <w:marBottom w:val="0"/>
              <w:divBdr>
                <w:top w:val="none" w:sz="0" w:space="0" w:color="auto"/>
                <w:left w:val="none" w:sz="0" w:space="0" w:color="auto"/>
                <w:bottom w:val="none" w:sz="0" w:space="0" w:color="auto"/>
                <w:right w:val="none" w:sz="0" w:space="0" w:color="auto"/>
              </w:divBdr>
            </w:div>
            <w:div w:id="1265308360">
              <w:marLeft w:val="0"/>
              <w:marRight w:val="0"/>
              <w:marTop w:val="0"/>
              <w:marBottom w:val="0"/>
              <w:divBdr>
                <w:top w:val="none" w:sz="0" w:space="0" w:color="auto"/>
                <w:left w:val="none" w:sz="0" w:space="0" w:color="auto"/>
                <w:bottom w:val="none" w:sz="0" w:space="0" w:color="auto"/>
                <w:right w:val="none" w:sz="0" w:space="0" w:color="auto"/>
              </w:divBdr>
            </w:div>
            <w:div w:id="1687637413">
              <w:marLeft w:val="0"/>
              <w:marRight w:val="0"/>
              <w:marTop w:val="0"/>
              <w:marBottom w:val="0"/>
              <w:divBdr>
                <w:top w:val="none" w:sz="0" w:space="0" w:color="auto"/>
                <w:left w:val="none" w:sz="0" w:space="0" w:color="auto"/>
                <w:bottom w:val="none" w:sz="0" w:space="0" w:color="auto"/>
                <w:right w:val="none" w:sz="0" w:space="0" w:color="auto"/>
              </w:divBdr>
            </w:div>
            <w:div w:id="1709718754">
              <w:marLeft w:val="0"/>
              <w:marRight w:val="0"/>
              <w:marTop w:val="0"/>
              <w:marBottom w:val="0"/>
              <w:divBdr>
                <w:top w:val="none" w:sz="0" w:space="0" w:color="auto"/>
                <w:left w:val="none" w:sz="0" w:space="0" w:color="auto"/>
                <w:bottom w:val="none" w:sz="0" w:space="0" w:color="auto"/>
                <w:right w:val="none" w:sz="0" w:space="0" w:color="auto"/>
              </w:divBdr>
            </w:div>
            <w:div w:id="1715229948">
              <w:marLeft w:val="0"/>
              <w:marRight w:val="0"/>
              <w:marTop w:val="0"/>
              <w:marBottom w:val="0"/>
              <w:divBdr>
                <w:top w:val="none" w:sz="0" w:space="0" w:color="auto"/>
                <w:left w:val="none" w:sz="0" w:space="0" w:color="auto"/>
                <w:bottom w:val="none" w:sz="0" w:space="0" w:color="auto"/>
                <w:right w:val="none" w:sz="0" w:space="0" w:color="auto"/>
              </w:divBdr>
            </w:div>
            <w:div w:id="1792747662">
              <w:marLeft w:val="0"/>
              <w:marRight w:val="0"/>
              <w:marTop w:val="0"/>
              <w:marBottom w:val="0"/>
              <w:divBdr>
                <w:top w:val="none" w:sz="0" w:space="0" w:color="auto"/>
                <w:left w:val="none" w:sz="0" w:space="0" w:color="auto"/>
                <w:bottom w:val="none" w:sz="0" w:space="0" w:color="auto"/>
                <w:right w:val="none" w:sz="0" w:space="0" w:color="auto"/>
              </w:divBdr>
            </w:div>
            <w:div w:id="1854614564">
              <w:marLeft w:val="0"/>
              <w:marRight w:val="0"/>
              <w:marTop w:val="0"/>
              <w:marBottom w:val="0"/>
              <w:divBdr>
                <w:top w:val="none" w:sz="0" w:space="0" w:color="auto"/>
                <w:left w:val="none" w:sz="0" w:space="0" w:color="auto"/>
                <w:bottom w:val="none" w:sz="0" w:space="0" w:color="auto"/>
                <w:right w:val="none" w:sz="0" w:space="0" w:color="auto"/>
              </w:divBdr>
            </w:div>
          </w:divsChild>
        </w:div>
        <w:div w:id="189419138">
          <w:marLeft w:val="0"/>
          <w:marRight w:val="0"/>
          <w:marTop w:val="0"/>
          <w:marBottom w:val="0"/>
          <w:divBdr>
            <w:top w:val="none" w:sz="0" w:space="0" w:color="auto"/>
            <w:left w:val="none" w:sz="0" w:space="0" w:color="auto"/>
            <w:bottom w:val="none" w:sz="0" w:space="0" w:color="auto"/>
            <w:right w:val="none" w:sz="0" w:space="0" w:color="auto"/>
          </w:divBdr>
          <w:divsChild>
            <w:div w:id="128207277">
              <w:marLeft w:val="0"/>
              <w:marRight w:val="0"/>
              <w:marTop w:val="0"/>
              <w:marBottom w:val="0"/>
              <w:divBdr>
                <w:top w:val="none" w:sz="0" w:space="0" w:color="auto"/>
                <w:left w:val="none" w:sz="0" w:space="0" w:color="auto"/>
                <w:bottom w:val="none" w:sz="0" w:space="0" w:color="auto"/>
                <w:right w:val="none" w:sz="0" w:space="0" w:color="auto"/>
              </w:divBdr>
              <w:divsChild>
                <w:div w:id="122357263">
                  <w:marLeft w:val="0"/>
                  <w:marRight w:val="0"/>
                  <w:marTop w:val="0"/>
                  <w:marBottom w:val="0"/>
                  <w:divBdr>
                    <w:top w:val="none" w:sz="0" w:space="0" w:color="auto"/>
                    <w:left w:val="none" w:sz="0" w:space="0" w:color="auto"/>
                    <w:bottom w:val="none" w:sz="0" w:space="0" w:color="auto"/>
                    <w:right w:val="none" w:sz="0" w:space="0" w:color="auto"/>
                  </w:divBdr>
                </w:div>
                <w:div w:id="172576501">
                  <w:marLeft w:val="0"/>
                  <w:marRight w:val="0"/>
                  <w:marTop w:val="0"/>
                  <w:marBottom w:val="0"/>
                  <w:divBdr>
                    <w:top w:val="none" w:sz="0" w:space="0" w:color="auto"/>
                    <w:left w:val="none" w:sz="0" w:space="0" w:color="auto"/>
                    <w:bottom w:val="none" w:sz="0" w:space="0" w:color="auto"/>
                    <w:right w:val="none" w:sz="0" w:space="0" w:color="auto"/>
                  </w:divBdr>
                </w:div>
                <w:div w:id="220093976">
                  <w:marLeft w:val="0"/>
                  <w:marRight w:val="0"/>
                  <w:marTop w:val="0"/>
                  <w:marBottom w:val="0"/>
                  <w:divBdr>
                    <w:top w:val="none" w:sz="0" w:space="0" w:color="auto"/>
                    <w:left w:val="none" w:sz="0" w:space="0" w:color="auto"/>
                    <w:bottom w:val="none" w:sz="0" w:space="0" w:color="auto"/>
                    <w:right w:val="none" w:sz="0" w:space="0" w:color="auto"/>
                  </w:divBdr>
                </w:div>
                <w:div w:id="311714916">
                  <w:marLeft w:val="0"/>
                  <w:marRight w:val="0"/>
                  <w:marTop w:val="0"/>
                  <w:marBottom w:val="0"/>
                  <w:divBdr>
                    <w:top w:val="none" w:sz="0" w:space="0" w:color="auto"/>
                    <w:left w:val="none" w:sz="0" w:space="0" w:color="auto"/>
                    <w:bottom w:val="none" w:sz="0" w:space="0" w:color="auto"/>
                    <w:right w:val="none" w:sz="0" w:space="0" w:color="auto"/>
                  </w:divBdr>
                </w:div>
                <w:div w:id="353069410">
                  <w:marLeft w:val="0"/>
                  <w:marRight w:val="0"/>
                  <w:marTop w:val="0"/>
                  <w:marBottom w:val="0"/>
                  <w:divBdr>
                    <w:top w:val="none" w:sz="0" w:space="0" w:color="auto"/>
                    <w:left w:val="none" w:sz="0" w:space="0" w:color="auto"/>
                    <w:bottom w:val="none" w:sz="0" w:space="0" w:color="auto"/>
                    <w:right w:val="none" w:sz="0" w:space="0" w:color="auto"/>
                  </w:divBdr>
                </w:div>
                <w:div w:id="478234108">
                  <w:marLeft w:val="0"/>
                  <w:marRight w:val="0"/>
                  <w:marTop w:val="0"/>
                  <w:marBottom w:val="0"/>
                  <w:divBdr>
                    <w:top w:val="none" w:sz="0" w:space="0" w:color="auto"/>
                    <w:left w:val="none" w:sz="0" w:space="0" w:color="auto"/>
                    <w:bottom w:val="none" w:sz="0" w:space="0" w:color="auto"/>
                    <w:right w:val="none" w:sz="0" w:space="0" w:color="auto"/>
                  </w:divBdr>
                </w:div>
                <w:div w:id="588002542">
                  <w:marLeft w:val="0"/>
                  <w:marRight w:val="0"/>
                  <w:marTop w:val="0"/>
                  <w:marBottom w:val="0"/>
                  <w:divBdr>
                    <w:top w:val="none" w:sz="0" w:space="0" w:color="auto"/>
                    <w:left w:val="none" w:sz="0" w:space="0" w:color="auto"/>
                    <w:bottom w:val="none" w:sz="0" w:space="0" w:color="auto"/>
                    <w:right w:val="none" w:sz="0" w:space="0" w:color="auto"/>
                  </w:divBdr>
                </w:div>
                <w:div w:id="795487392">
                  <w:marLeft w:val="0"/>
                  <w:marRight w:val="0"/>
                  <w:marTop w:val="0"/>
                  <w:marBottom w:val="0"/>
                  <w:divBdr>
                    <w:top w:val="none" w:sz="0" w:space="0" w:color="auto"/>
                    <w:left w:val="none" w:sz="0" w:space="0" w:color="auto"/>
                    <w:bottom w:val="none" w:sz="0" w:space="0" w:color="auto"/>
                    <w:right w:val="none" w:sz="0" w:space="0" w:color="auto"/>
                  </w:divBdr>
                </w:div>
                <w:div w:id="807093507">
                  <w:marLeft w:val="0"/>
                  <w:marRight w:val="0"/>
                  <w:marTop w:val="0"/>
                  <w:marBottom w:val="0"/>
                  <w:divBdr>
                    <w:top w:val="none" w:sz="0" w:space="0" w:color="auto"/>
                    <w:left w:val="none" w:sz="0" w:space="0" w:color="auto"/>
                    <w:bottom w:val="none" w:sz="0" w:space="0" w:color="auto"/>
                    <w:right w:val="none" w:sz="0" w:space="0" w:color="auto"/>
                  </w:divBdr>
                </w:div>
                <w:div w:id="848756753">
                  <w:marLeft w:val="0"/>
                  <w:marRight w:val="0"/>
                  <w:marTop w:val="0"/>
                  <w:marBottom w:val="0"/>
                  <w:divBdr>
                    <w:top w:val="none" w:sz="0" w:space="0" w:color="auto"/>
                    <w:left w:val="none" w:sz="0" w:space="0" w:color="auto"/>
                    <w:bottom w:val="none" w:sz="0" w:space="0" w:color="auto"/>
                    <w:right w:val="none" w:sz="0" w:space="0" w:color="auto"/>
                  </w:divBdr>
                </w:div>
                <w:div w:id="862399424">
                  <w:marLeft w:val="0"/>
                  <w:marRight w:val="0"/>
                  <w:marTop w:val="0"/>
                  <w:marBottom w:val="0"/>
                  <w:divBdr>
                    <w:top w:val="none" w:sz="0" w:space="0" w:color="auto"/>
                    <w:left w:val="none" w:sz="0" w:space="0" w:color="auto"/>
                    <w:bottom w:val="none" w:sz="0" w:space="0" w:color="auto"/>
                    <w:right w:val="none" w:sz="0" w:space="0" w:color="auto"/>
                  </w:divBdr>
                </w:div>
                <w:div w:id="1319770056">
                  <w:marLeft w:val="0"/>
                  <w:marRight w:val="0"/>
                  <w:marTop w:val="0"/>
                  <w:marBottom w:val="0"/>
                  <w:divBdr>
                    <w:top w:val="none" w:sz="0" w:space="0" w:color="auto"/>
                    <w:left w:val="none" w:sz="0" w:space="0" w:color="auto"/>
                    <w:bottom w:val="none" w:sz="0" w:space="0" w:color="auto"/>
                    <w:right w:val="none" w:sz="0" w:space="0" w:color="auto"/>
                  </w:divBdr>
                </w:div>
                <w:div w:id="1345588796">
                  <w:marLeft w:val="0"/>
                  <w:marRight w:val="0"/>
                  <w:marTop w:val="0"/>
                  <w:marBottom w:val="0"/>
                  <w:divBdr>
                    <w:top w:val="none" w:sz="0" w:space="0" w:color="auto"/>
                    <w:left w:val="none" w:sz="0" w:space="0" w:color="auto"/>
                    <w:bottom w:val="none" w:sz="0" w:space="0" w:color="auto"/>
                    <w:right w:val="none" w:sz="0" w:space="0" w:color="auto"/>
                  </w:divBdr>
                </w:div>
                <w:div w:id="1511791913">
                  <w:marLeft w:val="0"/>
                  <w:marRight w:val="0"/>
                  <w:marTop w:val="0"/>
                  <w:marBottom w:val="0"/>
                  <w:divBdr>
                    <w:top w:val="none" w:sz="0" w:space="0" w:color="auto"/>
                    <w:left w:val="none" w:sz="0" w:space="0" w:color="auto"/>
                    <w:bottom w:val="none" w:sz="0" w:space="0" w:color="auto"/>
                    <w:right w:val="none" w:sz="0" w:space="0" w:color="auto"/>
                  </w:divBdr>
                </w:div>
                <w:div w:id="1689677155">
                  <w:marLeft w:val="0"/>
                  <w:marRight w:val="0"/>
                  <w:marTop w:val="0"/>
                  <w:marBottom w:val="0"/>
                  <w:divBdr>
                    <w:top w:val="none" w:sz="0" w:space="0" w:color="auto"/>
                    <w:left w:val="none" w:sz="0" w:space="0" w:color="auto"/>
                    <w:bottom w:val="none" w:sz="0" w:space="0" w:color="auto"/>
                    <w:right w:val="none" w:sz="0" w:space="0" w:color="auto"/>
                  </w:divBdr>
                </w:div>
                <w:div w:id="1697924312">
                  <w:marLeft w:val="0"/>
                  <w:marRight w:val="0"/>
                  <w:marTop w:val="0"/>
                  <w:marBottom w:val="0"/>
                  <w:divBdr>
                    <w:top w:val="none" w:sz="0" w:space="0" w:color="auto"/>
                    <w:left w:val="none" w:sz="0" w:space="0" w:color="auto"/>
                    <w:bottom w:val="none" w:sz="0" w:space="0" w:color="auto"/>
                    <w:right w:val="none" w:sz="0" w:space="0" w:color="auto"/>
                  </w:divBdr>
                </w:div>
                <w:div w:id="1719015243">
                  <w:marLeft w:val="0"/>
                  <w:marRight w:val="0"/>
                  <w:marTop w:val="0"/>
                  <w:marBottom w:val="0"/>
                  <w:divBdr>
                    <w:top w:val="none" w:sz="0" w:space="0" w:color="auto"/>
                    <w:left w:val="none" w:sz="0" w:space="0" w:color="auto"/>
                    <w:bottom w:val="none" w:sz="0" w:space="0" w:color="auto"/>
                    <w:right w:val="none" w:sz="0" w:space="0" w:color="auto"/>
                  </w:divBdr>
                </w:div>
                <w:div w:id="1872913319">
                  <w:marLeft w:val="0"/>
                  <w:marRight w:val="0"/>
                  <w:marTop w:val="0"/>
                  <w:marBottom w:val="0"/>
                  <w:divBdr>
                    <w:top w:val="none" w:sz="0" w:space="0" w:color="auto"/>
                    <w:left w:val="none" w:sz="0" w:space="0" w:color="auto"/>
                    <w:bottom w:val="none" w:sz="0" w:space="0" w:color="auto"/>
                    <w:right w:val="none" w:sz="0" w:space="0" w:color="auto"/>
                  </w:divBdr>
                </w:div>
                <w:div w:id="1944343530">
                  <w:marLeft w:val="0"/>
                  <w:marRight w:val="0"/>
                  <w:marTop w:val="0"/>
                  <w:marBottom w:val="0"/>
                  <w:divBdr>
                    <w:top w:val="none" w:sz="0" w:space="0" w:color="auto"/>
                    <w:left w:val="none" w:sz="0" w:space="0" w:color="auto"/>
                    <w:bottom w:val="none" w:sz="0" w:space="0" w:color="auto"/>
                    <w:right w:val="none" w:sz="0" w:space="0" w:color="auto"/>
                  </w:divBdr>
                </w:div>
                <w:div w:id="2124422411">
                  <w:marLeft w:val="0"/>
                  <w:marRight w:val="0"/>
                  <w:marTop w:val="0"/>
                  <w:marBottom w:val="0"/>
                  <w:divBdr>
                    <w:top w:val="none" w:sz="0" w:space="0" w:color="auto"/>
                    <w:left w:val="none" w:sz="0" w:space="0" w:color="auto"/>
                    <w:bottom w:val="none" w:sz="0" w:space="0" w:color="auto"/>
                    <w:right w:val="none" w:sz="0" w:space="0" w:color="auto"/>
                  </w:divBdr>
                </w:div>
              </w:divsChild>
            </w:div>
            <w:div w:id="221983962">
              <w:marLeft w:val="0"/>
              <w:marRight w:val="0"/>
              <w:marTop w:val="0"/>
              <w:marBottom w:val="0"/>
              <w:divBdr>
                <w:top w:val="none" w:sz="0" w:space="0" w:color="auto"/>
                <w:left w:val="none" w:sz="0" w:space="0" w:color="auto"/>
                <w:bottom w:val="none" w:sz="0" w:space="0" w:color="auto"/>
                <w:right w:val="none" w:sz="0" w:space="0" w:color="auto"/>
              </w:divBdr>
            </w:div>
            <w:div w:id="314377642">
              <w:marLeft w:val="0"/>
              <w:marRight w:val="0"/>
              <w:marTop w:val="0"/>
              <w:marBottom w:val="0"/>
              <w:divBdr>
                <w:top w:val="none" w:sz="0" w:space="0" w:color="auto"/>
                <w:left w:val="none" w:sz="0" w:space="0" w:color="auto"/>
                <w:bottom w:val="none" w:sz="0" w:space="0" w:color="auto"/>
                <w:right w:val="none" w:sz="0" w:space="0" w:color="auto"/>
              </w:divBdr>
            </w:div>
            <w:div w:id="334966312">
              <w:marLeft w:val="0"/>
              <w:marRight w:val="0"/>
              <w:marTop w:val="0"/>
              <w:marBottom w:val="0"/>
              <w:divBdr>
                <w:top w:val="none" w:sz="0" w:space="0" w:color="auto"/>
                <w:left w:val="none" w:sz="0" w:space="0" w:color="auto"/>
                <w:bottom w:val="none" w:sz="0" w:space="0" w:color="auto"/>
                <w:right w:val="none" w:sz="0" w:space="0" w:color="auto"/>
              </w:divBdr>
            </w:div>
            <w:div w:id="383260304">
              <w:marLeft w:val="0"/>
              <w:marRight w:val="0"/>
              <w:marTop w:val="0"/>
              <w:marBottom w:val="0"/>
              <w:divBdr>
                <w:top w:val="none" w:sz="0" w:space="0" w:color="auto"/>
                <w:left w:val="none" w:sz="0" w:space="0" w:color="auto"/>
                <w:bottom w:val="none" w:sz="0" w:space="0" w:color="auto"/>
                <w:right w:val="none" w:sz="0" w:space="0" w:color="auto"/>
              </w:divBdr>
            </w:div>
            <w:div w:id="481625559">
              <w:marLeft w:val="0"/>
              <w:marRight w:val="0"/>
              <w:marTop w:val="0"/>
              <w:marBottom w:val="0"/>
              <w:divBdr>
                <w:top w:val="none" w:sz="0" w:space="0" w:color="auto"/>
                <w:left w:val="none" w:sz="0" w:space="0" w:color="auto"/>
                <w:bottom w:val="none" w:sz="0" w:space="0" w:color="auto"/>
                <w:right w:val="none" w:sz="0" w:space="0" w:color="auto"/>
              </w:divBdr>
            </w:div>
            <w:div w:id="553733000">
              <w:marLeft w:val="0"/>
              <w:marRight w:val="0"/>
              <w:marTop w:val="0"/>
              <w:marBottom w:val="0"/>
              <w:divBdr>
                <w:top w:val="none" w:sz="0" w:space="0" w:color="auto"/>
                <w:left w:val="none" w:sz="0" w:space="0" w:color="auto"/>
                <w:bottom w:val="none" w:sz="0" w:space="0" w:color="auto"/>
                <w:right w:val="none" w:sz="0" w:space="0" w:color="auto"/>
              </w:divBdr>
            </w:div>
            <w:div w:id="665936740">
              <w:marLeft w:val="0"/>
              <w:marRight w:val="0"/>
              <w:marTop w:val="0"/>
              <w:marBottom w:val="0"/>
              <w:divBdr>
                <w:top w:val="none" w:sz="0" w:space="0" w:color="auto"/>
                <w:left w:val="none" w:sz="0" w:space="0" w:color="auto"/>
                <w:bottom w:val="none" w:sz="0" w:space="0" w:color="auto"/>
                <w:right w:val="none" w:sz="0" w:space="0" w:color="auto"/>
              </w:divBdr>
            </w:div>
            <w:div w:id="715590189">
              <w:marLeft w:val="0"/>
              <w:marRight w:val="0"/>
              <w:marTop w:val="0"/>
              <w:marBottom w:val="0"/>
              <w:divBdr>
                <w:top w:val="none" w:sz="0" w:space="0" w:color="auto"/>
                <w:left w:val="none" w:sz="0" w:space="0" w:color="auto"/>
                <w:bottom w:val="none" w:sz="0" w:space="0" w:color="auto"/>
                <w:right w:val="none" w:sz="0" w:space="0" w:color="auto"/>
              </w:divBdr>
            </w:div>
            <w:div w:id="741827742">
              <w:marLeft w:val="0"/>
              <w:marRight w:val="0"/>
              <w:marTop w:val="0"/>
              <w:marBottom w:val="0"/>
              <w:divBdr>
                <w:top w:val="none" w:sz="0" w:space="0" w:color="auto"/>
                <w:left w:val="none" w:sz="0" w:space="0" w:color="auto"/>
                <w:bottom w:val="none" w:sz="0" w:space="0" w:color="auto"/>
                <w:right w:val="none" w:sz="0" w:space="0" w:color="auto"/>
              </w:divBdr>
            </w:div>
            <w:div w:id="801387431">
              <w:marLeft w:val="0"/>
              <w:marRight w:val="0"/>
              <w:marTop w:val="0"/>
              <w:marBottom w:val="0"/>
              <w:divBdr>
                <w:top w:val="none" w:sz="0" w:space="0" w:color="auto"/>
                <w:left w:val="none" w:sz="0" w:space="0" w:color="auto"/>
                <w:bottom w:val="none" w:sz="0" w:space="0" w:color="auto"/>
                <w:right w:val="none" w:sz="0" w:space="0" w:color="auto"/>
              </w:divBdr>
            </w:div>
            <w:div w:id="901260136">
              <w:marLeft w:val="0"/>
              <w:marRight w:val="0"/>
              <w:marTop w:val="0"/>
              <w:marBottom w:val="0"/>
              <w:divBdr>
                <w:top w:val="none" w:sz="0" w:space="0" w:color="auto"/>
                <w:left w:val="none" w:sz="0" w:space="0" w:color="auto"/>
                <w:bottom w:val="none" w:sz="0" w:space="0" w:color="auto"/>
                <w:right w:val="none" w:sz="0" w:space="0" w:color="auto"/>
              </w:divBdr>
            </w:div>
            <w:div w:id="1483430000">
              <w:marLeft w:val="0"/>
              <w:marRight w:val="0"/>
              <w:marTop w:val="0"/>
              <w:marBottom w:val="0"/>
              <w:divBdr>
                <w:top w:val="none" w:sz="0" w:space="0" w:color="auto"/>
                <w:left w:val="none" w:sz="0" w:space="0" w:color="auto"/>
                <w:bottom w:val="none" w:sz="0" w:space="0" w:color="auto"/>
                <w:right w:val="none" w:sz="0" w:space="0" w:color="auto"/>
              </w:divBdr>
            </w:div>
            <w:div w:id="1485462792">
              <w:marLeft w:val="0"/>
              <w:marRight w:val="0"/>
              <w:marTop w:val="0"/>
              <w:marBottom w:val="0"/>
              <w:divBdr>
                <w:top w:val="none" w:sz="0" w:space="0" w:color="auto"/>
                <w:left w:val="none" w:sz="0" w:space="0" w:color="auto"/>
                <w:bottom w:val="none" w:sz="0" w:space="0" w:color="auto"/>
                <w:right w:val="none" w:sz="0" w:space="0" w:color="auto"/>
              </w:divBdr>
            </w:div>
            <w:div w:id="1594243693">
              <w:marLeft w:val="0"/>
              <w:marRight w:val="0"/>
              <w:marTop w:val="0"/>
              <w:marBottom w:val="0"/>
              <w:divBdr>
                <w:top w:val="none" w:sz="0" w:space="0" w:color="auto"/>
                <w:left w:val="none" w:sz="0" w:space="0" w:color="auto"/>
                <w:bottom w:val="none" w:sz="0" w:space="0" w:color="auto"/>
                <w:right w:val="none" w:sz="0" w:space="0" w:color="auto"/>
              </w:divBdr>
            </w:div>
            <w:div w:id="1662081182">
              <w:marLeft w:val="0"/>
              <w:marRight w:val="0"/>
              <w:marTop w:val="0"/>
              <w:marBottom w:val="0"/>
              <w:divBdr>
                <w:top w:val="none" w:sz="0" w:space="0" w:color="auto"/>
                <w:left w:val="none" w:sz="0" w:space="0" w:color="auto"/>
                <w:bottom w:val="none" w:sz="0" w:space="0" w:color="auto"/>
                <w:right w:val="none" w:sz="0" w:space="0" w:color="auto"/>
              </w:divBdr>
            </w:div>
            <w:div w:id="1773358093">
              <w:marLeft w:val="0"/>
              <w:marRight w:val="0"/>
              <w:marTop w:val="0"/>
              <w:marBottom w:val="0"/>
              <w:divBdr>
                <w:top w:val="none" w:sz="0" w:space="0" w:color="auto"/>
                <w:left w:val="none" w:sz="0" w:space="0" w:color="auto"/>
                <w:bottom w:val="none" w:sz="0" w:space="0" w:color="auto"/>
                <w:right w:val="none" w:sz="0" w:space="0" w:color="auto"/>
              </w:divBdr>
            </w:div>
            <w:div w:id="1830709856">
              <w:marLeft w:val="0"/>
              <w:marRight w:val="0"/>
              <w:marTop w:val="0"/>
              <w:marBottom w:val="0"/>
              <w:divBdr>
                <w:top w:val="none" w:sz="0" w:space="0" w:color="auto"/>
                <w:left w:val="none" w:sz="0" w:space="0" w:color="auto"/>
                <w:bottom w:val="none" w:sz="0" w:space="0" w:color="auto"/>
                <w:right w:val="none" w:sz="0" w:space="0" w:color="auto"/>
              </w:divBdr>
            </w:div>
            <w:div w:id="1901865933">
              <w:marLeft w:val="0"/>
              <w:marRight w:val="0"/>
              <w:marTop w:val="0"/>
              <w:marBottom w:val="0"/>
              <w:divBdr>
                <w:top w:val="none" w:sz="0" w:space="0" w:color="auto"/>
                <w:left w:val="none" w:sz="0" w:space="0" w:color="auto"/>
                <w:bottom w:val="none" w:sz="0" w:space="0" w:color="auto"/>
                <w:right w:val="none" w:sz="0" w:space="0" w:color="auto"/>
              </w:divBdr>
            </w:div>
            <w:div w:id="1936668598">
              <w:marLeft w:val="0"/>
              <w:marRight w:val="0"/>
              <w:marTop w:val="0"/>
              <w:marBottom w:val="0"/>
              <w:divBdr>
                <w:top w:val="none" w:sz="0" w:space="0" w:color="auto"/>
                <w:left w:val="none" w:sz="0" w:space="0" w:color="auto"/>
                <w:bottom w:val="none" w:sz="0" w:space="0" w:color="auto"/>
                <w:right w:val="none" w:sz="0" w:space="0" w:color="auto"/>
              </w:divBdr>
            </w:div>
            <w:div w:id="2069065753">
              <w:marLeft w:val="0"/>
              <w:marRight w:val="0"/>
              <w:marTop w:val="0"/>
              <w:marBottom w:val="0"/>
              <w:divBdr>
                <w:top w:val="none" w:sz="0" w:space="0" w:color="auto"/>
                <w:left w:val="none" w:sz="0" w:space="0" w:color="auto"/>
                <w:bottom w:val="none" w:sz="0" w:space="0" w:color="auto"/>
                <w:right w:val="none" w:sz="0" w:space="0" w:color="auto"/>
              </w:divBdr>
            </w:div>
          </w:divsChild>
        </w:div>
        <w:div w:id="191114205">
          <w:marLeft w:val="0"/>
          <w:marRight w:val="0"/>
          <w:marTop w:val="0"/>
          <w:marBottom w:val="0"/>
          <w:divBdr>
            <w:top w:val="none" w:sz="0" w:space="0" w:color="auto"/>
            <w:left w:val="none" w:sz="0" w:space="0" w:color="auto"/>
            <w:bottom w:val="none" w:sz="0" w:space="0" w:color="auto"/>
            <w:right w:val="none" w:sz="0" w:space="0" w:color="auto"/>
          </w:divBdr>
          <w:divsChild>
            <w:div w:id="787818850">
              <w:marLeft w:val="0"/>
              <w:marRight w:val="0"/>
              <w:marTop w:val="0"/>
              <w:marBottom w:val="0"/>
              <w:divBdr>
                <w:top w:val="none" w:sz="0" w:space="0" w:color="auto"/>
                <w:left w:val="none" w:sz="0" w:space="0" w:color="auto"/>
                <w:bottom w:val="none" w:sz="0" w:space="0" w:color="auto"/>
                <w:right w:val="none" w:sz="0" w:space="0" w:color="auto"/>
              </w:divBdr>
              <w:divsChild>
                <w:div w:id="1471052303">
                  <w:marLeft w:val="0"/>
                  <w:marRight w:val="0"/>
                  <w:marTop w:val="0"/>
                  <w:marBottom w:val="0"/>
                  <w:divBdr>
                    <w:top w:val="none" w:sz="0" w:space="0" w:color="auto"/>
                    <w:left w:val="none" w:sz="0" w:space="0" w:color="auto"/>
                    <w:bottom w:val="none" w:sz="0" w:space="0" w:color="auto"/>
                    <w:right w:val="none" w:sz="0" w:space="0" w:color="auto"/>
                  </w:divBdr>
                </w:div>
              </w:divsChild>
            </w:div>
            <w:div w:id="1622690056">
              <w:marLeft w:val="0"/>
              <w:marRight w:val="0"/>
              <w:marTop w:val="0"/>
              <w:marBottom w:val="0"/>
              <w:divBdr>
                <w:top w:val="none" w:sz="0" w:space="0" w:color="auto"/>
                <w:left w:val="none" w:sz="0" w:space="0" w:color="auto"/>
                <w:bottom w:val="none" w:sz="0" w:space="0" w:color="auto"/>
                <w:right w:val="none" w:sz="0" w:space="0" w:color="auto"/>
              </w:divBdr>
            </w:div>
          </w:divsChild>
        </w:div>
        <w:div w:id="191463074">
          <w:marLeft w:val="0"/>
          <w:marRight w:val="0"/>
          <w:marTop w:val="0"/>
          <w:marBottom w:val="0"/>
          <w:divBdr>
            <w:top w:val="none" w:sz="0" w:space="0" w:color="auto"/>
            <w:left w:val="none" w:sz="0" w:space="0" w:color="auto"/>
            <w:bottom w:val="none" w:sz="0" w:space="0" w:color="auto"/>
            <w:right w:val="none" w:sz="0" w:space="0" w:color="auto"/>
          </w:divBdr>
          <w:divsChild>
            <w:div w:id="177695377">
              <w:marLeft w:val="0"/>
              <w:marRight w:val="0"/>
              <w:marTop w:val="0"/>
              <w:marBottom w:val="0"/>
              <w:divBdr>
                <w:top w:val="none" w:sz="0" w:space="0" w:color="auto"/>
                <w:left w:val="none" w:sz="0" w:space="0" w:color="auto"/>
                <w:bottom w:val="none" w:sz="0" w:space="0" w:color="auto"/>
                <w:right w:val="none" w:sz="0" w:space="0" w:color="auto"/>
              </w:divBdr>
            </w:div>
            <w:div w:id="662389516">
              <w:marLeft w:val="0"/>
              <w:marRight w:val="0"/>
              <w:marTop w:val="0"/>
              <w:marBottom w:val="0"/>
              <w:divBdr>
                <w:top w:val="none" w:sz="0" w:space="0" w:color="auto"/>
                <w:left w:val="none" w:sz="0" w:space="0" w:color="auto"/>
                <w:bottom w:val="none" w:sz="0" w:space="0" w:color="auto"/>
                <w:right w:val="none" w:sz="0" w:space="0" w:color="auto"/>
              </w:divBdr>
            </w:div>
            <w:div w:id="715396583">
              <w:marLeft w:val="0"/>
              <w:marRight w:val="0"/>
              <w:marTop w:val="0"/>
              <w:marBottom w:val="0"/>
              <w:divBdr>
                <w:top w:val="none" w:sz="0" w:space="0" w:color="auto"/>
                <w:left w:val="none" w:sz="0" w:space="0" w:color="auto"/>
                <w:bottom w:val="none" w:sz="0" w:space="0" w:color="auto"/>
                <w:right w:val="none" w:sz="0" w:space="0" w:color="auto"/>
              </w:divBdr>
            </w:div>
            <w:div w:id="940795722">
              <w:marLeft w:val="0"/>
              <w:marRight w:val="0"/>
              <w:marTop w:val="0"/>
              <w:marBottom w:val="0"/>
              <w:divBdr>
                <w:top w:val="none" w:sz="0" w:space="0" w:color="auto"/>
                <w:left w:val="none" w:sz="0" w:space="0" w:color="auto"/>
                <w:bottom w:val="none" w:sz="0" w:space="0" w:color="auto"/>
                <w:right w:val="none" w:sz="0" w:space="0" w:color="auto"/>
              </w:divBdr>
            </w:div>
            <w:div w:id="1105468511">
              <w:marLeft w:val="0"/>
              <w:marRight w:val="0"/>
              <w:marTop w:val="0"/>
              <w:marBottom w:val="0"/>
              <w:divBdr>
                <w:top w:val="none" w:sz="0" w:space="0" w:color="auto"/>
                <w:left w:val="none" w:sz="0" w:space="0" w:color="auto"/>
                <w:bottom w:val="none" w:sz="0" w:space="0" w:color="auto"/>
                <w:right w:val="none" w:sz="0" w:space="0" w:color="auto"/>
              </w:divBdr>
            </w:div>
            <w:div w:id="1147818006">
              <w:marLeft w:val="0"/>
              <w:marRight w:val="0"/>
              <w:marTop w:val="0"/>
              <w:marBottom w:val="0"/>
              <w:divBdr>
                <w:top w:val="none" w:sz="0" w:space="0" w:color="auto"/>
                <w:left w:val="none" w:sz="0" w:space="0" w:color="auto"/>
                <w:bottom w:val="none" w:sz="0" w:space="0" w:color="auto"/>
                <w:right w:val="none" w:sz="0" w:space="0" w:color="auto"/>
              </w:divBdr>
            </w:div>
            <w:div w:id="1495998192">
              <w:marLeft w:val="0"/>
              <w:marRight w:val="0"/>
              <w:marTop w:val="0"/>
              <w:marBottom w:val="0"/>
              <w:divBdr>
                <w:top w:val="none" w:sz="0" w:space="0" w:color="auto"/>
                <w:left w:val="none" w:sz="0" w:space="0" w:color="auto"/>
                <w:bottom w:val="none" w:sz="0" w:space="0" w:color="auto"/>
                <w:right w:val="none" w:sz="0" w:space="0" w:color="auto"/>
              </w:divBdr>
            </w:div>
            <w:div w:id="1752852291">
              <w:marLeft w:val="0"/>
              <w:marRight w:val="0"/>
              <w:marTop w:val="0"/>
              <w:marBottom w:val="0"/>
              <w:divBdr>
                <w:top w:val="none" w:sz="0" w:space="0" w:color="auto"/>
                <w:left w:val="none" w:sz="0" w:space="0" w:color="auto"/>
                <w:bottom w:val="none" w:sz="0" w:space="0" w:color="auto"/>
                <w:right w:val="none" w:sz="0" w:space="0" w:color="auto"/>
              </w:divBdr>
            </w:div>
            <w:div w:id="2088454452">
              <w:marLeft w:val="0"/>
              <w:marRight w:val="0"/>
              <w:marTop w:val="0"/>
              <w:marBottom w:val="0"/>
              <w:divBdr>
                <w:top w:val="none" w:sz="0" w:space="0" w:color="auto"/>
                <w:left w:val="none" w:sz="0" w:space="0" w:color="auto"/>
                <w:bottom w:val="none" w:sz="0" w:space="0" w:color="auto"/>
                <w:right w:val="none" w:sz="0" w:space="0" w:color="auto"/>
              </w:divBdr>
              <w:divsChild>
                <w:div w:id="18821478">
                  <w:marLeft w:val="0"/>
                  <w:marRight w:val="0"/>
                  <w:marTop w:val="0"/>
                  <w:marBottom w:val="0"/>
                  <w:divBdr>
                    <w:top w:val="none" w:sz="0" w:space="0" w:color="auto"/>
                    <w:left w:val="none" w:sz="0" w:space="0" w:color="auto"/>
                    <w:bottom w:val="none" w:sz="0" w:space="0" w:color="auto"/>
                    <w:right w:val="none" w:sz="0" w:space="0" w:color="auto"/>
                  </w:divBdr>
                </w:div>
                <w:div w:id="458574401">
                  <w:marLeft w:val="0"/>
                  <w:marRight w:val="0"/>
                  <w:marTop w:val="0"/>
                  <w:marBottom w:val="0"/>
                  <w:divBdr>
                    <w:top w:val="none" w:sz="0" w:space="0" w:color="auto"/>
                    <w:left w:val="none" w:sz="0" w:space="0" w:color="auto"/>
                    <w:bottom w:val="none" w:sz="0" w:space="0" w:color="auto"/>
                    <w:right w:val="none" w:sz="0" w:space="0" w:color="auto"/>
                  </w:divBdr>
                </w:div>
                <w:div w:id="612712528">
                  <w:marLeft w:val="0"/>
                  <w:marRight w:val="0"/>
                  <w:marTop w:val="0"/>
                  <w:marBottom w:val="0"/>
                  <w:divBdr>
                    <w:top w:val="none" w:sz="0" w:space="0" w:color="auto"/>
                    <w:left w:val="none" w:sz="0" w:space="0" w:color="auto"/>
                    <w:bottom w:val="none" w:sz="0" w:space="0" w:color="auto"/>
                    <w:right w:val="none" w:sz="0" w:space="0" w:color="auto"/>
                  </w:divBdr>
                </w:div>
                <w:div w:id="833767460">
                  <w:marLeft w:val="0"/>
                  <w:marRight w:val="0"/>
                  <w:marTop w:val="0"/>
                  <w:marBottom w:val="0"/>
                  <w:divBdr>
                    <w:top w:val="none" w:sz="0" w:space="0" w:color="auto"/>
                    <w:left w:val="none" w:sz="0" w:space="0" w:color="auto"/>
                    <w:bottom w:val="none" w:sz="0" w:space="0" w:color="auto"/>
                    <w:right w:val="none" w:sz="0" w:space="0" w:color="auto"/>
                  </w:divBdr>
                </w:div>
                <w:div w:id="872378298">
                  <w:marLeft w:val="0"/>
                  <w:marRight w:val="0"/>
                  <w:marTop w:val="0"/>
                  <w:marBottom w:val="0"/>
                  <w:divBdr>
                    <w:top w:val="none" w:sz="0" w:space="0" w:color="auto"/>
                    <w:left w:val="none" w:sz="0" w:space="0" w:color="auto"/>
                    <w:bottom w:val="none" w:sz="0" w:space="0" w:color="auto"/>
                    <w:right w:val="none" w:sz="0" w:space="0" w:color="auto"/>
                  </w:divBdr>
                </w:div>
                <w:div w:id="876089266">
                  <w:marLeft w:val="0"/>
                  <w:marRight w:val="0"/>
                  <w:marTop w:val="0"/>
                  <w:marBottom w:val="0"/>
                  <w:divBdr>
                    <w:top w:val="none" w:sz="0" w:space="0" w:color="auto"/>
                    <w:left w:val="none" w:sz="0" w:space="0" w:color="auto"/>
                    <w:bottom w:val="none" w:sz="0" w:space="0" w:color="auto"/>
                    <w:right w:val="none" w:sz="0" w:space="0" w:color="auto"/>
                  </w:divBdr>
                </w:div>
                <w:div w:id="1223443317">
                  <w:marLeft w:val="0"/>
                  <w:marRight w:val="0"/>
                  <w:marTop w:val="0"/>
                  <w:marBottom w:val="0"/>
                  <w:divBdr>
                    <w:top w:val="none" w:sz="0" w:space="0" w:color="auto"/>
                    <w:left w:val="none" w:sz="0" w:space="0" w:color="auto"/>
                    <w:bottom w:val="none" w:sz="0" w:space="0" w:color="auto"/>
                    <w:right w:val="none" w:sz="0" w:space="0" w:color="auto"/>
                  </w:divBdr>
                </w:div>
                <w:div w:id="169287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3966">
          <w:marLeft w:val="0"/>
          <w:marRight w:val="0"/>
          <w:marTop w:val="0"/>
          <w:marBottom w:val="0"/>
          <w:divBdr>
            <w:top w:val="none" w:sz="0" w:space="0" w:color="auto"/>
            <w:left w:val="none" w:sz="0" w:space="0" w:color="auto"/>
            <w:bottom w:val="none" w:sz="0" w:space="0" w:color="auto"/>
            <w:right w:val="none" w:sz="0" w:space="0" w:color="auto"/>
          </w:divBdr>
          <w:divsChild>
            <w:div w:id="138959850">
              <w:marLeft w:val="0"/>
              <w:marRight w:val="0"/>
              <w:marTop w:val="0"/>
              <w:marBottom w:val="0"/>
              <w:divBdr>
                <w:top w:val="none" w:sz="0" w:space="0" w:color="auto"/>
                <w:left w:val="none" w:sz="0" w:space="0" w:color="auto"/>
                <w:bottom w:val="none" w:sz="0" w:space="0" w:color="auto"/>
                <w:right w:val="none" w:sz="0" w:space="0" w:color="auto"/>
              </w:divBdr>
            </w:div>
            <w:div w:id="180318742">
              <w:marLeft w:val="0"/>
              <w:marRight w:val="0"/>
              <w:marTop w:val="0"/>
              <w:marBottom w:val="0"/>
              <w:divBdr>
                <w:top w:val="none" w:sz="0" w:space="0" w:color="auto"/>
                <w:left w:val="none" w:sz="0" w:space="0" w:color="auto"/>
                <w:bottom w:val="none" w:sz="0" w:space="0" w:color="auto"/>
                <w:right w:val="none" w:sz="0" w:space="0" w:color="auto"/>
              </w:divBdr>
            </w:div>
            <w:div w:id="191843340">
              <w:marLeft w:val="0"/>
              <w:marRight w:val="0"/>
              <w:marTop w:val="0"/>
              <w:marBottom w:val="0"/>
              <w:divBdr>
                <w:top w:val="none" w:sz="0" w:space="0" w:color="auto"/>
                <w:left w:val="none" w:sz="0" w:space="0" w:color="auto"/>
                <w:bottom w:val="none" w:sz="0" w:space="0" w:color="auto"/>
                <w:right w:val="none" w:sz="0" w:space="0" w:color="auto"/>
              </w:divBdr>
            </w:div>
            <w:div w:id="194737402">
              <w:marLeft w:val="0"/>
              <w:marRight w:val="0"/>
              <w:marTop w:val="0"/>
              <w:marBottom w:val="0"/>
              <w:divBdr>
                <w:top w:val="none" w:sz="0" w:space="0" w:color="auto"/>
                <w:left w:val="none" w:sz="0" w:space="0" w:color="auto"/>
                <w:bottom w:val="none" w:sz="0" w:space="0" w:color="auto"/>
                <w:right w:val="none" w:sz="0" w:space="0" w:color="auto"/>
              </w:divBdr>
            </w:div>
            <w:div w:id="231355339">
              <w:marLeft w:val="0"/>
              <w:marRight w:val="0"/>
              <w:marTop w:val="0"/>
              <w:marBottom w:val="0"/>
              <w:divBdr>
                <w:top w:val="none" w:sz="0" w:space="0" w:color="auto"/>
                <w:left w:val="none" w:sz="0" w:space="0" w:color="auto"/>
                <w:bottom w:val="none" w:sz="0" w:space="0" w:color="auto"/>
                <w:right w:val="none" w:sz="0" w:space="0" w:color="auto"/>
              </w:divBdr>
            </w:div>
            <w:div w:id="303394151">
              <w:marLeft w:val="0"/>
              <w:marRight w:val="0"/>
              <w:marTop w:val="0"/>
              <w:marBottom w:val="0"/>
              <w:divBdr>
                <w:top w:val="none" w:sz="0" w:space="0" w:color="auto"/>
                <w:left w:val="none" w:sz="0" w:space="0" w:color="auto"/>
                <w:bottom w:val="none" w:sz="0" w:space="0" w:color="auto"/>
                <w:right w:val="none" w:sz="0" w:space="0" w:color="auto"/>
              </w:divBdr>
            </w:div>
            <w:div w:id="309865828">
              <w:marLeft w:val="0"/>
              <w:marRight w:val="0"/>
              <w:marTop w:val="0"/>
              <w:marBottom w:val="0"/>
              <w:divBdr>
                <w:top w:val="none" w:sz="0" w:space="0" w:color="auto"/>
                <w:left w:val="none" w:sz="0" w:space="0" w:color="auto"/>
                <w:bottom w:val="none" w:sz="0" w:space="0" w:color="auto"/>
                <w:right w:val="none" w:sz="0" w:space="0" w:color="auto"/>
              </w:divBdr>
            </w:div>
            <w:div w:id="354770542">
              <w:marLeft w:val="0"/>
              <w:marRight w:val="0"/>
              <w:marTop w:val="0"/>
              <w:marBottom w:val="0"/>
              <w:divBdr>
                <w:top w:val="none" w:sz="0" w:space="0" w:color="auto"/>
                <w:left w:val="none" w:sz="0" w:space="0" w:color="auto"/>
                <w:bottom w:val="none" w:sz="0" w:space="0" w:color="auto"/>
                <w:right w:val="none" w:sz="0" w:space="0" w:color="auto"/>
              </w:divBdr>
            </w:div>
            <w:div w:id="412238180">
              <w:marLeft w:val="0"/>
              <w:marRight w:val="0"/>
              <w:marTop w:val="0"/>
              <w:marBottom w:val="0"/>
              <w:divBdr>
                <w:top w:val="none" w:sz="0" w:space="0" w:color="auto"/>
                <w:left w:val="none" w:sz="0" w:space="0" w:color="auto"/>
                <w:bottom w:val="none" w:sz="0" w:space="0" w:color="auto"/>
                <w:right w:val="none" w:sz="0" w:space="0" w:color="auto"/>
              </w:divBdr>
            </w:div>
            <w:div w:id="472453221">
              <w:marLeft w:val="0"/>
              <w:marRight w:val="0"/>
              <w:marTop w:val="0"/>
              <w:marBottom w:val="0"/>
              <w:divBdr>
                <w:top w:val="none" w:sz="0" w:space="0" w:color="auto"/>
                <w:left w:val="none" w:sz="0" w:space="0" w:color="auto"/>
                <w:bottom w:val="none" w:sz="0" w:space="0" w:color="auto"/>
                <w:right w:val="none" w:sz="0" w:space="0" w:color="auto"/>
              </w:divBdr>
            </w:div>
            <w:div w:id="474376810">
              <w:marLeft w:val="0"/>
              <w:marRight w:val="0"/>
              <w:marTop w:val="0"/>
              <w:marBottom w:val="0"/>
              <w:divBdr>
                <w:top w:val="none" w:sz="0" w:space="0" w:color="auto"/>
                <w:left w:val="none" w:sz="0" w:space="0" w:color="auto"/>
                <w:bottom w:val="none" w:sz="0" w:space="0" w:color="auto"/>
                <w:right w:val="none" w:sz="0" w:space="0" w:color="auto"/>
              </w:divBdr>
            </w:div>
            <w:div w:id="660040159">
              <w:marLeft w:val="0"/>
              <w:marRight w:val="0"/>
              <w:marTop w:val="0"/>
              <w:marBottom w:val="0"/>
              <w:divBdr>
                <w:top w:val="none" w:sz="0" w:space="0" w:color="auto"/>
                <w:left w:val="none" w:sz="0" w:space="0" w:color="auto"/>
                <w:bottom w:val="none" w:sz="0" w:space="0" w:color="auto"/>
                <w:right w:val="none" w:sz="0" w:space="0" w:color="auto"/>
              </w:divBdr>
            </w:div>
            <w:div w:id="846095681">
              <w:marLeft w:val="0"/>
              <w:marRight w:val="0"/>
              <w:marTop w:val="0"/>
              <w:marBottom w:val="0"/>
              <w:divBdr>
                <w:top w:val="none" w:sz="0" w:space="0" w:color="auto"/>
                <w:left w:val="none" w:sz="0" w:space="0" w:color="auto"/>
                <w:bottom w:val="none" w:sz="0" w:space="0" w:color="auto"/>
                <w:right w:val="none" w:sz="0" w:space="0" w:color="auto"/>
              </w:divBdr>
              <w:divsChild>
                <w:div w:id="29453839">
                  <w:marLeft w:val="0"/>
                  <w:marRight w:val="0"/>
                  <w:marTop w:val="0"/>
                  <w:marBottom w:val="0"/>
                  <w:divBdr>
                    <w:top w:val="none" w:sz="0" w:space="0" w:color="auto"/>
                    <w:left w:val="none" w:sz="0" w:space="0" w:color="auto"/>
                    <w:bottom w:val="none" w:sz="0" w:space="0" w:color="auto"/>
                    <w:right w:val="none" w:sz="0" w:space="0" w:color="auto"/>
                  </w:divBdr>
                </w:div>
                <w:div w:id="32389928">
                  <w:marLeft w:val="0"/>
                  <w:marRight w:val="0"/>
                  <w:marTop w:val="0"/>
                  <w:marBottom w:val="0"/>
                  <w:divBdr>
                    <w:top w:val="none" w:sz="0" w:space="0" w:color="auto"/>
                    <w:left w:val="none" w:sz="0" w:space="0" w:color="auto"/>
                    <w:bottom w:val="none" w:sz="0" w:space="0" w:color="auto"/>
                    <w:right w:val="none" w:sz="0" w:space="0" w:color="auto"/>
                  </w:divBdr>
                </w:div>
                <w:div w:id="41515850">
                  <w:marLeft w:val="0"/>
                  <w:marRight w:val="0"/>
                  <w:marTop w:val="0"/>
                  <w:marBottom w:val="0"/>
                  <w:divBdr>
                    <w:top w:val="none" w:sz="0" w:space="0" w:color="auto"/>
                    <w:left w:val="none" w:sz="0" w:space="0" w:color="auto"/>
                    <w:bottom w:val="none" w:sz="0" w:space="0" w:color="auto"/>
                    <w:right w:val="none" w:sz="0" w:space="0" w:color="auto"/>
                  </w:divBdr>
                </w:div>
                <w:div w:id="164707603">
                  <w:marLeft w:val="0"/>
                  <w:marRight w:val="0"/>
                  <w:marTop w:val="0"/>
                  <w:marBottom w:val="0"/>
                  <w:divBdr>
                    <w:top w:val="none" w:sz="0" w:space="0" w:color="auto"/>
                    <w:left w:val="none" w:sz="0" w:space="0" w:color="auto"/>
                    <w:bottom w:val="none" w:sz="0" w:space="0" w:color="auto"/>
                    <w:right w:val="none" w:sz="0" w:space="0" w:color="auto"/>
                  </w:divBdr>
                </w:div>
                <w:div w:id="186217737">
                  <w:marLeft w:val="0"/>
                  <w:marRight w:val="0"/>
                  <w:marTop w:val="0"/>
                  <w:marBottom w:val="0"/>
                  <w:divBdr>
                    <w:top w:val="none" w:sz="0" w:space="0" w:color="auto"/>
                    <w:left w:val="none" w:sz="0" w:space="0" w:color="auto"/>
                    <w:bottom w:val="none" w:sz="0" w:space="0" w:color="auto"/>
                    <w:right w:val="none" w:sz="0" w:space="0" w:color="auto"/>
                  </w:divBdr>
                </w:div>
                <w:div w:id="207185244">
                  <w:marLeft w:val="0"/>
                  <w:marRight w:val="0"/>
                  <w:marTop w:val="0"/>
                  <w:marBottom w:val="0"/>
                  <w:divBdr>
                    <w:top w:val="none" w:sz="0" w:space="0" w:color="auto"/>
                    <w:left w:val="none" w:sz="0" w:space="0" w:color="auto"/>
                    <w:bottom w:val="none" w:sz="0" w:space="0" w:color="auto"/>
                    <w:right w:val="none" w:sz="0" w:space="0" w:color="auto"/>
                  </w:divBdr>
                </w:div>
                <w:div w:id="269748832">
                  <w:marLeft w:val="0"/>
                  <w:marRight w:val="0"/>
                  <w:marTop w:val="0"/>
                  <w:marBottom w:val="0"/>
                  <w:divBdr>
                    <w:top w:val="none" w:sz="0" w:space="0" w:color="auto"/>
                    <w:left w:val="none" w:sz="0" w:space="0" w:color="auto"/>
                    <w:bottom w:val="none" w:sz="0" w:space="0" w:color="auto"/>
                    <w:right w:val="none" w:sz="0" w:space="0" w:color="auto"/>
                  </w:divBdr>
                </w:div>
                <w:div w:id="272058689">
                  <w:marLeft w:val="0"/>
                  <w:marRight w:val="0"/>
                  <w:marTop w:val="0"/>
                  <w:marBottom w:val="0"/>
                  <w:divBdr>
                    <w:top w:val="none" w:sz="0" w:space="0" w:color="auto"/>
                    <w:left w:val="none" w:sz="0" w:space="0" w:color="auto"/>
                    <w:bottom w:val="none" w:sz="0" w:space="0" w:color="auto"/>
                    <w:right w:val="none" w:sz="0" w:space="0" w:color="auto"/>
                  </w:divBdr>
                </w:div>
                <w:div w:id="297952558">
                  <w:marLeft w:val="0"/>
                  <w:marRight w:val="0"/>
                  <w:marTop w:val="0"/>
                  <w:marBottom w:val="0"/>
                  <w:divBdr>
                    <w:top w:val="none" w:sz="0" w:space="0" w:color="auto"/>
                    <w:left w:val="none" w:sz="0" w:space="0" w:color="auto"/>
                    <w:bottom w:val="none" w:sz="0" w:space="0" w:color="auto"/>
                    <w:right w:val="none" w:sz="0" w:space="0" w:color="auto"/>
                  </w:divBdr>
                </w:div>
                <w:div w:id="300573225">
                  <w:marLeft w:val="0"/>
                  <w:marRight w:val="0"/>
                  <w:marTop w:val="0"/>
                  <w:marBottom w:val="0"/>
                  <w:divBdr>
                    <w:top w:val="none" w:sz="0" w:space="0" w:color="auto"/>
                    <w:left w:val="none" w:sz="0" w:space="0" w:color="auto"/>
                    <w:bottom w:val="none" w:sz="0" w:space="0" w:color="auto"/>
                    <w:right w:val="none" w:sz="0" w:space="0" w:color="auto"/>
                  </w:divBdr>
                </w:div>
                <w:div w:id="327295988">
                  <w:marLeft w:val="0"/>
                  <w:marRight w:val="0"/>
                  <w:marTop w:val="0"/>
                  <w:marBottom w:val="0"/>
                  <w:divBdr>
                    <w:top w:val="none" w:sz="0" w:space="0" w:color="auto"/>
                    <w:left w:val="none" w:sz="0" w:space="0" w:color="auto"/>
                    <w:bottom w:val="none" w:sz="0" w:space="0" w:color="auto"/>
                    <w:right w:val="none" w:sz="0" w:space="0" w:color="auto"/>
                  </w:divBdr>
                </w:div>
                <w:div w:id="338167529">
                  <w:marLeft w:val="0"/>
                  <w:marRight w:val="0"/>
                  <w:marTop w:val="0"/>
                  <w:marBottom w:val="0"/>
                  <w:divBdr>
                    <w:top w:val="none" w:sz="0" w:space="0" w:color="auto"/>
                    <w:left w:val="none" w:sz="0" w:space="0" w:color="auto"/>
                    <w:bottom w:val="none" w:sz="0" w:space="0" w:color="auto"/>
                    <w:right w:val="none" w:sz="0" w:space="0" w:color="auto"/>
                  </w:divBdr>
                </w:div>
                <w:div w:id="338390886">
                  <w:marLeft w:val="0"/>
                  <w:marRight w:val="0"/>
                  <w:marTop w:val="0"/>
                  <w:marBottom w:val="0"/>
                  <w:divBdr>
                    <w:top w:val="none" w:sz="0" w:space="0" w:color="auto"/>
                    <w:left w:val="none" w:sz="0" w:space="0" w:color="auto"/>
                    <w:bottom w:val="none" w:sz="0" w:space="0" w:color="auto"/>
                    <w:right w:val="none" w:sz="0" w:space="0" w:color="auto"/>
                  </w:divBdr>
                </w:div>
                <w:div w:id="404645591">
                  <w:marLeft w:val="0"/>
                  <w:marRight w:val="0"/>
                  <w:marTop w:val="0"/>
                  <w:marBottom w:val="0"/>
                  <w:divBdr>
                    <w:top w:val="none" w:sz="0" w:space="0" w:color="auto"/>
                    <w:left w:val="none" w:sz="0" w:space="0" w:color="auto"/>
                    <w:bottom w:val="none" w:sz="0" w:space="0" w:color="auto"/>
                    <w:right w:val="none" w:sz="0" w:space="0" w:color="auto"/>
                  </w:divBdr>
                </w:div>
                <w:div w:id="421685575">
                  <w:marLeft w:val="0"/>
                  <w:marRight w:val="0"/>
                  <w:marTop w:val="0"/>
                  <w:marBottom w:val="0"/>
                  <w:divBdr>
                    <w:top w:val="none" w:sz="0" w:space="0" w:color="auto"/>
                    <w:left w:val="none" w:sz="0" w:space="0" w:color="auto"/>
                    <w:bottom w:val="none" w:sz="0" w:space="0" w:color="auto"/>
                    <w:right w:val="none" w:sz="0" w:space="0" w:color="auto"/>
                  </w:divBdr>
                </w:div>
                <w:div w:id="505946592">
                  <w:marLeft w:val="0"/>
                  <w:marRight w:val="0"/>
                  <w:marTop w:val="0"/>
                  <w:marBottom w:val="0"/>
                  <w:divBdr>
                    <w:top w:val="none" w:sz="0" w:space="0" w:color="auto"/>
                    <w:left w:val="none" w:sz="0" w:space="0" w:color="auto"/>
                    <w:bottom w:val="none" w:sz="0" w:space="0" w:color="auto"/>
                    <w:right w:val="none" w:sz="0" w:space="0" w:color="auto"/>
                  </w:divBdr>
                </w:div>
                <w:div w:id="540023491">
                  <w:marLeft w:val="0"/>
                  <w:marRight w:val="0"/>
                  <w:marTop w:val="0"/>
                  <w:marBottom w:val="0"/>
                  <w:divBdr>
                    <w:top w:val="none" w:sz="0" w:space="0" w:color="auto"/>
                    <w:left w:val="none" w:sz="0" w:space="0" w:color="auto"/>
                    <w:bottom w:val="none" w:sz="0" w:space="0" w:color="auto"/>
                    <w:right w:val="none" w:sz="0" w:space="0" w:color="auto"/>
                  </w:divBdr>
                </w:div>
                <w:div w:id="566771420">
                  <w:marLeft w:val="0"/>
                  <w:marRight w:val="0"/>
                  <w:marTop w:val="0"/>
                  <w:marBottom w:val="0"/>
                  <w:divBdr>
                    <w:top w:val="none" w:sz="0" w:space="0" w:color="auto"/>
                    <w:left w:val="none" w:sz="0" w:space="0" w:color="auto"/>
                    <w:bottom w:val="none" w:sz="0" w:space="0" w:color="auto"/>
                    <w:right w:val="none" w:sz="0" w:space="0" w:color="auto"/>
                  </w:divBdr>
                </w:div>
                <w:div w:id="596061522">
                  <w:marLeft w:val="0"/>
                  <w:marRight w:val="0"/>
                  <w:marTop w:val="0"/>
                  <w:marBottom w:val="0"/>
                  <w:divBdr>
                    <w:top w:val="none" w:sz="0" w:space="0" w:color="auto"/>
                    <w:left w:val="none" w:sz="0" w:space="0" w:color="auto"/>
                    <w:bottom w:val="none" w:sz="0" w:space="0" w:color="auto"/>
                    <w:right w:val="none" w:sz="0" w:space="0" w:color="auto"/>
                  </w:divBdr>
                </w:div>
                <w:div w:id="599022181">
                  <w:marLeft w:val="0"/>
                  <w:marRight w:val="0"/>
                  <w:marTop w:val="0"/>
                  <w:marBottom w:val="0"/>
                  <w:divBdr>
                    <w:top w:val="none" w:sz="0" w:space="0" w:color="auto"/>
                    <w:left w:val="none" w:sz="0" w:space="0" w:color="auto"/>
                    <w:bottom w:val="none" w:sz="0" w:space="0" w:color="auto"/>
                    <w:right w:val="none" w:sz="0" w:space="0" w:color="auto"/>
                  </w:divBdr>
                </w:div>
                <w:div w:id="702632994">
                  <w:marLeft w:val="0"/>
                  <w:marRight w:val="0"/>
                  <w:marTop w:val="0"/>
                  <w:marBottom w:val="0"/>
                  <w:divBdr>
                    <w:top w:val="none" w:sz="0" w:space="0" w:color="auto"/>
                    <w:left w:val="none" w:sz="0" w:space="0" w:color="auto"/>
                    <w:bottom w:val="none" w:sz="0" w:space="0" w:color="auto"/>
                    <w:right w:val="none" w:sz="0" w:space="0" w:color="auto"/>
                  </w:divBdr>
                </w:div>
                <w:div w:id="717781251">
                  <w:marLeft w:val="0"/>
                  <w:marRight w:val="0"/>
                  <w:marTop w:val="0"/>
                  <w:marBottom w:val="0"/>
                  <w:divBdr>
                    <w:top w:val="none" w:sz="0" w:space="0" w:color="auto"/>
                    <w:left w:val="none" w:sz="0" w:space="0" w:color="auto"/>
                    <w:bottom w:val="none" w:sz="0" w:space="0" w:color="auto"/>
                    <w:right w:val="none" w:sz="0" w:space="0" w:color="auto"/>
                  </w:divBdr>
                </w:div>
                <w:div w:id="737362343">
                  <w:marLeft w:val="0"/>
                  <w:marRight w:val="0"/>
                  <w:marTop w:val="0"/>
                  <w:marBottom w:val="0"/>
                  <w:divBdr>
                    <w:top w:val="none" w:sz="0" w:space="0" w:color="auto"/>
                    <w:left w:val="none" w:sz="0" w:space="0" w:color="auto"/>
                    <w:bottom w:val="none" w:sz="0" w:space="0" w:color="auto"/>
                    <w:right w:val="none" w:sz="0" w:space="0" w:color="auto"/>
                  </w:divBdr>
                </w:div>
                <w:div w:id="793134716">
                  <w:marLeft w:val="0"/>
                  <w:marRight w:val="0"/>
                  <w:marTop w:val="0"/>
                  <w:marBottom w:val="0"/>
                  <w:divBdr>
                    <w:top w:val="none" w:sz="0" w:space="0" w:color="auto"/>
                    <w:left w:val="none" w:sz="0" w:space="0" w:color="auto"/>
                    <w:bottom w:val="none" w:sz="0" w:space="0" w:color="auto"/>
                    <w:right w:val="none" w:sz="0" w:space="0" w:color="auto"/>
                  </w:divBdr>
                </w:div>
                <w:div w:id="804472791">
                  <w:marLeft w:val="0"/>
                  <w:marRight w:val="0"/>
                  <w:marTop w:val="0"/>
                  <w:marBottom w:val="0"/>
                  <w:divBdr>
                    <w:top w:val="none" w:sz="0" w:space="0" w:color="auto"/>
                    <w:left w:val="none" w:sz="0" w:space="0" w:color="auto"/>
                    <w:bottom w:val="none" w:sz="0" w:space="0" w:color="auto"/>
                    <w:right w:val="none" w:sz="0" w:space="0" w:color="auto"/>
                  </w:divBdr>
                </w:div>
                <w:div w:id="825248914">
                  <w:marLeft w:val="0"/>
                  <w:marRight w:val="0"/>
                  <w:marTop w:val="0"/>
                  <w:marBottom w:val="0"/>
                  <w:divBdr>
                    <w:top w:val="none" w:sz="0" w:space="0" w:color="auto"/>
                    <w:left w:val="none" w:sz="0" w:space="0" w:color="auto"/>
                    <w:bottom w:val="none" w:sz="0" w:space="0" w:color="auto"/>
                    <w:right w:val="none" w:sz="0" w:space="0" w:color="auto"/>
                  </w:divBdr>
                </w:div>
                <w:div w:id="853882797">
                  <w:marLeft w:val="0"/>
                  <w:marRight w:val="0"/>
                  <w:marTop w:val="0"/>
                  <w:marBottom w:val="0"/>
                  <w:divBdr>
                    <w:top w:val="none" w:sz="0" w:space="0" w:color="auto"/>
                    <w:left w:val="none" w:sz="0" w:space="0" w:color="auto"/>
                    <w:bottom w:val="none" w:sz="0" w:space="0" w:color="auto"/>
                    <w:right w:val="none" w:sz="0" w:space="0" w:color="auto"/>
                  </w:divBdr>
                </w:div>
                <w:div w:id="881215897">
                  <w:marLeft w:val="0"/>
                  <w:marRight w:val="0"/>
                  <w:marTop w:val="0"/>
                  <w:marBottom w:val="0"/>
                  <w:divBdr>
                    <w:top w:val="none" w:sz="0" w:space="0" w:color="auto"/>
                    <w:left w:val="none" w:sz="0" w:space="0" w:color="auto"/>
                    <w:bottom w:val="none" w:sz="0" w:space="0" w:color="auto"/>
                    <w:right w:val="none" w:sz="0" w:space="0" w:color="auto"/>
                  </w:divBdr>
                </w:div>
                <w:div w:id="968631288">
                  <w:marLeft w:val="0"/>
                  <w:marRight w:val="0"/>
                  <w:marTop w:val="0"/>
                  <w:marBottom w:val="0"/>
                  <w:divBdr>
                    <w:top w:val="none" w:sz="0" w:space="0" w:color="auto"/>
                    <w:left w:val="none" w:sz="0" w:space="0" w:color="auto"/>
                    <w:bottom w:val="none" w:sz="0" w:space="0" w:color="auto"/>
                    <w:right w:val="none" w:sz="0" w:space="0" w:color="auto"/>
                  </w:divBdr>
                </w:div>
                <w:div w:id="974020378">
                  <w:marLeft w:val="0"/>
                  <w:marRight w:val="0"/>
                  <w:marTop w:val="0"/>
                  <w:marBottom w:val="0"/>
                  <w:divBdr>
                    <w:top w:val="none" w:sz="0" w:space="0" w:color="auto"/>
                    <w:left w:val="none" w:sz="0" w:space="0" w:color="auto"/>
                    <w:bottom w:val="none" w:sz="0" w:space="0" w:color="auto"/>
                    <w:right w:val="none" w:sz="0" w:space="0" w:color="auto"/>
                  </w:divBdr>
                </w:div>
                <w:div w:id="1018851058">
                  <w:marLeft w:val="0"/>
                  <w:marRight w:val="0"/>
                  <w:marTop w:val="0"/>
                  <w:marBottom w:val="0"/>
                  <w:divBdr>
                    <w:top w:val="none" w:sz="0" w:space="0" w:color="auto"/>
                    <w:left w:val="none" w:sz="0" w:space="0" w:color="auto"/>
                    <w:bottom w:val="none" w:sz="0" w:space="0" w:color="auto"/>
                    <w:right w:val="none" w:sz="0" w:space="0" w:color="auto"/>
                  </w:divBdr>
                </w:div>
                <w:div w:id="1196576044">
                  <w:marLeft w:val="0"/>
                  <w:marRight w:val="0"/>
                  <w:marTop w:val="0"/>
                  <w:marBottom w:val="0"/>
                  <w:divBdr>
                    <w:top w:val="none" w:sz="0" w:space="0" w:color="auto"/>
                    <w:left w:val="none" w:sz="0" w:space="0" w:color="auto"/>
                    <w:bottom w:val="none" w:sz="0" w:space="0" w:color="auto"/>
                    <w:right w:val="none" w:sz="0" w:space="0" w:color="auto"/>
                  </w:divBdr>
                </w:div>
                <w:div w:id="1226915304">
                  <w:marLeft w:val="0"/>
                  <w:marRight w:val="0"/>
                  <w:marTop w:val="0"/>
                  <w:marBottom w:val="0"/>
                  <w:divBdr>
                    <w:top w:val="none" w:sz="0" w:space="0" w:color="auto"/>
                    <w:left w:val="none" w:sz="0" w:space="0" w:color="auto"/>
                    <w:bottom w:val="none" w:sz="0" w:space="0" w:color="auto"/>
                    <w:right w:val="none" w:sz="0" w:space="0" w:color="auto"/>
                  </w:divBdr>
                </w:div>
                <w:div w:id="1238322403">
                  <w:marLeft w:val="0"/>
                  <w:marRight w:val="0"/>
                  <w:marTop w:val="0"/>
                  <w:marBottom w:val="0"/>
                  <w:divBdr>
                    <w:top w:val="none" w:sz="0" w:space="0" w:color="auto"/>
                    <w:left w:val="none" w:sz="0" w:space="0" w:color="auto"/>
                    <w:bottom w:val="none" w:sz="0" w:space="0" w:color="auto"/>
                    <w:right w:val="none" w:sz="0" w:space="0" w:color="auto"/>
                  </w:divBdr>
                </w:div>
                <w:div w:id="1351444427">
                  <w:marLeft w:val="0"/>
                  <w:marRight w:val="0"/>
                  <w:marTop w:val="0"/>
                  <w:marBottom w:val="0"/>
                  <w:divBdr>
                    <w:top w:val="none" w:sz="0" w:space="0" w:color="auto"/>
                    <w:left w:val="none" w:sz="0" w:space="0" w:color="auto"/>
                    <w:bottom w:val="none" w:sz="0" w:space="0" w:color="auto"/>
                    <w:right w:val="none" w:sz="0" w:space="0" w:color="auto"/>
                  </w:divBdr>
                </w:div>
                <w:div w:id="1401901737">
                  <w:marLeft w:val="0"/>
                  <w:marRight w:val="0"/>
                  <w:marTop w:val="0"/>
                  <w:marBottom w:val="0"/>
                  <w:divBdr>
                    <w:top w:val="none" w:sz="0" w:space="0" w:color="auto"/>
                    <w:left w:val="none" w:sz="0" w:space="0" w:color="auto"/>
                    <w:bottom w:val="none" w:sz="0" w:space="0" w:color="auto"/>
                    <w:right w:val="none" w:sz="0" w:space="0" w:color="auto"/>
                  </w:divBdr>
                </w:div>
                <w:div w:id="1416052244">
                  <w:marLeft w:val="0"/>
                  <w:marRight w:val="0"/>
                  <w:marTop w:val="0"/>
                  <w:marBottom w:val="0"/>
                  <w:divBdr>
                    <w:top w:val="none" w:sz="0" w:space="0" w:color="auto"/>
                    <w:left w:val="none" w:sz="0" w:space="0" w:color="auto"/>
                    <w:bottom w:val="none" w:sz="0" w:space="0" w:color="auto"/>
                    <w:right w:val="none" w:sz="0" w:space="0" w:color="auto"/>
                  </w:divBdr>
                </w:div>
                <w:div w:id="1615360549">
                  <w:marLeft w:val="0"/>
                  <w:marRight w:val="0"/>
                  <w:marTop w:val="0"/>
                  <w:marBottom w:val="0"/>
                  <w:divBdr>
                    <w:top w:val="none" w:sz="0" w:space="0" w:color="auto"/>
                    <w:left w:val="none" w:sz="0" w:space="0" w:color="auto"/>
                    <w:bottom w:val="none" w:sz="0" w:space="0" w:color="auto"/>
                    <w:right w:val="none" w:sz="0" w:space="0" w:color="auto"/>
                  </w:divBdr>
                </w:div>
                <w:div w:id="1622571032">
                  <w:marLeft w:val="0"/>
                  <w:marRight w:val="0"/>
                  <w:marTop w:val="0"/>
                  <w:marBottom w:val="0"/>
                  <w:divBdr>
                    <w:top w:val="none" w:sz="0" w:space="0" w:color="auto"/>
                    <w:left w:val="none" w:sz="0" w:space="0" w:color="auto"/>
                    <w:bottom w:val="none" w:sz="0" w:space="0" w:color="auto"/>
                    <w:right w:val="none" w:sz="0" w:space="0" w:color="auto"/>
                  </w:divBdr>
                </w:div>
                <w:div w:id="1677658960">
                  <w:marLeft w:val="0"/>
                  <w:marRight w:val="0"/>
                  <w:marTop w:val="0"/>
                  <w:marBottom w:val="0"/>
                  <w:divBdr>
                    <w:top w:val="none" w:sz="0" w:space="0" w:color="auto"/>
                    <w:left w:val="none" w:sz="0" w:space="0" w:color="auto"/>
                    <w:bottom w:val="none" w:sz="0" w:space="0" w:color="auto"/>
                    <w:right w:val="none" w:sz="0" w:space="0" w:color="auto"/>
                  </w:divBdr>
                </w:div>
                <w:div w:id="1746101986">
                  <w:marLeft w:val="0"/>
                  <w:marRight w:val="0"/>
                  <w:marTop w:val="0"/>
                  <w:marBottom w:val="0"/>
                  <w:divBdr>
                    <w:top w:val="none" w:sz="0" w:space="0" w:color="auto"/>
                    <w:left w:val="none" w:sz="0" w:space="0" w:color="auto"/>
                    <w:bottom w:val="none" w:sz="0" w:space="0" w:color="auto"/>
                    <w:right w:val="none" w:sz="0" w:space="0" w:color="auto"/>
                  </w:divBdr>
                </w:div>
                <w:div w:id="1807745826">
                  <w:marLeft w:val="0"/>
                  <w:marRight w:val="0"/>
                  <w:marTop w:val="0"/>
                  <w:marBottom w:val="0"/>
                  <w:divBdr>
                    <w:top w:val="none" w:sz="0" w:space="0" w:color="auto"/>
                    <w:left w:val="none" w:sz="0" w:space="0" w:color="auto"/>
                    <w:bottom w:val="none" w:sz="0" w:space="0" w:color="auto"/>
                    <w:right w:val="none" w:sz="0" w:space="0" w:color="auto"/>
                  </w:divBdr>
                </w:div>
                <w:div w:id="1884555014">
                  <w:marLeft w:val="0"/>
                  <w:marRight w:val="0"/>
                  <w:marTop w:val="0"/>
                  <w:marBottom w:val="0"/>
                  <w:divBdr>
                    <w:top w:val="none" w:sz="0" w:space="0" w:color="auto"/>
                    <w:left w:val="none" w:sz="0" w:space="0" w:color="auto"/>
                    <w:bottom w:val="none" w:sz="0" w:space="0" w:color="auto"/>
                    <w:right w:val="none" w:sz="0" w:space="0" w:color="auto"/>
                  </w:divBdr>
                </w:div>
                <w:div w:id="1896546992">
                  <w:marLeft w:val="0"/>
                  <w:marRight w:val="0"/>
                  <w:marTop w:val="0"/>
                  <w:marBottom w:val="0"/>
                  <w:divBdr>
                    <w:top w:val="none" w:sz="0" w:space="0" w:color="auto"/>
                    <w:left w:val="none" w:sz="0" w:space="0" w:color="auto"/>
                    <w:bottom w:val="none" w:sz="0" w:space="0" w:color="auto"/>
                    <w:right w:val="none" w:sz="0" w:space="0" w:color="auto"/>
                  </w:divBdr>
                </w:div>
                <w:div w:id="1964263749">
                  <w:marLeft w:val="0"/>
                  <w:marRight w:val="0"/>
                  <w:marTop w:val="0"/>
                  <w:marBottom w:val="0"/>
                  <w:divBdr>
                    <w:top w:val="none" w:sz="0" w:space="0" w:color="auto"/>
                    <w:left w:val="none" w:sz="0" w:space="0" w:color="auto"/>
                    <w:bottom w:val="none" w:sz="0" w:space="0" w:color="auto"/>
                    <w:right w:val="none" w:sz="0" w:space="0" w:color="auto"/>
                  </w:divBdr>
                </w:div>
                <w:div w:id="2054114110">
                  <w:marLeft w:val="0"/>
                  <w:marRight w:val="0"/>
                  <w:marTop w:val="0"/>
                  <w:marBottom w:val="0"/>
                  <w:divBdr>
                    <w:top w:val="none" w:sz="0" w:space="0" w:color="auto"/>
                    <w:left w:val="none" w:sz="0" w:space="0" w:color="auto"/>
                    <w:bottom w:val="none" w:sz="0" w:space="0" w:color="auto"/>
                    <w:right w:val="none" w:sz="0" w:space="0" w:color="auto"/>
                  </w:divBdr>
                </w:div>
                <w:div w:id="2089572736">
                  <w:marLeft w:val="0"/>
                  <w:marRight w:val="0"/>
                  <w:marTop w:val="0"/>
                  <w:marBottom w:val="0"/>
                  <w:divBdr>
                    <w:top w:val="none" w:sz="0" w:space="0" w:color="auto"/>
                    <w:left w:val="none" w:sz="0" w:space="0" w:color="auto"/>
                    <w:bottom w:val="none" w:sz="0" w:space="0" w:color="auto"/>
                    <w:right w:val="none" w:sz="0" w:space="0" w:color="auto"/>
                  </w:divBdr>
                </w:div>
                <w:div w:id="2132164477">
                  <w:marLeft w:val="0"/>
                  <w:marRight w:val="0"/>
                  <w:marTop w:val="0"/>
                  <w:marBottom w:val="0"/>
                  <w:divBdr>
                    <w:top w:val="none" w:sz="0" w:space="0" w:color="auto"/>
                    <w:left w:val="none" w:sz="0" w:space="0" w:color="auto"/>
                    <w:bottom w:val="none" w:sz="0" w:space="0" w:color="auto"/>
                    <w:right w:val="none" w:sz="0" w:space="0" w:color="auto"/>
                  </w:divBdr>
                </w:div>
              </w:divsChild>
            </w:div>
            <w:div w:id="877738653">
              <w:marLeft w:val="0"/>
              <w:marRight w:val="0"/>
              <w:marTop w:val="0"/>
              <w:marBottom w:val="0"/>
              <w:divBdr>
                <w:top w:val="none" w:sz="0" w:space="0" w:color="auto"/>
                <w:left w:val="none" w:sz="0" w:space="0" w:color="auto"/>
                <w:bottom w:val="none" w:sz="0" w:space="0" w:color="auto"/>
                <w:right w:val="none" w:sz="0" w:space="0" w:color="auto"/>
              </w:divBdr>
            </w:div>
            <w:div w:id="890312004">
              <w:marLeft w:val="0"/>
              <w:marRight w:val="0"/>
              <w:marTop w:val="0"/>
              <w:marBottom w:val="0"/>
              <w:divBdr>
                <w:top w:val="none" w:sz="0" w:space="0" w:color="auto"/>
                <w:left w:val="none" w:sz="0" w:space="0" w:color="auto"/>
                <w:bottom w:val="none" w:sz="0" w:space="0" w:color="auto"/>
                <w:right w:val="none" w:sz="0" w:space="0" w:color="auto"/>
              </w:divBdr>
            </w:div>
            <w:div w:id="906458581">
              <w:marLeft w:val="0"/>
              <w:marRight w:val="0"/>
              <w:marTop w:val="0"/>
              <w:marBottom w:val="0"/>
              <w:divBdr>
                <w:top w:val="none" w:sz="0" w:space="0" w:color="auto"/>
                <w:left w:val="none" w:sz="0" w:space="0" w:color="auto"/>
                <w:bottom w:val="none" w:sz="0" w:space="0" w:color="auto"/>
                <w:right w:val="none" w:sz="0" w:space="0" w:color="auto"/>
              </w:divBdr>
            </w:div>
            <w:div w:id="922688029">
              <w:marLeft w:val="0"/>
              <w:marRight w:val="0"/>
              <w:marTop w:val="0"/>
              <w:marBottom w:val="0"/>
              <w:divBdr>
                <w:top w:val="none" w:sz="0" w:space="0" w:color="auto"/>
                <w:left w:val="none" w:sz="0" w:space="0" w:color="auto"/>
                <w:bottom w:val="none" w:sz="0" w:space="0" w:color="auto"/>
                <w:right w:val="none" w:sz="0" w:space="0" w:color="auto"/>
              </w:divBdr>
            </w:div>
            <w:div w:id="940839142">
              <w:marLeft w:val="0"/>
              <w:marRight w:val="0"/>
              <w:marTop w:val="0"/>
              <w:marBottom w:val="0"/>
              <w:divBdr>
                <w:top w:val="none" w:sz="0" w:space="0" w:color="auto"/>
                <w:left w:val="none" w:sz="0" w:space="0" w:color="auto"/>
                <w:bottom w:val="none" w:sz="0" w:space="0" w:color="auto"/>
                <w:right w:val="none" w:sz="0" w:space="0" w:color="auto"/>
              </w:divBdr>
            </w:div>
            <w:div w:id="948662753">
              <w:marLeft w:val="0"/>
              <w:marRight w:val="0"/>
              <w:marTop w:val="0"/>
              <w:marBottom w:val="0"/>
              <w:divBdr>
                <w:top w:val="none" w:sz="0" w:space="0" w:color="auto"/>
                <w:left w:val="none" w:sz="0" w:space="0" w:color="auto"/>
                <w:bottom w:val="none" w:sz="0" w:space="0" w:color="auto"/>
                <w:right w:val="none" w:sz="0" w:space="0" w:color="auto"/>
              </w:divBdr>
            </w:div>
            <w:div w:id="952712606">
              <w:marLeft w:val="0"/>
              <w:marRight w:val="0"/>
              <w:marTop w:val="0"/>
              <w:marBottom w:val="0"/>
              <w:divBdr>
                <w:top w:val="none" w:sz="0" w:space="0" w:color="auto"/>
                <w:left w:val="none" w:sz="0" w:space="0" w:color="auto"/>
                <w:bottom w:val="none" w:sz="0" w:space="0" w:color="auto"/>
                <w:right w:val="none" w:sz="0" w:space="0" w:color="auto"/>
              </w:divBdr>
            </w:div>
            <w:div w:id="990669200">
              <w:marLeft w:val="0"/>
              <w:marRight w:val="0"/>
              <w:marTop w:val="0"/>
              <w:marBottom w:val="0"/>
              <w:divBdr>
                <w:top w:val="none" w:sz="0" w:space="0" w:color="auto"/>
                <w:left w:val="none" w:sz="0" w:space="0" w:color="auto"/>
                <w:bottom w:val="none" w:sz="0" w:space="0" w:color="auto"/>
                <w:right w:val="none" w:sz="0" w:space="0" w:color="auto"/>
              </w:divBdr>
            </w:div>
            <w:div w:id="1042023083">
              <w:marLeft w:val="0"/>
              <w:marRight w:val="0"/>
              <w:marTop w:val="0"/>
              <w:marBottom w:val="0"/>
              <w:divBdr>
                <w:top w:val="none" w:sz="0" w:space="0" w:color="auto"/>
                <w:left w:val="none" w:sz="0" w:space="0" w:color="auto"/>
                <w:bottom w:val="none" w:sz="0" w:space="0" w:color="auto"/>
                <w:right w:val="none" w:sz="0" w:space="0" w:color="auto"/>
              </w:divBdr>
            </w:div>
            <w:div w:id="1099981323">
              <w:marLeft w:val="0"/>
              <w:marRight w:val="0"/>
              <w:marTop w:val="0"/>
              <w:marBottom w:val="0"/>
              <w:divBdr>
                <w:top w:val="none" w:sz="0" w:space="0" w:color="auto"/>
                <w:left w:val="none" w:sz="0" w:space="0" w:color="auto"/>
                <w:bottom w:val="none" w:sz="0" w:space="0" w:color="auto"/>
                <w:right w:val="none" w:sz="0" w:space="0" w:color="auto"/>
              </w:divBdr>
            </w:div>
            <w:div w:id="1113134698">
              <w:marLeft w:val="0"/>
              <w:marRight w:val="0"/>
              <w:marTop w:val="0"/>
              <w:marBottom w:val="0"/>
              <w:divBdr>
                <w:top w:val="none" w:sz="0" w:space="0" w:color="auto"/>
                <w:left w:val="none" w:sz="0" w:space="0" w:color="auto"/>
                <w:bottom w:val="none" w:sz="0" w:space="0" w:color="auto"/>
                <w:right w:val="none" w:sz="0" w:space="0" w:color="auto"/>
              </w:divBdr>
            </w:div>
            <w:div w:id="1138691652">
              <w:marLeft w:val="0"/>
              <w:marRight w:val="0"/>
              <w:marTop w:val="0"/>
              <w:marBottom w:val="0"/>
              <w:divBdr>
                <w:top w:val="none" w:sz="0" w:space="0" w:color="auto"/>
                <w:left w:val="none" w:sz="0" w:space="0" w:color="auto"/>
                <w:bottom w:val="none" w:sz="0" w:space="0" w:color="auto"/>
                <w:right w:val="none" w:sz="0" w:space="0" w:color="auto"/>
              </w:divBdr>
            </w:div>
            <w:div w:id="1169054047">
              <w:marLeft w:val="0"/>
              <w:marRight w:val="0"/>
              <w:marTop w:val="0"/>
              <w:marBottom w:val="0"/>
              <w:divBdr>
                <w:top w:val="none" w:sz="0" w:space="0" w:color="auto"/>
                <w:left w:val="none" w:sz="0" w:space="0" w:color="auto"/>
                <w:bottom w:val="none" w:sz="0" w:space="0" w:color="auto"/>
                <w:right w:val="none" w:sz="0" w:space="0" w:color="auto"/>
              </w:divBdr>
            </w:div>
            <w:div w:id="1249388926">
              <w:marLeft w:val="0"/>
              <w:marRight w:val="0"/>
              <w:marTop w:val="0"/>
              <w:marBottom w:val="0"/>
              <w:divBdr>
                <w:top w:val="none" w:sz="0" w:space="0" w:color="auto"/>
                <w:left w:val="none" w:sz="0" w:space="0" w:color="auto"/>
                <w:bottom w:val="none" w:sz="0" w:space="0" w:color="auto"/>
                <w:right w:val="none" w:sz="0" w:space="0" w:color="auto"/>
              </w:divBdr>
            </w:div>
            <w:div w:id="1339842263">
              <w:marLeft w:val="0"/>
              <w:marRight w:val="0"/>
              <w:marTop w:val="0"/>
              <w:marBottom w:val="0"/>
              <w:divBdr>
                <w:top w:val="none" w:sz="0" w:space="0" w:color="auto"/>
                <w:left w:val="none" w:sz="0" w:space="0" w:color="auto"/>
                <w:bottom w:val="none" w:sz="0" w:space="0" w:color="auto"/>
                <w:right w:val="none" w:sz="0" w:space="0" w:color="auto"/>
              </w:divBdr>
            </w:div>
            <w:div w:id="1371488602">
              <w:marLeft w:val="0"/>
              <w:marRight w:val="0"/>
              <w:marTop w:val="0"/>
              <w:marBottom w:val="0"/>
              <w:divBdr>
                <w:top w:val="none" w:sz="0" w:space="0" w:color="auto"/>
                <w:left w:val="none" w:sz="0" w:space="0" w:color="auto"/>
                <w:bottom w:val="none" w:sz="0" w:space="0" w:color="auto"/>
                <w:right w:val="none" w:sz="0" w:space="0" w:color="auto"/>
              </w:divBdr>
            </w:div>
            <w:div w:id="1394237575">
              <w:marLeft w:val="0"/>
              <w:marRight w:val="0"/>
              <w:marTop w:val="0"/>
              <w:marBottom w:val="0"/>
              <w:divBdr>
                <w:top w:val="none" w:sz="0" w:space="0" w:color="auto"/>
                <w:left w:val="none" w:sz="0" w:space="0" w:color="auto"/>
                <w:bottom w:val="none" w:sz="0" w:space="0" w:color="auto"/>
                <w:right w:val="none" w:sz="0" w:space="0" w:color="auto"/>
              </w:divBdr>
            </w:div>
            <w:div w:id="1450508406">
              <w:marLeft w:val="0"/>
              <w:marRight w:val="0"/>
              <w:marTop w:val="0"/>
              <w:marBottom w:val="0"/>
              <w:divBdr>
                <w:top w:val="none" w:sz="0" w:space="0" w:color="auto"/>
                <w:left w:val="none" w:sz="0" w:space="0" w:color="auto"/>
                <w:bottom w:val="none" w:sz="0" w:space="0" w:color="auto"/>
                <w:right w:val="none" w:sz="0" w:space="0" w:color="auto"/>
              </w:divBdr>
            </w:div>
            <w:div w:id="1499465859">
              <w:marLeft w:val="0"/>
              <w:marRight w:val="0"/>
              <w:marTop w:val="0"/>
              <w:marBottom w:val="0"/>
              <w:divBdr>
                <w:top w:val="none" w:sz="0" w:space="0" w:color="auto"/>
                <w:left w:val="none" w:sz="0" w:space="0" w:color="auto"/>
                <w:bottom w:val="none" w:sz="0" w:space="0" w:color="auto"/>
                <w:right w:val="none" w:sz="0" w:space="0" w:color="auto"/>
              </w:divBdr>
            </w:div>
            <w:div w:id="1539734838">
              <w:marLeft w:val="0"/>
              <w:marRight w:val="0"/>
              <w:marTop w:val="0"/>
              <w:marBottom w:val="0"/>
              <w:divBdr>
                <w:top w:val="none" w:sz="0" w:space="0" w:color="auto"/>
                <w:left w:val="none" w:sz="0" w:space="0" w:color="auto"/>
                <w:bottom w:val="none" w:sz="0" w:space="0" w:color="auto"/>
                <w:right w:val="none" w:sz="0" w:space="0" w:color="auto"/>
              </w:divBdr>
            </w:div>
            <w:div w:id="1559778220">
              <w:marLeft w:val="0"/>
              <w:marRight w:val="0"/>
              <w:marTop w:val="0"/>
              <w:marBottom w:val="0"/>
              <w:divBdr>
                <w:top w:val="none" w:sz="0" w:space="0" w:color="auto"/>
                <w:left w:val="none" w:sz="0" w:space="0" w:color="auto"/>
                <w:bottom w:val="none" w:sz="0" w:space="0" w:color="auto"/>
                <w:right w:val="none" w:sz="0" w:space="0" w:color="auto"/>
              </w:divBdr>
            </w:div>
            <w:div w:id="1607883564">
              <w:marLeft w:val="0"/>
              <w:marRight w:val="0"/>
              <w:marTop w:val="0"/>
              <w:marBottom w:val="0"/>
              <w:divBdr>
                <w:top w:val="none" w:sz="0" w:space="0" w:color="auto"/>
                <w:left w:val="none" w:sz="0" w:space="0" w:color="auto"/>
                <w:bottom w:val="none" w:sz="0" w:space="0" w:color="auto"/>
                <w:right w:val="none" w:sz="0" w:space="0" w:color="auto"/>
              </w:divBdr>
            </w:div>
            <w:div w:id="1627005473">
              <w:marLeft w:val="0"/>
              <w:marRight w:val="0"/>
              <w:marTop w:val="0"/>
              <w:marBottom w:val="0"/>
              <w:divBdr>
                <w:top w:val="none" w:sz="0" w:space="0" w:color="auto"/>
                <w:left w:val="none" w:sz="0" w:space="0" w:color="auto"/>
                <w:bottom w:val="none" w:sz="0" w:space="0" w:color="auto"/>
                <w:right w:val="none" w:sz="0" w:space="0" w:color="auto"/>
              </w:divBdr>
            </w:div>
            <w:div w:id="1657683124">
              <w:marLeft w:val="0"/>
              <w:marRight w:val="0"/>
              <w:marTop w:val="0"/>
              <w:marBottom w:val="0"/>
              <w:divBdr>
                <w:top w:val="none" w:sz="0" w:space="0" w:color="auto"/>
                <w:left w:val="none" w:sz="0" w:space="0" w:color="auto"/>
                <w:bottom w:val="none" w:sz="0" w:space="0" w:color="auto"/>
                <w:right w:val="none" w:sz="0" w:space="0" w:color="auto"/>
              </w:divBdr>
            </w:div>
            <w:div w:id="1728256826">
              <w:marLeft w:val="0"/>
              <w:marRight w:val="0"/>
              <w:marTop w:val="0"/>
              <w:marBottom w:val="0"/>
              <w:divBdr>
                <w:top w:val="none" w:sz="0" w:space="0" w:color="auto"/>
                <w:left w:val="none" w:sz="0" w:space="0" w:color="auto"/>
                <w:bottom w:val="none" w:sz="0" w:space="0" w:color="auto"/>
                <w:right w:val="none" w:sz="0" w:space="0" w:color="auto"/>
              </w:divBdr>
            </w:div>
            <w:div w:id="1751654182">
              <w:marLeft w:val="0"/>
              <w:marRight w:val="0"/>
              <w:marTop w:val="0"/>
              <w:marBottom w:val="0"/>
              <w:divBdr>
                <w:top w:val="none" w:sz="0" w:space="0" w:color="auto"/>
                <w:left w:val="none" w:sz="0" w:space="0" w:color="auto"/>
                <w:bottom w:val="none" w:sz="0" w:space="0" w:color="auto"/>
                <w:right w:val="none" w:sz="0" w:space="0" w:color="auto"/>
              </w:divBdr>
            </w:div>
            <w:div w:id="1755201350">
              <w:marLeft w:val="0"/>
              <w:marRight w:val="0"/>
              <w:marTop w:val="0"/>
              <w:marBottom w:val="0"/>
              <w:divBdr>
                <w:top w:val="none" w:sz="0" w:space="0" w:color="auto"/>
                <w:left w:val="none" w:sz="0" w:space="0" w:color="auto"/>
                <w:bottom w:val="none" w:sz="0" w:space="0" w:color="auto"/>
                <w:right w:val="none" w:sz="0" w:space="0" w:color="auto"/>
              </w:divBdr>
            </w:div>
            <w:div w:id="1930919595">
              <w:marLeft w:val="0"/>
              <w:marRight w:val="0"/>
              <w:marTop w:val="0"/>
              <w:marBottom w:val="0"/>
              <w:divBdr>
                <w:top w:val="none" w:sz="0" w:space="0" w:color="auto"/>
                <w:left w:val="none" w:sz="0" w:space="0" w:color="auto"/>
                <w:bottom w:val="none" w:sz="0" w:space="0" w:color="auto"/>
                <w:right w:val="none" w:sz="0" w:space="0" w:color="auto"/>
              </w:divBdr>
            </w:div>
            <w:div w:id="2003389791">
              <w:marLeft w:val="0"/>
              <w:marRight w:val="0"/>
              <w:marTop w:val="0"/>
              <w:marBottom w:val="0"/>
              <w:divBdr>
                <w:top w:val="none" w:sz="0" w:space="0" w:color="auto"/>
                <w:left w:val="none" w:sz="0" w:space="0" w:color="auto"/>
                <w:bottom w:val="none" w:sz="0" w:space="0" w:color="auto"/>
                <w:right w:val="none" w:sz="0" w:space="0" w:color="auto"/>
              </w:divBdr>
            </w:div>
            <w:div w:id="2003779038">
              <w:marLeft w:val="0"/>
              <w:marRight w:val="0"/>
              <w:marTop w:val="0"/>
              <w:marBottom w:val="0"/>
              <w:divBdr>
                <w:top w:val="none" w:sz="0" w:space="0" w:color="auto"/>
                <w:left w:val="none" w:sz="0" w:space="0" w:color="auto"/>
                <w:bottom w:val="none" w:sz="0" w:space="0" w:color="auto"/>
                <w:right w:val="none" w:sz="0" w:space="0" w:color="auto"/>
              </w:divBdr>
            </w:div>
            <w:div w:id="2008748704">
              <w:marLeft w:val="0"/>
              <w:marRight w:val="0"/>
              <w:marTop w:val="0"/>
              <w:marBottom w:val="0"/>
              <w:divBdr>
                <w:top w:val="none" w:sz="0" w:space="0" w:color="auto"/>
                <w:left w:val="none" w:sz="0" w:space="0" w:color="auto"/>
                <w:bottom w:val="none" w:sz="0" w:space="0" w:color="auto"/>
                <w:right w:val="none" w:sz="0" w:space="0" w:color="auto"/>
              </w:divBdr>
            </w:div>
            <w:div w:id="2038239033">
              <w:marLeft w:val="0"/>
              <w:marRight w:val="0"/>
              <w:marTop w:val="0"/>
              <w:marBottom w:val="0"/>
              <w:divBdr>
                <w:top w:val="none" w:sz="0" w:space="0" w:color="auto"/>
                <w:left w:val="none" w:sz="0" w:space="0" w:color="auto"/>
                <w:bottom w:val="none" w:sz="0" w:space="0" w:color="auto"/>
                <w:right w:val="none" w:sz="0" w:space="0" w:color="auto"/>
              </w:divBdr>
            </w:div>
            <w:div w:id="2042050669">
              <w:marLeft w:val="0"/>
              <w:marRight w:val="0"/>
              <w:marTop w:val="0"/>
              <w:marBottom w:val="0"/>
              <w:divBdr>
                <w:top w:val="none" w:sz="0" w:space="0" w:color="auto"/>
                <w:left w:val="none" w:sz="0" w:space="0" w:color="auto"/>
                <w:bottom w:val="none" w:sz="0" w:space="0" w:color="auto"/>
                <w:right w:val="none" w:sz="0" w:space="0" w:color="auto"/>
              </w:divBdr>
            </w:div>
            <w:div w:id="2046978172">
              <w:marLeft w:val="0"/>
              <w:marRight w:val="0"/>
              <w:marTop w:val="0"/>
              <w:marBottom w:val="0"/>
              <w:divBdr>
                <w:top w:val="none" w:sz="0" w:space="0" w:color="auto"/>
                <w:left w:val="none" w:sz="0" w:space="0" w:color="auto"/>
                <w:bottom w:val="none" w:sz="0" w:space="0" w:color="auto"/>
                <w:right w:val="none" w:sz="0" w:space="0" w:color="auto"/>
              </w:divBdr>
            </w:div>
            <w:div w:id="2050451844">
              <w:marLeft w:val="0"/>
              <w:marRight w:val="0"/>
              <w:marTop w:val="0"/>
              <w:marBottom w:val="0"/>
              <w:divBdr>
                <w:top w:val="none" w:sz="0" w:space="0" w:color="auto"/>
                <w:left w:val="none" w:sz="0" w:space="0" w:color="auto"/>
                <w:bottom w:val="none" w:sz="0" w:space="0" w:color="auto"/>
                <w:right w:val="none" w:sz="0" w:space="0" w:color="auto"/>
              </w:divBdr>
            </w:div>
            <w:div w:id="2146700104">
              <w:marLeft w:val="0"/>
              <w:marRight w:val="0"/>
              <w:marTop w:val="0"/>
              <w:marBottom w:val="0"/>
              <w:divBdr>
                <w:top w:val="none" w:sz="0" w:space="0" w:color="auto"/>
                <w:left w:val="none" w:sz="0" w:space="0" w:color="auto"/>
                <w:bottom w:val="none" w:sz="0" w:space="0" w:color="auto"/>
                <w:right w:val="none" w:sz="0" w:space="0" w:color="auto"/>
              </w:divBdr>
            </w:div>
          </w:divsChild>
        </w:div>
        <w:div w:id="200241878">
          <w:marLeft w:val="0"/>
          <w:marRight w:val="0"/>
          <w:marTop w:val="0"/>
          <w:marBottom w:val="0"/>
          <w:divBdr>
            <w:top w:val="none" w:sz="0" w:space="0" w:color="auto"/>
            <w:left w:val="none" w:sz="0" w:space="0" w:color="auto"/>
            <w:bottom w:val="none" w:sz="0" w:space="0" w:color="auto"/>
            <w:right w:val="none" w:sz="0" w:space="0" w:color="auto"/>
          </w:divBdr>
          <w:divsChild>
            <w:div w:id="5254805">
              <w:marLeft w:val="0"/>
              <w:marRight w:val="0"/>
              <w:marTop w:val="0"/>
              <w:marBottom w:val="0"/>
              <w:divBdr>
                <w:top w:val="none" w:sz="0" w:space="0" w:color="auto"/>
                <w:left w:val="none" w:sz="0" w:space="0" w:color="auto"/>
                <w:bottom w:val="none" w:sz="0" w:space="0" w:color="auto"/>
                <w:right w:val="none" w:sz="0" w:space="0" w:color="auto"/>
              </w:divBdr>
            </w:div>
            <w:div w:id="254017916">
              <w:marLeft w:val="0"/>
              <w:marRight w:val="0"/>
              <w:marTop w:val="0"/>
              <w:marBottom w:val="0"/>
              <w:divBdr>
                <w:top w:val="none" w:sz="0" w:space="0" w:color="auto"/>
                <w:left w:val="none" w:sz="0" w:space="0" w:color="auto"/>
                <w:bottom w:val="none" w:sz="0" w:space="0" w:color="auto"/>
                <w:right w:val="none" w:sz="0" w:space="0" w:color="auto"/>
              </w:divBdr>
            </w:div>
            <w:div w:id="324094850">
              <w:marLeft w:val="0"/>
              <w:marRight w:val="0"/>
              <w:marTop w:val="0"/>
              <w:marBottom w:val="0"/>
              <w:divBdr>
                <w:top w:val="none" w:sz="0" w:space="0" w:color="auto"/>
                <w:left w:val="none" w:sz="0" w:space="0" w:color="auto"/>
                <w:bottom w:val="none" w:sz="0" w:space="0" w:color="auto"/>
                <w:right w:val="none" w:sz="0" w:space="0" w:color="auto"/>
              </w:divBdr>
            </w:div>
            <w:div w:id="635526195">
              <w:marLeft w:val="0"/>
              <w:marRight w:val="0"/>
              <w:marTop w:val="0"/>
              <w:marBottom w:val="0"/>
              <w:divBdr>
                <w:top w:val="none" w:sz="0" w:space="0" w:color="auto"/>
                <w:left w:val="none" w:sz="0" w:space="0" w:color="auto"/>
                <w:bottom w:val="none" w:sz="0" w:space="0" w:color="auto"/>
                <w:right w:val="none" w:sz="0" w:space="0" w:color="auto"/>
              </w:divBdr>
              <w:divsChild>
                <w:div w:id="127363213">
                  <w:marLeft w:val="0"/>
                  <w:marRight w:val="0"/>
                  <w:marTop w:val="0"/>
                  <w:marBottom w:val="0"/>
                  <w:divBdr>
                    <w:top w:val="none" w:sz="0" w:space="0" w:color="auto"/>
                    <w:left w:val="none" w:sz="0" w:space="0" w:color="auto"/>
                    <w:bottom w:val="none" w:sz="0" w:space="0" w:color="auto"/>
                    <w:right w:val="none" w:sz="0" w:space="0" w:color="auto"/>
                  </w:divBdr>
                </w:div>
                <w:div w:id="175849749">
                  <w:marLeft w:val="0"/>
                  <w:marRight w:val="0"/>
                  <w:marTop w:val="0"/>
                  <w:marBottom w:val="0"/>
                  <w:divBdr>
                    <w:top w:val="none" w:sz="0" w:space="0" w:color="auto"/>
                    <w:left w:val="none" w:sz="0" w:space="0" w:color="auto"/>
                    <w:bottom w:val="none" w:sz="0" w:space="0" w:color="auto"/>
                    <w:right w:val="none" w:sz="0" w:space="0" w:color="auto"/>
                  </w:divBdr>
                </w:div>
                <w:div w:id="324089419">
                  <w:marLeft w:val="0"/>
                  <w:marRight w:val="0"/>
                  <w:marTop w:val="0"/>
                  <w:marBottom w:val="0"/>
                  <w:divBdr>
                    <w:top w:val="none" w:sz="0" w:space="0" w:color="auto"/>
                    <w:left w:val="none" w:sz="0" w:space="0" w:color="auto"/>
                    <w:bottom w:val="none" w:sz="0" w:space="0" w:color="auto"/>
                    <w:right w:val="none" w:sz="0" w:space="0" w:color="auto"/>
                  </w:divBdr>
                </w:div>
                <w:div w:id="482047018">
                  <w:marLeft w:val="0"/>
                  <w:marRight w:val="0"/>
                  <w:marTop w:val="0"/>
                  <w:marBottom w:val="0"/>
                  <w:divBdr>
                    <w:top w:val="none" w:sz="0" w:space="0" w:color="auto"/>
                    <w:left w:val="none" w:sz="0" w:space="0" w:color="auto"/>
                    <w:bottom w:val="none" w:sz="0" w:space="0" w:color="auto"/>
                    <w:right w:val="none" w:sz="0" w:space="0" w:color="auto"/>
                  </w:divBdr>
                </w:div>
                <w:div w:id="1820002599">
                  <w:marLeft w:val="0"/>
                  <w:marRight w:val="0"/>
                  <w:marTop w:val="0"/>
                  <w:marBottom w:val="0"/>
                  <w:divBdr>
                    <w:top w:val="none" w:sz="0" w:space="0" w:color="auto"/>
                    <w:left w:val="none" w:sz="0" w:space="0" w:color="auto"/>
                    <w:bottom w:val="none" w:sz="0" w:space="0" w:color="auto"/>
                    <w:right w:val="none" w:sz="0" w:space="0" w:color="auto"/>
                  </w:divBdr>
                </w:div>
                <w:div w:id="2096197854">
                  <w:marLeft w:val="0"/>
                  <w:marRight w:val="0"/>
                  <w:marTop w:val="0"/>
                  <w:marBottom w:val="0"/>
                  <w:divBdr>
                    <w:top w:val="none" w:sz="0" w:space="0" w:color="auto"/>
                    <w:left w:val="none" w:sz="0" w:space="0" w:color="auto"/>
                    <w:bottom w:val="none" w:sz="0" w:space="0" w:color="auto"/>
                    <w:right w:val="none" w:sz="0" w:space="0" w:color="auto"/>
                  </w:divBdr>
                </w:div>
              </w:divsChild>
            </w:div>
            <w:div w:id="1469013089">
              <w:marLeft w:val="0"/>
              <w:marRight w:val="0"/>
              <w:marTop w:val="0"/>
              <w:marBottom w:val="0"/>
              <w:divBdr>
                <w:top w:val="none" w:sz="0" w:space="0" w:color="auto"/>
                <w:left w:val="none" w:sz="0" w:space="0" w:color="auto"/>
                <w:bottom w:val="none" w:sz="0" w:space="0" w:color="auto"/>
                <w:right w:val="none" w:sz="0" w:space="0" w:color="auto"/>
              </w:divBdr>
            </w:div>
            <w:div w:id="1745950064">
              <w:marLeft w:val="0"/>
              <w:marRight w:val="0"/>
              <w:marTop w:val="0"/>
              <w:marBottom w:val="0"/>
              <w:divBdr>
                <w:top w:val="none" w:sz="0" w:space="0" w:color="auto"/>
                <w:left w:val="none" w:sz="0" w:space="0" w:color="auto"/>
                <w:bottom w:val="none" w:sz="0" w:space="0" w:color="auto"/>
                <w:right w:val="none" w:sz="0" w:space="0" w:color="auto"/>
              </w:divBdr>
            </w:div>
            <w:div w:id="2036684903">
              <w:marLeft w:val="0"/>
              <w:marRight w:val="0"/>
              <w:marTop w:val="0"/>
              <w:marBottom w:val="0"/>
              <w:divBdr>
                <w:top w:val="none" w:sz="0" w:space="0" w:color="auto"/>
                <w:left w:val="none" w:sz="0" w:space="0" w:color="auto"/>
                <w:bottom w:val="none" w:sz="0" w:space="0" w:color="auto"/>
                <w:right w:val="none" w:sz="0" w:space="0" w:color="auto"/>
              </w:divBdr>
            </w:div>
          </w:divsChild>
        </w:div>
        <w:div w:id="252126050">
          <w:marLeft w:val="0"/>
          <w:marRight w:val="0"/>
          <w:marTop w:val="0"/>
          <w:marBottom w:val="0"/>
          <w:divBdr>
            <w:top w:val="single" w:sz="6" w:space="4" w:color="CCCCCC"/>
            <w:left w:val="single" w:sz="6" w:space="8" w:color="CCCCCC"/>
            <w:bottom w:val="single" w:sz="6" w:space="4" w:color="CCCCCC"/>
            <w:right w:val="single" w:sz="6" w:space="8" w:color="CCCCCC"/>
          </w:divBdr>
        </w:div>
        <w:div w:id="253172709">
          <w:marLeft w:val="0"/>
          <w:marRight w:val="0"/>
          <w:marTop w:val="0"/>
          <w:marBottom w:val="0"/>
          <w:divBdr>
            <w:top w:val="none" w:sz="0" w:space="0" w:color="auto"/>
            <w:left w:val="none" w:sz="0" w:space="0" w:color="auto"/>
            <w:bottom w:val="none" w:sz="0" w:space="0" w:color="auto"/>
            <w:right w:val="none" w:sz="0" w:space="0" w:color="auto"/>
          </w:divBdr>
          <w:divsChild>
            <w:div w:id="1420103637">
              <w:marLeft w:val="0"/>
              <w:marRight w:val="0"/>
              <w:marTop w:val="0"/>
              <w:marBottom w:val="0"/>
              <w:divBdr>
                <w:top w:val="none" w:sz="0" w:space="0" w:color="auto"/>
                <w:left w:val="none" w:sz="0" w:space="0" w:color="auto"/>
                <w:bottom w:val="none" w:sz="0" w:space="0" w:color="auto"/>
                <w:right w:val="none" w:sz="0" w:space="0" w:color="auto"/>
              </w:divBdr>
            </w:div>
            <w:div w:id="1515337316">
              <w:marLeft w:val="0"/>
              <w:marRight w:val="0"/>
              <w:marTop w:val="0"/>
              <w:marBottom w:val="0"/>
              <w:divBdr>
                <w:top w:val="none" w:sz="0" w:space="0" w:color="auto"/>
                <w:left w:val="none" w:sz="0" w:space="0" w:color="auto"/>
                <w:bottom w:val="none" w:sz="0" w:space="0" w:color="auto"/>
                <w:right w:val="none" w:sz="0" w:space="0" w:color="auto"/>
              </w:divBdr>
              <w:divsChild>
                <w:div w:id="1678922764">
                  <w:marLeft w:val="0"/>
                  <w:marRight w:val="0"/>
                  <w:marTop w:val="0"/>
                  <w:marBottom w:val="0"/>
                  <w:divBdr>
                    <w:top w:val="none" w:sz="0" w:space="0" w:color="auto"/>
                    <w:left w:val="none" w:sz="0" w:space="0" w:color="auto"/>
                    <w:bottom w:val="none" w:sz="0" w:space="0" w:color="auto"/>
                    <w:right w:val="none" w:sz="0" w:space="0" w:color="auto"/>
                  </w:divBdr>
                </w:div>
                <w:div w:id="1832483871">
                  <w:marLeft w:val="0"/>
                  <w:marRight w:val="0"/>
                  <w:marTop w:val="0"/>
                  <w:marBottom w:val="0"/>
                  <w:divBdr>
                    <w:top w:val="none" w:sz="0" w:space="0" w:color="auto"/>
                    <w:left w:val="none" w:sz="0" w:space="0" w:color="auto"/>
                    <w:bottom w:val="none" w:sz="0" w:space="0" w:color="auto"/>
                    <w:right w:val="none" w:sz="0" w:space="0" w:color="auto"/>
                  </w:divBdr>
                </w:div>
              </w:divsChild>
            </w:div>
            <w:div w:id="2012179503">
              <w:marLeft w:val="0"/>
              <w:marRight w:val="0"/>
              <w:marTop w:val="0"/>
              <w:marBottom w:val="0"/>
              <w:divBdr>
                <w:top w:val="none" w:sz="0" w:space="0" w:color="auto"/>
                <w:left w:val="none" w:sz="0" w:space="0" w:color="auto"/>
                <w:bottom w:val="none" w:sz="0" w:space="0" w:color="auto"/>
                <w:right w:val="none" w:sz="0" w:space="0" w:color="auto"/>
              </w:divBdr>
            </w:div>
          </w:divsChild>
        </w:div>
        <w:div w:id="269700251">
          <w:marLeft w:val="0"/>
          <w:marRight w:val="0"/>
          <w:marTop w:val="0"/>
          <w:marBottom w:val="0"/>
          <w:divBdr>
            <w:top w:val="none" w:sz="0" w:space="0" w:color="auto"/>
            <w:left w:val="none" w:sz="0" w:space="0" w:color="auto"/>
            <w:bottom w:val="none" w:sz="0" w:space="0" w:color="auto"/>
            <w:right w:val="none" w:sz="0" w:space="0" w:color="auto"/>
          </w:divBdr>
          <w:divsChild>
            <w:div w:id="218172266">
              <w:marLeft w:val="0"/>
              <w:marRight w:val="0"/>
              <w:marTop w:val="0"/>
              <w:marBottom w:val="0"/>
              <w:divBdr>
                <w:top w:val="none" w:sz="0" w:space="0" w:color="auto"/>
                <w:left w:val="none" w:sz="0" w:space="0" w:color="auto"/>
                <w:bottom w:val="none" w:sz="0" w:space="0" w:color="auto"/>
                <w:right w:val="none" w:sz="0" w:space="0" w:color="auto"/>
              </w:divBdr>
            </w:div>
            <w:div w:id="436407453">
              <w:marLeft w:val="0"/>
              <w:marRight w:val="0"/>
              <w:marTop w:val="0"/>
              <w:marBottom w:val="0"/>
              <w:divBdr>
                <w:top w:val="none" w:sz="0" w:space="0" w:color="auto"/>
                <w:left w:val="none" w:sz="0" w:space="0" w:color="auto"/>
                <w:bottom w:val="none" w:sz="0" w:space="0" w:color="auto"/>
                <w:right w:val="none" w:sz="0" w:space="0" w:color="auto"/>
              </w:divBdr>
            </w:div>
            <w:div w:id="449057984">
              <w:marLeft w:val="0"/>
              <w:marRight w:val="0"/>
              <w:marTop w:val="0"/>
              <w:marBottom w:val="0"/>
              <w:divBdr>
                <w:top w:val="none" w:sz="0" w:space="0" w:color="auto"/>
                <w:left w:val="none" w:sz="0" w:space="0" w:color="auto"/>
                <w:bottom w:val="none" w:sz="0" w:space="0" w:color="auto"/>
                <w:right w:val="none" w:sz="0" w:space="0" w:color="auto"/>
              </w:divBdr>
            </w:div>
            <w:div w:id="461768903">
              <w:marLeft w:val="0"/>
              <w:marRight w:val="0"/>
              <w:marTop w:val="0"/>
              <w:marBottom w:val="0"/>
              <w:divBdr>
                <w:top w:val="none" w:sz="0" w:space="0" w:color="auto"/>
                <w:left w:val="none" w:sz="0" w:space="0" w:color="auto"/>
                <w:bottom w:val="none" w:sz="0" w:space="0" w:color="auto"/>
                <w:right w:val="none" w:sz="0" w:space="0" w:color="auto"/>
              </w:divBdr>
            </w:div>
            <w:div w:id="490874685">
              <w:marLeft w:val="0"/>
              <w:marRight w:val="0"/>
              <w:marTop w:val="0"/>
              <w:marBottom w:val="0"/>
              <w:divBdr>
                <w:top w:val="none" w:sz="0" w:space="0" w:color="auto"/>
                <w:left w:val="none" w:sz="0" w:space="0" w:color="auto"/>
                <w:bottom w:val="none" w:sz="0" w:space="0" w:color="auto"/>
                <w:right w:val="none" w:sz="0" w:space="0" w:color="auto"/>
              </w:divBdr>
            </w:div>
            <w:div w:id="509031469">
              <w:marLeft w:val="0"/>
              <w:marRight w:val="0"/>
              <w:marTop w:val="0"/>
              <w:marBottom w:val="0"/>
              <w:divBdr>
                <w:top w:val="none" w:sz="0" w:space="0" w:color="auto"/>
                <w:left w:val="none" w:sz="0" w:space="0" w:color="auto"/>
                <w:bottom w:val="none" w:sz="0" w:space="0" w:color="auto"/>
                <w:right w:val="none" w:sz="0" w:space="0" w:color="auto"/>
              </w:divBdr>
            </w:div>
            <w:div w:id="509032269">
              <w:marLeft w:val="0"/>
              <w:marRight w:val="0"/>
              <w:marTop w:val="0"/>
              <w:marBottom w:val="0"/>
              <w:divBdr>
                <w:top w:val="none" w:sz="0" w:space="0" w:color="auto"/>
                <w:left w:val="none" w:sz="0" w:space="0" w:color="auto"/>
                <w:bottom w:val="none" w:sz="0" w:space="0" w:color="auto"/>
                <w:right w:val="none" w:sz="0" w:space="0" w:color="auto"/>
              </w:divBdr>
            </w:div>
            <w:div w:id="581456446">
              <w:marLeft w:val="0"/>
              <w:marRight w:val="0"/>
              <w:marTop w:val="0"/>
              <w:marBottom w:val="0"/>
              <w:divBdr>
                <w:top w:val="none" w:sz="0" w:space="0" w:color="auto"/>
                <w:left w:val="none" w:sz="0" w:space="0" w:color="auto"/>
                <w:bottom w:val="none" w:sz="0" w:space="0" w:color="auto"/>
                <w:right w:val="none" w:sz="0" w:space="0" w:color="auto"/>
              </w:divBdr>
            </w:div>
            <w:div w:id="634220523">
              <w:marLeft w:val="0"/>
              <w:marRight w:val="0"/>
              <w:marTop w:val="0"/>
              <w:marBottom w:val="0"/>
              <w:divBdr>
                <w:top w:val="none" w:sz="0" w:space="0" w:color="auto"/>
                <w:left w:val="none" w:sz="0" w:space="0" w:color="auto"/>
                <w:bottom w:val="none" w:sz="0" w:space="0" w:color="auto"/>
                <w:right w:val="none" w:sz="0" w:space="0" w:color="auto"/>
              </w:divBdr>
            </w:div>
            <w:div w:id="692655678">
              <w:marLeft w:val="0"/>
              <w:marRight w:val="0"/>
              <w:marTop w:val="0"/>
              <w:marBottom w:val="0"/>
              <w:divBdr>
                <w:top w:val="none" w:sz="0" w:space="0" w:color="auto"/>
                <w:left w:val="none" w:sz="0" w:space="0" w:color="auto"/>
                <w:bottom w:val="none" w:sz="0" w:space="0" w:color="auto"/>
                <w:right w:val="none" w:sz="0" w:space="0" w:color="auto"/>
              </w:divBdr>
            </w:div>
            <w:div w:id="696127002">
              <w:marLeft w:val="0"/>
              <w:marRight w:val="0"/>
              <w:marTop w:val="0"/>
              <w:marBottom w:val="0"/>
              <w:divBdr>
                <w:top w:val="none" w:sz="0" w:space="0" w:color="auto"/>
                <w:left w:val="none" w:sz="0" w:space="0" w:color="auto"/>
                <w:bottom w:val="none" w:sz="0" w:space="0" w:color="auto"/>
                <w:right w:val="none" w:sz="0" w:space="0" w:color="auto"/>
              </w:divBdr>
            </w:div>
            <w:div w:id="775249458">
              <w:marLeft w:val="0"/>
              <w:marRight w:val="0"/>
              <w:marTop w:val="0"/>
              <w:marBottom w:val="0"/>
              <w:divBdr>
                <w:top w:val="none" w:sz="0" w:space="0" w:color="auto"/>
                <w:left w:val="none" w:sz="0" w:space="0" w:color="auto"/>
                <w:bottom w:val="none" w:sz="0" w:space="0" w:color="auto"/>
                <w:right w:val="none" w:sz="0" w:space="0" w:color="auto"/>
              </w:divBdr>
              <w:divsChild>
                <w:div w:id="50035294">
                  <w:marLeft w:val="0"/>
                  <w:marRight w:val="0"/>
                  <w:marTop w:val="0"/>
                  <w:marBottom w:val="0"/>
                  <w:divBdr>
                    <w:top w:val="none" w:sz="0" w:space="0" w:color="auto"/>
                    <w:left w:val="none" w:sz="0" w:space="0" w:color="auto"/>
                    <w:bottom w:val="none" w:sz="0" w:space="0" w:color="auto"/>
                    <w:right w:val="none" w:sz="0" w:space="0" w:color="auto"/>
                  </w:divBdr>
                </w:div>
                <w:div w:id="66852123">
                  <w:marLeft w:val="0"/>
                  <w:marRight w:val="0"/>
                  <w:marTop w:val="0"/>
                  <w:marBottom w:val="0"/>
                  <w:divBdr>
                    <w:top w:val="none" w:sz="0" w:space="0" w:color="auto"/>
                    <w:left w:val="none" w:sz="0" w:space="0" w:color="auto"/>
                    <w:bottom w:val="none" w:sz="0" w:space="0" w:color="auto"/>
                    <w:right w:val="none" w:sz="0" w:space="0" w:color="auto"/>
                  </w:divBdr>
                </w:div>
                <w:div w:id="387001175">
                  <w:marLeft w:val="0"/>
                  <w:marRight w:val="0"/>
                  <w:marTop w:val="0"/>
                  <w:marBottom w:val="0"/>
                  <w:divBdr>
                    <w:top w:val="none" w:sz="0" w:space="0" w:color="auto"/>
                    <w:left w:val="none" w:sz="0" w:space="0" w:color="auto"/>
                    <w:bottom w:val="none" w:sz="0" w:space="0" w:color="auto"/>
                    <w:right w:val="none" w:sz="0" w:space="0" w:color="auto"/>
                  </w:divBdr>
                </w:div>
                <w:div w:id="480732790">
                  <w:marLeft w:val="0"/>
                  <w:marRight w:val="0"/>
                  <w:marTop w:val="0"/>
                  <w:marBottom w:val="0"/>
                  <w:divBdr>
                    <w:top w:val="none" w:sz="0" w:space="0" w:color="auto"/>
                    <w:left w:val="none" w:sz="0" w:space="0" w:color="auto"/>
                    <w:bottom w:val="none" w:sz="0" w:space="0" w:color="auto"/>
                    <w:right w:val="none" w:sz="0" w:space="0" w:color="auto"/>
                  </w:divBdr>
                </w:div>
                <w:div w:id="501816945">
                  <w:marLeft w:val="0"/>
                  <w:marRight w:val="0"/>
                  <w:marTop w:val="0"/>
                  <w:marBottom w:val="0"/>
                  <w:divBdr>
                    <w:top w:val="none" w:sz="0" w:space="0" w:color="auto"/>
                    <w:left w:val="none" w:sz="0" w:space="0" w:color="auto"/>
                    <w:bottom w:val="none" w:sz="0" w:space="0" w:color="auto"/>
                    <w:right w:val="none" w:sz="0" w:space="0" w:color="auto"/>
                  </w:divBdr>
                </w:div>
                <w:div w:id="806817246">
                  <w:marLeft w:val="0"/>
                  <w:marRight w:val="0"/>
                  <w:marTop w:val="0"/>
                  <w:marBottom w:val="0"/>
                  <w:divBdr>
                    <w:top w:val="none" w:sz="0" w:space="0" w:color="auto"/>
                    <w:left w:val="none" w:sz="0" w:space="0" w:color="auto"/>
                    <w:bottom w:val="none" w:sz="0" w:space="0" w:color="auto"/>
                    <w:right w:val="none" w:sz="0" w:space="0" w:color="auto"/>
                  </w:divBdr>
                </w:div>
                <w:div w:id="1267075523">
                  <w:marLeft w:val="0"/>
                  <w:marRight w:val="0"/>
                  <w:marTop w:val="0"/>
                  <w:marBottom w:val="0"/>
                  <w:divBdr>
                    <w:top w:val="none" w:sz="0" w:space="0" w:color="auto"/>
                    <w:left w:val="none" w:sz="0" w:space="0" w:color="auto"/>
                    <w:bottom w:val="none" w:sz="0" w:space="0" w:color="auto"/>
                    <w:right w:val="none" w:sz="0" w:space="0" w:color="auto"/>
                  </w:divBdr>
                </w:div>
                <w:div w:id="1440181016">
                  <w:marLeft w:val="0"/>
                  <w:marRight w:val="0"/>
                  <w:marTop w:val="0"/>
                  <w:marBottom w:val="0"/>
                  <w:divBdr>
                    <w:top w:val="none" w:sz="0" w:space="0" w:color="auto"/>
                    <w:left w:val="none" w:sz="0" w:space="0" w:color="auto"/>
                    <w:bottom w:val="none" w:sz="0" w:space="0" w:color="auto"/>
                    <w:right w:val="none" w:sz="0" w:space="0" w:color="auto"/>
                  </w:divBdr>
                </w:div>
                <w:div w:id="1468400677">
                  <w:marLeft w:val="0"/>
                  <w:marRight w:val="0"/>
                  <w:marTop w:val="0"/>
                  <w:marBottom w:val="0"/>
                  <w:divBdr>
                    <w:top w:val="none" w:sz="0" w:space="0" w:color="auto"/>
                    <w:left w:val="none" w:sz="0" w:space="0" w:color="auto"/>
                    <w:bottom w:val="none" w:sz="0" w:space="0" w:color="auto"/>
                    <w:right w:val="none" w:sz="0" w:space="0" w:color="auto"/>
                  </w:divBdr>
                </w:div>
                <w:div w:id="1582569129">
                  <w:marLeft w:val="0"/>
                  <w:marRight w:val="0"/>
                  <w:marTop w:val="0"/>
                  <w:marBottom w:val="0"/>
                  <w:divBdr>
                    <w:top w:val="none" w:sz="0" w:space="0" w:color="auto"/>
                    <w:left w:val="none" w:sz="0" w:space="0" w:color="auto"/>
                    <w:bottom w:val="none" w:sz="0" w:space="0" w:color="auto"/>
                    <w:right w:val="none" w:sz="0" w:space="0" w:color="auto"/>
                  </w:divBdr>
                </w:div>
                <w:div w:id="1791585583">
                  <w:marLeft w:val="0"/>
                  <w:marRight w:val="0"/>
                  <w:marTop w:val="0"/>
                  <w:marBottom w:val="0"/>
                  <w:divBdr>
                    <w:top w:val="none" w:sz="0" w:space="0" w:color="auto"/>
                    <w:left w:val="none" w:sz="0" w:space="0" w:color="auto"/>
                    <w:bottom w:val="none" w:sz="0" w:space="0" w:color="auto"/>
                    <w:right w:val="none" w:sz="0" w:space="0" w:color="auto"/>
                  </w:divBdr>
                </w:div>
                <w:div w:id="1834757929">
                  <w:marLeft w:val="0"/>
                  <w:marRight w:val="0"/>
                  <w:marTop w:val="0"/>
                  <w:marBottom w:val="0"/>
                  <w:divBdr>
                    <w:top w:val="none" w:sz="0" w:space="0" w:color="auto"/>
                    <w:left w:val="none" w:sz="0" w:space="0" w:color="auto"/>
                    <w:bottom w:val="none" w:sz="0" w:space="0" w:color="auto"/>
                    <w:right w:val="none" w:sz="0" w:space="0" w:color="auto"/>
                  </w:divBdr>
                </w:div>
                <w:div w:id="1945918243">
                  <w:marLeft w:val="0"/>
                  <w:marRight w:val="0"/>
                  <w:marTop w:val="0"/>
                  <w:marBottom w:val="0"/>
                  <w:divBdr>
                    <w:top w:val="none" w:sz="0" w:space="0" w:color="auto"/>
                    <w:left w:val="none" w:sz="0" w:space="0" w:color="auto"/>
                    <w:bottom w:val="none" w:sz="0" w:space="0" w:color="auto"/>
                    <w:right w:val="none" w:sz="0" w:space="0" w:color="auto"/>
                  </w:divBdr>
                </w:div>
                <w:div w:id="1989363976">
                  <w:marLeft w:val="0"/>
                  <w:marRight w:val="0"/>
                  <w:marTop w:val="0"/>
                  <w:marBottom w:val="0"/>
                  <w:divBdr>
                    <w:top w:val="none" w:sz="0" w:space="0" w:color="auto"/>
                    <w:left w:val="none" w:sz="0" w:space="0" w:color="auto"/>
                    <w:bottom w:val="none" w:sz="0" w:space="0" w:color="auto"/>
                    <w:right w:val="none" w:sz="0" w:space="0" w:color="auto"/>
                  </w:divBdr>
                </w:div>
                <w:div w:id="2060326613">
                  <w:marLeft w:val="0"/>
                  <w:marRight w:val="0"/>
                  <w:marTop w:val="0"/>
                  <w:marBottom w:val="0"/>
                  <w:divBdr>
                    <w:top w:val="none" w:sz="0" w:space="0" w:color="auto"/>
                    <w:left w:val="none" w:sz="0" w:space="0" w:color="auto"/>
                    <w:bottom w:val="none" w:sz="0" w:space="0" w:color="auto"/>
                    <w:right w:val="none" w:sz="0" w:space="0" w:color="auto"/>
                  </w:divBdr>
                </w:div>
                <w:div w:id="2113746110">
                  <w:marLeft w:val="0"/>
                  <w:marRight w:val="0"/>
                  <w:marTop w:val="0"/>
                  <w:marBottom w:val="0"/>
                  <w:divBdr>
                    <w:top w:val="none" w:sz="0" w:space="0" w:color="auto"/>
                    <w:left w:val="none" w:sz="0" w:space="0" w:color="auto"/>
                    <w:bottom w:val="none" w:sz="0" w:space="0" w:color="auto"/>
                    <w:right w:val="none" w:sz="0" w:space="0" w:color="auto"/>
                  </w:divBdr>
                </w:div>
                <w:div w:id="2129662788">
                  <w:marLeft w:val="0"/>
                  <w:marRight w:val="0"/>
                  <w:marTop w:val="0"/>
                  <w:marBottom w:val="0"/>
                  <w:divBdr>
                    <w:top w:val="none" w:sz="0" w:space="0" w:color="auto"/>
                    <w:left w:val="none" w:sz="0" w:space="0" w:color="auto"/>
                    <w:bottom w:val="none" w:sz="0" w:space="0" w:color="auto"/>
                    <w:right w:val="none" w:sz="0" w:space="0" w:color="auto"/>
                  </w:divBdr>
                </w:div>
              </w:divsChild>
            </w:div>
            <w:div w:id="884608122">
              <w:marLeft w:val="0"/>
              <w:marRight w:val="0"/>
              <w:marTop w:val="0"/>
              <w:marBottom w:val="0"/>
              <w:divBdr>
                <w:top w:val="none" w:sz="0" w:space="0" w:color="auto"/>
                <w:left w:val="none" w:sz="0" w:space="0" w:color="auto"/>
                <w:bottom w:val="none" w:sz="0" w:space="0" w:color="auto"/>
                <w:right w:val="none" w:sz="0" w:space="0" w:color="auto"/>
              </w:divBdr>
            </w:div>
            <w:div w:id="1451047170">
              <w:marLeft w:val="0"/>
              <w:marRight w:val="0"/>
              <w:marTop w:val="0"/>
              <w:marBottom w:val="0"/>
              <w:divBdr>
                <w:top w:val="none" w:sz="0" w:space="0" w:color="auto"/>
                <w:left w:val="none" w:sz="0" w:space="0" w:color="auto"/>
                <w:bottom w:val="none" w:sz="0" w:space="0" w:color="auto"/>
                <w:right w:val="none" w:sz="0" w:space="0" w:color="auto"/>
              </w:divBdr>
            </w:div>
            <w:div w:id="1508866838">
              <w:marLeft w:val="0"/>
              <w:marRight w:val="0"/>
              <w:marTop w:val="0"/>
              <w:marBottom w:val="0"/>
              <w:divBdr>
                <w:top w:val="none" w:sz="0" w:space="0" w:color="auto"/>
                <w:left w:val="none" w:sz="0" w:space="0" w:color="auto"/>
                <w:bottom w:val="none" w:sz="0" w:space="0" w:color="auto"/>
                <w:right w:val="none" w:sz="0" w:space="0" w:color="auto"/>
              </w:divBdr>
            </w:div>
            <w:div w:id="1587230454">
              <w:marLeft w:val="0"/>
              <w:marRight w:val="0"/>
              <w:marTop w:val="0"/>
              <w:marBottom w:val="0"/>
              <w:divBdr>
                <w:top w:val="none" w:sz="0" w:space="0" w:color="auto"/>
                <w:left w:val="none" w:sz="0" w:space="0" w:color="auto"/>
                <w:bottom w:val="none" w:sz="0" w:space="0" w:color="auto"/>
                <w:right w:val="none" w:sz="0" w:space="0" w:color="auto"/>
              </w:divBdr>
            </w:div>
            <w:div w:id="1910269285">
              <w:marLeft w:val="0"/>
              <w:marRight w:val="0"/>
              <w:marTop w:val="0"/>
              <w:marBottom w:val="0"/>
              <w:divBdr>
                <w:top w:val="none" w:sz="0" w:space="0" w:color="auto"/>
                <w:left w:val="none" w:sz="0" w:space="0" w:color="auto"/>
                <w:bottom w:val="none" w:sz="0" w:space="0" w:color="auto"/>
                <w:right w:val="none" w:sz="0" w:space="0" w:color="auto"/>
              </w:divBdr>
            </w:div>
            <w:div w:id="2005815442">
              <w:marLeft w:val="0"/>
              <w:marRight w:val="0"/>
              <w:marTop w:val="0"/>
              <w:marBottom w:val="0"/>
              <w:divBdr>
                <w:top w:val="none" w:sz="0" w:space="0" w:color="auto"/>
                <w:left w:val="none" w:sz="0" w:space="0" w:color="auto"/>
                <w:bottom w:val="none" w:sz="0" w:space="0" w:color="auto"/>
                <w:right w:val="none" w:sz="0" w:space="0" w:color="auto"/>
              </w:divBdr>
            </w:div>
          </w:divsChild>
        </w:div>
        <w:div w:id="275914831">
          <w:marLeft w:val="0"/>
          <w:marRight w:val="0"/>
          <w:marTop w:val="0"/>
          <w:marBottom w:val="0"/>
          <w:divBdr>
            <w:top w:val="none" w:sz="0" w:space="0" w:color="auto"/>
            <w:left w:val="none" w:sz="0" w:space="0" w:color="auto"/>
            <w:bottom w:val="none" w:sz="0" w:space="0" w:color="auto"/>
            <w:right w:val="none" w:sz="0" w:space="0" w:color="auto"/>
          </w:divBdr>
          <w:divsChild>
            <w:div w:id="32656457">
              <w:marLeft w:val="0"/>
              <w:marRight w:val="0"/>
              <w:marTop w:val="0"/>
              <w:marBottom w:val="0"/>
              <w:divBdr>
                <w:top w:val="none" w:sz="0" w:space="0" w:color="auto"/>
                <w:left w:val="none" w:sz="0" w:space="0" w:color="auto"/>
                <w:bottom w:val="none" w:sz="0" w:space="0" w:color="auto"/>
                <w:right w:val="none" w:sz="0" w:space="0" w:color="auto"/>
              </w:divBdr>
            </w:div>
            <w:div w:id="157699735">
              <w:marLeft w:val="0"/>
              <w:marRight w:val="0"/>
              <w:marTop w:val="0"/>
              <w:marBottom w:val="0"/>
              <w:divBdr>
                <w:top w:val="none" w:sz="0" w:space="0" w:color="auto"/>
                <w:left w:val="none" w:sz="0" w:space="0" w:color="auto"/>
                <w:bottom w:val="none" w:sz="0" w:space="0" w:color="auto"/>
                <w:right w:val="none" w:sz="0" w:space="0" w:color="auto"/>
              </w:divBdr>
            </w:div>
            <w:div w:id="176389405">
              <w:marLeft w:val="0"/>
              <w:marRight w:val="0"/>
              <w:marTop w:val="0"/>
              <w:marBottom w:val="0"/>
              <w:divBdr>
                <w:top w:val="none" w:sz="0" w:space="0" w:color="auto"/>
                <w:left w:val="none" w:sz="0" w:space="0" w:color="auto"/>
                <w:bottom w:val="none" w:sz="0" w:space="0" w:color="auto"/>
                <w:right w:val="none" w:sz="0" w:space="0" w:color="auto"/>
              </w:divBdr>
            </w:div>
            <w:div w:id="295306754">
              <w:marLeft w:val="0"/>
              <w:marRight w:val="0"/>
              <w:marTop w:val="0"/>
              <w:marBottom w:val="0"/>
              <w:divBdr>
                <w:top w:val="none" w:sz="0" w:space="0" w:color="auto"/>
                <w:left w:val="none" w:sz="0" w:space="0" w:color="auto"/>
                <w:bottom w:val="none" w:sz="0" w:space="0" w:color="auto"/>
                <w:right w:val="none" w:sz="0" w:space="0" w:color="auto"/>
              </w:divBdr>
            </w:div>
            <w:div w:id="820539719">
              <w:marLeft w:val="0"/>
              <w:marRight w:val="0"/>
              <w:marTop w:val="0"/>
              <w:marBottom w:val="0"/>
              <w:divBdr>
                <w:top w:val="none" w:sz="0" w:space="0" w:color="auto"/>
                <w:left w:val="none" w:sz="0" w:space="0" w:color="auto"/>
                <w:bottom w:val="none" w:sz="0" w:space="0" w:color="auto"/>
                <w:right w:val="none" w:sz="0" w:space="0" w:color="auto"/>
              </w:divBdr>
            </w:div>
            <w:div w:id="893539520">
              <w:marLeft w:val="0"/>
              <w:marRight w:val="0"/>
              <w:marTop w:val="0"/>
              <w:marBottom w:val="0"/>
              <w:divBdr>
                <w:top w:val="none" w:sz="0" w:space="0" w:color="auto"/>
                <w:left w:val="none" w:sz="0" w:space="0" w:color="auto"/>
                <w:bottom w:val="none" w:sz="0" w:space="0" w:color="auto"/>
                <w:right w:val="none" w:sz="0" w:space="0" w:color="auto"/>
              </w:divBdr>
            </w:div>
            <w:div w:id="909576715">
              <w:marLeft w:val="0"/>
              <w:marRight w:val="0"/>
              <w:marTop w:val="0"/>
              <w:marBottom w:val="0"/>
              <w:divBdr>
                <w:top w:val="none" w:sz="0" w:space="0" w:color="auto"/>
                <w:left w:val="none" w:sz="0" w:space="0" w:color="auto"/>
                <w:bottom w:val="none" w:sz="0" w:space="0" w:color="auto"/>
                <w:right w:val="none" w:sz="0" w:space="0" w:color="auto"/>
              </w:divBdr>
            </w:div>
            <w:div w:id="960307397">
              <w:marLeft w:val="0"/>
              <w:marRight w:val="0"/>
              <w:marTop w:val="0"/>
              <w:marBottom w:val="0"/>
              <w:divBdr>
                <w:top w:val="none" w:sz="0" w:space="0" w:color="auto"/>
                <w:left w:val="none" w:sz="0" w:space="0" w:color="auto"/>
                <w:bottom w:val="none" w:sz="0" w:space="0" w:color="auto"/>
                <w:right w:val="none" w:sz="0" w:space="0" w:color="auto"/>
              </w:divBdr>
            </w:div>
            <w:div w:id="1060178569">
              <w:marLeft w:val="0"/>
              <w:marRight w:val="0"/>
              <w:marTop w:val="0"/>
              <w:marBottom w:val="0"/>
              <w:divBdr>
                <w:top w:val="none" w:sz="0" w:space="0" w:color="auto"/>
                <w:left w:val="none" w:sz="0" w:space="0" w:color="auto"/>
                <w:bottom w:val="none" w:sz="0" w:space="0" w:color="auto"/>
                <w:right w:val="none" w:sz="0" w:space="0" w:color="auto"/>
              </w:divBdr>
            </w:div>
            <w:div w:id="1191259578">
              <w:marLeft w:val="0"/>
              <w:marRight w:val="0"/>
              <w:marTop w:val="0"/>
              <w:marBottom w:val="0"/>
              <w:divBdr>
                <w:top w:val="none" w:sz="0" w:space="0" w:color="auto"/>
                <w:left w:val="none" w:sz="0" w:space="0" w:color="auto"/>
                <w:bottom w:val="none" w:sz="0" w:space="0" w:color="auto"/>
                <w:right w:val="none" w:sz="0" w:space="0" w:color="auto"/>
              </w:divBdr>
              <w:divsChild>
                <w:div w:id="413162717">
                  <w:marLeft w:val="0"/>
                  <w:marRight w:val="0"/>
                  <w:marTop w:val="0"/>
                  <w:marBottom w:val="0"/>
                  <w:divBdr>
                    <w:top w:val="none" w:sz="0" w:space="0" w:color="auto"/>
                    <w:left w:val="none" w:sz="0" w:space="0" w:color="auto"/>
                    <w:bottom w:val="none" w:sz="0" w:space="0" w:color="auto"/>
                    <w:right w:val="none" w:sz="0" w:space="0" w:color="auto"/>
                  </w:divBdr>
                </w:div>
                <w:div w:id="445540948">
                  <w:marLeft w:val="0"/>
                  <w:marRight w:val="0"/>
                  <w:marTop w:val="0"/>
                  <w:marBottom w:val="0"/>
                  <w:divBdr>
                    <w:top w:val="none" w:sz="0" w:space="0" w:color="auto"/>
                    <w:left w:val="none" w:sz="0" w:space="0" w:color="auto"/>
                    <w:bottom w:val="none" w:sz="0" w:space="0" w:color="auto"/>
                    <w:right w:val="none" w:sz="0" w:space="0" w:color="auto"/>
                  </w:divBdr>
                </w:div>
                <w:div w:id="527909739">
                  <w:marLeft w:val="0"/>
                  <w:marRight w:val="0"/>
                  <w:marTop w:val="0"/>
                  <w:marBottom w:val="0"/>
                  <w:divBdr>
                    <w:top w:val="none" w:sz="0" w:space="0" w:color="auto"/>
                    <w:left w:val="none" w:sz="0" w:space="0" w:color="auto"/>
                    <w:bottom w:val="none" w:sz="0" w:space="0" w:color="auto"/>
                    <w:right w:val="none" w:sz="0" w:space="0" w:color="auto"/>
                  </w:divBdr>
                </w:div>
                <w:div w:id="623923296">
                  <w:marLeft w:val="0"/>
                  <w:marRight w:val="0"/>
                  <w:marTop w:val="0"/>
                  <w:marBottom w:val="0"/>
                  <w:divBdr>
                    <w:top w:val="none" w:sz="0" w:space="0" w:color="auto"/>
                    <w:left w:val="none" w:sz="0" w:space="0" w:color="auto"/>
                    <w:bottom w:val="none" w:sz="0" w:space="0" w:color="auto"/>
                    <w:right w:val="none" w:sz="0" w:space="0" w:color="auto"/>
                  </w:divBdr>
                </w:div>
                <w:div w:id="712997243">
                  <w:marLeft w:val="0"/>
                  <w:marRight w:val="0"/>
                  <w:marTop w:val="0"/>
                  <w:marBottom w:val="0"/>
                  <w:divBdr>
                    <w:top w:val="none" w:sz="0" w:space="0" w:color="auto"/>
                    <w:left w:val="none" w:sz="0" w:space="0" w:color="auto"/>
                    <w:bottom w:val="none" w:sz="0" w:space="0" w:color="auto"/>
                    <w:right w:val="none" w:sz="0" w:space="0" w:color="auto"/>
                  </w:divBdr>
                </w:div>
                <w:div w:id="834806825">
                  <w:marLeft w:val="0"/>
                  <w:marRight w:val="0"/>
                  <w:marTop w:val="0"/>
                  <w:marBottom w:val="0"/>
                  <w:divBdr>
                    <w:top w:val="none" w:sz="0" w:space="0" w:color="auto"/>
                    <w:left w:val="none" w:sz="0" w:space="0" w:color="auto"/>
                    <w:bottom w:val="none" w:sz="0" w:space="0" w:color="auto"/>
                    <w:right w:val="none" w:sz="0" w:space="0" w:color="auto"/>
                  </w:divBdr>
                </w:div>
                <w:div w:id="930577511">
                  <w:marLeft w:val="0"/>
                  <w:marRight w:val="0"/>
                  <w:marTop w:val="0"/>
                  <w:marBottom w:val="0"/>
                  <w:divBdr>
                    <w:top w:val="none" w:sz="0" w:space="0" w:color="auto"/>
                    <w:left w:val="none" w:sz="0" w:space="0" w:color="auto"/>
                    <w:bottom w:val="none" w:sz="0" w:space="0" w:color="auto"/>
                    <w:right w:val="none" w:sz="0" w:space="0" w:color="auto"/>
                  </w:divBdr>
                </w:div>
                <w:div w:id="967979132">
                  <w:marLeft w:val="0"/>
                  <w:marRight w:val="0"/>
                  <w:marTop w:val="0"/>
                  <w:marBottom w:val="0"/>
                  <w:divBdr>
                    <w:top w:val="none" w:sz="0" w:space="0" w:color="auto"/>
                    <w:left w:val="none" w:sz="0" w:space="0" w:color="auto"/>
                    <w:bottom w:val="none" w:sz="0" w:space="0" w:color="auto"/>
                    <w:right w:val="none" w:sz="0" w:space="0" w:color="auto"/>
                  </w:divBdr>
                </w:div>
                <w:div w:id="1169710918">
                  <w:marLeft w:val="0"/>
                  <w:marRight w:val="0"/>
                  <w:marTop w:val="0"/>
                  <w:marBottom w:val="0"/>
                  <w:divBdr>
                    <w:top w:val="none" w:sz="0" w:space="0" w:color="auto"/>
                    <w:left w:val="none" w:sz="0" w:space="0" w:color="auto"/>
                    <w:bottom w:val="none" w:sz="0" w:space="0" w:color="auto"/>
                    <w:right w:val="none" w:sz="0" w:space="0" w:color="auto"/>
                  </w:divBdr>
                </w:div>
                <w:div w:id="1219390907">
                  <w:marLeft w:val="0"/>
                  <w:marRight w:val="0"/>
                  <w:marTop w:val="0"/>
                  <w:marBottom w:val="0"/>
                  <w:divBdr>
                    <w:top w:val="none" w:sz="0" w:space="0" w:color="auto"/>
                    <w:left w:val="none" w:sz="0" w:space="0" w:color="auto"/>
                    <w:bottom w:val="none" w:sz="0" w:space="0" w:color="auto"/>
                    <w:right w:val="none" w:sz="0" w:space="0" w:color="auto"/>
                  </w:divBdr>
                </w:div>
                <w:div w:id="1317998229">
                  <w:marLeft w:val="0"/>
                  <w:marRight w:val="0"/>
                  <w:marTop w:val="0"/>
                  <w:marBottom w:val="0"/>
                  <w:divBdr>
                    <w:top w:val="none" w:sz="0" w:space="0" w:color="auto"/>
                    <w:left w:val="none" w:sz="0" w:space="0" w:color="auto"/>
                    <w:bottom w:val="none" w:sz="0" w:space="0" w:color="auto"/>
                    <w:right w:val="none" w:sz="0" w:space="0" w:color="auto"/>
                  </w:divBdr>
                </w:div>
                <w:div w:id="1577862901">
                  <w:marLeft w:val="0"/>
                  <w:marRight w:val="0"/>
                  <w:marTop w:val="0"/>
                  <w:marBottom w:val="0"/>
                  <w:divBdr>
                    <w:top w:val="none" w:sz="0" w:space="0" w:color="auto"/>
                    <w:left w:val="none" w:sz="0" w:space="0" w:color="auto"/>
                    <w:bottom w:val="none" w:sz="0" w:space="0" w:color="auto"/>
                    <w:right w:val="none" w:sz="0" w:space="0" w:color="auto"/>
                  </w:divBdr>
                </w:div>
                <w:div w:id="1930045908">
                  <w:marLeft w:val="0"/>
                  <w:marRight w:val="0"/>
                  <w:marTop w:val="0"/>
                  <w:marBottom w:val="0"/>
                  <w:divBdr>
                    <w:top w:val="none" w:sz="0" w:space="0" w:color="auto"/>
                    <w:left w:val="none" w:sz="0" w:space="0" w:color="auto"/>
                    <w:bottom w:val="none" w:sz="0" w:space="0" w:color="auto"/>
                    <w:right w:val="none" w:sz="0" w:space="0" w:color="auto"/>
                  </w:divBdr>
                </w:div>
                <w:div w:id="1955987934">
                  <w:marLeft w:val="0"/>
                  <w:marRight w:val="0"/>
                  <w:marTop w:val="0"/>
                  <w:marBottom w:val="0"/>
                  <w:divBdr>
                    <w:top w:val="none" w:sz="0" w:space="0" w:color="auto"/>
                    <w:left w:val="none" w:sz="0" w:space="0" w:color="auto"/>
                    <w:bottom w:val="none" w:sz="0" w:space="0" w:color="auto"/>
                    <w:right w:val="none" w:sz="0" w:space="0" w:color="auto"/>
                  </w:divBdr>
                </w:div>
              </w:divsChild>
            </w:div>
            <w:div w:id="1322349434">
              <w:marLeft w:val="0"/>
              <w:marRight w:val="0"/>
              <w:marTop w:val="0"/>
              <w:marBottom w:val="0"/>
              <w:divBdr>
                <w:top w:val="none" w:sz="0" w:space="0" w:color="auto"/>
                <w:left w:val="none" w:sz="0" w:space="0" w:color="auto"/>
                <w:bottom w:val="none" w:sz="0" w:space="0" w:color="auto"/>
                <w:right w:val="none" w:sz="0" w:space="0" w:color="auto"/>
              </w:divBdr>
            </w:div>
            <w:div w:id="1407413243">
              <w:marLeft w:val="0"/>
              <w:marRight w:val="0"/>
              <w:marTop w:val="0"/>
              <w:marBottom w:val="0"/>
              <w:divBdr>
                <w:top w:val="none" w:sz="0" w:space="0" w:color="auto"/>
                <w:left w:val="none" w:sz="0" w:space="0" w:color="auto"/>
                <w:bottom w:val="none" w:sz="0" w:space="0" w:color="auto"/>
                <w:right w:val="none" w:sz="0" w:space="0" w:color="auto"/>
              </w:divBdr>
            </w:div>
            <w:div w:id="1582911704">
              <w:marLeft w:val="0"/>
              <w:marRight w:val="0"/>
              <w:marTop w:val="0"/>
              <w:marBottom w:val="0"/>
              <w:divBdr>
                <w:top w:val="none" w:sz="0" w:space="0" w:color="auto"/>
                <w:left w:val="none" w:sz="0" w:space="0" w:color="auto"/>
                <w:bottom w:val="none" w:sz="0" w:space="0" w:color="auto"/>
                <w:right w:val="none" w:sz="0" w:space="0" w:color="auto"/>
              </w:divBdr>
            </w:div>
            <w:div w:id="1794397559">
              <w:marLeft w:val="0"/>
              <w:marRight w:val="0"/>
              <w:marTop w:val="0"/>
              <w:marBottom w:val="0"/>
              <w:divBdr>
                <w:top w:val="none" w:sz="0" w:space="0" w:color="auto"/>
                <w:left w:val="none" w:sz="0" w:space="0" w:color="auto"/>
                <w:bottom w:val="none" w:sz="0" w:space="0" w:color="auto"/>
                <w:right w:val="none" w:sz="0" w:space="0" w:color="auto"/>
              </w:divBdr>
            </w:div>
            <w:div w:id="1988315376">
              <w:marLeft w:val="0"/>
              <w:marRight w:val="0"/>
              <w:marTop w:val="0"/>
              <w:marBottom w:val="0"/>
              <w:divBdr>
                <w:top w:val="none" w:sz="0" w:space="0" w:color="auto"/>
                <w:left w:val="none" w:sz="0" w:space="0" w:color="auto"/>
                <w:bottom w:val="none" w:sz="0" w:space="0" w:color="auto"/>
                <w:right w:val="none" w:sz="0" w:space="0" w:color="auto"/>
              </w:divBdr>
            </w:div>
          </w:divsChild>
        </w:div>
        <w:div w:id="286159428">
          <w:marLeft w:val="0"/>
          <w:marRight w:val="0"/>
          <w:marTop w:val="0"/>
          <w:marBottom w:val="0"/>
          <w:divBdr>
            <w:top w:val="none" w:sz="0" w:space="0" w:color="auto"/>
            <w:left w:val="none" w:sz="0" w:space="0" w:color="auto"/>
            <w:bottom w:val="none" w:sz="0" w:space="0" w:color="auto"/>
            <w:right w:val="none" w:sz="0" w:space="0" w:color="auto"/>
          </w:divBdr>
          <w:divsChild>
            <w:div w:id="1787383242">
              <w:marLeft w:val="0"/>
              <w:marRight w:val="0"/>
              <w:marTop w:val="0"/>
              <w:marBottom w:val="0"/>
              <w:divBdr>
                <w:top w:val="none" w:sz="0" w:space="0" w:color="auto"/>
                <w:left w:val="none" w:sz="0" w:space="0" w:color="auto"/>
                <w:bottom w:val="none" w:sz="0" w:space="0" w:color="auto"/>
                <w:right w:val="none" w:sz="0" w:space="0" w:color="auto"/>
              </w:divBdr>
              <w:divsChild>
                <w:div w:id="651830247">
                  <w:marLeft w:val="0"/>
                  <w:marRight w:val="0"/>
                  <w:marTop w:val="0"/>
                  <w:marBottom w:val="0"/>
                  <w:divBdr>
                    <w:top w:val="none" w:sz="0" w:space="0" w:color="auto"/>
                    <w:left w:val="none" w:sz="0" w:space="0" w:color="auto"/>
                    <w:bottom w:val="none" w:sz="0" w:space="0" w:color="auto"/>
                    <w:right w:val="none" w:sz="0" w:space="0" w:color="auto"/>
                  </w:divBdr>
                </w:div>
              </w:divsChild>
            </w:div>
            <w:div w:id="1944611932">
              <w:marLeft w:val="0"/>
              <w:marRight w:val="0"/>
              <w:marTop w:val="0"/>
              <w:marBottom w:val="0"/>
              <w:divBdr>
                <w:top w:val="none" w:sz="0" w:space="0" w:color="auto"/>
                <w:left w:val="none" w:sz="0" w:space="0" w:color="auto"/>
                <w:bottom w:val="none" w:sz="0" w:space="0" w:color="auto"/>
                <w:right w:val="none" w:sz="0" w:space="0" w:color="auto"/>
              </w:divBdr>
            </w:div>
          </w:divsChild>
        </w:div>
        <w:div w:id="290598477">
          <w:marLeft w:val="0"/>
          <w:marRight w:val="0"/>
          <w:marTop w:val="0"/>
          <w:marBottom w:val="0"/>
          <w:divBdr>
            <w:top w:val="none" w:sz="0" w:space="0" w:color="auto"/>
            <w:left w:val="none" w:sz="0" w:space="0" w:color="auto"/>
            <w:bottom w:val="none" w:sz="0" w:space="0" w:color="auto"/>
            <w:right w:val="none" w:sz="0" w:space="0" w:color="auto"/>
          </w:divBdr>
          <w:divsChild>
            <w:div w:id="393894698">
              <w:marLeft w:val="0"/>
              <w:marRight w:val="0"/>
              <w:marTop w:val="0"/>
              <w:marBottom w:val="0"/>
              <w:divBdr>
                <w:top w:val="none" w:sz="0" w:space="0" w:color="auto"/>
                <w:left w:val="none" w:sz="0" w:space="0" w:color="auto"/>
                <w:bottom w:val="none" w:sz="0" w:space="0" w:color="auto"/>
                <w:right w:val="none" w:sz="0" w:space="0" w:color="auto"/>
              </w:divBdr>
            </w:div>
            <w:div w:id="463277311">
              <w:marLeft w:val="0"/>
              <w:marRight w:val="0"/>
              <w:marTop w:val="0"/>
              <w:marBottom w:val="0"/>
              <w:divBdr>
                <w:top w:val="none" w:sz="0" w:space="0" w:color="auto"/>
                <w:left w:val="none" w:sz="0" w:space="0" w:color="auto"/>
                <w:bottom w:val="none" w:sz="0" w:space="0" w:color="auto"/>
                <w:right w:val="none" w:sz="0" w:space="0" w:color="auto"/>
              </w:divBdr>
            </w:div>
            <w:div w:id="500587912">
              <w:marLeft w:val="0"/>
              <w:marRight w:val="0"/>
              <w:marTop w:val="0"/>
              <w:marBottom w:val="0"/>
              <w:divBdr>
                <w:top w:val="none" w:sz="0" w:space="0" w:color="auto"/>
                <w:left w:val="none" w:sz="0" w:space="0" w:color="auto"/>
                <w:bottom w:val="none" w:sz="0" w:space="0" w:color="auto"/>
                <w:right w:val="none" w:sz="0" w:space="0" w:color="auto"/>
              </w:divBdr>
            </w:div>
            <w:div w:id="517350312">
              <w:marLeft w:val="0"/>
              <w:marRight w:val="0"/>
              <w:marTop w:val="0"/>
              <w:marBottom w:val="0"/>
              <w:divBdr>
                <w:top w:val="none" w:sz="0" w:space="0" w:color="auto"/>
                <w:left w:val="none" w:sz="0" w:space="0" w:color="auto"/>
                <w:bottom w:val="none" w:sz="0" w:space="0" w:color="auto"/>
                <w:right w:val="none" w:sz="0" w:space="0" w:color="auto"/>
              </w:divBdr>
            </w:div>
            <w:div w:id="876043739">
              <w:marLeft w:val="0"/>
              <w:marRight w:val="0"/>
              <w:marTop w:val="0"/>
              <w:marBottom w:val="0"/>
              <w:divBdr>
                <w:top w:val="none" w:sz="0" w:space="0" w:color="auto"/>
                <w:left w:val="none" w:sz="0" w:space="0" w:color="auto"/>
                <w:bottom w:val="none" w:sz="0" w:space="0" w:color="auto"/>
                <w:right w:val="none" w:sz="0" w:space="0" w:color="auto"/>
              </w:divBdr>
            </w:div>
            <w:div w:id="1009479874">
              <w:marLeft w:val="0"/>
              <w:marRight w:val="0"/>
              <w:marTop w:val="0"/>
              <w:marBottom w:val="0"/>
              <w:divBdr>
                <w:top w:val="none" w:sz="0" w:space="0" w:color="auto"/>
                <w:left w:val="none" w:sz="0" w:space="0" w:color="auto"/>
                <w:bottom w:val="none" w:sz="0" w:space="0" w:color="auto"/>
                <w:right w:val="none" w:sz="0" w:space="0" w:color="auto"/>
              </w:divBdr>
              <w:divsChild>
                <w:div w:id="476341121">
                  <w:marLeft w:val="0"/>
                  <w:marRight w:val="0"/>
                  <w:marTop w:val="0"/>
                  <w:marBottom w:val="0"/>
                  <w:divBdr>
                    <w:top w:val="none" w:sz="0" w:space="0" w:color="auto"/>
                    <w:left w:val="none" w:sz="0" w:space="0" w:color="auto"/>
                    <w:bottom w:val="none" w:sz="0" w:space="0" w:color="auto"/>
                    <w:right w:val="none" w:sz="0" w:space="0" w:color="auto"/>
                  </w:divBdr>
                </w:div>
                <w:div w:id="745999740">
                  <w:marLeft w:val="0"/>
                  <w:marRight w:val="0"/>
                  <w:marTop w:val="0"/>
                  <w:marBottom w:val="0"/>
                  <w:divBdr>
                    <w:top w:val="none" w:sz="0" w:space="0" w:color="auto"/>
                    <w:left w:val="none" w:sz="0" w:space="0" w:color="auto"/>
                    <w:bottom w:val="none" w:sz="0" w:space="0" w:color="auto"/>
                    <w:right w:val="none" w:sz="0" w:space="0" w:color="auto"/>
                  </w:divBdr>
                </w:div>
                <w:div w:id="773552771">
                  <w:marLeft w:val="0"/>
                  <w:marRight w:val="0"/>
                  <w:marTop w:val="0"/>
                  <w:marBottom w:val="0"/>
                  <w:divBdr>
                    <w:top w:val="none" w:sz="0" w:space="0" w:color="auto"/>
                    <w:left w:val="none" w:sz="0" w:space="0" w:color="auto"/>
                    <w:bottom w:val="none" w:sz="0" w:space="0" w:color="auto"/>
                    <w:right w:val="none" w:sz="0" w:space="0" w:color="auto"/>
                  </w:divBdr>
                </w:div>
                <w:div w:id="1071005188">
                  <w:marLeft w:val="0"/>
                  <w:marRight w:val="0"/>
                  <w:marTop w:val="0"/>
                  <w:marBottom w:val="0"/>
                  <w:divBdr>
                    <w:top w:val="none" w:sz="0" w:space="0" w:color="auto"/>
                    <w:left w:val="none" w:sz="0" w:space="0" w:color="auto"/>
                    <w:bottom w:val="none" w:sz="0" w:space="0" w:color="auto"/>
                    <w:right w:val="none" w:sz="0" w:space="0" w:color="auto"/>
                  </w:divBdr>
                </w:div>
                <w:div w:id="1094282562">
                  <w:marLeft w:val="0"/>
                  <w:marRight w:val="0"/>
                  <w:marTop w:val="0"/>
                  <w:marBottom w:val="0"/>
                  <w:divBdr>
                    <w:top w:val="none" w:sz="0" w:space="0" w:color="auto"/>
                    <w:left w:val="none" w:sz="0" w:space="0" w:color="auto"/>
                    <w:bottom w:val="none" w:sz="0" w:space="0" w:color="auto"/>
                    <w:right w:val="none" w:sz="0" w:space="0" w:color="auto"/>
                  </w:divBdr>
                </w:div>
                <w:div w:id="1173228009">
                  <w:marLeft w:val="0"/>
                  <w:marRight w:val="0"/>
                  <w:marTop w:val="0"/>
                  <w:marBottom w:val="0"/>
                  <w:divBdr>
                    <w:top w:val="none" w:sz="0" w:space="0" w:color="auto"/>
                    <w:left w:val="none" w:sz="0" w:space="0" w:color="auto"/>
                    <w:bottom w:val="none" w:sz="0" w:space="0" w:color="auto"/>
                    <w:right w:val="none" w:sz="0" w:space="0" w:color="auto"/>
                  </w:divBdr>
                </w:div>
                <w:div w:id="1428966223">
                  <w:marLeft w:val="0"/>
                  <w:marRight w:val="0"/>
                  <w:marTop w:val="0"/>
                  <w:marBottom w:val="0"/>
                  <w:divBdr>
                    <w:top w:val="none" w:sz="0" w:space="0" w:color="auto"/>
                    <w:left w:val="none" w:sz="0" w:space="0" w:color="auto"/>
                    <w:bottom w:val="none" w:sz="0" w:space="0" w:color="auto"/>
                    <w:right w:val="none" w:sz="0" w:space="0" w:color="auto"/>
                  </w:divBdr>
                </w:div>
                <w:div w:id="1695688746">
                  <w:marLeft w:val="0"/>
                  <w:marRight w:val="0"/>
                  <w:marTop w:val="0"/>
                  <w:marBottom w:val="0"/>
                  <w:divBdr>
                    <w:top w:val="none" w:sz="0" w:space="0" w:color="auto"/>
                    <w:left w:val="none" w:sz="0" w:space="0" w:color="auto"/>
                    <w:bottom w:val="none" w:sz="0" w:space="0" w:color="auto"/>
                    <w:right w:val="none" w:sz="0" w:space="0" w:color="auto"/>
                  </w:divBdr>
                </w:div>
                <w:div w:id="1794664334">
                  <w:marLeft w:val="0"/>
                  <w:marRight w:val="0"/>
                  <w:marTop w:val="0"/>
                  <w:marBottom w:val="0"/>
                  <w:divBdr>
                    <w:top w:val="none" w:sz="0" w:space="0" w:color="auto"/>
                    <w:left w:val="none" w:sz="0" w:space="0" w:color="auto"/>
                    <w:bottom w:val="none" w:sz="0" w:space="0" w:color="auto"/>
                    <w:right w:val="none" w:sz="0" w:space="0" w:color="auto"/>
                  </w:divBdr>
                </w:div>
                <w:div w:id="1926917930">
                  <w:marLeft w:val="0"/>
                  <w:marRight w:val="0"/>
                  <w:marTop w:val="0"/>
                  <w:marBottom w:val="0"/>
                  <w:divBdr>
                    <w:top w:val="none" w:sz="0" w:space="0" w:color="auto"/>
                    <w:left w:val="none" w:sz="0" w:space="0" w:color="auto"/>
                    <w:bottom w:val="none" w:sz="0" w:space="0" w:color="auto"/>
                    <w:right w:val="none" w:sz="0" w:space="0" w:color="auto"/>
                  </w:divBdr>
                </w:div>
              </w:divsChild>
            </w:div>
            <w:div w:id="1428963746">
              <w:marLeft w:val="0"/>
              <w:marRight w:val="0"/>
              <w:marTop w:val="0"/>
              <w:marBottom w:val="0"/>
              <w:divBdr>
                <w:top w:val="none" w:sz="0" w:space="0" w:color="auto"/>
                <w:left w:val="none" w:sz="0" w:space="0" w:color="auto"/>
                <w:bottom w:val="none" w:sz="0" w:space="0" w:color="auto"/>
                <w:right w:val="none" w:sz="0" w:space="0" w:color="auto"/>
              </w:divBdr>
            </w:div>
            <w:div w:id="1521384541">
              <w:marLeft w:val="0"/>
              <w:marRight w:val="0"/>
              <w:marTop w:val="0"/>
              <w:marBottom w:val="0"/>
              <w:divBdr>
                <w:top w:val="none" w:sz="0" w:space="0" w:color="auto"/>
                <w:left w:val="none" w:sz="0" w:space="0" w:color="auto"/>
                <w:bottom w:val="none" w:sz="0" w:space="0" w:color="auto"/>
                <w:right w:val="none" w:sz="0" w:space="0" w:color="auto"/>
              </w:divBdr>
            </w:div>
            <w:div w:id="1856579234">
              <w:marLeft w:val="0"/>
              <w:marRight w:val="0"/>
              <w:marTop w:val="0"/>
              <w:marBottom w:val="0"/>
              <w:divBdr>
                <w:top w:val="none" w:sz="0" w:space="0" w:color="auto"/>
                <w:left w:val="none" w:sz="0" w:space="0" w:color="auto"/>
                <w:bottom w:val="none" w:sz="0" w:space="0" w:color="auto"/>
                <w:right w:val="none" w:sz="0" w:space="0" w:color="auto"/>
              </w:divBdr>
            </w:div>
            <w:div w:id="1973553343">
              <w:marLeft w:val="0"/>
              <w:marRight w:val="0"/>
              <w:marTop w:val="0"/>
              <w:marBottom w:val="0"/>
              <w:divBdr>
                <w:top w:val="none" w:sz="0" w:space="0" w:color="auto"/>
                <w:left w:val="none" w:sz="0" w:space="0" w:color="auto"/>
                <w:bottom w:val="none" w:sz="0" w:space="0" w:color="auto"/>
                <w:right w:val="none" w:sz="0" w:space="0" w:color="auto"/>
              </w:divBdr>
            </w:div>
            <w:div w:id="2069069485">
              <w:marLeft w:val="0"/>
              <w:marRight w:val="0"/>
              <w:marTop w:val="0"/>
              <w:marBottom w:val="0"/>
              <w:divBdr>
                <w:top w:val="none" w:sz="0" w:space="0" w:color="auto"/>
                <w:left w:val="none" w:sz="0" w:space="0" w:color="auto"/>
                <w:bottom w:val="none" w:sz="0" w:space="0" w:color="auto"/>
                <w:right w:val="none" w:sz="0" w:space="0" w:color="auto"/>
              </w:divBdr>
            </w:div>
          </w:divsChild>
        </w:div>
        <w:div w:id="301428215">
          <w:marLeft w:val="0"/>
          <w:marRight w:val="0"/>
          <w:marTop w:val="0"/>
          <w:marBottom w:val="0"/>
          <w:divBdr>
            <w:top w:val="none" w:sz="0" w:space="0" w:color="auto"/>
            <w:left w:val="none" w:sz="0" w:space="0" w:color="auto"/>
            <w:bottom w:val="none" w:sz="0" w:space="0" w:color="auto"/>
            <w:right w:val="none" w:sz="0" w:space="0" w:color="auto"/>
          </w:divBdr>
          <w:divsChild>
            <w:div w:id="217976312">
              <w:marLeft w:val="0"/>
              <w:marRight w:val="0"/>
              <w:marTop w:val="0"/>
              <w:marBottom w:val="0"/>
              <w:divBdr>
                <w:top w:val="none" w:sz="0" w:space="0" w:color="auto"/>
                <w:left w:val="none" w:sz="0" w:space="0" w:color="auto"/>
                <w:bottom w:val="none" w:sz="0" w:space="0" w:color="auto"/>
                <w:right w:val="none" w:sz="0" w:space="0" w:color="auto"/>
              </w:divBdr>
              <w:divsChild>
                <w:div w:id="58940387">
                  <w:marLeft w:val="0"/>
                  <w:marRight w:val="0"/>
                  <w:marTop w:val="0"/>
                  <w:marBottom w:val="0"/>
                  <w:divBdr>
                    <w:top w:val="none" w:sz="0" w:space="0" w:color="auto"/>
                    <w:left w:val="none" w:sz="0" w:space="0" w:color="auto"/>
                    <w:bottom w:val="none" w:sz="0" w:space="0" w:color="auto"/>
                    <w:right w:val="none" w:sz="0" w:space="0" w:color="auto"/>
                  </w:divBdr>
                </w:div>
                <w:div w:id="582253925">
                  <w:marLeft w:val="0"/>
                  <w:marRight w:val="0"/>
                  <w:marTop w:val="0"/>
                  <w:marBottom w:val="0"/>
                  <w:divBdr>
                    <w:top w:val="none" w:sz="0" w:space="0" w:color="auto"/>
                    <w:left w:val="none" w:sz="0" w:space="0" w:color="auto"/>
                    <w:bottom w:val="none" w:sz="0" w:space="0" w:color="auto"/>
                    <w:right w:val="none" w:sz="0" w:space="0" w:color="auto"/>
                  </w:divBdr>
                </w:div>
                <w:div w:id="612320404">
                  <w:marLeft w:val="0"/>
                  <w:marRight w:val="0"/>
                  <w:marTop w:val="0"/>
                  <w:marBottom w:val="0"/>
                  <w:divBdr>
                    <w:top w:val="none" w:sz="0" w:space="0" w:color="auto"/>
                    <w:left w:val="none" w:sz="0" w:space="0" w:color="auto"/>
                    <w:bottom w:val="none" w:sz="0" w:space="0" w:color="auto"/>
                    <w:right w:val="none" w:sz="0" w:space="0" w:color="auto"/>
                  </w:divBdr>
                </w:div>
                <w:div w:id="680010592">
                  <w:marLeft w:val="0"/>
                  <w:marRight w:val="0"/>
                  <w:marTop w:val="0"/>
                  <w:marBottom w:val="0"/>
                  <w:divBdr>
                    <w:top w:val="none" w:sz="0" w:space="0" w:color="auto"/>
                    <w:left w:val="none" w:sz="0" w:space="0" w:color="auto"/>
                    <w:bottom w:val="none" w:sz="0" w:space="0" w:color="auto"/>
                    <w:right w:val="none" w:sz="0" w:space="0" w:color="auto"/>
                  </w:divBdr>
                </w:div>
                <w:div w:id="695078773">
                  <w:marLeft w:val="0"/>
                  <w:marRight w:val="0"/>
                  <w:marTop w:val="0"/>
                  <w:marBottom w:val="0"/>
                  <w:divBdr>
                    <w:top w:val="none" w:sz="0" w:space="0" w:color="auto"/>
                    <w:left w:val="none" w:sz="0" w:space="0" w:color="auto"/>
                    <w:bottom w:val="none" w:sz="0" w:space="0" w:color="auto"/>
                    <w:right w:val="none" w:sz="0" w:space="0" w:color="auto"/>
                  </w:divBdr>
                </w:div>
                <w:div w:id="1070276998">
                  <w:marLeft w:val="0"/>
                  <w:marRight w:val="0"/>
                  <w:marTop w:val="0"/>
                  <w:marBottom w:val="0"/>
                  <w:divBdr>
                    <w:top w:val="none" w:sz="0" w:space="0" w:color="auto"/>
                    <w:left w:val="none" w:sz="0" w:space="0" w:color="auto"/>
                    <w:bottom w:val="none" w:sz="0" w:space="0" w:color="auto"/>
                    <w:right w:val="none" w:sz="0" w:space="0" w:color="auto"/>
                  </w:divBdr>
                </w:div>
                <w:div w:id="1905600523">
                  <w:marLeft w:val="0"/>
                  <w:marRight w:val="0"/>
                  <w:marTop w:val="0"/>
                  <w:marBottom w:val="0"/>
                  <w:divBdr>
                    <w:top w:val="none" w:sz="0" w:space="0" w:color="auto"/>
                    <w:left w:val="none" w:sz="0" w:space="0" w:color="auto"/>
                    <w:bottom w:val="none" w:sz="0" w:space="0" w:color="auto"/>
                    <w:right w:val="none" w:sz="0" w:space="0" w:color="auto"/>
                  </w:divBdr>
                </w:div>
                <w:div w:id="2003045209">
                  <w:marLeft w:val="0"/>
                  <w:marRight w:val="0"/>
                  <w:marTop w:val="0"/>
                  <w:marBottom w:val="0"/>
                  <w:divBdr>
                    <w:top w:val="none" w:sz="0" w:space="0" w:color="auto"/>
                    <w:left w:val="none" w:sz="0" w:space="0" w:color="auto"/>
                    <w:bottom w:val="none" w:sz="0" w:space="0" w:color="auto"/>
                    <w:right w:val="none" w:sz="0" w:space="0" w:color="auto"/>
                  </w:divBdr>
                </w:div>
              </w:divsChild>
            </w:div>
            <w:div w:id="282427247">
              <w:marLeft w:val="0"/>
              <w:marRight w:val="0"/>
              <w:marTop w:val="0"/>
              <w:marBottom w:val="0"/>
              <w:divBdr>
                <w:top w:val="none" w:sz="0" w:space="0" w:color="auto"/>
                <w:left w:val="none" w:sz="0" w:space="0" w:color="auto"/>
                <w:bottom w:val="none" w:sz="0" w:space="0" w:color="auto"/>
                <w:right w:val="none" w:sz="0" w:space="0" w:color="auto"/>
              </w:divBdr>
            </w:div>
            <w:div w:id="717556301">
              <w:marLeft w:val="0"/>
              <w:marRight w:val="0"/>
              <w:marTop w:val="0"/>
              <w:marBottom w:val="0"/>
              <w:divBdr>
                <w:top w:val="none" w:sz="0" w:space="0" w:color="auto"/>
                <w:left w:val="none" w:sz="0" w:space="0" w:color="auto"/>
                <w:bottom w:val="none" w:sz="0" w:space="0" w:color="auto"/>
                <w:right w:val="none" w:sz="0" w:space="0" w:color="auto"/>
              </w:divBdr>
            </w:div>
            <w:div w:id="1040664178">
              <w:marLeft w:val="0"/>
              <w:marRight w:val="0"/>
              <w:marTop w:val="0"/>
              <w:marBottom w:val="0"/>
              <w:divBdr>
                <w:top w:val="none" w:sz="0" w:space="0" w:color="auto"/>
                <w:left w:val="none" w:sz="0" w:space="0" w:color="auto"/>
                <w:bottom w:val="none" w:sz="0" w:space="0" w:color="auto"/>
                <w:right w:val="none" w:sz="0" w:space="0" w:color="auto"/>
              </w:divBdr>
            </w:div>
            <w:div w:id="1054423340">
              <w:marLeft w:val="0"/>
              <w:marRight w:val="0"/>
              <w:marTop w:val="0"/>
              <w:marBottom w:val="0"/>
              <w:divBdr>
                <w:top w:val="none" w:sz="0" w:space="0" w:color="auto"/>
                <w:left w:val="none" w:sz="0" w:space="0" w:color="auto"/>
                <w:bottom w:val="none" w:sz="0" w:space="0" w:color="auto"/>
                <w:right w:val="none" w:sz="0" w:space="0" w:color="auto"/>
              </w:divBdr>
            </w:div>
            <w:div w:id="1124422820">
              <w:marLeft w:val="0"/>
              <w:marRight w:val="0"/>
              <w:marTop w:val="0"/>
              <w:marBottom w:val="0"/>
              <w:divBdr>
                <w:top w:val="none" w:sz="0" w:space="0" w:color="auto"/>
                <w:left w:val="none" w:sz="0" w:space="0" w:color="auto"/>
                <w:bottom w:val="none" w:sz="0" w:space="0" w:color="auto"/>
                <w:right w:val="none" w:sz="0" w:space="0" w:color="auto"/>
              </w:divBdr>
            </w:div>
            <w:div w:id="1556622332">
              <w:marLeft w:val="0"/>
              <w:marRight w:val="0"/>
              <w:marTop w:val="0"/>
              <w:marBottom w:val="0"/>
              <w:divBdr>
                <w:top w:val="none" w:sz="0" w:space="0" w:color="auto"/>
                <w:left w:val="none" w:sz="0" w:space="0" w:color="auto"/>
                <w:bottom w:val="none" w:sz="0" w:space="0" w:color="auto"/>
                <w:right w:val="none" w:sz="0" w:space="0" w:color="auto"/>
              </w:divBdr>
            </w:div>
            <w:div w:id="1695224010">
              <w:marLeft w:val="0"/>
              <w:marRight w:val="0"/>
              <w:marTop w:val="0"/>
              <w:marBottom w:val="0"/>
              <w:divBdr>
                <w:top w:val="none" w:sz="0" w:space="0" w:color="auto"/>
                <w:left w:val="none" w:sz="0" w:space="0" w:color="auto"/>
                <w:bottom w:val="none" w:sz="0" w:space="0" w:color="auto"/>
                <w:right w:val="none" w:sz="0" w:space="0" w:color="auto"/>
              </w:divBdr>
            </w:div>
            <w:div w:id="1772361882">
              <w:marLeft w:val="0"/>
              <w:marRight w:val="0"/>
              <w:marTop w:val="0"/>
              <w:marBottom w:val="0"/>
              <w:divBdr>
                <w:top w:val="none" w:sz="0" w:space="0" w:color="auto"/>
                <w:left w:val="none" w:sz="0" w:space="0" w:color="auto"/>
                <w:bottom w:val="none" w:sz="0" w:space="0" w:color="auto"/>
                <w:right w:val="none" w:sz="0" w:space="0" w:color="auto"/>
              </w:divBdr>
            </w:div>
          </w:divsChild>
        </w:div>
        <w:div w:id="307243701">
          <w:marLeft w:val="0"/>
          <w:marRight w:val="0"/>
          <w:marTop w:val="0"/>
          <w:marBottom w:val="0"/>
          <w:divBdr>
            <w:top w:val="none" w:sz="0" w:space="0" w:color="auto"/>
            <w:left w:val="none" w:sz="0" w:space="0" w:color="auto"/>
            <w:bottom w:val="none" w:sz="0" w:space="0" w:color="auto"/>
            <w:right w:val="none" w:sz="0" w:space="0" w:color="auto"/>
          </w:divBdr>
          <w:divsChild>
            <w:div w:id="193275861">
              <w:marLeft w:val="0"/>
              <w:marRight w:val="0"/>
              <w:marTop w:val="0"/>
              <w:marBottom w:val="0"/>
              <w:divBdr>
                <w:top w:val="none" w:sz="0" w:space="0" w:color="auto"/>
                <w:left w:val="none" w:sz="0" w:space="0" w:color="auto"/>
                <w:bottom w:val="none" w:sz="0" w:space="0" w:color="auto"/>
                <w:right w:val="none" w:sz="0" w:space="0" w:color="auto"/>
              </w:divBdr>
            </w:div>
            <w:div w:id="1138838182">
              <w:marLeft w:val="0"/>
              <w:marRight w:val="0"/>
              <w:marTop w:val="0"/>
              <w:marBottom w:val="0"/>
              <w:divBdr>
                <w:top w:val="none" w:sz="0" w:space="0" w:color="auto"/>
                <w:left w:val="none" w:sz="0" w:space="0" w:color="auto"/>
                <w:bottom w:val="none" w:sz="0" w:space="0" w:color="auto"/>
                <w:right w:val="none" w:sz="0" w:space="0" w:color="auto"/>
              </w:divBdr>
              <w:divsChild>
                <w:div w:id="795028025">
                  <w:marLeft w:val="0"/>
                  <w:marRight w:val="0"/>
                  <w:marTop w:val="0"/>
                  <w:marBottom w:val="0"/>
                  <w:divBdr>
                    <w:top w:val="none" w:sz="0" w:space="0" w:color="auto"/>
                    <w:left w:val="none" w:sz="0" w:space="0" w:color="auto"/>
                    <w:bottom w:val="none" w:sz="0" w:space="0" w:color="auto"/>
                    <w:right w:val="none" w:sz="0" w:space="0" w:color="auto"/>
                  </w:divBdr>
                </w:div>
                <w:div w:id="797603402">
                  <w:marLeft w:val="0"/>
                  <w:marRight w:val="0"/>
                  <w:marTop w:val="0"/>
                  <w:marBottom w:val="0"/>
                  <w:divBdr>
                    <w:top w:val="none" w:sz="0" w:space="0" w:color="auto"/>
                    <w:left w:val="none" w:sz="0" w:space="0" w:color="auto"/>
                    <w:bottom w:val="none" w:sz="0" w:space="0" w:color="auto"/>
                    <w:right w:val="none" w:sz="0" w:space="0" w:color="auto"/>
                  </w:divBdr>
                </w:div>
                <w:div w:id="1013334856">
                  <w:marLeft w:val="0"/>
                  <w:marRight w:val="0"/>
                  <w:marTop w:val="0"/>
                  <w:marBottom w:val="0"/>
                  <w:divBdr>
                    <w:top w:val="none" w:sz="0" w:space="0" w:color="auto"/>
                    <w:left w:val="none" w:sz="0" w:space="0" w:color="auto"/>
                    <w:bottom w:val="none" w:sz="0" w:space="0" w:color="auto"/>
                    <w:right w:val="none" w:sz="0" w:space="0" w:color="auto"/>
                  </w:divBdr>
                </w:div>
                <w:div w:id="1133642994">
                  <w:marLeft w:val="0"/>
                  <w:marRight w:val="0"/>
                  <w:marTop w:val="0"/>
                  <w:marBottom w:val="0"/>
                  <w:divBdr>
                    <w:top w:val="none" w:sz="0" w:space="0" w:color="auto"/>
                    <w:left w:val="none" w:sz="0" w:space="0" w:color="auto"/>
                    <w:bottom w:val="none" w:sz="0" w:space="0" w:color="auto"/>
                    <w:right w:val="none" w:sz="0" w:space="0" w:color="auto"/>
                  </w:divBdr>
                </w:div>
                <w:div w:id="1695645566">
                  <w:marLeft w:val="0"/>
                  <w:marRight w:val="0"/>
                  <w:marTop w:val="0"/>
                  <w:marBottom w:val="0"/>
                  <w:divBdr>
                    <w:top w:val="none" w:sz="0" w:space="0" w:color="auto"/>
                    <w:left w:val="none" w:sz="0" w:space="0" w:color="auto"/>
                    <w:bottom w:val="none" w:sz="0" w:space="0" w:color="auto"/>
                    <w:right w:val="none" w:sz="0" w:space="0" w:color="auto"/>
                  </w:divBdr>
                </w:div>
              </w:divsChild>
            </w:div>
            <w:div w:id="1333995278">
              <w:marLeft w:val="0"/>
              <w:marRight w:val="0"/>
              <w:marTop w:val="0"/>
              <w:marBottom w:val="0"/>
              <w:divBdr>
                <w:top w:val="none" w:sz="0" w:space="0" w:color="auto"/>
                <w:left w:val="none" w:sz="0" w:space="0" w:color="auto"/>
                <w:bottom w:val="none" w:sz="0" w:space="0" w:color="auto"/>
                <w:right w:val="none" w:sz="0" w:space="0" w:color="auto"/>
              </w:divBdr>
            </w:div>
            <w:div w:id="1452743818">
              <w:marLeft w:val="0"/>
              <w:marRight w:val="0"/>
              <w:marTop w:val="0"/>
              <w:marBottom w:val="0"/>
              <w:divBdr>
                <w:top w:val="none" w:sz="0" w:space="0" w:color="auto"/>
                <w:left w:val="none" w:sz="0" w:space="0" w:color="auto"/>
                <w:bottom w:val="none" w:sz="0" w:space="0" w:color="auto"/>
                <w:right w:val="none" w:sz="0" w:space="0" w:color="auto"/>
              </w:divBdr>
            </w:div>
            <w:div w:id="1644583742">
              <w:marLeft w:val="0"/>
              <w:marRight w:val="0"/>
              <w:marTop w:val="0"/>
              <w:marBottom w:val="0"/>
              <w:divBdr>
                <w:top w:val="none" w:sz="0" w:space="0" w:color="auto"/>
                <w:left w:val="none" w:sz="0" w:space="0" w:color="auto"/>
                <w:bottom w:val="none" w:sz="0" w:space="0" w:color="auto"/>
                <w:right w:val="none" w:sz="0" w:space="0" w:color="auto"/>
              </w:divBdr>
            </w:div>
            <w:div w:id="1665087361">
              <w:marLeft w:val="0"/>
              <w:marRight w:val="0"/>
              <w:marTop w:val="0"/>
              <w:marBottom w:val="0"/>
              <w:divBdr>
                <w:top w:val="none" w:sz="0" w:space="0" w:color="auto"/>
                <w:left w:val="none" w:sz="0" w:space="0" w:color="auto"/>
                <w:bottom w:val="none" w:sz="0" w:space="0" w:color="auto"/>
                <w:right w:val="none" w:sz="0" w:space="0" w:color="auto"/>
              </w:divBdr>
            </w:div>
          </w:divsChild>
        </w:div>
        <w:div w:id="313609836">
          <w:marLeft w:val="0"/>
          <w:marRight w:val="0"/>
          <w:marTop w:val="0"/>
          <w:marBottom w:val="0"/>
          <w:divBdr>
            <w:top w:val="none" w:sz="0" w:space="0" w:color="auto"/>
            <w:left w:val="none" w:sz="0" w:space="0" w:color="auto"/>
            <w:bottom w:val="none" w:sz="0" w:space="0" w:color="auto"/>
            <w:right w:val="none" w:sz="0" w:space="0" w:color="auto"/>
          </w:divBdr>
          <w:divsChild>
            <w:div w:id="460727471">
              <w:marLeft w:val="0"/>
              <w:marRight w:val="0"/>
              <w:marTop w:val="0"/>
              <w:marBottom w:val="0"/>
              <w:divBdr>
                <w:top w:val="none" w:sz="0" w:space="0" w:color="auto"/>
                <w:left w:val="none" w:sz="0" w:space="0" w:color="auto"/>
                <w:bottom w:val="none" w:sz="0" w:space="0" w:color="auto"/>
                <w:right w:val="none" w:sz="0" w:space="0" w:color="auto"/>
              </w:divBdr>
            </w:div>
            <w:div w:id="1729527327">
              <w:marLeft w:val="0"/>
              <w:marRight w:val="0"/>
              <w:marTop w:val="0"/>
              <w:marBottom w:val="0"/>
              <w:divBdr>
                <w:top w:val="none" w:sz="0" w:space="0" w:color="auto"/>
                <w:left w:val="none" w:sz="0" w:space="0" w:color="auto"/>
                <w:bottom w:val="none" w:sz="0" w:space="0" w:color="auto"/>
                <w:right w:val="none" w:sz="0" w:space="0" w:color="auto"/>
              </w:divBdr>
              <w:divsChild>
                <w:div w:id="144811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69480">
          <w:marLeft w:val="0"/>
          <w:marRight w:val="0"/>
          <w:marTop w:val="0"/>
          <w:marBottom w:val="0"/>
          <w:divBdr>
            <w:top w:val="none" w:sz="0" w:space="0" w:color="auto"/>
            <w:left w:val="none" w:sz="0" w:space="0" w:color="auto"/>
            <w:bottom w:val="none" w:sz="0" w:space="0" w:color="auto"/>
            <w:right w:val="none" w:sz="0" w:space="0" w:color="auto"/>
          </w:divBdr>
          <w:divsChild>
            <w:div w:id="223227375">
              <w:marLeft w:val="0"/>
              <w:marRight w:val="0"/>
              <w:marTop w:val="0"/>
              <w:marBottom w:val="0"/>
              <w:divBdr>
                <w:top w:val="none" w:sz="0" w:space="0" w:color="auto"/>
                <w:left w:val="none" w:sz="0" w:space="0" w:color="auto"/>
                <w:bottom w:val="none" w:sz="0" w:space="0" w:color="auto"/>
                <w:right w:val="none" w:sz="0" w:space="0" w:color="auto"/>
              </w:divBdr>
            </w:div>
            <w:div w:id="240070927">
              <w:marLeft w:val="0"/>
              <w:marRight w:val="0"/>
              <w:marTop w:val="0"/>
              <w:marBottom w:val="0"/>
              <w:divBdr>
                <w:top w:val="none" w:sz="0" w:space="0" w:color="auto"/>
                <w:left w:val="none" w:sz="0" w:space="0" w:color="auto"/>
                <w:bottom w:val="none" w:sz="0" w:space="0" w:color="auto"/>
                <w:right w:val="none" w:sz="0" w:space="0" w:color="auto"/>
              </w:divBdr>
            </w:div>
            <w:div w:id="327367696">
              <w:marLeft w:val="0"/>
              <w:marRight w:val="0"/>
              <w:marTop w:val="0"/>
              <w:marBottom w:val="0"/>
              <w:divBdr>
                <w:top w:val="none" w:sz="0" w:space="0" w:color="auto"/>
                <w:left w:val="none" w:sz="0" w:space="0" w:color="auto"/>
                <w:bottom w:val="none" w:sz="0" w:space="0" w:color="auto"/>
                <w:right w:val="none" w:sz="0" w:space="0" w:color="auto"/>
              </w:divBdr>
            </w:div>
            <w:div w:id="436213162">
              <w:marLeft w:val="0"/>
              <w:marRight w:val="0"/>
              <w:marTop w:val="0"/>
              <w:marBottom w:val="0"/>
              <w:divBdr>
                <w:top w:val="none" w:sz="0" w:space="0" w:color="auto"/>
                <w:left w:val="none" w:sz="0" w:space="0" w:color="auto"/>
                <w:bottom w:val="none" w:sz="0" w:space="0" w:color="auto"/>
                <w:right w:val="none" w:sz="0" w:space="0" w:color="auto"/>
              </w:divBdr>
            </w:div>
            <w:div w:id="547179493">
              <w:marLeft w:val="0"/>
              <w:marRight w:val="0"/>
              <w:marTop w:val="0"/>
              <w:marBottom w:val="0"/>
              <w:divBdr>
                <w:top w:val="none" w:sz="0" w:space="0" w:color="auto"/>
                <w:left w:val="none" w:sz="0" w:space="0" w:color="auto"/>
                <w:bottom w:val="none" w:sz="0" w:space="0" w:color="auto"/>
                <w:right w:val="none" w:sz="0" w:space="0" w:color="auto"/>
              </w:divBdr>
              <w:divsChild>
                <w:div w:id="106003316">
                  <w:marLeft w:val="0"/>
                  <w:marRight w:val="0"/>
                  <w:marTop w:val="0"/>
                  <w:marBottom w:val="0"/>
                  <w:divBdr>
                    <w:top w:val="none" w:sz="0" w:space="0" w:color="auto"/>
                    <w:left w:val="none" w:sz="0" w:space="0" w:color="auto"/>
                    <w:bottom w:val="none" w:sz="0" w:space="0" w:color="auto"/>
                    <w:right w:val="none" w:sz="0" w:space="0" w:color="auto"/>
                  </w:divBdr>
                </w:div>
                <w:div w:id="202718779">
                  <w:marLeft w:val="0"/>
                  <w:marRight w:val="0"/>
                  <w:marTop w:val="0"/>
                  <w:marBottom w:val="0"/>
                  <w:divBdr>
                    <w:top w:val="none" w:sz="0" w:space="0" w:color="auto"/>
                    <w:left w:val="none" w:sz="0" w:space="0" w:color="auto"/>
                    <w:bottom w:val="none" w:sz="0" w:space="0" w:color="auto"/>
                    <w:right w:val="none" w:sz="0" w:space="0" w:color="auto"/>
                  </w:divBdr>
                </w:div>
                <w:div w:id="518663116">
                  <w:marLeft w:val="0"/>
                  <w:marRight w:val="0"/>
                  <w:marTop w:val="0"/>
                  <w:marBottom w:val="0"/>
                  <w:divBdr>
                    <w:top w:val="none" w:sz="0" w:space="0" w:color="auto"/>
                    <w:left w:val="none" w:sz="0" w:space="0" w:color="auto"/>
                    <w:bottom w:val="none" w:sz="0" w:space="0" w:color="auto"/>
                    <w:right w:val="none" w:sz="0" w:space="0" w:color="auto"/>
                  </w:divBdr>
                </w:div>
                <w:div w:id="520096289">
                  <w:marLeft w:val="0"/>
                  <w:marRight w:val="0"/>
                  <w:marTop w:val="0"/>
                  <w:marBottom w:val="0"/>
                  <w:divBdr>
                    <w:top w:val="none" w:sz="0" w:space="0" w:color="auto"/>
                    <w:left w:val="none" w:sz="0" w:space="0" w:color="auto"/>
                    <w:bottom w:val="none" w:sz="0" w:space="0" w:color="auto"/>
                    <w:right w:val="none" w:sz="0" w:space="0" w:color="auto"/>
                  </w:divBdr>
                </w:div>
                <w:div w:id="647712199">
                  <w:marLeft w:val="0"/>
                  <w:marRight w:val="0"/>
                  <w:marTop w:val="0"/>
                  <w:marBottom w:val="0"/>
                  <w:divBdr>
                    <w:top w:val="none" w:sz="0" w:space="0" w:color="auto"/>
                    <w:left w:val="none" w:sz="0" w:space="0" w:color="auto"/>
                    <w:bottom w:val="none" w:sz="0" w:space="0" w:color="auto"/>
                    <w:right w:val="none" w:sz="0" w:space="0" w:color="auto"/>
                  </w:divBdr>
                </w:div>
                <w:div w:id="871309283">
                  <w:marLeft w:val="0"/>
                  <w:marRight w:val="0"/>
                  <w:marTop w:val="0"/>
                  <w:marBottom w:val="0"/>
                  <w:divBdr>
                    <w:top w:val="none" w:sz="0" w:space="0" w:color="auto"/>
                    <w:left w:val="none" w:sz="0" w:space="0" w:color="auto"/>
                    <w:bottom w:val="none" w:sz="0" w:space="0" w:color="auto"/>
                    <w:right w:val="none" w:sz="0" w:space="0" w:color="auto"/>
                  </w:divBdr>
                </w:div>
                <w:div w:id="1081827772">
                  <w:marLeft w:val="0"/>
                  <w:marRight w:val="0"/>
                  <w:marTop w:val="0"/>
                  <w:marBottom w:val="0"/>
                  <w:divBdr>
                    <w:top w:val="none" w:sz="0" w:space="0" w:color="auto"/>
                    <w:left w:val="none" w:sz="0" w:space="0" w:color="auto"/>
                    <w:bottom w:val="none" w:sz="0" w:space="0" w:color="auto"/>
                    <w:right w:val="none" w:sz="0" w:space="0" w:color="auto"/>
                  </w:divBdr>
                </w:div>
                <w:div w:id="1243635842">
                  <w:marLeft w:val="0"/>
                  <w:marRight w:val="0"/>
                  <w:marTop w:val="0"/>
                  <w:marBottom w:val="0"/>
                  <w:divBdr>
                    <w:top w:val="none" w:sz="0" w:space="0" w:color="auto"/>
                    <w:left w:val="none" w:sz="0" w:space="0" w:color="auto"/>
                    <w:bottom w:val="none" w:sz="0" w:space="0" w:color="auto"/>
                    <w:right w:val="none" w:sz="0" w:space="0" w:color="auto"/>
                  </w:divBdr>
                </w:div>
                <w:div w:id="1401173606">
                  <w:marLeft w:val="0"/>
                  <w:marRight w:val="0"/>
                  <w:marTop w:val="0"/>
                  <w:marBottom w:val="0"/>
                  <w:divBdr>
                    <w:top w:val="none" w:sz="0" w:space="0" w:color="auto"/>
                    <w:left w:val="none" w:sz="0" w:space="0" w:color="auto"/>
                    <w:bottom w:val="none" w:sz="0" w:space="0" w:color="auto"/>
                    <w:right w:val="none" w:sz="0" w:space="0" w:color="auto"/>
                  </w:divBdr>
                </w:div>
                <w:div w:id="1678459012">
                  <w:marLeft w:val="0"/>
                  <w:marRight w:val="0"/>
                  <w:marTop w:val="0"/>
                  <w:marBottom w:val="0"/>
                  <w:divBdr>
                    <w:top w:val="none" w:sz="0" w:space="0" w:color="auto"/>
                    <w:left w:val="none" w:sz="0" w:space="0" w:color="auto"/>
                    <w:bottom w:val="none" w:sz="0" w:space="0" w:color="auto"/>
                    <w:right w:val="none" w:sz="0" w:space="0" w:color="auto"/>
                  </w:divBdr>
                </w:div>
                <w:div w:id="1759137493">
                  <w:marLeft w:val="0"/>
                  <w:marRight w:val="0"/>
                  <w:marTop w:val="0"/>
                  <w:marBottom w:val="0"/>
                  <w:divBdr>
                    <w:top w:val="none" w:sz="0" w:space="0" w:color="auto"/>
                    <w:left w:val="none" w:sz="0" w:space="0" w:color="auto"/>
                    <w:bottom w:val="none" w:sz="0" w:space="0" w:color="auto"/>
                    <w:right w:val="none" w:sz="0" w:space="0" w:color="auto"/>
                  </w:divBdr>
                </w:div>
                <w:div w:id="1799764509">
                  <w:marLeft w:val="0"/>
                  <w:marRight w:val="0"/>
                  <w:marTop w:val="0"/>
                  <w:marBottom w:val="0"/>
                  <w:divBdr>
                    <w:top w:val="none" w:sz="0" w:space="0" w:color="auto"/>
                    <w:left w:val="none" w:sz="0" w:space="0" w:color="auto"/>
                    <w:bottom w:val="none" w:sz="0" w:space="0" w:color="auto"/>
                    <w:right w:val="none" w:sz="0" w:space="0" w:color="auto"/>
                  </w:divBdr>
                </w:div>
                <w:div w:id="1853451689">
                  <w:marLeft w:val="0"/>
                  <w:marRight w:val="0"/>
                  <w:marTop w:val="0"/>
                  <w:marBottom w:val="0"/>
                  <w:divBdr>
                    <w:top w:val="none" w:sz="0" w:space="0" w:color="auto"/>
                    <w:left w:val="none" w:sz="0" w:space="0" w:color="auto"/>
                    <w:bottom w:val="none" w:sz="0" w:space="0" w:color="auto"/>
                    <w:right w:val="none" w:sz="0" w:space="0" w:color="auto"/>
                  </w:divBdr>
                </w:div>
                <w:div w:id="1925844096">
                  <w:marLeft w:val="0"/>
                  <w:marRight w:val="0"/>
                  <w:marTop w:val="0"/>
                  <w:marBottom w:val="0"/>
                  <w:divBdr>
                    <w:top w:val="none" w:sz="0" w:space="0" w:color="auto"/>
                    <w:left w:val="none" w:sz="0" w:space="0" w:color="auto"/>
                    <w:bottom w:val="none" w:sz="0" w:space="0" w:color="auto"/>
                    <w:right w:val="none" w:sz="0" w:space="0" w:color="auto"/>
                  </w:divBdr>
                </w:div>
                <w:div w:id="1945840146">
                  <w:marLeft w:val="0"/>
                  <w:marRight w:val="0"/>
                  <w:marTop w:val="0"/>
                  <w:marBottom w:val="0"/>
                  <w:divBdr>
                    <w:top w:val="none" w:sz="0" w:space="0" w:color="auto"/>
                    <w:left w:val="none" w:sz="0" w:space="0" w:color="auto"/>
                    <w:bottom w:val="none" w:sz="0" w:space="0" w:color="auto"/>
                    <w:right w:val="none" w:sz="0" w:space="0" w:color="auto"/>
                  </w:divBdr>
                </w:div>
                <w:div w:id="1959874241">
                  <w:marLeft w:val="0"/>
                  <w:marRight w:val="0"/>
                  <w:marTop w:val="0"/>
                  <w:marBottom w:val="0"/>
                  <w:divBdr>
                    <w:top w:val="none" w:sz="0" w:space="0" w:color="auto"/>
                    <w:left w:val="none" w:sz="0" w:space="0" w:color="auto"/>
                    <w:bottom w:val="none" w:sz="0" w:space="0" w:color="auto"/>
                    <w:right w:val="none" w:sz="0" w:space="0" w:color="auto"/>
                  </w:divBdr>
                </w:div>
                <w:div w:id="1997300379">
                  <w:marLeft w:val="0"/>
                  <w:marRight w:val="0"/>
                  <w:marTop w:val="0"/>
                  <w:marBottom w:val="0"/>
                  <w:divBdr>
                    <w:top w:val="none" w:sz="0" w:space="0" w:color="auto"/>
                    <w:left w:val="none" w:sz="0" w:space="0" w:color="auto"/>
                    <w:bottom w:val="none" w:sz="0" w:space="0" w:color="auto"/>
                    <w:right w:val="none" w:sz="0" w:space="0" w:color="auto"/>
                  </w:divBdr>
                </w:div>
                <w:div w:id="2000814773">
                  <w:marLeft w:val="0"/>
                  <w:marRight w:val="0"/>
                  <w:marTop w:val="0"/>
                  <w:marBottom w:val="0"/>
                  <w:divBdr>
                    <w:top w:val="none" w:sz="0" w:space="0" w:color="auto"/>
                    <w:left w:val="none" w:sz="0" w:space="0" w:color="auto"/>
                    <w:bottom w:val="none" w:sz="0" w:space="0" w:color="auto"/>
                    <w:right w:val="none" w:sz="0" w:space="0" w:color="auto"/>
                  </w:divBdr>
                </w:div>
                <w:div w:id="2079204316">
                  <w:marLeft w:val="0"/>
                  <w:marRight w:val="0"/>
                  <w:marTop w:val="0"/>
                  <w:marBottom w:val="0"/>
                  <w:divBdr>
                    <w:top w:val="none" w:sz="0" w:space="0" w:color="auto"/>
                    <w:left w:val="none" w:sz="0" w:space="0" w:color="auto"/>
                    <w:bottom w:val="none" w:sz="0" w:space="0" w:color="auto"/>
                    <w:right w:val="none" w:sz="0" w:space="0" w:color="auto"/>
                  </w:divBdr>
                </w:div>
                <w:div w:id="2125296908">
                  <w:marLeft w:val="0"/>
                  <w:marRight w:val="0"/>
                  <w:marTop w:val="0"/>
                  <w:marBottom w:val="0"/>
                  <w:divBdr>
                    <w:top w:val="none" w:sz="0" w:space="0" w:color="auto"/>
                    <w:left w:val="none" w:sz="0" w:space="0" w:color="auto"/>
                    <w:bottom w:val="none" w:sz="0" w:space="0" w:color="auto"/>
                    <w:right w:val="none" w:sz="0" w:space="0" w:color="auto"/>
                  </w:divBdr>
                </w:div>
              </w:divsChild>
            </w:div>
            <w:div w:id="697580286">
              <w:marLeft w:val="0"/>
              <w:marRight w:val="0"/>
              <w:marTop w:val="0"/>
              <w:marBottom w:val="0"/>
              <w:divBdr>
                <w:top w:val="none" w:sz="0" w:space="0" w:color="auto"/>
                <w:left w:val="none" w:sz="0" w:space="0" w:color="auto"/>
                <w:bottom w:val="none" w:sz="0" w:space="0" w:color="auto"/>
                <w:right w:val="none" w:sz="0" w:space="0" w:color="auto"/>
              </w:divBdr>
            </w:div>
            <w:div w:id="706756473">
              <w:marLeft w:val="0"/>
              <w:marRight w:val="0"/>
              <w:marTop w:val="0"/>
              <w:marBottom w:val="0"/>
              <w:divBdr>
                <w:top w:val="none" w:sz="0" w:space="0" w:color="auto"/>
                <w:left w:val="none" w:sz="0" w:space="0" w:color="auto"/>
                <w:bottom w:val="none" w:sz="0" w:space="0" w:color="auto"/>
                <w:right w:val="none" w:sz="0" w:space="0" w:color="auto"/>
              </w:divBdr>
            </w:div>
            <w:div w:id="731466617">
              <w:marLeft w:val="0"/>
              <w:marRight w:val="0"/>
              <w:marTop w:val="0"/>
              <w:marBottom w:val="0"/>
              <w:divBdr>
                <w:top w:val="none" w:sz="0" w:space="0" w:color="auto"/>
                <w:left w:val="none" w:sz="0" w:space="0" w:color="auto"/>
                <w:bottom w:val="none" w:sz="0" w:space="0" w:color="auto"/>
                <w:right w:val="none" w:sz="0" w:space="0" w:color="auto"/>
              </w:divBdr>
            </w:div>
            <w:div w:id="779377217">
              <w:marLeft w:val="0"/>
              <w:marRight w:val="0"/>
              <w:marTop w:val="0"/>
              <w:marBottom w:val="0"/>
              <w:divBdr>
                <w:top w:val="none" w:sz="0" w:space="0" w:color="auto"/>
                <w:left w:val="none" w:sz="0" w:space="0" w:color="auto"/>
                <w:bottom w:val="none" w:sz="0" w:space="0" w:color="auto"/>
                <w:right w:val="none" w:sz="0" w:space="0" w:color="auto"/>
              </w:divBdr>
            </w:div>
            <w:div w:id="859201893">
              <w:marLeft w:val="0"/>
              <w:marRight w:val="0"/>
              <w:marTop w:val="0"/>
              <w:marBottom w:val="0"/>
              <w:divBdr>
                <w:top w:val="none" w:sz="0" w:space="0" w:color="auto"/>
                <w:left w:val="none" w:sz="0" w:space="0" w:color="auto"/>
                <w:bottom w:val="none" w:sz="0" w:space="0" w:color="auto"/>
                <w:right w:val="none" w:sz="0" w:space="0" w:color="auto"/>
              </w:divBdr>
            </w:div>
            <w:div w:id="892427125">
              <w:marLeft w:val="0"/>
              <w:marRight w:val="0"/>
              <w:marTop w:val="0"/>
              <w:marBottom w:val="0"/>
              <w:divBdr>
                <w:top w:val="none" w:sz="0" w:space="0" w:color="auto"/>
                <w:left w:val="none" w:sz="0" w:space="0" w:color="auto"/>
                <w:bottom w:val="none" w:sz="0" w:space="0" w:color="auto"/>
                <w:right w:val="none" w:sz="0" w:space="0" w:color="auto"/>
              </w:divBdr>
            </w:div>
            <w:div w:id="1054432598">
              <w:marLeft w:val="0"/>
              <w:marRight w:val="0"/>
              <w:marTop w:val="0"/>
              <w:marBottom w:val="0"/>
              <w:divBdr>
                <w:top w:val="none" w:sz="0" w:space="0" w:color="auto"/>
                <w:left w:val="none" w:sz="0" w:space="0" w:color="auto"/>
                <w:bottom w:val="none" w:sz="0" w:space="0" w:color="auto"/>
                <w:right w:val="none" w:sz="0" w:space="0" w:color="auto"/>
              </w:divBdr>
            </w:div>
            <w:div w:id="1082292165">
              <w:marLeft w:val="0"/>
              <w:marRight w:val="0"/>
              <w:marTop w:val="0"/>
              <w:marBottom w:val="0"/>
              <w:divBdr>
                <w:top w:val="none" w:sz="0" w:space="0" w:color="auto"/>
                <w:left w:val="none" w:sz="0" w:space="0" w:color="auto"/>
                <w:bottom w:val="none" w:sz="0" w:space="0" w:color="auto"/>
                <w:right w:val="none" w:sz="0" w:space="0" w:color="auto"/>
              </w:divBdr>
            </w:div>
            <w:div w:id="1349984441">
              <w:marLeft w:val="0"/>
              <w:marRight w:val="0"/>
              <w:marTop w:val="0"/>
              <w:marBottom w:val="0"/>
              <w:divBdr>
                <w:top w:val="none" w:sz="0" w:space="0" w:color="auto"/>
                <w:left w:val="none" w:sz="0" w:space="0" w:color="auto"/>
                <w:bottom w:val="none" w:sz="0" w:space="0" w:color="auto"/>
                <w:right w:val="none" w:sz="0" w:space="0" w:color="auto"/>
              </w:divBdr>
            </w:div>
            <w:div w:id="1481918152">
              <w:marLeft w:val="0"/>
              <w:marRight w:val="0"/>
              <w:marTop w:val="0"/>
              <w:marBottom w:val="0"/>
              <w:divBdr>
                <w:top w:val="none" w:sz="0" w:space="0" w:color="auto"/>
                <w:left w:val="none" w:sz="0" w:space="0" w:color="auto"/>
                <w:bottom w:val="none" w:sz="0" w:space="0" w:color="auto"/>
                <w:right w:val="none" w:sz="0" w:space="0" w:color="auto"/>
              </w:divBdr>
            </w:div>
            <w:div w:id="1629583191">
              <w:marLeft w:val="0"/>
              <w:marRight w:val="0"/>
              <w:marTop w:val="0"/>
              <w:marBottom w:val="0"/>
              <w:divBdr>
                <w:top w:val="none" w:sz="0" w:space="0" w:color="auto"/>
                <w:left w:val="none" w:sz="0" w:space="0" w:color="auto"/>
                <w:bottom w:val="none" w:sz="0" w:space="0" w:color="auto"/>
                <w:right w:val="none" w:sz="0" w:space="0" w:color="auto"/>
              </w:divBdr>
            </w:div>
            <w:div w:id="1639148437">
              <w:marLeft w:val="0"/>
              <w:marRight w:val="0"/>
              <w:marTop w:val="0"/>
              <w:marBottom w:val="0"/>
              <w:divBdr>
                <w:top w:val="none" w:sz="0" w:space="0" w:color="auto"/>
                <w:left w:val="none" w:sz="0" w:space="0" w:color="auto"/>
                <w:bottom w:val="none" w:sz="0" w:space="0" w:color="auto"/>
                <w:right w:val="none" w:sz="0" w:space="0" w:color="auto"/>
              </w:divBdr>
            </w:div>
            <w:div w:id="1728915213">
              <w:marLeft w:val="0"/>
              <w:marRight w:val="0"/>
              <w:marTop w:val="0"/>
              <w:marBottom w:val="0"/>
              <w:divBdr>
                <w:top w:val="none" w:sz="0" w:space="0" w:color="auto"/>
                <w:left w:val="none" w:sz="0" w:space="0" w:color="auto"/>
                <w:bottom w:val="none" w:sz="0" w:space="0" w:color="auto"/>
                <w:right w:val="none" w:sz="0" w:space="0" w:color="auto"/>
              </w:divBdr>
            </w:div>
            <w:div w:id="1739208858">
              <w:marLeft w:val="0"/>
              <w:marRight w:val="0"/>
              <w:marTop w:val="0"/>
              <w:marBottom w:val="0"/>
              <w:divBdr>
                <w:top w:val="none" w:sz="0" w:space="0" w:color="auto"/>
                <w:left w:val="none" w:sz="0" w:space="0" w:color="auto"/>
                <w:bottom w:val="none" w:sz="0" w:space="0" w:color="auto"/>
                <w:right w:val="none" w:sz="0" w:space="0" w:color="auto"/>
              </w:divBdr>
            </w:div>
            <w:div w:id="1810971585">
              <w:marLeft w:val="0"/>
              <w:marRight w:val="0"/>
              <w:marTop w:val="0"/>
              <w:marBottom w:val="0"/>
              <w:divBdr>
                <w:top w:val="none" w:sz="0" w:space="0" w:color="auto"/>
                <w:left w:val="none" w:sz="0" w:space="0" w:color="auto"/>
                <w:bottom w:val="none" w:sz="0" w:space="0" w:color="auto"/>
                <w:right w:val="none" w:sz="0" w:space="0" w:color="auto"/>
              </w:divBdr>
            </w:div>
            <w:div w:id="1932079215">
              <w:marLeft w:val="0"/>
              <w:marRight w:val="0"/>
              <w:marTop w:val="0"/>
              <w:marBottom w:val="0"/>
              <w:divBdr>
                <w:top w:val="none" w:sz="0" w:space="0" w:color="auto"/>
                <w:left w:val="none" w:sz="0" w:space="0" w:color="auto"/>
                <w:bottom w:val="none" w:sz="0" w:space="0" w:color="auto"/>
                <w:right w:val="none" w:sz="0" w:space="0" w:color="auto"/>
              </w:divBdr>
            </w:div>
          </w:divsChild>
        </w:div>
        <w:div w:id="321199798">
          <w:marLeft w:val="0"/>
          <w:marRight w:val="0"/>
          <w:marTop w:val="0"/>
          <w:marBottom w:val="0"/>
          <w:divBdr>
            <w:top w:val="none" w:sz="0" w:space="0" w:color="auto"/>
            <w:left w:val="none" w:sz="0" w:space="0" w:color="auto"/>
            <w:bottom w:val="none" w:sz="0" w:space="0" w:color="auto"/>
            <w:right w:val="none" w:sz="0" w:space="0" w:color="auto"/>
          </w:divBdr>
          <w:divsChild>
            <w:div w:id="1366950207">
              <w:marLeft w:val="0"/>
              <w:marRight w:val="0"/>
              <w:marTop w:val="0"/>
              <w:marBottom w:val="0"/>
              <w:divBdr>
                <w:top w:val="none" w:sz="0" w:space="0" w:color="auto"/>
                <w:left w:val="none" w:sz="0" w:space="0" w:color="auto"/>
                <w:bottom w:val="none" w:sz="0" w:space="0" w:color="auto"/>
                <w:right w:val="none" w:sz="0" w:space="0" w:color="auto"/>
              </w:divBdr>
            </w:div>
            <w:div w:id="1738629333">
              <w:marLeft w:val="0"/>
              <w:marRight w:val="0"/>
              <w:marTop w:val="0"/>
              <w:marBottom w:val="0"/>
              <w:divBdr>
                <w:top w:val="none" w:sz="0" w:space="0" w:color="auto"/>
                <w:left w:val="none" w:sz="0" w:space="0" w:color="auto"/>
                <w:bottom w:val="none" w:sz="0" w:space="0" w:color="auto"/>
                <w:right w:val="none" w:sz="0" w:space="0" w:color="auto"/>
              </w:divBdr>
              <w:divsChild>
                <w:div w:id="128897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76120">
          <w:marLeft w:val="0"/>
          <w:marRight w:val="0"/>
          <w:marTop w:val="0"/>
          <w:marBottom w:val="0"/>
          <w:divBdr>
            <w:top w:val="none" w:sz="0" w:space="0" w:color="auto"/>
            <w:left w:val="none" w:sz="0" w:space="0" w:color="auto"/>
            <w:bottom w:val="none" w:sz="0" w:space="0" w:color="auto"/>
            <w:right w:val="none" w:sz="0" w:space="0" w:color="auto"/>
          </w:divBdr>
          <w:divsChild>
            <w:div w:id="1043746381">
              <w:marLeft w:val="0"/>
              <w:marRight w:val="0"/>
              <w:marTop w:val="0"/>
              <w:marBottom w:val="0"/>
              <w:divBdr>
                <w:top w:val="none" w:sz="0" w:space="0" w:color="auto"/>
                <w:left w:val="none" w:sz="0" w:space="0" w:color="auto"/>
                <w:bottom w:val="none" w:sz="0" w:space="0" w:color="auto"/>
                <w:right w:val="none" w:sz="0" w:space="0" w:color="auto"/>
              </w:divBdr>
              <w:divsChild>
                <w:div w:id="2072801770">
                  <w:marLeft w:val="0"/>
                  <w:marRight w:val="0"/>
                  <w:marTop w:val="0"/>
                  <w:marBottom w:val="0"/>
                  <w:divBdr>
                    <w:top w:val="none" w:sz="0" w:space="0" w:color="auto"/>
                    <w:left w:val="none" w:sz="0" w:space="0" w:color="auto"/>
                    <w:bottom w:val="none" w:sz="0" w:space="0" w:color="auto"/>
                    <w:right w:val="none" w:sz="0" w:space="0" w:color="auto"/>
                  </w:divBdr>
                </w:div>
              </w:divsChild>
            </w:div>
            <w:div w:id="2119372554">
              <w:marLeft w:val="0"/>
              <w:marRight w:val="0"/>
              <w:marTop w:val="0"/>
              <w:marBottom w:val="0"/>
              <w:divBdr>
                <w:top w:val="none" w:sz="0" w:space="0" w:color="auto"/>
                <w:left w:val="none" w:sz="0" w:space="0" w:color="auto"/>
                <w:bottom w:val="none" w:sz="0" w:space="0" w:color="auto"/>
                <w:right w:val="none" w:sz="0" w:space="0" w:color="auto"/>
              </w:divBdr>
            </w:div>
          </w:divsChild>
        </w:div>
        <w:div w:id="328752086">
          <w:marLeft w:val="0"/>
          <w:marRight w:val="0"/>
          <w:marTop w:val="0"/>
          <w:marBottom w:val="0"/>
          <w:divBdr>
            <w:top w:val="single" w:sz="6" w:space="4" w:color="CCCCCC"/>
            <w:left w:val="single" w:sz="6" w:space="8" w:color="CCCCCC"/>
            <w:bottom w:val="single" w:sz="6" w:space="4" w:color="CCCCCC"/>
            <w:right w:val="single" w:sz="6" w:space="8" w:color="CCCCCC"/>
          </w:divBdr>
        </w:div>
        <w:div w:id="337269336">
          <w:marLeft w:val="0"/>
          <w:marRight w:val="0"/>
          <w:marTop w:val="0"/>
          <w:marBottom w:val="0"/>
          <w:divBdr>
            <w:top w:val="none" w:sz="0" w:space="0" w:color="auto"/>
            <w:left w:val="none" w:sz="0" w:space="0" w:color="auto"/>
            <w:bottom w:val="none" w:sz="0" w:space="0" w:color="auto"/>
            <w:right w:val="none" w:sz="0" w:space="0" w:color="auto"/>
          </w:divBdr>
          <w:divsChild>
            <w:div w:id="492335778">
              <w:marLeft w:val="0"/>
              <w:marRight w:val="0"/>
              <w:marTop w:val="0"/>
              <w:marBottom w:val="0"/>
              <w:divBdr>
                <w:top w:val="none" w:sz="0" w:space="0" w:color="auto"/>
                <w:left w:val="none" w:sz="0" w:space="0" w:color="auto"/>
                <w:bottom w:val="none" w:sz="0" w:space="0" w:color="auto"/>
                <w:right w:val="none" w:sz="0" w:space="0" w:color="auto"/>
              </w:divBdr>
            </w:div>
            <w:div w:id="859588541">
              <w:marLeft w:val="0"/>
              <w:marRight w:val="0"/>
              <w:marTop w:val="0"/>
              <w:marBottom w:val="0"/>
              <w:divBdr>
                <w:top w:val="none" w:sz="0" w:space="0" w:color="auto"/>
                <w:left w:val="none" w:sz="0" w:space="0" w:color="auto"/>
                <w:bottom w:val="none" w:sz="0" w:space="0" w:color="auto"/>
                <w:right w:val="none" w:sz="0" w:space="0" w:color="auto"/>
              </w:divBdr>
              <w:divsChild>
                <w:div w:id="637495495">
                  <w:marLeft w:val="0"/>
                  <w:marRight w:val="0"/>
                  <w:marTop w:val="0"/>
                  <w:marBottom w:val="0"/>
                  <w:divBdr>
                    <w:top w:val="none" w:sz="0" w:space="0" w:color="auto"/>
                    <w:left w:val="none" w:sz="0" w:space="0" w:color="auto"/>
                    <w:bottom w:val="none" w:sz="0" w:space="0" w:color="auto"/>
                    <w:right w:val="none" w:sz="0" w:space="0" w:color="auto"/>
                  </w:divBdr>
                </w:div>
                <w:div w:id="808014705">
                  <w:marLeft w:val="0"/>
                  <w:marRight w:val="0"/>
                  <w:marTop w:val="0"/>
                  <w:marBottom w:val="0"/>
                  <w:divBdr>
                    <w:top w:val="none" w:sz="0" w:space="0" w:color="auto"/>
                    <w:left w:val="none" w:sz="0" w:space="0" w:color="auto"/>
                    <w:bottom w:val="none" w:sz="0" w:space="0" w:color="auto"/>
                    <w:right w:val="none" w:sz="0" w:space="0" w:color="auto"/>
                  </w:divBdr>
                </w:div>
                <w:div w:id="944767681">
                  <w:marLeft w:val="0"/>
                  <w:marRight w:val="0"/>
                  <w:marTop w:val="0"/>
                  <w:marBottom w:val="0"/>
                  <w:divBdr>
                    <w:top w:val="none" w:sz="0" w:space="0" w:color="auto"/>
                    <w:left w:val="none" w:sz="0" w:space="0" w:color="auto"/>
                    <w:bottom w:val="none" w:sz="0" w:space="0" w:color="auto"/>
                    <w:right w:val="none" w:sz="0" w:space="0" w:color="auto"/>
                  </w:divBdr>
                </w:div>
                <w:div w:id="1235241700">
                  <w:marLeft w:val="0"/>
                  <w:marRight w:val="0"/>
                  <w:marTop w:val="0"/>
                  <w:marBottom w:val="0"/>
                  <w:divBdr>
                    <w:top w:val="none" w:sz="0" w:space="0" w:color="auto"/>
                    <w:left w:val="none" w:sz="0" w:space="0" w:color="auto"/>
                    <w:bottom w:val="none" w:sz="0" w:space="0" w:color="auto"/>
                    <w:right w:val="none" w:sz="0" w:space="0" w:color="auto"/>
                  </w:divBdr>
                </w:div>
                <w:div w:id="1596210512">
                  <w:marLeft w:val="0"/>
                  <w:marRight w:val="0"/>
                  <w:marTop w:val="0"/>
                  <w:marBottom w:val="0"/>
                  <w:divBdr>
                    <w:top w:val="none" w:sz="0" w:space="0" w:color="auto"/>
                    <w:left w:val="none" w:sz="0" w:space="0" w:color="auto"/>
                    <w:bottom w:val="none" w:sz="0" w:space="0" w:color="auto"/>
                    <w:right w:val="none" w:sz="0" w:space="0" w:color="auto"/>
                  </w:divBdr>
                </w:div>
              </w:divsChild>
            </w:div>
            <w:div w:id="895160230">
              <w:marLeft w:val="0"/>
              <w:marRight w:val="0"/>
              <w:marTop w:val="0"/>
              <w:marBottom w:val="0"/>
              <w:divBdr>
                <w:top w:val="none" w:sz="0" w:space="0" w:color="auto"/>
                <w:left w:val="none" w:sz="0" w:space="0" w:color="auto"/>
                <w:bottom w:val="none" w:sz="0" w:space="0" w:color="auto"/>
                <w:right w:val="none" w:sz="0" w:space="0" w:color="auto"/>
              </w:divBdr>
            </w:div>
            <w:div w:id="945120839">
              <w:marLeft w:val="0"/>
              <w:marRight w:val="0"/>
              <w:marTop w:val="0"/>
              <w:marBottom w:val="0"/>
              <w:divBdr>
                <w:top w:val="none" w:sz="0" w:space="0" w:color="auto"/>
                <w:left w:val="none" w:sz="0" w:space="0" w:color="auto"/>
                <w:bottom w:val="none" w:sz="0" w:space="0" w:color="auto"/>
                <w:right w:val="none" w:sz="0" w:space="0" w:color="auto"/>
              </w:divBdr>
            </w:div>
            <w:div w:id="1318803587">
              <w:marLeft w:val="0"/>
              <w:marRight w:val="0"/>
              <w:marTop w:val="0"/>
              <w:marBottom w:val="0"/>
              <w:divBdr>
                <w:top w:val="none" w:sz="0" w:space="0" w:color="auto"/>
                <w:left w:val="none" w:sz="0" w:space="0" w:color="auto"/>
                <w:bottom w:val="none" w:sz="0" w:space="0" w:color="auto"/>
                <w:right w:val="none" w:sz="0" w:space="0" w:color="auto"/>
              </w:divBdr>
            </w:div>
            <w:div w:id="1464346017">
              <w:marLeft w:val="0"/>
              <w:marRight w:val="0"/>
              <w:marTop w:val="0"/>
              <w:marBottom w:val="0"/>
              <w:divBdr>
                <w:top w:val="none" w:sz="0" w:space="0" w:color="auto"/>
                <w:left w:val="none" w:sz="0" w:space="0" w:color="auto"/>
                <w:bottom w:val="none" w:sz="0" w:space="0" w:color="auto"/>
                <w:right w:val="none" w:sz="0" w:space="0" w:color="auto"/>
              </w:divBdr>
            </w:div>
          </w:divsChild>
        </w:div>
        <w:div w:id="340551684">
          <w:marLeft w:val="0"/>
          <w:marRight w:val="0"/>
          <w:marTop w:val="0"/>
          <w:marBottom w:val="0"/>
          <w:divBdr>
            <w:top w:val="none" w:sz="0" w:space="0" w:color="auto"/>
            <w:left w:val="none" w:sz="0" w:space="0" w:color="auto"/>
            <w:bottom w:val="none" w:sz="0" w:space="0" w:color="auto"/>
            <w:right w:val="none" w:sz="0" w:space="0" w:color="auto"/>
          </w:divBdr>
          <w:divsChild>
            <w:div w:id="44530629">
              <w:marLeft w:val="0"/>
              <w:marRight w:val="0"/>
              <w:marTop w:val="0"/>
              <w:marBottom w:val="0"/>
              <w:divBdr>
                <w:top w:val="none" w:sz="0" w:space="0" w:color="auto"/>
                <w:left w:val="none" w:sz="0" w:space="0" w:color="auto"/>
                <w:bottom w:val="none" w:sz="0" w:space="0" w:color="auto"/>
                <w:right w:val="none" w:sz="0" w:space="0" w:color="auto"/>
              </w:divBdr>
            </w:div>
            <w:div w:id="221714967">
              <w:marLeft w:val="0"/>
              <w:marRight w:val="0"/>
              <w:marTop w:val="0"/>
              <w:marBottom w:val="0"/>
              <w:divBdr>
                <w:top w:val="none" w:sz="0" w:space="0" w:color="auto"/>
                <w:left w:val="none" w:sz="0" w:space="0" w:color="auto"/>
                <w:bottom w:val="none" w:sz="0" w:space="0" w:color="auto"/>
                <w:right w:val="none" w:sz="0" w:space="0" w:color="auto"/>
              </w:divBdr>
            </w:div>
            <w:div w:id="1132165845">
              <w:marLeft w:val="0"/>
              <w:marRight w:val="0"/>
              <w:marTop w:val="0"/>
              <w:marBottom w:val="0"/>
              <w:divBdr>
                <w:top w:val="none" w:sz="0" w:space="0" w:color="auto"/>
                <w:left w:val="none" w:sz="0" w:space="0" w:color="auto"/>
                <w:bottom w:val="none" w:sz="0" w:space="0" w:color="auto"/>
                <w:right w:val="none" w:sz="0" w:space="0" w:color="auto"/>
              </w:divBdr>
            </w:div>
            <w:div w:id="1448281096">
              <w:marLeft w:val="0"/>
              <w:marRight w:val="0"/>
              <w:marTop w:val="0"/>
              <w:marBottom w:val="0"/>
              <w:divBdr>
                <w:top w:val="none" w:sz="0" w:space="0" w:color="auto"/>
                <w:left w:val="none" w:sz="0" w:space="0" w:color="auto"/>
                <w:bottom w:val="none" w:sz="0" w:space="0" w:color="auto"/>
                <w:right w:val="none" w:sz="0" w:space="0" w:color="auto"/>
              </w:divBdr>
              <w:divsChild>
                <w:div w:id="445462531">
                  <w:marLeft w:val="0"/>
                  <w:marRight w:val="0"/>
                  <w:marTop w:val="0"/>
                  <w:marBottom w:val="0"/>
                  <w:divBdr>
                    <w:top w:val="none" w:sz="0" w:space="0" w:color="auto"/>
                    <w:left w:val="none" w:sz="0" w:space="0" w:color="auto"/>
                    <w:bottom w:val="none" w:sz="0" w:space="0" w:color="auto"/>
                    <w:right w:val="none" w:sz="0" w:space="0" w:color="auto"/>
                  </w:divBdr>
                </w:div>
                <w:div w:id="687100164">
                  <w:marLeft w:val="0"/>
                  <w:marRight w:val="0"/>
                  <w:marTop w:val="0"/>
                  <w:marBottom w:val="0"/>
                  <w:divBdr>
                    <w:top w:val="none" w:sz="0" w:space="0" w:color="auto"/>
                    <w:left w:val="none" w:sz="0" w:space="0" w:color="auto"/>
                    <w:bottom w:val="none" w:sz="0" w:space="0" w:color="auto"/>
                    <w:right w:val="none" w:sz="0" w:space="0" w:color="auto"/>
                  </w:divBdr>
                </w:div>
                <w:div w:id="844436556">
                  <w:marLeft w:val="0"/>
                  <w:marRight w:val="0"/>
                  <w:marTop w:val="0"/>
                  <w:marBottom w:val="0"/>
                  <w:divBdr>
                    <w:top w:val="none" w:sz="0" w:space="0" w:color="auto"/>
                    <w:left w:val="none" w:sz="0" w:space="0" w:color="auto"/>
                    <w:bottom w:val="none" w:sz="0" w:space="0" w:color="auto"/>
                    <w:right w:val="none" w:sz="0" w:space="0" w:color="auto"/>
                  </w:divBdr>
                </w:div>
                <w:div w:id="1609851112">
                  <w:marLeft w:val="0"/>
                  <w:marRight w:val="0"/>
                  <w:marTop w:val="0"/>
                  <w:marBottom w:val="0"/>
                  <w:divBdr>
                    <w:top w:val="none" w:sz="0" w:space="0" w:color="auto"/>
                    <w:left w:val="none" w:sz="0" w:space="0" w:color="auto"/>
                    <w:bottom w:val="none" w:sz="0" w:space="0" w:color="auto"/>
                    <w:right w:val="none" w:sz="0" w:space="0" w:color="auto"/>
                  </w:divBdr>
                </w:div>
                <w:div w:id="1679112225">
                  <w:marLeft w:val="0"/>
                  <w:marRight w:val="0"/>
                  <w:marTop w:val="0"/>
                  <w:marBottom w:val="0"/>
                  <w:divBdr>
                    <w:top w:val="none" w:sz="0" w:space="0" w:color="auto"/>
                    <w:left w:val="none" w:sz="0" w:space="0" w:color="auto"/>
                    <w:bottom w:val="none" w:sz="0" w:space="0" w:color="auto"/>
                    <w:right w:val="none" w:sz="0" w:space="0" w:color="auto"/>
                  </w:divBdr>
                </w:div>
                <w:div w:id="1701007177">
                  <w:marLeft w:val="0"/>
                  <w:marRight w:val="0"/>
                  <w:marTop w:val="0"/>
                  <w:marBottom w:val="0"/>
                  <w:divBdr>
                    <w:top w:val="none" w:sz="0" w:space="0" w:color="auto"/>
                    <w:left w:val="none" w:sz="0" w:space="0" w:color="auto"/>
                    <w:bottom w:val="none" w:sz="0" w:space="0" w:color="auto"/>
                    <w:right w:val="none" w:sz="0" w:space="0" w:color="auto"/>
                  </w:divBdr>
                </w:div>
              </w:divsChild>
            </w:div>
            <w:div w:id="1488781695">
              <w:marLeft w:val="0"/>
              <w:marRight w:val="0"/>
              <w:marTop w:val="0"/>
              <w:marBottom w:val="0"/>
              <w:divBdr>
                <w:top w:val="none" w:sz="0" w:space="0" w:color="auto"/>
                <w:left w:val="none" w:sz="0" w:space="0" w:color="auto"/>
                <w:bottom w:val="none" w:sz="0" w:space="0" w:color="auto"/>
                <w:right w:val="none" w:sz="0" w:space="0" w:color="auto"/>
              </w:divBdr>
            </w:div>
            <w:div w:id="1593394531">
              <w:marLeft w:val="0"/>
              <w:marRight w:val="0"/>
              <w:marTop w:val="0"/>
              <w:marBottom w:val="0"/>
              <w:divBdr>
                <w:top w:val="none" w:sz="0" w:space="0" w:color="auto"/>
                <w:left w:val="none" w:sz="0" w:space="0" w:color="auto"/>
                <w:bottom w:val="none" w:sz="0" w:space="0" w:color="auto"/>
                <w:right w:val="none" w:sz="0" w:space="0" w:color="auto"/>
              </w:divBdr>
            </w:div>
            <w:div w:id="1685860233">
              <w:marLeft w:val="0"/>
              <w:marRight w:val="0"/>
              <w:marTop w:val="0"/>
              <w:marBottom w:val="0"/>
              <w:divBdr>
                <w:top w:val="none" w:sz="0" w:space="0" w:color="auto"/>
                <w:left w:val="none" w:sz="0" w:space="0" w:color="auto"/>
                <w:bottom w:val="none" w:sz="0" w:space="0" w:color="auto"/>
                <w:right w:val="none" w:sz="0" w:space="0" w:color="auto"/>
              </w:divBdr>
            </w:div>
          </w:divsChild>
        </w:div>
        <w:div w:id="346062678">
          <w:marLeft w:val="0"/>
          <w:marRight w:val="0"/>
          <w:marTop w:val="0"/>
          <w:marBottom w:val="0"/>
          <w:divBdr>
            <w:top w:val="none" w:sz="0" w:space="0" w:color="auto"/>
            <w:left w:val="none" w:sz="0" w:space="0" w:color="auto"/>
            <w:bottom w:val="none" w:sz="0" w:space="0" w:color="auto"/>
            <w:right w:val="none" w:sz="0" w:space="0" w:color="auto"/>
          </w:divBdr>
          <w:divsChild>
            <w:div w:id="385951371">
              <w:marLeft w:val="0"/>
              <w:marRight w:val="0"/>
              <w:marTop w:val="0"/>
              <w:marBottom w:val="0"/>
              <w:divBdr>
                <w:top w:val="none" w:sz="0" w:space="0" w:color="auto"/>
                <w:left w:val="none" w:sz="0" w:space="0" w:color="auto"/>
                <w:bottom w:val="none" w:sz="0" w:space="0" w:color="auto"/>
                <w:right w:val="none" w:sz="0" w:space="0" w:color="auto"/>
              </w:divBdr>
            </w:div>
            <w:div w:id="857549779">
              <w:marLeft w:val="0"/>
              <w:marRight w:val="0"/>
              <w:marTop w:val="0"/>
              <w:marBottom w:val="0"/>
              <w:divBdr>
                <w:top w:val="none" w:sz="0" w:space="0" w:color="auto"/>
                <w:left w:val="none" w:sz="0" w:space="0" w:color="auto"/>
                <w:bottom w:val="none" w:sz="0" w:space="0" w:color="auto"/>
                <w:right w:val="none" w:sz="0" w:space="0" w:color="auto"/>
              </w:divBdr>
            </w:div>
            <w:div w:id="957419120">
              <w:marLeft w:val="0"/>
              <w:marRight w:val="0"/>
              <w:marTop w:val="0"/>
              <w:marBottom w:val="0"/>
              <w:divBdr>
                <w:top w:val="none" w:sz="0" w:space="0" w:color="auto"/>
                <w:left w:val="none" w:sz="0" w:space="0" w:color="auto"/>
                <w:bottom w:val="none" w:sz="0" w:space="0" w:color="auto"/>
                <w:right w:val="none" w:sz="0" w:space="0" w:color="auto"/>
              </w:divBdr>
            </w:div>
            <w:div w:id="1181164984">
              <w:marLeft w:val="0"/>
              <w:marRight w:val="0"/>
              <w:marTop w:val="0"/>
              <w:marBottom w:val="0"/>
              <w:divBdr>
                <w:top w:val="none" w:sz="0" w:space="0" w:color="auto"/>
                <w:left w:val="none" w:sz="0" w:space="0" w:color="auto"/>
                <w:bottom w:val="none" w:sz="0" w:space="0" w:color="auto"/>
                <w:right w:val="none" w:sz="0" w:space="0" w:color="auto"/>
              </w:divBdr>
              <w:divsChild>
                <w:div w:id="406461517">
                  <w:marLeft w:val="0"/>
                  <w:marRight w:val="0"/>
                  <w:marTop w:val="0"/>
                  <w:marBottom w:val="0"/>
                  <w:divBdr>
                    <w:top w:val="none" w:sz="0" w:space="0" w:color="auto"/>
                    <w:left w:val="none" w:sz="0" w:space="0" w:color="auto"/>
                    <w:bottom w:val="none" w:sz="0" w:space="0" w:color="auto"/>
                    <w:right w:val="none" w:sz="0" w:space="0" w:color="auto"/>
                  </w:divBdr>
                </w:div>
                <w:div w:id="585647199">
                  <w:marLeft w:val="0"/>
                  <w:marRight w:val="0"/>
                  <w:marTop w:val="0"/>
                  <w:marBottom w:val="0"/>
                  <w:divBdr>
                    <w:top w:val="none" w:sz="0" w:space="0" w:color="auto"/>
                    <w:left w:val="none" w:sz="0" w:space="0" w:color="auto"/>
                    <w:bottom w:val="none" w:sz="0" w:space="0" w:color="auto"/>
                    <w:right w:val="none" w:sz="0" w:space="0" w:color="auto"/>
                  </w:divBdr>
                </w:div>
                <w:div w:id="667096583">
                  <w:marLeft w:val="0"/>
                  <w:marRight w:val="0"/>
                  <w:marTop w:val="0"/>
                  <w:marBottom w:val="0"/>
                  <w:divBdr>
                    <w:top w:val="none" w:sz="0" w:space="0" w:color="auto"/>
                    <w:left w:val="none" w:sz="0" w:space="0" w:color="auto"/>
                    <w:bottom w:val="none" w:sz="0" w:space="0" w:color="auto"/>
                    <w:right w:val="none" w:sz="0" w:space="0" w:color="auto"/>
                  </w:divBdr>
                </w:div>
                <w:div w:id="710692820">
                  <w:marLeft w:val="0"/>
                  <w:marRight w:val="0"/>
                  <w:marTop w:val="0"/>
                  <w:marBottom w:val="0"/>
                  <w:divBdr>
                    <w:top w:val="none" w:sz="0" w:space="0" w:color="auto"/>
                    <w:left w:val="none" w:sz="0" w:space="0" w:color="auto"/>
                    <w:bottom w:val="none" w:sz="0" w:space="0" w:color="auto"/>
                    <w:right w:val="none" w:sz="0" w:space="0" w:color="auto"/>
                  </w:divBdr>
                </w:div>
                <w:div w:id="951741805">
                  <w:marLeft w:val="0"/>
                  <w:marRight w:val="0"/>
                  <w:marTop w:val="0"/>
                  <w:marBottom w:val="0"/>
                  <w:divBdr>
                    <w:top w:val="none" w:sz="0" w:space="0" w:color="auto"/>
                    <w:left w:val="none" w:sz="0" w:space="0" w:color="auto"/>
                    <w:bottom w:val="none" w:sz="0" w:space="0" w:color="auto"/>
                    <w:right w:val="none" w:sz="0" w:space="0" w:color="auto"/>
                  </w:divBdr>
                </w:div>
              </w:divsChild>
            </w:div>
            <w:div w:id="1337879624">
              <w:marLeft w:val="0"/>
              <w:marRight w:val="0"/>
              <w:marTop w:val="0"/>
              <w:marBottom w:val="0"/>
              <w:divBdr>
                <w:top w:val="none" w:sz="0" w:space="0" w:color="auto"/>
                <w:left w:val="none" w:sz="0" w:space="0" w:color="auto"/>
                <w:bottom w:val="none" w:sz="0" w:space="0" w:color="auto"/>
                <w:right w:val="none" w:sz="0" w:space="0" w:color="auto"/>
              </w:divBdr>
            </w:div>
            <w:div w:id="2026127558">
              <w:marLeft w:val="0"/>
              <w:marRight w:val="0"/>
              <w:marTop w:val="0"/>
              <w:marBottom w:val="0"/>
              <w:divBdr>
                <w:top w:val="none" w:sz="0" w:space="0" w:color="auto"/>
                <w:left w:val="none" w:sz="0" w:space="0" w:color="auto"/>
                <w:bottom w:val="none" w:sz="0" w:space="0" w:color="auto"/>
                <w:right w:val="none" w:sz="0" w:space="0" w:color="auto"/>
              </w:divBdr>
            </w:div>
          </w:divsChild>
        </w:div>
        <w:div w:id="350499839">
          <w:marLeft w:val="0"/>
          <w:marRight w:val="0"/>
          <w:marTop w:val="0"/>
          <w:marBottom w:val="0"/>
          <w:divBdr>
            <w:top w:val="single" w:sz="6" w:space="4" w:color="CCCCCC"/>
            <w:left w:val="single" w:sz="6" w:space="8" w:color="CCCCCC"/>
            <w:bottom w:val="single" w:sz="6" w:space="4" w:color="CCCCCC"/>
            <w:right w:val="single" w:sz="6" w:space="8" w:color="CCCCCC"/>
          </w:divBdr>
        </w:div>
        <w:div w:id="353191380">
          <w:marLeft w:val="0"/>
          <w:marRight w:val="0"/>
          <w:marTop w:val="0"/>
          <w:marBottom w:val="0"/>
          <w:divBdr>
            <w:top w:val="none" w:sz="0" w:space="0" w:color="auto"/>
            <w:left w:val="none" w:sz="0" w:space="0" w:color="auto"/>
            <w:bottom w:val="none" w:sz="0" w:space="0" w:color="auto"/>
            <w:right w:val="none" w:sz="0" w:space="0" w:color="auto"/>
          </w:divBdr>
          <w:divsChild>
            <w:div w:id="382674521">
              <w:marLeft w:val="0"/>
              <w:marRight w:val="0"/>
              <w:marTop w:val="0"/>
              <w:marBottom w:val="0"/>
              <w:divBdr>
                <w:top w:val="none" w:sz="0" w:space="0" w:color="auto"/>
                <w:left w:val="none" w:sz="0" w:space="0" w:color="auto"/>
                <w:bottom w:val="none" w:sz="0" w:space="0" w:color="auto"/>
                <w:right w:val="none" w:sz="0" w:space="0" w:color="auto"/>
              </w:divBdr>
            </w:div>
            <w:div w:id="394820386">
              <w:marLeft w:val="0"/>
              <w:marRight w:val="0"/>
              <w:marTop w:val="0"/>
              <w:marBottom w:val="0"/>
              <w:divBdr>
                <w:top w:val="none" w:sz="0" w:space="0" w:color="auto"/>
                <w:left w:val="none" w:sz="0" w:space="0" w:color="auto"/>
                <w:bottom w:val="none" w:sz="0" w:space="0" w:color="auto"/>
                <w:right w:val="none" w:sz="0" w:space="0" w:color="auto"/>
              </w:divBdr>
            </w:div>
            <w:div w:id="1076393215">
              <w:marLeft w:val="0"/>
              <w:marRight w:val="0"/>
              <w:marTop w:val="0"/>
              <w:marBottom w:val="0"/>
              <w:divBdr>
                <w:top w:val="none" w:sz="0" w:space="0" w:color="auto"/>
                <w:left w:val="none" w:sz="0" w:space="0" w:color="auto"/>
                <w:bottom w:val="none" w:sz="0" w:space="0" w:color="auto"/>
                <w:right w:val="none" w:sz="0" w:space="0" w:color="auto"/>
              </w:divBdr>
            </w:div>
            <w:div w:id="1377855556">
              <w:marLeft w:val="0"/>
              <w:marRight w:val="0"/>
              <w:marTop w:val="0"/>
              <w:marBottom w:val="0"/>
              <w:divBdr>
                <w:top w:val="none" w:sz="0" w:space="0" w:color="auto"/>
                <w:left w:val="none" w:sz="0" w:space="0" w:color="auto"/>
                <w:bottom w:val="none" w:sz="0" w:space="0" w:color="auto"/>
                <w:right w:val="none" w:sz="0" w:space="0" w:color="auto"/>
              </w:divBdr>
            </w:div>
            <w:div w:id="1640962959">
              <w:marLeft w:val="0"/>
              <w:marRight w:val="0"/>
              <w:marTop w:val="0"/>
              <w:marBottom w:val="0"/>
              <w:divBdr>
                <w:top w:val="none" w:sz="0" w:space="0" w:color="auto"/>
                <w:left w:val="none" w:sz="0" w:space="0" w:color="auto"/>
                <w:bottom w:val="none" w:sz="0" w:space="0" w:color="auto"/>
                <w:right w:val="none" w:sz="0" w:space="0" w:color="auto"/>
              </w:divBdr>
            </w:div>
            <w:div w:id="1779444591">
              <w:marLeft w:val="0"/>
              <w:marRight w:val="0"/>
              <w:marTop w:val="0"/>
              <w:marBottom w:val="0"/>
              <w:divBdr>
                <w:top w:val="none" w:sz="0" w:space="0" w:color="auto"/>
                <w:left w:val="none" w:sz="0" w:space="0" w:color="auto"/>
                <w:bottom w:val="none" w:sz="0" w:space="0" w:color="auto"/>
                <w:right w:val="none" w:sz="0" w:space="0" w:color="auto"/>
              </w:divBdr>
              <w:divsChild>
                <w:div w:id="103427134">
                  <w:marLeft w:val="0"/>
                  <w:marRight w:val="0"/>
                  <w:marTop w:val="0"/>
                  <w:marBottom w:val="0"/>
                  <w:divBdr>
                    <w:top w:val="none" w:sz="0" w:space="0" w:color="auto"/>
                    <w:left w:val="none" w:sz="0" w:space="0" w:color="auto"/>
                    <w:bottom w:val="none" w:sz="0" w:space="0" w:color="auto"/>
                    <w:right w:val="none" w:sz="0" w:space="0" w:color="auto"/>
                  </w:divBdr>
                </w:div>
                <w:div w:id="181478574">
                  <w:marLeft w:val="0"/>
                  <w:marRight w:val="0"/>
                  <w:marTop w:val="0"/>
                  <w:marBottom w:val="0"/>
                  <w:divBdr>
                    <w:top w:val="none" w:sz="0" w:space="0" w:color="auto"/>
                    <w:left w:val="none" w:sz="0" w:space="0" w:color="auto"/>
                    <w:bottom w:val="none" w:sz="0" w:space="0" w:color="auto"/>
                    <w:right w:val="none" w:sz="0" w:space="0" w:color="auto"/>
                  </w:divBdr>
                </w:div>
                <w:div w:id="921569688">
                  <w:marLeft w:val="0"/>
                  <w:marRight w:val="0"/>
                  <w:marTop w:val="0"/>
                  <w:marBottom w:val="0"/>
                  <w:divBdr>
                    <w:top w:val="none" w:sz="0" w:space="0" w:color="auto"/>
                    <w:left w:val="none" w:sz="0" w:space="0" w:color="auto"/>
                    <w:bottom w:val="none" w:sz="0" w:space="0" w:color="auto"/>
                    <w:right w:val="none" w:sz="0" w:space="0" w:color="auto"/>
                  </w:divBdr>
                </w:div>
                <w:div w:id="1016806887">
                  <w:marLeft w:val="0"/>
                  <w:marRight w:val="0"/>
                  <w:marTop w:val="0"/>
                  <w:marBottom w:val="0"/>
                  <w:divBdr>
                    <w:top w:val="none" w:sz="0" w:space="0" w:color="auto"/>
                    <w:left w:val="none" w:sz="0" w:space="0" w:color="auto"/>
                    <w:bottom w:val="none" w:sz="0" w:space="0" w:color="auto"/>
                    <w:right w:val="none" w:sz="0" w:space="0" w:color="auto"/>
                  </w:divBdr>
                </w:div>
                <w:div w:id="139188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4514">
          <w:marLeft w:val="0"/>
          <w:marRight w:val="0"/>
          <w:marTop w:val="0"/>
          <w:marBottom w:val="0"/>
          <w:divBdr>
            <w:top w:val="none" w:sz="0" w:space="0" w:color="auto"/>
            <w:left w:val="none" w:sz="0" w:space="0" w:color="auto"/>
            <w:bottom w:val="none" w:sz="0" w:space="0" w:color="auto"/>
            <w:right w:val="none" w:sz="0" w:space="0" w:color="auto"/>
          </w:divBdr>
          <w:divsChild>
            <w:div w:id="77989331">
              <w:marLeft w:val="0"/>
              <w:marRight w:val="0"/>
              <w:marTop w:val="0"/>
              <w:marBottom w:val="0"/>
              <w:divBdr>
                <w:top w:val="none" w:sz="0" w:space="0" w:color="auto"/>
                <w:left w:val="none" w:sz="0" w:space="0" w:color="auto"/>
                <w:bottom w:val="none" w:sz="0" w:space="0" w:color="auto"/>
                <w:right w:val="none" w:sz="0" w:space="0" w:color="auto"/>
              </w:divBdr>
            </w:div>
            <w:div w:id="102578765">
              <w:marLeft w:val="0"/>
              <w:marRight w:val="0"/>
              <w:marTop w:val="0"/>
              <w:marBottom w:val="0"/>
              <w:divBdr>
                <w:top w:val="none" w:sz="0" w:space="0" w:color="auto"/>
                <w:left w:val="none" w:sz="0" w:space="0" w:color="auto"/>
                <w:bottom w:val="none" w:sz="0" w:space="0" w:color="auto"/>
                <w:right w:val="none" w:sz="0" w:space="0" w:color="auto"/>
              </w:divBdr>
            </w:div>
            <w:div w:id="196087201">
              <w:marLeft w:val="0"/>
              <w:marRight w:val="0"/>
              <w:marTop w:val="0"/>
              <w:marBottom w:val="0"/>
              <w:divBdr>
                <w:top w:val="none" w:sz="0" w:space="0" w:color="auto"/>
                <w:left w:val="none" w:sz="0" w:space="0" w:color="auto"/>
                <w:bottom w:val="none" w:sz="0" w:space="0" w:color="auto"/>
                <w:right w:val="none" w:sz="0" w:space="0" w:color="auto"/>
              </w:divBdr>
            </w:div>
            <w:div w:id="336809354">
              <w:marLeft w:val="0"/>
              <w:marRight w:val="0"/>
              <w:marTop w:val="0"/>
              <w:marBottom w:val="0"/>
              <w:divBdr>
                <w:top w:val="none" w:sz="0" w:space="0" w:color="auto"/>
                <w:left w:val="none" w:sz="0" w:space="0" w:color="auto"/>
                <w:bottom w:val="none" w:sz="0" w:space="0" w:color="auto"/>
                <w:right w:val="none" w:sz="0" w:space="0" w:color="auto"/>
              </w:divBdr>
            </w:div>
            <w:div w:id="413405350">
              <w:marLeft w:val="0"/>
              <w:marRight w:val="0"/>
              <w:marTop w:val="0"/>
              <w:marBottom w:val="0"/>
              <w:divBdr>
                <w:top w:val="none" w:sz="0" w:space="0" w:color="auto"/>
                <w:left w:val="none" w:sz="0" w:space="0" w:color="auto"/>
                <w:bottom w:val="none" w:sz="0" w:space="0" w:color="auto"/>
                <w:right w:val="none" w:sz="0" w:space="0" w:color="auto"/>
              </w:divBdr>
            </w:div>
            <w:div w:id="558707822">
              <w:marLeft w:val="0"/>
              <w:marRight w:val="0"/>
              <w:marTop w:val="0"/>
              <w:marBottom w:val="0"/>
              <w:divBdr>
                <w:top w:val="none" w:sz="0" w:space="0" w:color="auto"/>
                <w:left w:val="none" w:sz="0" w:space="0" w:color="auto"/>
                <w:bottom w:val="none" w:sz="0" w:space="0" w:color="auto"/>
                <w:right w:val="none" w:sz="0" w:space="0" w:color="auto"/>
              </w:divBdr>
            </w:div>
            <w:div w:id="667169417">
              <w:marLeft w:val="0"/>
              <w:marRight w:val="0"/>
              <w:marTop w:val="0"/>
              <w:marBottom w:val="0"/>
              <w:divBdr>
                <w:top w:val="none" w:sz="0" w:space="0" w:color="auto"/>
                <w:left w:val="none" w:sz="0" w:space="0" w:color="auto"/>
                <w:bottom w:val="none" w:sz="0" w:space="0" w:color="auto"/>
                <w:right w:val="none" w:sz="0" w:space="0" w:color="auto"/>
              </w:divBdr>
            </w:div>
            <w:div w:id="672488910">
              <w:marLeft w:val="0"/>
              <w:marRight w:val="0"/>
              <w:marTop w:val="0"/>
              <w:marBottom w:val="0"/>
              <w:divBdr>
                <w:top w:val="none" w:sz="0" w:space="0" w:color="auto"/>
                <w:left w:val="none" w:sz="0" w:space="0" w:color="auto"/>
                <w:bottom w:val="none" w:sz="0" w:space="0" w:color="auto"/>
                <w:right w:val="none" w:sz="0" w:space="0" w:color="auto"/>
              </w:divBdr>
            </w:div>
            <w:div w:id="710688598">
              <w:marLeft w:val="0"/>
              <w:marRight w:val="0"/>
              <w:marTop w:val="0"/>
              <w:marBottom w:val="0"/>
              <w:divBdr>
                <w:top w:val="none" w:sz="0" w:space="0" w:color="auto"/>
                <w:left w:val="none" w:sz="0" w:space="0" w:color="auto"/>
                <w:bottom w:val="none" w:sz="0" w:space="0" w:color="auto"/>
                <w:right w:val="none" w:sz="0" w:space="0" w:color="auto"/>
              </w:divBdr>
            </w:div>
            <w:div w:id="712390583">
              <w:marLeft w:val="0"/>
              <w:marRight w:val="0"/>
              <w:marTop w:val="0"/>
              <w:marBottom w:val="0"/>
              <w:divBdr>
                <w:top w:val="none" w:sz="0" w:space="0" w:color="auto"/>
                <w:left w:val="none" w:sz="0" w:space="0" w:color="auto"/>
                <w:bottom w:val="none" w:sz="0" w:space="0" w:color="auto"/>
                <w:right w:val="none" w:sz="0" w:space="0" w:color="auto"/>
              </w:divBdr>
            </w:div>
            <w:div w:id="869076961">
              <w:marLeft w:val="0"/>
              <w:marRight w:val="0"/>
              <w:marTop w:val="0"/>
              <w:marBottom w:val="0"/>
              <w:divBdr>
                <w:top w:val="none" w:sz="0" w:space="0" w:color="auto"/>
                <w:left w:val="none" w:sz="0" w:space="0" w:color="auto"/>
                <w:bottom w:val="none" w:sz="0" w:space="0" w:color="auto"/>
                <w:right w:val="none" w:sz="0" w:space="0" w:color="auto"/>
              </w:divBdr>
            </w:div>
            <w:div w:id="871919058">
              <w:marLeft w:val="0"/>
              <w:marRight w:val="0"/>
              <w:marTop w:val="0"/>
              <w:marBottom w:val="0"/>
              <w:divBdr>
                <w:top w:val="none" w:sz="0" w:space="0" w:color="auto"/>
                <w:left w:val="none" w:sz="0" w:space="0" w:color="auto"/>
                <w:bottom w:val="none" w:sz="0" w:space="0" w:color="auto"/>
                <w:right w:val="none" w:sz="0" w:space="0" w:color="auto"/>
              </w:divBdr>
            </w:div>
            <w:div w:id="993144568">
              <w:marLeft w:val="0"/>
              <w:marRight w:val="0"/>
              <w:marTop w:val="0"/>
              <w:marBottom w:val="0"/>
              <w:divBdr>
                <w:top w:val="none" w:sz="0" w:space="0" w:color="auto"/>
                <w:left w:val="none" w:sz="0" w:space="0" w:color="auto"/>
                <w:bottom w:val="none" w:sz="0" w:space="0" w:color="auto"/>
                <w:right w:val="none" w:sz="0" w:space="0" w:color="auto"/>
              </w:divBdr>
            </w:div>
            <w:div w:id="1032343247">
              <w:marLeft w:val="0"/>
              <w:marRight w:val="0"/>
              <w:marTop w:val="0"/>
              <w:marBottom w:val="0"/>
              <w:divBdr>
                <w:top w:val="none" w:sz="0" w:space="0" w:color="auto"/>
                <w:left w:val="none" w:sz="0" w:space="0" w:color="auto"/>
                <w:bottom w:val="none" w:sz="0" w:space="0" w:color="auto"/>
                <w:right w:val="none" w:sz="0" w:space="0" w:color="auto"/>
              </w:divBdr>
            </w:div>
            <w:div w:id="1067335530">
              <w:marLeft w:val="0"/>
              <w:marRight w:val="0"/>
              <w:marTop w:val="0"/>
              <w:marBottom w:val="0"/>
              <w:divBdr>
                <w:top w:val="none" w:sz="0" w:space="0" w:color="auto"/>
                <w:left w:val="none" w:sz="0" w:space="0" w:color="auto"/>
                <w:bottom w:val="none" w:sz="0" w:space="0" w:color="auto"/>
                <w:right w:val="none" w:sz="0" w:space="0" w:color="auto"/>
              </w:divBdr>
            </w:div>
            <w:div w:id="1072389689">
              <w:marLeft w:val="0"/>
              <w:marRight w:val="0"/>
              <w:marTop w:val="0"/>
              <w:marBottom w:val="0"/>
              <w:divBdr>
                <w:top w:val="none" w:sz="0" w:space="0" w:color="auto"/>
                <w:left w:val="none" w:sz="0" w:space="0" w:color="auto"/>
                <w:bottom w:val="none" w:sz="0" w:space="0" w:color="auto"/>
                <w:right w:val="none" w:sz="0" w:space="0" w:color="auto"/>
              </w:divBdr>
            </w:div>
            <w:div w:id="1221597971">
              <w:marLeft w:val="0"/>
              <w:marRight w:val="0"/>
              <w:marTop w:val="0"/>
              <w:marBottom w:val="0"/>
              <w:divBdr>
                <w:top w:val="none" w:sz="0" w:space="0" w:color="auto"/>
                <w:left w:val="none" w:sz="0" w:space="0" w:color="auto"/>
                <w:bottom w:val="none" w:sz="0" w:space="0" w:color="auto"/>
                <w:right w:val="none" w:sz="0" w:space="0" w:color="auto"/>
              </w:divBdr>
            </w:div>
            <w:div w:id="1300182613">
              <w:marLeft w:val="0"/>
              <w:marRight w:val="0"/>
              <w:marTop w:val="0"/>
              <w:marBottom w:val="0"/>
              <w:divBdr>
                <w:top w:val="none" w:sz="0" w:space="0" w:color="auto"/>
                <w:left w:val="none" w:sz="0" w:space="0" w:color="auto"/>
                <w:bottom w:val="none" w:sz="0" w:space="0" w:color="auto"/>
                <w:right w:val="none" w:sz="0" w:space="0" w:color="auto"/>
              </w:divBdr>
            </w:div>
            <w:div w:id="1343776202">
              <w:marLeft w:val="0"/>
              <w:marRight w:val="0"/>
              <w:marTop w:val="0"/>
              <w:marBottom w:val="0"/>
              <w:divBdr>
                <w:top w:val="none" w:sz="0" w:space="0" w:color="auto"/>
                <w:left w:val="none" w:sz="0" w:space="0" w:color="auto"/>
                <w:bottom w:val="none" w:sz="0" w:space="0" w:color="auto"/>
                <w:right w:val="none" w:sz="0" w:space="0" w:color="auto"/>
              </w:divBdr>
            </w:div>
            <w:div w:id="1379277212">
              <w:marLeft w:val="0"/>
              <w:marRight w:val="0"/>
              <w:marTop w:val="0"/>
              <w:marBottom w:val="0"/>
              <w:divBdr>
                <w:top w:val="none" w:sz="0" w:space="0" w:color="auto"/>
                <w:left w:val="none" w:sz="0" w:space="0" w:color="auto"/>
                <w:bottom w:val="none" w:sz="0" w:space="0" w:color="auto"/>
                <w:right w:val="none" w:sz="0" w:space="0" w:color="auto"/>
              </w:divBdr>
            </w:div>
            <w:div w:id="1491483207">
              <w:marLeft w:val="0"/>
              <w:marRight w:val="0"/>
              <w:marTop w:val="0"/>
              <w:marBottom w:val="0"/>
              <w:divBdr>
                <w:top w:val="none" w:sz="0" w:space="0" w:color="auto"/>
                <w:left w:val="none" w:sz="0" w:space="0" w:color="auto"/>
                <w:bottom w:val="none" w:sz="0" w:space="0" w:color="auto"/>
                <w:right w:val="none" w:sz="0" w:space="0" w:color="auto"/>
              </w:divBdr>
            </w:div>
            <w:div w:id="1531649714">
              <w:marLeft w:val="0"/>
              <w:marRight w:val="0"/>
              <w:marTop w:val="0"/>
              <w:marBottom w:val="0"/>
              <w:divBdr>
                <w:top w:val="none" w:sz="0" w:space="0" w:color="auto"/>
                <w:left w:val="none" w:sz="0" w:space="0" w:color="auto"/>
                <w:bottom w:val="none" w:sz="0" w:space="0" w:color="auto"/>
                <w:right w:val="none" w:sz="0" w:space="0" w:color="auto"/>
              </w:divBdr>
            </w:div>
            <w:div w:id="1618096946">
              <w:marLeft w:val="0"/>
              <w:marRight w:val="0"/>
              <w:marTop w:val="0"/>
              <w:marBottom w:val="0"/>
              <w:divBdr>
                <w:top w:val="none" w:sz="0" w:space="0" w:color="auto"/>
                <w:left w:val="none" w:sz="0" w:space="0" w:color="auto"/>
                <w:bottom w:val="none" w:sz="0" w:space="0" w:color="auto"/>
                <w:right w:val="none" w:sz="0" w:space="0" w:color="auto"/>
              </w:divBdr>
              <w:divsChild>
                <w:div w:id="30888501">
                  <w:marLeft w:val="0"/>
                  <w:marRight w:val="0"/>
                  <w:marTop w:val="0"/>
                  <w:marBottom w:val="0"/>
                  <w:divBdr>
                    <w:top w:val="none" w:sz="0" w:space="0" w:color="auto"/>
                    <w:left w:val="none" w:sz="0" w:space="0" w:color="auto"/>
                    <w:bottom w:val="none" w:sz="0" w:space="0" w:color="auto"/>
                    <w:right w:val="none" w:sz="0" w:space="0" w:color="auto"/>
                  </w:divBdr>
                </w:div>
                <w:div w:id="96293759">
                  <w:marLeft w:val="0"/>
                  <w:marRight w:val="0"/>
                  <w:marTop w:val="0"/>
                  <w:marBottom w:val="0"/>
                  <w:divBdr>
                    <w:top w:val="none" w:sz="0" w:space="0" w:color="auto"/>
                    <w:left w:val="none" w:sz="0" w:space="0" w:color="auto"/>
                    <w:bottom w:val="none" w:sz="0" w:space="0" w:color="auto"/>
                    <w:right w:val="none" w:sz="0" w:space="0" w:color="auto"/>
                  </w:divBdr>
                </w:div>
                <w:div w:id="120997299">
                  <w:marLeft w:val="0"/>
                  <w:marRight w:val="0"/>
                  <w:marTop w:val="0"/>
                  <w:marBottom w:val="0"/>
                  <w:divBdr>
                    <w:top w:val="none" w:sz="0" w:space="0" w:color="auto"/>
                    <w:left w:val="none" w:sz="0" w:space="0" w:color="auto"/>
                    <w:bottom w:val="none" w:sz="0" w:space="0" w:color="auto"/>
                    <w:right w:val="none" w:sz="0" w:space="0" w:color="auto"/>
                  </w:divBdr>
                </w:div>
                <w:div w:id="154418785">
                  <w:marLeft w:val="0"/>
                  <w:marRight w:val="0"/>
                  <w:marTop w:val="0"/>
                  <w:marBottom w:val="0"/>
                  <w:divBdr>
                    <w:top w:val="none" w:sz="0" w:space="0" w:color="auto"/>
                    <w:left w:val="none" w:sz="0" w:space="0" w:color="auto"/>
                    <w:bottom w:val="none" w:sz="0" w:space="0" w:color="auto"/>
                    <w:right w:val="none" w:sz="0" w:space="0" w:color="auto"/>
                  </w:divBdr>
                </w:div>
                <w:div w:id="182089092">
                  <w:marLeft w:val="0"/>
                  <w:marRight w:val="0"/>
                  <w:marTop w:val="0"/>
                  <w:marBottom w:val="0"/>
                  <w:divBdr>
                    <w:top w:val="none" w:sz="0" w:space="0" w:color="auto"/>
                    <w:left w:val="none" w:sz="0" w:space="0" w:color="auto"/>
                    <w:bottom w:val="none" w:sz="0" w:space="0" w:color="auto"/>
                    <w:right w:val="none" w:sz="0" w:space="0" w:color="auto"/>
                  </w:divBdr>
                </w:div>
                <w:div w:id="198517568">
                  <w:marLeft w:val="0"/>
                  <w:marRight w:val="0"/>
                  <w:marTop w:val="0"/>
                  <w:marBottom w:val="0"/>
                  <w:divBdr>
                    <w:top w:val="none" w:sz="0" w:space="0" w:color="auto"/>
                    <w:left w:val="none" w:sz="0" w:space="0" w:color="auto"/>
                    <w:bottom w:val="none" w:sz="0" w:space="0" w:color="auto"/>
                    <w:right w:val="none" w:sz="0" w:space="0" w:color="auto"/>
                  </w:divBdr>
                </w:div>
                <w:div w:id="198588150">
                  <w:marLeft w:val="0"/>
                  <w:marRight w:val="0"/>
                  <w:marTop w:val="0"/>
                  <w:marBottom w:val="0"/>
                  <w:divBdr>
                    <w:top w:val="none" w:sz="0" w:space="0" w:color="auto"/>
                    <w:left w:val="none" w:sz="0" w:space="0" w:color="auto"/>
                    <w:bottom w:val="none" w:sz="0" w:space="0" w:color="auto"/>
                    <w:right w:val="none" w:sz="0" w:space="0" w:color="auto"/>
                  </w:divBdr>
                </w:div>
                <w:div w:id="206526626">
                  <w:marLeft w:val="0"/>
                  <w:marRight w:val="0"/>
                  <w:marTop w:val="0"/>
                  <w:marBottom w:val="0"/>
                  <w:divBdr>
                    <w:top w:val="none" w:sz="0" w:space="0" w:color="auto"/>
                    <w:left w:val="none" w:sz="0" w:space="0" w:color="auto"/>
                    <w:bottom w:val="none" w:sz="0" w:space="0" w:color="auto"/>
                    <w:right w:val="none" w:sz="0" w:space="0" w:color="auto"/>
                  </w:divBdr>
                </w:div>
                <w:div w:id="294796955">
                  <w:marLeft w:val="0"/>
                  <w:marRight w:val="0"/>
                  <w:marTop w:val="0"/>
                  <w:marBottom w:val="0"/>
                  <w:divBdr>
                    <w:top w:val="none" w:sz="0" w:space="0" w:color="auto"/>
                    <w:left w:val="none" w:sz="0" w:space="0" w:color="auto"/>
                    <w:bottom w:val="none" w:sz="0" w:space="0" w:color="auto"/>
                    <w:right w:val="none" w:sz="0" w:space="0" w:color="auto"/>
                  </w:divBdr>
                </w:div>
                <w:div w:id="489177002">
                  <w:marLeft w:val="0"/>
                  <w:marRight w:val="0"/>
                  <w:marTop w:val="0"/>
                  <w:marBottom w:val="0"/>
                  <w:divBdr>
                    <w:top w:val="none" w:sz="0" w:space="0" w:color="auto"/>
                    <w:left w:val="none" w:sz="0" w:space="0" w:color="auto"/>
                    <w:bottom w:val="none" w:sz="0" w:space="0" w:color="auto"/>
                    <w:right w:val="none" w:sz="0" w:space="0" w:color="auto"/>
                  </w:divBdr>
                </w:div>
                <w:div w:id="699358098">
                  <w:marLeft w:val="0"/>
                  <w:marRight w:val="0"/>
                  <w:marTop w:val="0"/>
                  <w:marBottom w:val="0"/>
                  <w:divBdr>
                    <w:top w:val="none" w:sz="0" w:space="0" w:color="auto"/>
                    <w:left w:val="none" w:sz="0" w:space="0" w:color="auto"/>
                    <w:bottom w:val="none" w:sz="0" w:space="0" w:color="auto"/>
                    <w:right w:val="none" w:sz="0" w:space="0" w:color="auto"/>
                  </w:divBdr>
                </w:div>
                <w:div w:id="769397574">
                  <w:marLeft w:val="0"/>
                  <w:marRight w:val="0"/>
                  <w:marTop w:val="0"/>
                  <w:marBottom w:val="0"/>
                  <w:divBdr>
                    <w:top w:val="none" w:sz="0" w:space="0" w:color="auto"/>
                    <w:left w:val="none" w:sz="0" w:space="0" w:color="auto"/>
                    <w:bottom w:val="none" w:sz="0" w:space="0" w:color="auto"/>
                    <w:right w:val="none" w:sz="0" w:space="0" w:color="auto"/>
                  </w:divBdr>
                </w:div>
                <w:div w:id="777482858">
                  <w:marLeft w:val="0"/>
                  <w:marRight w:val="0"/>
                  <w:marTop w:val="0"/>
                  <w:marBottom w:val="0"/>
                  <w:divBdr>
                    <w:top w:val="none" w:sz="0" w:space="0" w:color="auto"/>
                    <w:left w:val="none" w:sz="0" w:space="0" w:color="auto"/>
                    <w:bottom w:val="none" w:sz="0" w:space="0" w:color="auto"/>
                    <w:right w:val="none" w:sz="0" w:space="0" w:color="auto"/>
                  </w:divBdr>
                </w:div>
                <w:div w:id="839083754">
                  <w:marLeft w:val="0"/>
                  <w:marRight w:val="0"/>
                  <w:marTop w:val="0"/>
                  <w:marBottom w:val="0"/>
                  <w:divBdr>
                    <w:top w:val="none" w:sz="0" w:space="0" w:color="auto"/>
                    <w:left w:val="none" w:sz="0" w:space="0" w:color="auto"/>
                    <w:bottom w:val="none" w:sz="0" w:space="0" w:color="auto"/>
                    <w:right w:val="none" w:sz="0" w:space="0" w:color="auto"/>
                  </w:divBdr>
                </w:div>
                <w:div w:id="1021976288">
                  <w:marLeft w:val="0"/>
                  <w:marRight w:val="0"/>
                  <w:marTop w:val="0"/>
                  <w:marBottom w:val="0"/>
                  <w:divBdr>
                    <w:top w:val="none" w:sz="0" w:space="0" w:color="auto"/>
                    <w:left w:val="none" w:sz="0" w:space="0" w:color="auto"/>
                    <w:bottom w:val="none" w:sz="0" w:space="0" w:color="auto"/>
                    <w:right w:val="none" w:sz="0" w:space="0" w:color="auto"/>
                  </w:divBdr>
                </w:div>
                <w:div w:id="1062363266">
                  <w:marLeft w:val="0"/>
                  <w:marRight w:val="0"/>
                  <w:marTop w:val="0"/>
                  <w:marBottom w:val="0"/>
                  <w:divBdr>
                    <w:top w:val="none" w:sz="0" w:space="0" w:color="auto"/>
                    <w:left w:val="none" w:sz="0" w:space="0" w:color="auto"/>
                    <w:bottom w:val="none" w:sz="0" w:space="0" w:color="auto"/>
                    <w:right w:val="none" w:sz="0" w:space="0" w:color="auto"/>
                  </w:divBdr>
                </w:div>
                <w:div w:id="1065378615">
                  <w:marLeft w:val="0"/>
                  <w:marRight w:val="0"/>
                  <w:marTop w:val="0"/>
                  <w:marBottom w:val="0"/>
                  <w:divBdr>
                    <w:top w:val="none" w:sz="0" w:space="0" w:color="auto"/>
                    <w:left w:val="none" w:sz="0" w:space="0" w:color="auto"/>
                    <w:bottom w:val="none" w:sz="0" w:space="0" w:color="auto"/>
                    <w:right w:val="none" w:sz="0" w:space="0" w:color="auto"/>
                  </w:divBdr>
                </w:div>
                <w:div w:id="1151756182">
                  <w:marLeft w:val="0"/>
                  <w:marRight w:val="0"/>
                  <w:marTop w:val="0"/>
                  <w:marBottom w:val="0"/>
                  <w:divBdr>
                    <w:top w:val="none" w:sz="0" w:space="0" w:color="auto"/>
                    <w:left w:val="none" w:sz="0" w:space="0" w:color="auto"/>
                    <w:bottom w:val="none" w:sz="0" w:space="0" w:color="auto"/>
                    <w:right w:val="none" w:sz="0" w:space="0" w:color="auto"/>
                  </w:divBdr>
                </w:div>
                <w:div w:id="1401900236">
                  <w:marLeft w:val="0"/>
                  <w:marRight w:val="0"/>
                  <w:marTop w:val="0"/>
                  <w:marBottom w:val="0"/>
                  <w:divBdr>
                    <w:top w:val="none" w:sz="0" w:space="0" w:color="auto"/>
                    <w:left w:val="none" w:sz="0" w:space="0" w:color="auto"/>
                    <w:bottom w:val="none" w:sz="0" w:space="0" w:color="auto"/>
                    <w:right w:val="none" w:sz="0" w:space="0" w:color="auto"/>
                  </w:divBdr>
                </w:div>
                <w:div w:id="1460564386">
                  <w:marLeft w:val="0"/>
                  <w:marRight w:val="0"/>
                  <w:marTop w:val="0"/>
                  <w:marBottom w:val="0"/>
                  <w:divBdr>
                    <w:top w:val="none" w:sz="0" w:space="0" w:color="auto"/>
                    <w:left w:val="none" w:sz="0" w:space="0" w:color="auto"/>
                    <w:bottom w:val="none" w:sz="0" w:space="0" w:color="auto"/>
                    <w:right w:val="none" w:sz="0" w:space="0" w:color="auto"/>
                  </w:divBdr>
                </w:div>
                <w:div w:id="1538005718">
                  <w:marLeft w:val="0"/>
                  <w:marRight w:val="0"/>
                  <w:marTop w:val="0"/>
                  <w:marBottom w:val="0"/>
                  <w:divBdr>
                    <w:top w:val="none" w:sz="0" w:space="0" w:color="auto"/>
                    <w:left w:val="none" w:sz="0" w:space="0" w:color="auto"/>
                    <w:bottom w:val="none" w:sz="0" w:space="0" w:color="auto"/>
                    <w:right w:val="none" w:sz="0" w:space="0" w:color="auto"/>
                  </w:divBdr>
                </w:div>
                <w:div w:id="1557162079">
                  <w:marLeft w:val="0"/>
                  <w:marRight w:val="0"/>
                  <w:marTop w:val="0"/>
                  <w:marBottom w:val="0"/>
                  <w:divBdr>
                    <w:top w:val="none" w:sz="0" w:space="0" w:color="auto"/>
                    <w:left w:val="none" w:sz="0" w:space="0" w:color="auto"/>
                    <w:bottom w:val="none" w:sz="0" w:space="0" w:color="auto"/>
                    <w:right w:val="none" w:sz="0" w:space="0" w:color="auto"/>
                  </w:divBdr>
                </w:div>
                <w:div w:id="1593856814">
                  <w:marLeft w:val="0"/>
                  <w:marRight w:val="0"/>
                  <w:marTop w:val="0"/>
                  <w:marBottom w:val="0"/>
                  <w:divBdr>
                    <w:top w:val="none" w:sz="0" w:space="0" w:color="auto"/>
                    <w:left w:val="none" w:sz="0" w:space="0" w:color="auto"/>
                    <w:bottom w:val="none" w:sz="0" w:space="0" w:color="auto"/>
                    <w:right w:val="none" w:sz="0" w:space="0" w:color="auto"/>
                  </w:divBdr>
                </w:div>
                <w:div w:id="1652129378">
                  <w:marLeft w:val="0"/>
                  <w:marRight w:val="0"/>
                  <w:marTop w:val="0"/>
                  <w:marBottom w:val="0"/>
                  <w:divBdr>
                    <w:top w:val="none" w:sz="0" w:space="0" w:color="auto"/>
                    <w:left w:val="none" w:sz="0" w:space="0" w:color="auto"/>
                    <w:bottom w:val="none" w:sz="0" w:space="0" w:color="auto"/>
                    <w:right w:val="none" w:sz="0" w:space="0" w:color="auto"/>
                  </w:divBdr>
                </w:div>
                <w:div w:id="1741639158">
                  <w:marLeft w:val="0"/>
                  <w:marRight w:val="0"/>
                  <w:marTop w:val="0"/>
                  <w:marBottom w:val="0"/>
                  <w:divBdr>
                    <w:top w:val="none" w:sz="0" w:space="0" w:color="auto"/>
                    <w:left w:val="none" w:sz="0" w:space="0" w:color="auto"/>
                    <w:bottom w:val="none" w:sz="0" w:space="0" w:color="auto"/>
                    <w:right w:val="none" w:sz="0" w:space="0" w:color="auto"/>
                  </w:divBdr>
                </w:div>
                <w:div w:id="1839493111">
                  <w:marLeft w:val="0"/>
                  <w:marRight w:val="0"/>
                  <w:marTop w:val="0"/>
                  <w:marBottom w:val="0"/>
                  <w:divBdr>
                    <w:top w:val="none" w:sz="0" w:space="0" w:color="auto"/>
                    <w:left w:val="none" w:sz="0" w:space="0" w:color="auto"/>
                    <w:bottom w:val="none" w:sz="0" w:space="0" w:color="auto"/>
                    <w:right w:val="none" w:sz="0" w:space="0" w:color="auto"/>
                  </w:divBdr>
                </w:div>
                <w:div w:id="1929851690">
                  <w:marLeft w:val="0"/>
                  <w:marRight w:val="0"/>
                  <w:marTop w:val="0"/>
                  <w:marBottom w:val="0"/>
                  <w:divBdr>
                    <w:top w:val="none" w:sz="0" w:space="0" w:color="auto"/>
                    <w:left w:val="none" w:sz="0" w:space="0" w:color="auto"/>
                    <w:bottom w:val="none" w:sz="0" w:space="0" w:color="auto"/>
                    <w:right w:val="none" w:sz="0" w:space="0" w:color="auto"/>
                  </w:divBdr>
                </w:div>
                <w:div w:id="2006974661">
                  <w:marLeft w:val="0"/>
                  <w:marRight w:val="0"/>
                  <w:marTop w:val="0"/>
                  <w:marBottom w:val="0"/>
                  <w:divBdr>
                    <w:top w:val="none" w:sz="0" w:space="0" w:color="auto"/>
                    <w:left w:val="none" w:sz="0" w:space="0" w:color="auto"/>
                    <w:bottom w:val="none" w:sz="0" w:space="0" w:color="auto"/>
                    <w:right w:val="none" w:sz="0" w:space="0" w:color="auto"/>
                  </w:divBdr>
                </w:div>
                <w:div w:id="2024361344">
                  <w:marLeft w:val="0"/>
                  <w:marRight w:val="0"/>
                  <w:marTop w:val="0"/>
                  <w:marBottom w:val="0"/>
                  <w:divBdr>
                    <w:top w:val="none" w:sz="0" w:space="0" w:color="auto"/>
                    <w:left w:val="none" w:sz="0" w:space="0" w:color="auto"/>
                    <w:bottom w:val="none" w:sz="0" w:space="0" w:color="auto"/>
                    <w:right w:val="none" w:sz="0" w:space="0" w:color="auto"/>
                  </w:divBdr>
                </w:div>
                <w:div w:id="2046172818">
                  <w:marLeft w:val="0"/>
                  <w:marRight w:val="0"/>
                  <w:marTop w:val="0"/>
                  <w:marBottom w:val="0"/>
                  <w:divBdr>
                    <w:top w:val="none" w:sz="0" w:space="0" w:color="auto"/>
                    <w:left w:val="none" w:sz="0" w:space="0" w:color="auto"/>
                    <w:bottom w:val="none" w:sz="0" w:space="0" w:color="auto"/>
                    <w:right w:val="none" w:sz="0" w:space="0" w:color="auto"/>
                  </w:divBdr>
                </w:div>
              </w:divsChild>
            </w:div>
            <w:div w:id="1677341320">
              <w:marLeft w:val="0"/>
              <w:marRight w:val="0"/>
              <w:marTop w:val="0"/>
              <w:marBottom w:val="0"/>
              <w:divBdr>
                <w:top w:val="none" w:sz="0" w:space="0" w:color="auto"/>
                <w:left w:val="none" w:sz="0" w:space="0" w:color="auto"/>
                <w:bottom w:val="none" w:sz="0" w:space="0" w:color="auto"/>
                <w:right w:val="none" w:sz="0" w:space="0" w:color="auto"/>
              </w:divBdr>
            </w:div>
            <w:div w:id="1694770923">
              <w:marLeft w:val="0"/>
              <w:marRight w:val="0"/>
              <w:marTop w:val="0"/>
              <w:marBottom w:val="0"/>
              <w:divBdr>
                <w:top w:val="none" w:sz="0" w:space="0" w:color="auto"/>
                <w:left w:val="none" w:sz="0" w:space="0" w:color="auto"/>
                <w:bottom w:val="none" w:sz="0" w:space="0" w:color="auto"/>
                <w:right w:val="none" w:sz="0" w:space="0" w:color="auto"/>
              </w:divBdr>
            </w:div>
            <w:div w:id="1752696849">
              <w:marLeft w:val="0"/>
              <w:marRight w:val="0"/>
              <w:marTop w:val="0"/>
              <w:marBottom w:val="0"/>
              <w:divBdr>
                <w:top w:val="none" w:sz="0" w:space="0" w:color="auto"/>
                <w:left w:val="none" w:sz="0" w:space="0" w:color="auto"/>
                <w:bottom w:val="none" w:sz="0" w:space="0" w:color="auto"/>
                <w:right w:val="none" w:sz="0" w:space="0" w:color="auto"/>
              </w:divBdr>
            </w:div>
            <w:div w:id="1805391316">
              <w:marLeft w:val="0"/>
              <w:marRight w:val="0"/>
              <w:marTop w:val="0"/>
              <w:marBottom w:val="0"/>
              <w:divBdr>
                <w:top w:val="none" w:sz="0" w:space="0" w:color="auto"/>
                <w:left w:val="none" w:sz="0" w:space="0" w:color="auto"/>
                <w:bottom w:val="none" w:sz="0" w:space="0" w:color="auto"/>
                <w:right w:val="none" w:sz="0" w:space="0" w:color="auto"/>
              </w:divBdr>
            </w:div>
            <w:div w:id="1885211390">
              <w:marLeft w:val="0"/>
              <w:marRight w:val="0"/>
              <w:marTop w:val="0"/>
              <w:marBottom w:val="0"/>
              <w:divBdr>
                <w:top w:val="none" w:sz="0" w:space="0" w:color="auto"/>
                <w:left w:val="none" w:sz="0" w:space="0" w:color="auto"/>
                <w:bottom w:val="none" w:sz="0" w:space="0" w:color="auto"/>
                <w:right w:val="none" w:sz="0" w:space="0" w:color="auto"/>
              </w:divBdr>
            </w:div>
            <w:div w:id="2010476746">
              <w:marLeft w:val="0"/>
              <w:marRight w:val="0"/>
              <w:marTop w:val="0"/>
              <w:marBottom w:val="0"/>
              <w:divBdr>
                <w:top w:val="none" w:sz="0" w:space="0" w:color="auto"/>
                <w:left w:val="none" w:sz="0" w:space="0" w:color="auto"/>
                <w:bottom w:val="none" w:sz="0" w:space="0" w:color="auto"/>
                <w:right w:val="none" w:sz="0" w:space="0" w:color="auto"/>
              </w:divBdr>
            </w:div>
            <w:div w:id="2038658662">
              <w:marLeft w:val="0"/>
              <w:marRight w:val="0"/>
              <w:marTop w:val="0"/>
              <w:marBottom w:val="0"/>
              <w:divBdr>
                <w:top w:val="none" w:sz="0" w:space="0" w:color="auto"/>
                <w:left w:val="none" w:sz="0" w:space="0" w:color="auto"/>
                <w:bottom w:val="none" w:sz="0" w:space="0" w:color="auto"/>
                <w:right w:val="none" w:sz="0" w:space="0" w:color="auto"/>
              </w:divBdr>
            </w:div>
            <w:div w:id="2062364017">
              <w:marLeft w:val="0"/>
              <w:marRight w:val="0"/>
              <w:marTop w:val="0"/>
              <w:marBottom w:val="0"/>
              <w:divBdr>
                <w:top w:val="none" w:sz="0" w:space="0" w:color="auto"/>
                <w:left w:val="none" w:sz="0" w:space="0" w:color="auto"/>
                <w:bottom w:val="none" w:sz="0" w:space="0" w:color="auto"/>
                <w:right w:val="none" w:sz="0" w:space="0" w:color="auto"/>
              </w:divBdr>
            </w:div>
          </w:divsChild>
        </w:div>
        <w:div w:id="354507055">
          <w:marLeft w:val="0"/>
          <w:marRight w:val="0"/>
          <w:marTop w:val="0"/>
          <w:marBottom w:val="0"/>
          <w:divBdr>
            <w:top w:val="none" w:sz="0" w:space="0" w:color="auto"/>
            <w:left w:val="none" w:sz="0" w:space="0" w:color="auto"/>
            <w:bottom w:val="none" w:sz="0" w:space="0" w:color="auto"/>
            <w:right w:val="none" w:sz="0" w:space="0" w:color="auto"/>
          </w:divBdr>
          <w:divsChild>
            <w:div w:id="763844670">
              <w:marLeft w:val="0"/>
              <w:marRight w:val="0"/>
              <w:marTop w:val="0"/>
              <w:marBottom w:val="0"/>
              <w:divBdr>
                <w:top w:val="none" w:sz="0" w:space="0" w:color="auto"/>
                <w:left w:val="none" w:sz="0" w:space="0" w:color="auto"/>
                <w:bottom w:val="none" w:sz="0" w:space="0" w:color="auto"/>
                <w:right w:val="none" w:sz="0" w:space="0" w:color="auto"/>
              </w:divBdr>
            </w:div>
            <w:div w:id="1001544254">
              <w:marLeft w:val="0"/>
              <w:marRight w:val="0"/>
              <w:marTop w:val="0"/>
              <w:marBottom w:val="0"/>
              <w:divBdr>
                <w:top w:val="none" w:sz="0" w:space="0" w:color="auto"/>
                <w:left w:val="none" w:sz="0" w:space="0" w:color="auto"/>
                <w:bottom w:val="none" w:sz="0" w:space="0" w:color="auto"/>
                <w:right w:val="none" w:sz="0" w:space="0" w:color="auto"/>
              </w:divBdr>
            </w:div>
            <w:div w:id="1677918554">
              <w:marLeft w:val="0"/>
              <w:marRight w:val="0"/>
              <w:marTop w:val="0"/>
              <w:marBottom w:val="0"/>
              <w:divBdr>
                <w:top w:val="none" w:sz="0" w:space="0" w:color="auto"/>
                <w:left w:val="none" w:sz="0" w:space="0" w:color="auto"/>
                <w:bottom w:val="none" w:sz="0" w:space="0" w:color="auto"/>
                <w:right w:val="none" w:sz="0" w:space="0" w:color="auto"/>
              </w:divBdr>
            </w:div>
            <w:div w:id="2112624655">
              <w:marLeft w:val="0"/>
              <w:marRight w:val="0"/>
              <w:marTop w:val="0"/>
              <w:marBottom w:val="0"/>
              <w:divBdr>
                <w:top w:val="none" w:sz="0" w:space="0" w:color="auto"/>
                <w:left w:val="none" w:sz="0" w:space="0" w:color="auto"/>
                <w:bottom w:val="none" w:sz="0" w:space="0" w:color="auto"/>
                <w:right w:val="none" w:sz="0" w:space="0" w:color="auto"/>
              </w:divBdr>
              <w:divsChild>
                <w:div w:id="22292048">
                  <w:marLeft w:val="0"/>
                  <w:marRight w:val="0"/>
                  <w:marTop w:val="0"/>
                  <w:marBottom w:val="0"/>
                  <w:divBdr>
                    <w:top w:val="none" w:sz="0" w:space="0" w:color="auto"/>
                    <w:left w:val="none" w:sz="0" w:space="0" w:color="auto"/>
                    <w:bottom w:val="none" w:sz="0" w:space="0" w:color="auto"/>
                    <w:right w:val="none" w:sz="0" w:space="0" w:color="auto"/>
                  </w:divBdr>
                </w:div>
                <w:div w:id="1326938407">
                  <w:marLeft w:val="0"/>
                  <w:marRight w:val="0"/>
                  <w:marTop w:val="0"/>
                  <w:marBottom w:val="0"/>
                  <w:divBdr>
                    <w:top w:val="none" w:sz="0" w:space="0" w:color="auto"/>
                    <w:left w:val="none" w:sz="0" w:space="0" w:color="auto"/>
                    <w:bottom w:val="none" w:sz="0" w:space="0" w:color="auto"/>
                    <w:right w:val="none" w:sz="0" w:space="0" w:color="auto"/>
                  </w:divBdr>
                </w:div>
                <w:div w:id="137311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66641">
          <w:marLeft w:val="0"/>
          <w:marRight w:val="0"/>
          <w:marTop w:val="0"/>
          <w:marBottom w:val="0"/>
          <w:divBdr>
            <w:top w:val="none" w:sz="0" w:space="0" w:color="auto"/>
            <w:left w:val="none" w:sz="0" w:space="0" w:color="auto"/>
            <w:bottom w:val="none" w:sz="0" w:space="0" w:color="auto"/>
            <w:right w:val="none" w:sz="0" w:space="0" w:color="auto"/>
          </w:divBdr>
        </w:div>
        <w:div w:id="364906885">
          <w:marLeft w:val="0"/>
          <w:marRight w:val="0"/>
          <w:marTop w:val="0"/>
          <w:marBottom w:val="0"/>
          <w:divBdr>
            <w:top w:val="none" w:sz="0" w:space="0" w:color="auto"/>
            <w:left w:val="none" w:sz="0" w:space="0" w:color="auto"/>
            <w:bottom w:val="none" w:sz="0" w:space="0" w:color="auto"/>
            <w:right w:val="none" w:sz="0" w:space="0" w:color="auto"/>
          </w:divBdr>
        </w:div>
        <w:div w:id="370617121">
          <w:marLeft w:val="0"/>
          <w:marRight w:val="0"/>
          <w:marTop w:val="0"/>
          <w:marBottom w:val="0"/>
          <w:divBdr>
            <w:top w:val="single" w:sz="6" w:space="4" w:color="CCCCCC"/>
            <w:left w:val="single" w:sz="6" w:space="8" w:color="CCCCCC"/>
            <w:bottom w:val="single" w:sz="6" w:space="4" w:color="CCCCCC"/>
            <w:right w:val="single" w:sz="6" w:space="8" w:color="CCCCCC"/>
          </w:divBdr>
        </w:div>
        <w:div w:id="370768485">
          <w:marLeft w:val="0"/>
          <w:marRight w:val="0"/>
          <w:marTop w:val="0"/>
          <w:marBottom w:val="0"/>
          <w:divBdr>
            <w:top w:val="none" w:sz="0" w:space="0" w:color="auto"/>
            <w:left w:val="none" w:sz="0" w:space="0" w:color="auto"/>
            <w:bottom w:val="none" w:sz="0" w:space="0" w:color="auto"/>
            <w:right w:val="none" w:sz="0" w:space="0" w:color="auto"/>
          </w:divBdr>
          <w:divsChild>
            <w:div w:id="194664196">
              <w:marLeft w:val="0"/>
              <w:marRight w:val="0"/>
              <w:marTop w:val="0"/>
              <w:marBottom w:val="0"/>
              <w:divBdr>
                <w:top w:val="none" w:sz="0" w:space="0" w:color="auto"/>
                <w:left w:val="none" w:sz="0" w:space="0" w:color="auto"/>
                <w:bottom w:val="none" w:sz="0" w:space="0" w:color="auto"/>
                <w:right w:val="none" w:sz="0" w:space="0" w:color="auto"/>
              </w:divBdr>
            </w:div>
            <w:div w:id="346559917">
              <w:marLeft w:val="0"/>
              <w:marRight w:val="0"/>
              <w:marTop w:val="0"/>
              <w:marBottom w:val="0"/>
              <w:divBdr>
                <w:top w:val="none" w:sz="0" w:space="0" w:color="auto"/>
                <w:left w:val="none" w:sz="0" w:space="0" w:color="auto"/>
                <w:bottom w:val="none" w:sz="0" w:space="0" w:color="auto"/>
                <w:right w:val="none" w:sz="0" w:space="0" w:color="auto"/>
              </w:divBdr>
            </w:div>
            <w:div w:id="405080625">
              <w:marLeft w:val="0"/>
              <w:marRight w:val="0"/>
              <w:marTop w:val="0"/>
              <w:marBottom w:val="0"/>
              <w:divBdr>
                <w:top w:val="none" w:sz="0" w:space="0" w:color="auto"/>
                <w:left w:val="none" w:sz="0" w:space="0" w:color="auto"/>
                <w:bottom w:val="none" w:sz="0" w:space="0" w:color="auto"/>
                <w:right w:val="none" w:sz="0" w:space="0" w:color="auto"/>
              </w:divBdr>
            </w:div>
            <w:div w:id="715205184">
              <w:marLeft w:val="0"/>
              <w:marRight w:val="0"/>
              <w:marTop w:val="0"/>
              <w:marBottom w:val="0"/>
              <w:divBdr>
                <w:top w:val="none" w:sz="0" w:space="0" w:color="auto"/>
                <w:left w:val="none" w:sz="0" w:space="0" w:color="auto"/>
                <w:bottom w:val="none" w:sz="0" w:space="0" w:color="auto"/>
                <w:right w:val="none" w:sz="0" w:space="0" w:color="auto"/>
              </w:divBdr>
              <w:divsChild>
                <w:div w:id="124280662">
                  <w:marLeft w:val="0"/>
                  <w:marRight w:val="0"/>
                  <w:marTop w:val="0"/>
                  <w:marBottom w:val="0"/>
                  <w:divBdr>
                    <w:top w:val="none" w:sz="0" w:space="0" w:color="auto"/>
                    <w:left w:val="none" w:sz="0" w:space="0" w:color="auto"/>
                    <w:bottom w:val="none" w:sz="0" w:space="0" w:color="auto"/>
                    <w:right w:val="none" w:sz="0" w:space="0" w:color="auto"/>
                  </w:divBdr>
                </w:div>
                <w:div w:id="233275228">
                  <w:marLeft w:val="0"/>
                  <w:marRight w:val="0"/>
                  <w:marTop w:val="0"/>
                  <w:marBottom w:val="0"/>
                  <w:divBdr>
                    <w:top w:val="none" w:sz="0" w:space="0" w:color="auto"/>
                    <w:left w:val="none" w:sz="0" w:space="0" w:color="auto"/>
                    <w:bottom w:val="none" w:sz="0" w:space="0" w:color="auto"/>
                    <w:right w:val="none" w:sz="0" w:space="0" w:color="auto"/>
                  </w:divBdr>
                </w:div>
                <w:div w:id="278342982">
                  <w:marLeft w:val="0"/>
                  <w:marRight w:val="0"/>
                  <w:marTop w:val="0"/>
                  <w:marBottom w:val="0"/>
                  <w:divBdr>
                    <w:top w:val="none" w:sz="0" w:space="0" w:color="auto"/>
                    <w:left w:val="none" w:sz="0" w:space="0" w:color="auto"/>
                    <w:bottom w:val="none" w:sz="0" w:space="0" w:color="auto"/>
                    <w:right w:val="none" w:sz="0" w:space="0" w:color="auto"/>
                  </w:divBdr>
                </w:div>
                <w:div w:id="445541948">
                  <w:marLeft w:val="0"/>
                  <w:marRight w:val="0"/>
                  <w:marTop w:val="0"/>
                  <w:marBottom w:val="0"/>
                  <w:divBdr>
                    <w:top w:val="none" w:sz="0" w:space="0" w:color="auto"/>
                    <w:left w:val="none" w:sz="0" w:space="0" w:color="auto"/>
                    <w:bottom w:val="none" w:sz="0" w:space="0" w:color="auto"/>
                    <w:right w:val="none" w:sz="0" w:space="0" w:color="auto"/>
                  </w:divBdr>
                </w:div>
                <w:div w:id="668288512">
                  <w:marLeft w:val="0"/>
                  <w:marRight w:val="0"/>
                  <w:marTop w:val="0"/>
                  <w:marBottom w:val="0"/>
                  <w:divBdr>
                    <w:top w:val="none" w:sz="0" w:space="0" w:color="auto"/>
                    <w:left w:val="none" w:sz="0" w:space="0" w:color="auto"/>
                    <w:bottom w:val="none" w:sz="0" w:space="0" w:color="auto"/>
                    <w:right w:val="none" w:sz="0" w:space="0" w:color="auto"/>
                  </w:divBdr>
                </w:div>
                <w:div w:id="1584221206">
                  <w:marLeft w:val="0"/>
                  <w:marRight w:val="0"/>
                  <w:marTop w:val="0"/>
                  <w:marBottom w:val="0"/>
                  <w:divBdr>
                    <w:top w:val="none" w:sz="0" w:space="0" w:color="auto"/>
                    <w:left w:val="none" w:sz="0" w:space="0" w:color="auto"/>
                    <w:bottom w:val="none" w:sz="0" w:space="0" w:color="auto"/>
                    <w:right w:val="none" w:sz="0" w:space="0" w:color="auto"/>
                  </w:divBdr>
                </w:div>
              </w:divsChild>
            </w:div>
            <w:div w:id="1315373450">
              <w:marLeft w:val="0"/>
              <w:marRight w:val="0"/>
              <w:marTop w:val="0"/>
              <w:marBottom w:val="0"/>
              <w:divBdr>
                <w:top w:val="none" w:sz="0" w:space="0" w:color="auto"/>
                <w:left w:val="none" w:sz="0" w:space="0" w:color="auto"/>
                <w:bottom w:val="none" w:sz="0" w:space="0" w:color="auto"/>
                <w:right w:val="none" w:sz="0" w:space="0" w:color="auto"/>
              </w:divBdr>
            </w:div>
            <w:div w:id="1526402436">
              <w:marLeft w:val="0"/>
              <w:marRight w:val="0"/>
              <w:marTop w:val="0"/>
              <w:marBottom w:val="0"/>
              <w:divBdr>
                <w:top w:val="none" w:sz="0" w:space="0" w:color="auto"/>
                <w:left w:val="none" w:sz="0" w:space="0" w:color="auto"/>
                <w:bottom w:val="none" w:sz="0" w:space="0" w:color="auto"/>
                <w:right w:val="none" w:sz="0" w:space="0" w:color="auto"/>
              </w:divBdr>
            </w:div>
            <w:div w:id="2087216851">
              <w:marLeft w:val="0"/>
              <w:marRight w:val="0"/>
              <w:marTop w:val="0"/>
              <w:marBottom w:val="0"/>
              <w:divBdr>
                <w:top w:val="none" w:sz="0" w:space="0" w:color="auto"/>
                <w:left w:val="none" w:sz="0" w:space="0" w:color="auto"/>
                <w:bottom w:val="none" w:sz="0" w:space="0" w:color="auto"/>
                <w:right w:val="none" w:sz="0" w:space="0" w:color="auto"/>
              </w:divBdr>
            </w:div>
          </w:divsChild>
        </w:div>
        <w:div w:id="372658779">
          <w:marLeft w:val="0"/>
          <w:marRight w:val="0"/>
          <w:marTop w:val="0"/>
          <w:marBottom w:val="0"/>
          <w:divBdr>
            <w:top w:val="none" w:sz="0" w:space="0" w:color="auto"/>
            <w:left w:val="none" w:sz="0" w:space="0" w:color="auto"/>
            <w:bottom w:val="none" w:sz="0" w:space="0" w:color="auto"/>
            <w:right w:val="none" w:sz="0" w:space="0" w:color="auto"/>
          </w:divBdr>
        </w:div>
        <w:div w:id="376970237">
          <w:marLeft w:val="0"/>
          <w:marRight w:val="0"/>
          <w:marTop w:val="0"/>
          <w:marBottom w:val="0"/>
          <w:divBdr>
            <w:top w:val="none" w:sz="0" w:space="0" w:color="auto"/>
            <w:left w:val="none" w:sz="0" w:space="0" w:color="auto"/>
            <w:bottom w:val="none" w:sz="0" w:space="0" w:color="auto"/>
            <w:right w:val="none" w:sz="0" w:space="0" w:color="auto"/>
          </w:divBdr>
          <w:divsChild>
            <w:div w:id="56897942">
              <w:marLeft w:val="0"/>
              <w:marRight w:val="0"/>
              <w:marTop w:val="0"/>
              <w:marBottom w:val="0"/>
              <w:divBdr>
                <w:top w:val="none" w:sz="0" w:space="0" w:color="auto"/>
                <w:left w:val="none" w:sz="0" w:space="0" w:color="auto"/>
                <w:bottom w:val="none" w:sz="0" w:space="0" w:color="auto"/>
                <w:right w:val="none" w:sz="0" w:space="0" w:color="auto"/>
              </w:divBdr>
            </w:div>
            <w:div w:id="66850702">
              <w:marLeft w:val="0"/>
              <w:marRight w:val="0"/>
              <w:marTop w:val="0"/>
              <w:marBottom w:val="0"/>
              <w:divBdr>
                <w:top w:val="none" w:sz="0" w:space="0" w:color="auto"/>
                <w:left w:val="none" w:sz="0" w:space="0" w:color="auto"/>
                <w:bottom w:val="none" w:sz="0" w:space="0" w:color="auto"/>
                <w:right w:val="none" w:sz="0" w:space="0" w:color="auto"/>
              </w:divBdr>
              <w:divsChild>
                <w:div w:id="90321675">
                  <w:marLeft w:val="0"/>
                  <w:marRight w:val="0"/>
                  <w:marTop w:val="0"/>
                  <w:marBottom w:val="0"/>
                  <w:divBdr>
                    <w:top w:val="none" w:sz="0" w:space="0" w:color="auto"/>
                    <w:left w:val="none" w:sz="0" w:space="0" w:color="auto"/>
                    <w:bottom w:val="none" w:sz="0" w:space="0" w:color="auto"/>
                    <w:right w:val="none" w:sz="0" w:space="0" w:color="auto"/>
                  </w:divBdr>
                </w:div>
                <w:div w:id="162748591">
                  <w:marLeft w:val="0"/>
                  <w:marRight w:val="0"/>
                  <w:marTop w:val="0"/>
                  <w:marBottom w:val="0"/>
                  <w:divBdr>
                    <w:top w:val="none" w:sz="0" w:space="0" w:color="auto"/>
                    <w:left w:val="none" w:sz="0" w:space="0" w:color="auto"/>
                    <w:bottom w:val="none" w:sz="0" w:space="0" w:color="auto"/>
                    <w:right w:val="none" w:sz="0" w:space="0" w:color="auto"/>
                  </w:divBdr>
                </w:div>
                <w:div w:id="296223395">
                  <w:marLeft w:val="0"/>
                  <w:marRight w:val="0"/>
                  <w:marTop w:val="0"/>
                  <w:marBottom w:val="0"/>
                  <w:divBdr>
                    <w:top w:val="none" w:sz="0" w:space="0" w:color="auto"/>
                    <w:left w:val="none" w:sz="0" w:space="0" w:color="auto"/>
                    <w:bottom w:val="none" w:sz="0" w:space="0" w:color="auto"/>
                    <w:right w:val="none" w:sz="0" w:space="0" w:color="auto"/>
                  </w:divBdr>
                </w:div>
                <w:div w:id="431123114">
                  <w:marLeft w:val="0"/>
                  <w:marRight w:val="0"/>
                  <w:marTop w:val="0"/>
                  <w:marBottom w:val="0"/>
                  <w:divBdr>
                    <w:top w:val="none" w:sz="0" w:space="0" w:color="auto"/>
                    <w:left w:val="none" w:sz="0" w:space="0" w:color="auto"/>
                    <w:bottom w:val="none" w:sz="0" w:space="0" w:color="auto"/>
                    <w:right w:val="none" w:sz="0" w:space="0" w:color="auto"/>
                  </w:divBdr>
                </w:div>
                <w:div w:id="472253033">
                  <w:marLeft w:val="0"/>
                  <w:marRight w:val="0"/>
                  <w:marTop w:val="0"/>
                  <w:marBottom w:val="0"/>
                  <w:divBdr>
                    <w:top w:val="none" w:sz="0" w:space="0" w:color="auto"/>
                    <w:left w:val="none" w:sz="0" w:space="0" w:color="auto"/>
                    <w:bottom w:val="none" w:sz="0" w:space="0" w:color="auto"/>
                    <w:right w:val="none" w:sz="0" w:space="0" w:color="auto"/>
                  </w:divBdr>
                </w:div>
                <w:div w:id="621620359">
                  <w:marLeft w:val="0"/>
                  <w:marRight w:val="0"/>
                  <w:marTop w:val="0"/>
                  <w:marBottom w:val="0"/>
                  <w:divBdr>
                    <w:top w:val="none" w:sz="0" w:space="0" w:color="auto"/>
                    <w:left w:val="none" w:sz="0" w:space="0" w:color="auto"/>
                    <w:bottom w:val="none" w:sz="0" w:space="0" w:color="auto"/>
                    <w:right w:val="none" w:sz="0" w:space="0" w:color="auto"/>
                  </w:divBdr>
                </w:div>
                <w:div w:id="706026075">
                  <w:marLeft w:val="0"/>
                  <w:marRight w:val="0"/>
                  <w:marTop w:val="0"/>
                  <w:marBottom w:val="0"/>
                  <w:divBdr>
                    <w:top w:val="none" w:sz="0" w:space="0" w:color="auto"/>
                    <w:left w:val="none" w:sz="0" w:space="0" w:color="auto"/>
                    <w:bottom w:val="none" w:sz="0" w:space="0" w:color="auto"/>
                    <w:right w:val="none" w:sz="0" w:space="0" w:color="auto"/>
                  </w:divBdr>
                </w:div>
                <w:div w:id="826240519">
                  <w:marLeft w:val="0"/>
                  <w:marRight w:val="0"/>
                  <w:marTop w:val="0"/>
                  <w:marBottom w:val="0"/>
                  <w:divBdr>
                    <w:top w:val="none" w:sz="0" w:space="0" w:color="auto"/>
                    <w:left w:val="none" w:sz="0" w:space="0" w:color="auto"/>
                    <w:bottom w:val="none" w:sz="0" w:space="0" w:color="auto"/>
                    <w:right w:val="none" w:sz="0" w:space="0" w:color="auto"/>
                  </w:divBdr>
                </w:div>
                <w:div w:id="993878341">
                  <w:marLeft w:val="0"/>
                  <w:marRight w:val="0"/>
                  <w:marTop w:val="0"/>
                  <w:marBottom w:val="0"/>
                  <w:divBdr>
                    <w:top w:val="none" w:sz="0" w:space="0" w:color="auto"/>
                    <w:left w:val="none" w:sz="0" w:space="0" w:color="auto"/>
                    <w:bottom w:val="none" w:sz="0" w:space="0" w:color="auto"/>
                    <w:right w:val="none" w:sz="0" w:space="0" w:color="auto"/>
                  </w:divBdr>
                </w:div>
                <w:div w:id="1109199056">
                  <w:marLeft w:val="0"/>
                  <w:marRight w:val="0"/>
                  <w:marTop w:val="0"/>
                  <w:marBottom w:val="0"/>
                  <w:divBdr>
                    <w:top w:val="none" w:sz="0" w:space="0" w:color="auto"/>
                    <w:left w:val="none" w:sz="0" w:space="0" w:color="auto"/>
                    <w:bottom w:val="none" w:sz="0" w:space="0" w:color="auto"/>
                    <w:right w:val="none" w:sz="0" w:space="0" w:color="auto"/>
                  </w:divBdr>
                </w:div>
                <w:div w:id="1159035035">
                  <w:marLeft w:val="0"/>
                  <w:marRight w:val="0"/>
                  <w:marTop w:val="0"/>
                  <w:marBottom w:val="0"/>
                  <w:divBdr>
                    <w:top w:val="none" w:sz="0" w:space="0" w:color="auto"/>
                    <w:left w:val="none" w:sz="0" w:space="0" w:color="auto"/>
                    <w:bottom w:val="none" w:sz="0" w:space="0" w:color="auto"/>
                    <w:right w:val="none" w:sz="0" w:space="0" w:color="auto"/>
                  </w:divBdr>
                </w:div>
                <w:div w:id="1271744278">
                  <w:marLeft w:val="0"/>
                  <w:marRight w:val="0"/>
                  <w:marTop w:val="0"/>
                  <w:marBottom w:val="0"/>
                  <w:divBdr>
                    <w:top w:val="none" w:sz="0" w:space="0" w:color="auto"/>
                    <w:left w:val="none" w:sz="0" w:space="0" w:color="auto"/>
                    <w:bottom w:val="none" w:sz="0" w:space="0" w:color="auto"/>
                    <w:right w:val="none" w:sz="0" w:space="0" w:color="auto"/>
                  </w:divBdr>
                </w:div>
                <w:div w:id="1345329781">
                  <w:marLeft w:val="0"/>
                  <w:marRight w:val="0"/>
                  <w:marTop w:val="0"/>
                  <w:marBottom w:val="0"/>
                  <w:divBdr>
                    <w:top w:val="none" w:sz="0" w:space="0" w:color="auto"/>
                    <w:left w:val="none" w:sz="0" w:space="0" w:color="auto"/>
                    <w:bottom w:val="none" w:sz="0" w:space="0" w:color="auto"/>
                    <w:right w:val="none" w:sz="0" w:space="0" w:color="auto"/>
                  </w:divBdr>
                </w:div>
                <w:div w:id="1584103380">
                  <w:marLeft w:val="0"/>
                  <w:marRight w:val="0"/>
                  <w:marTop w:val="0"/>
                  <w:marBottom w:val="0"/>
                  <w:divBdr>
                    <w:top w:val="none" w:sz="0" w:space="0" w:color="auto"/>
                    <w:left w:val="none" w:sz="0" w:space="0" w:color="auto"/>
                    <w:bottom w:val="none" w:sz="0" w:space="0" w:color="auto"/>
                    <w:right w:val="none" w:sz="0" w:space="0" w:color="auto"/>
                  </w:divBdr>
                </w:div>
                <w:div w:id="2017144974">
                  <w:marLeft w:val="0"/>
                  <w:marRight w:val="0"/>
                  <w:marTop w:val="0"/>
                  <w:marBottom w:val="0"/>
                  <w:divBdr>
                    <w:top w:val="none" w:sz="0" w:space="0" w:color="auto"/>
                    <w:left w:val="none" w:sz="0" w:space="0" w:color="auto"/>
                    <w:bottom w:val="none" w:sz="0" w:space="0" w:color="auto"/>
                    <w:right w:val="none" w:sz="0" w:space="0" w:color="auto"/>
                  </w:divBdr>
                </w:div>
              </w:divsChild>
            </w:div>
            <w:div w:id="372928788">
              <w:marLeft w:val="0"/>
              <w:marRight w:val="0"/>
              <w:marTop w:val="0"/>
              <w:marBottom w:val="0"/>
              <w:divBdr>
                <w:top w:val="none" w:sz="0" w:space="0" w:color="auto"/>
                <w:left w:val="none" w:sz="0" w:space="0" w:color="auto"/>
                <w:bottom w:val="none" w:sz="0" w:space="0" w:color="auto"/>
                <w:right w:val="none" w:sz="0" w:space="0" w:color="auto"/>
              </w:divBdr>
            </w:div>
            <w:div w:id="451872088">
              <w:marLeft w:val="0"/>
              <w:marRight w:val="0"/>
              <w:marTop w:val="0"/>
              <w:marBottom w:val="0"/>
              <w:divBdr>
                <w:top w:val="none" w:sz="0" w:space="0" w:color="auto"/>
                <w:left w:val="none" w:sz="0" w:space="0" w:color="auto"/>
                <w:bottom w:val="none" w:sz="0" w:space="0" w:color="auto"/>
                <w:right w:val="none" w:sz="0" w:space="0" w:color="auto"/>
              </w:divBdr>
            </w:div>
            <w:div w:id="651711282">
              <w:marLeft w:val="0"/>
              <w:marRight w:val="0"/>
              <w:marTop w:val="0"/>
              <w:marBottom w:val="0"/>
              <w:divBdr>
                <w:top w:val="none" w:sz="0" w:space="0" w:color="auto"/>
                <w:left w:val="none" w:sz="0" w:space="0" w:color="auto"/>
                <w:bottom w:val="none" w:sz="0" w:space="0" w:color="auto"/>
                <w:right w:val="none" w:sz="0" w:space="0" w:color="auto"/>
              </w:divBdr>
            </w:div>
            <w:div w:id="654183354">
              <w:marLeft w:val="0"/>
              <w:marRight w:val="0"/>
              <w:marTop w:val="0"/>
              <w:marBottom w:val="0"/>
              <w:divBdr>
                <w:top w:val="none" w:sz="0" w:space="0" w:color="auto"/>
                <w:left w:val="none" w:sz="0" w:space="0" w:color="auto"/>
                <w:bottom w:val="none" w:sz="0" w:space="0" w:color="auto"/>
                <w:right w:val="none" w:sz="0" w:space="0" w:color="auto"/>
              </w:divBdr>
            </w:div>
            <w:div w:id="656492239">
              <w:marLeft w:val="0"/>
              <w:marRight w:val="0"/>
              <w:marTop w:val="0"/>
              <w:marBottom w:val="0"/>
              <w:divBdr>
                <w:top w:val="none" w:sz="0" w:space="0" w:color="auto"/>
                <w:left w:val="none" w:sz="0" w:space="0" w:color="auto"/>
                <w:bottom w:val="none" w:sz="0" w:space="0" w:color="auto"/>
                <w:right w:val="none" w:sz="0" w:space="0" w:color="auto"/>
              </w:divBdr>
            </w:div>
            <w:div w:id="983701428">
              <w:marLeft w:val="0"/>
              <w:marRight w:val="0"/>
              <w:marTop w:val="0"/>
              <w:marBottom w:val="0"/>
              <w:divBdr>
                <w:top w:val="none" w:sz="0" w:space="0" w:color="auto"/>
                <w:left w:val="none" w:sz="0" w:space="0" w:color="auto"/>
                <w:bottom w:val="none" w:sz="0" w:space="0" w:color="auto"/>
                <w:right w:val="none" w:sz="0" w:space="0" w:color="auto"/>
              </w:divBdr>
            </w:div>
            <w:div w:id="1050960392">
              <w:marLeft w:val="0"/>
              <w:marRight w:val="0"/>
              <w:marTop w:val="0"/>
              <w:marBottom w:val="0"/>
              <w:divBdr>
                <w:top w:val="none" w:sz="0" w:space="0" w:color="auto"/>
                <w:left w:val="none" w:sz="0" w:space="0" w:color="auto"/>
                <w:bottom w:val="none" w:sz="0" w:space="0" w:color="auto"/>
                <w:right w:val="none" w:sz="0" w:space="0" w:color="auto"/>
              </w:divBdr>
            </w:div>
            <w:div w:id="1143935548">
              <w:marLeft w:val="0"/>
              <w:marRight w:val="0"/>
              <w:marTop w:val="0"/>
              <w:marBottom w:val="0"/>
              <w:divBdr>
                <w:top w:val="none" w:sz="0" w:space="0" w:color="auto"/>
                <w:left w:val="none" w:sz="0" w:space="0" w:color="auto"/>
                <w:bottom w:val="none" w:sz="0" w:space="0" w:color="auto"/>
                <w:right w:val="none" w:sz="0" w:space="0" w:color="auto"/>
              </w:divBdr>
            </w:div>
            <w:div w:id="1479420583">
              <w:marLeft w:val="0"/>
              <w:marRight w:val="0"/>
              <w:marTop w:val="0"/>
              <w:marBottom w:val="0"/>
              <w:divBdr>
                <w:top w:val="none" w:sz="0" w:space="0" w:color="auto"/>
                <w:left w:val="none" w:sz="0" w:space="0" w:color="auto"/>
                <w:bottom w:val="none" w:sz="0" w:space="0" w:color="auto"/>
                <w:right w:val="none" w:sz="0" w:space="0" w:color="auto"/>
              </w:divBdr>
            </w:div>
            <w:div w:id="1576668115">
              <w:marLeft w:val="0"/>
              <w:marRight w:val="0"/>
              <w:marTop w:val="0"/>
              <w:marBottom w:val="0"/>
              <w:divBdr>
                <w:top w:val="none" w:sz="0" w:space="0" w:color="auto"/>
                <w:left w:val="none" w:sz="0" w:space="0" w:color="auto"/>
                <w:bottom w:val="none" w:sz="0" w:space="0" w:color="auto"/>
                <w:right w:val="none" w:sz="0" w:space="0" w:color="auto"/>
              </w:divBdr>
            </w:div>
            <w:div w:id="1620262226">
              <w:marLeft w:val="0"/>
              <w:marRight w:val="0"/>
              <w:marTop w:val="0"/>
              <w:marBottom w:val="0"/>
              <w:divBdr>
                <w:top w:val="none" w:sz="0" w:space="0" w:color="auto"/>
                <w:left w:val="none" w:sz="0" w:space="0" w:color="auto"/>
                <w:bottom w:val="none" w:sz="0" w:space="0" w:color="auto"/>
                <w:right w:val="none" w:sz="0" w:space="0" w:color="auto"/>
              </w:divBdr>
            </w:div>
            <w:div w:id="1640726051">
              <w:marLeft w:val="0"/>
              <w:marRight w:val="0"/>
              <w:marTop w:val="0"/>
              <w:marBottom w:val="0"/>
              <w:divBdr>
                <w:top w:val="none" w:sz="0" w:space="0" w:color="auto"/>
                <w:left w:val="none" w:sz="0" w:space="0" w:color="auto"/>
                <w:bottom w:val="none" w:sz="0" w:space="0" w:color="auto"/>
                <w:right w:val="none" w:sz="0" w:space="0" w:color="auto"/>
              </w:divBdr>
            </w:div>
            <w:div w:id="1687099588">
              <w:marLeft w:val="0"/>
              <w:marRight w:val="0"/>
              <w:marTop w:val="0"/>
              <w:marBottom w:val="0"/>
              <w:divBdr>
                <w:top w:val="none" w:sz="0" w:space="0" w:color="auto"/>
                <w:left w:val="none" w:sz="0" w:space="0" w:color="auto"/>
                <w:bottom w:val="none" w:sz="0" w:space="0" w:color="auto"/>
                <w:right w:val="none" w:sz="0" w:space="0" w:color="auto"/>
              </w:divBdr>
            </w:div>
            <w:div w:id="1918663330">
              <w:marLeft w:val="0"/>
              <w:marRight w:val="0"/>
              <w:marTop w:val="0"/>
              <w:marBottom w:val="0"/>
              <w:divBdr>
                <w:top w:val="none" w:sz="0" w:space="0" w:color="auto"/>
                <w:left w:val="none" w:sz="0" w:space="0" w:color="auto"/>
                <w:bottom w:val="none" w:sz="0" w:space="0" w:color="auto"/>
                <w:right w:val="none" w:sz="0" w:space="0" w:color="auto"/>
              </w:divBdr>
            </w:div>
          </w:divsChild>
        </w:div>
        <w:div w:id="379673041">
          <w:marLeft w:val="0"/>
          <w:marRight w:val="0"/>
          <w:marTop w:val="0"/>
          <w:marBottom w:val="0"/>
          <w:divBdr>
            <w:top w:val="none" w:sz="0" w:space="0" w:color="auto"/>
            <w:left w:val="none" w:sz="0" w:space="0" w:color="auto"/>
            <w:bottom w:val="none" w:sz="0" w:space="0" w:color="auto"/>
            <w:right w:val="none" w:sz="0" w:space="0" w:color="auto"/>
          </w:divBdr>
          <w:divsChild>
            <w:div w:id="772558450">
              <w:marLeft w:val="0"/>
              <w:marRight w:val="0"/>
              <w:marTop w:val="0"/>
              <w:marBottom w:val="0"/>
              <w:divBdr>
                <w:top w:val="none" w:sz="0" w:space="0" w:color="auto"/>
                <w:left w:val="none" w:sz="0" w:space="0" w:color="auto"/>
                <w:bottom w:val="none" w:sz="0" w:space="0" w:color="auto"/>
                <w:right w:val="none" w:sz="0" w:space="0" w:color="auto"/>
              </w:divBdr>
            </w:div>
            <w:div w:id="1592398582">
              <w:marLeft w:val="0"/>
              <w:marRight w:val="0"/>
              <w:marTop w:val="0"/>
              <w:marBottom w:val="0"/>
              <w:divBdr>
                <w:top w:val="none" w:sz="0" w:space="0" w:color="auto"/>
                <w:left w:val="none" w:sz="0" w:space="0" w:color="auto"/>
                <w:bottom w:val="none" w:sz="0" w:space="0" w:color="auto"/>
                <w:right w:val="none" w:sz="0" w:space="0" w:color="auto"/>
              </w:divBdr>
              <w:divsChild>
                <w:div w:id="27979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2802">
          <w:marLeft w:val="0"/>
          <w:marRight w:val="0"/>
          <w:marTop w:val="0"/>
          <w:marBottom w:val="0"/>
          <w:divBdr>
            <w:top w:val="none" w:sz="0" w:space="0" w:color="auto"/>
            <w:left w:val="none" w:sz="0" w:space="0" w:color="auto"/>
            <w:bottom w:val="none" w:sz="0" w:space="0" w:color="auto"/>
            <w:right w:val="none" w:sz="0" w:space="0" w:color="auto"/>
          </w:divBdr>
          <w:divsChild>
            <w:div w:id="18744616">
              <w:marLeft w:val="0"/>
              <w:marRight w:val="0"/>
              <w:marTop w:val="0"/>
              <w:marBottom w:val="0"/>
              <w:divBdr>
                <w:top w:val="none" w:sz="0" w:space="0" w:color="auto"/>
                <w:left w:val="none" w:sz="0" w:space="0" w:color="auto"/>
                <w:bottom w:val="none" w:sz="0" w:space="0" w:color="auto"/>
                <w:right w:val="none" w:sz="0" w:space="0" w:color="auto"/>
              </w:divBdr>
            </w:div>
            <w:div w:id="234315735">
              <w:marLeft w:val="0"/>
              <w:marRight w:val="0"/>
              <w:marTop w:val="0"/>
              <w:marBottom w:val="0"/>
              <w:divBdr>
                <w:top w:val="none" w:sz="0" w:space="0" w:color="auto"/>
                <w:left w:val="none" w:sz="0" w:space="0" w:color="auto"/>
                <w:bottom w:val="none" w:sz="0" w:space="0" w:color="auto"/>
                <w:right w:val="none" w:sz="0" w:space="0" w:color="auto"/>
              </w:divBdr>
            </w:div>
            <w:div w:id="404380081">
              <w:marLeft w:val="0"/>
              <w:marRight w:val="0"/>
              <w:marTop w:val="0"/>
              <w:marBottom w:val="0"/>
              <w:divBdr>
                <w:top w:val="none" w:sz="0" w:space="0" w:color="auto"/>
                <w:left w:val="none" w:sz="0" w:space="0" w:color="auto"/>
                <w:bottom w:val="none" w:sz="0" w:space="0" w:color="auto"/>
                <w:right w:val="none" w:sz="0" w:space="0" w:color="auto"/>
              </w:divBdr>
            </w:div>
            <w:div w:id="756511804">
              <w:marLeft w:val="0"/>
              <w:marRight w:val="0"/>
              <w:marTop w:val="0"/>
              <w:marBottom w:val="0"/>
              <w:divBdr>
                <w:top w:val="none" w:sz="0" w:space="0" w:color="auto"/>
                <w:left w:val="none" w:sz="0" w:space="0" w:color="auto"/>
                <w:bottom w:val="none" w:sz="0" w:space="0" w:color="auto"/>
                <w:right w:val="none" w:sz="0" w:space="0" w:color="auto"/>
              </w:divBdr>
            </w:div>
            <w:div w:id="895823420">
              <w:marLeft w:val="0"/>
              <w:marRight w:val="0"/>
              <w:marTop w:val="0"/>
              <w:marBottom w:val="0"/>
              <w:divBdr>
                <w:top w:val="none" w:sz="0" w:space="0" w:color="auto"/>
                <w:left w:val="none" w:sz="0" w:space="0" w:color="auto"/>
                <w:bottom w:val="none" w:sz="0" w:space="0" w:color="auto"/>
                <w:right w:val="none" w:sz="0" w:space="0" w:color="auto"/>
              </w:divBdr>
            </w:div>
            <w:div w:id="911620043">
              <w:marLeft w:val="0"/>
              <w:marRight w:val="0"/>
              <w:marTop w:val="0"/>
              <w:marBottom w:val="0"/>
              <w:divBdr>
                <w:top w:val="none" w:sz="0" w:space="0" w:color="auto"/>
                <w:left w:val="none" w:sz="0" w:space="0" w:color="auto"/>
                <w:bottom w:val="none" w:sz="0" w:space="0" w:color="auto"/>
                <w:right w:val="none" w:sz="0" w:space="0" w:color="auto"/>
              </w:divBdr>
            </w:div>
            <w:div w:id="1157574417">
              <w:marLeft w:val="0"/>
              <w:marRight w:val="0"/>
              <w:marTop w:val="0"/>
              <w:marBottom w:val="0"/>
              <w:divBdr>
                <w:top w:val="none" w:sz="0" w:space="0" w:color="auto"/>
                <w:left w:val="none" w:sz="0" w:space="0" w:color="auto"/>
                <w:bottom w:val="none" w:sz="0" w:space="0" w:color="auto"/>
                <w:right w:val="none" w:sz="0" w:space="0" w:color="auto"/>
              </w:divBdr>
            </w:div>
            <w:div w:id="1190030710">
              <w:marLeft w:val="0"/>
              <w:marRight w:val="0"/>
              <w:marTop w:val="0"/>
              <w:marBottom w:val="0"/>
              <w:divBdr>
                <w:top w:val="none" w:sz="0" w:space="0" w:color="auto"/>
                <w:left w:val="none" w:sz="0" w:space="0" w:color="auto"/>
                <w:bottom w:val="none" w:sz="0" w:space="0" w:color="auto"/>
                <w:right w:val="none" w:sz="0" w:space="0" w:color="auto"/>
              </w:divBdr>
            </w:div>
            <w:div w:id="1273051868">
              <w:marLeft w:val="0"/>
              <w:marRight w:val="0"/>
              <w:marTop w:val="0"/>
              <w:marBottom w:val="0"/>
              <w:divBdr>
                <w:top w:val="none" w:sz="0" w:space="0" w:color="auto"/>
                <w:left w:val="none" w:sz="0" w:space="0" w:color="auto"/>
                <w:bottom w:val="none" w:sz="0" w:space="0" w:color="auto"/>
                <w:right w:val="none" w:sz="0" w:space="0" w:color="auto"/>
              </w:divBdr>
            </w:div>
            <w:div w:id="1373192135">
              <w:marLeft w:val="0"/>
              <w:marRight w:val="0"/>
              <w:marTop w:val="0"/>
              <w:marBottom w:val="0"/>
              <w:divBdr>
                <w:top w:val="none" w:sz="0" w:space="0" w:color="auto"/>
                <w:left w:val="none" w:sz="0" w:space="0" w:color="auto"/>
                <w:bottom w:val="none" w:sz="0" w:space="0" w:color="auto"/>
                <w:right w:val="none" w:sz="0" w:space="0" w:color="auto"/>
              </w:divBdr>
            </w:div>
            <w:div w:id="1469937520">
              <w:marLeft w:val="0"/>
              <w:marRight w:val="0"/>
              <w:marTop w:val="0"/>
              <w:marBottom w:val="0"/>
              <w:divBdr>
                <w:top w:val="none" w:sz="0" w:space="0" w:color="auto"/>
                <w:left w:val="none" w:sz="0" w:space="0" w:color="auto"/>
                <w:bottom w:val="none" w:sz="0" w:space="0" w:color="auto"/>
                <w:right w:val="none" w:sz="0" w:space="0" w:color="auto"/>
              </w:divBdr>
            </w:div>
            <w:div w:id="1545485989">
              <w:marLeft w:val="0"/>
              <w:marRight w:val="0"/>
              <w:marTop w:val="0"/>
              <w:marBottom w:val="0"/>
              <w:divBdr>
                <w:top w:val="none" w:sz="0" w:space="0" w:color="auto"/>
                <w:left w:val="none" w:sz="0" w:space="0" w:color="auto"/>
                <w:bottom w:val="none" w:sz="0" w:space="0" w:color="auto"/>
                <w:right w:val="none" w:sz="0" w:space="0" w:color="auto"/>
              </w:divBdr>
              <w:divsChild>
                <w:div w:id="136383712">
                  <w:marLeft w:val="0"/>
                  <w:marRight w:val="0"/>
                  <w:marTop w:val="0"/>
                  <w:marBottom w:val="0"/>
                  <w:divBdr>
                    <w:top w:val="none" w:sz="0" w:space="0" w:color="auto"/>
                    <w:left w:val="none" w:sz="0" w:space="0" w:color="auto"/>
                    <w:bottom w:val="none" w:sz="0" w:space="0" w:color="auto"/>
                    <w:right w:val="none" w:sz="0" w:space="0" w:color="auto"/>
                  </w:divBdr>
                </w:div>
                <w:div w:id="230431458">
                  <w:marLeft w:val="0"/>
                  <w:marRight w:val="0"/>
                  <w:marTop w:val="0"/>
                  <w:marBottom w:val="0"/>
                  <w:divBdr>
                    <w:top w:val="none" w:sz="0" w:space="0" w:color="auto"/>
                    <w:left w:val="none" w:sz="0" w:space="0" w:color="auto"/>
                    <w:bottom w:val="none" w:sz="0" w:space="0" w:color="auto"/>
                    <w:right w:val="none" w:sz="0" w:space="0" w:color="auto"/>
                  </w:divBdr>
                </w:div>
                <w:div w:id="239869882">
                  <w:marLeft w:val="0"/>
                  <w:marRight w:val="0"/>
                  <w:marTop w:val="0"/>
                  <w:marBottom w:val="0"/>
                  <w:divBdr>
                    <w:top w:val="none" w:sz="0" w:space="0" w:color="auto"/>
                    <w:left w:val="none" w:sz="0" w:space="0" w:color="auto"/>
                    <w:bottom w:val="none" w:sz="0" w:space="0" w:color="auto"/>
                    <w:right w:val="none" w:sz="0" w:space="0" w:color="auto"/>
                  </w:divBdr>
                </w:div>
                <w:div w:id="274750525">
                  <w:marLeft w:val="0"/>
                  <w:marRight w:val="0"/>
                  <w:marTop w:val="0"/>
                  <w:marBottom w:val="0"/>
                  <w:divBdr>
                    <w:top w:val="none" w:sz="0" w:space="0" w:color="auto"/>
                    <w:left w:val="none" w:sz="0" w:space="0" w:color="auto"/>
                    <w:bottom w:val="none" w:sz="0" w:space="0" w:color="auto"/>
                    <w:right w:val="none" w:sz="0" w:space="0" w:color="auto"/>
                  </w:divBdr>
                </w:div>
                <w:div w:id="741488541">
                  <w:marLeft w:val="0"/>
                  <w:marRight w:val="0"/>
                  <w:marTop w:val="0"/>
                  <w:marBottom w:val="0"/>
                  <w:divBdr>
                    <w:top w:val="none" w:sz="0" w:space="0" w:color="auto"/>
                    <w:left w:val="none" w:sz="0" w:space="0" w:color="auto"/>
                    <w:bottom w:val="none" w:sz="0" w:space="0" w:color="auto"/>
                    <w:right w:val="none" w:sz="0" w:space="0" w:color="auto"/>
                  </w:divBdr>
                </w:div>
                <w:div w:id="1023048573">
                  <w:marLeft w:val="0"/>
                  <w:marRight w:val="0"/>
                  <w:marTop w:val="0"/>
                  <w:marBottom w:val="0"/>
                  <w:divBdr>
                    <w:top w:val="none" w:sz="0" w:space="0" w:color="auto"/>
                    <w:left w:val="none" w:sz="0" w:space="0" w:color="auto"/>
                    <w:bottom w:val="none" w:sz="0" w:space="0" w:color="auto"/>
                    <w:right w:val="none" w:sz="0" w:space="0" w:color="auto"/>
                  </w:divBdr>
                </w:div>
                <w:div w:id="1374311659">
                  <w:marLeft w:val="0"/>
                  <w:marRight w:val="0"/>
                  <w:marTop w:val="0"/>
                  <w:marBottom w:val="0"/>
                  <w:divBdr>
                    <w:top w:val="none" w:sz="0" w:space="0" w:color="auto"/>
                    <w:left w:val="none" w:sz="0" w:space="0" w:color="auto"/>
                    <w:bottom w:val="none" w:sz="0" w:space="0" w:color="auto"/>
                    <w:right w:val="none" w:sz="0" w:space="0" w:color="auto"/>
                  </w:divBdr>
                </w:div>
                <w:div w:id="1383863608">
                  <w:marLeft w:val="0"/>
                  <w:marRight w:val="0"/>
                  <w:marTop w:val="0"/>
                  <w:marBottom w:val="0"/>
                  <w:divBdr>
                    <w:top w:val="none" w:sz="0" w:space="0" w:color="auto"/>
                    <w:left w:val="none" w:sz="0" w:space="0" w:color="auto"/>
                    <w:bottom w:val="none" w:sz="0" w:space="0" w:color="auto"/>
                    <w:right w:val="none" w:sz="0" w:space="0" w:color="auto"/>
                  </w:divBdr>
                </w:div>
                <w:div w:id="1408768518">
                  <w:marLeft w:val="0"/>
                  <w:marRight w:val="0"/>
                  <w:marTop w:val="0"/>
                  <w:marBottom w:val="0"/>
                  <w:divBdr>
                    <w:top w:val="none" w:sz="0" w:space="0" w:color="auto"/>
                    <w:left w:val="none" w:sz="0" w:space="0" w:color="auto"/>
                    <w:bottom w:val="none" w:sz="0" w:space="0" w:color="auto"/>
                    <w:right w:val="none" w:sz="0" w:space="0" w:color="auto"/>
                  </w:divBdr>
                </w:div>
                <w:div w:id="1432700920">
                  <w:marLeft w:val="0"/>
                  <w:marRight w:val="0"/>
                  <w:marTop w:val="0"/>
                  <w:marBottom w:val="0"/>
                  <w:divBdr>
                    <w:top w:val="none" w:sz="0" w:space="0" w:color="auto"/>
                    <w:left w:val="none" w:sz="0" w:space="0" w:color="auto"/>
                    <w:bottom w:val="none" w:sz="0" w:space="0" w:color="auto"/>
                    <w:right w:val="none" w:sz="0" w:space="0" w:color="auto"/>
                  </w:divBdr>
                </w:div>
                <w:div w:id="1433671734">
                  <w:marLeft w:val="0"/>
                  <w:marRight w:val="0"/>
                  <w:marTop w:val="0"/>
                  <w:marBottom w:val="0"/>
                  <w:divBdr>
                    <w:top w:val="none" w:sz="0" w:space="0" w:color="auto"/>
                    <w:left w:val="none" w:sz="0" w:space="0" w:color="auto"/>
                    <w:bottom w:val="none" w:sz="0" w:space="0" w:color="auto"/>
                    <w:right w:val="none" w:sz="0" w:space="0" w:color="auto"/>
                  </w:divBdr>
                </w:div>
                <w:div w:id="1638217183">
                  <w:marLeft w:val="0"/>
                  <w:marRight w:val="0"/>
                  <w:marTop w:val="0"/>
                  <w:marBottom w:val="0"/>
                  <w:divBdr>
                    <w:top w:val="none" w:sz="0" w:space="0" w:color="auto"/>
                    <w:left w:val="none" w:sz="0" w:space="0" w:color="auto"/>
                    <w:bottom w:val="none" w:sz="0" w:space="0" w:color="auto"/>
                    <w:right w:val="none" w:sz="0" w:space="0" w:color="auto"/>
                  </w:divBdr>
                </w:div>
                <w:div w:id="1878274901">
                  <w:marLeft w:val="0"/>
                  <w:marRight w:val="0"/>
                  <w:marTop w:val="0"/>
                  <w:marBottom w:val="0"/>
                  <w:divBdr>
                    <w:top w:val="none" w:sz="0" w:space="0" w:color="auto"/>
                    <w:left w:val="none" w:sz="0" w:space="0" w:color="auto"/>
                    <w:bottom w:val="none" w:sz="0" w:space="0" w:color="auto"/>
                    <w:right w:val="none" w:sz="0" w:space="0" w:color="auto"/>
                  </w:divBdr>
                </w:div>
                <w:div w:id="1925802397">
                  <w:marLeft w:val="0"/>
                  <w:marRight w:val="0"/>
                  <w:marTop w:val="0"/>
                  <w:marBottom w:val="0"/>
                  <w:divBdr>
                    <w:top w:val="none" w:sz="0" w:space="0" w:color="auto"/>
                    <w:left w:val="none" w:sz="0" w:space="0" w:color="auto"/>
                    <w:bottom w:val="none" w:sz="0" w:space="0" w:color="auto"/>
                    <w:right w:val="none" w:sz="0" w:space="0" w:color="auto"/>
                  </w:divBdr>
                </w:div>
              </w:divsChild>
            </w:div>
            <w:div w:id="1769810938">
              <w:marLeft w:val="0"/>
              <w:marRight w:val="0"/>
              <w:marTop w:val="0"/>
              <w:marBottom w:val="0"/>
              <w:divBdr>
                <w:top w:val="none" w:sz="0" w:space="0" w:color="auto"/>
                <w:left w:val="none" w:sz="0" w:space="0" w:color="auto"/>
                <w:bottom w:val="none" w:sz="0" w:space="0" w:color="auto"/>
                <w:right w:val="none" w:sz="0" w:space="0" w:color="auto"/>
              </w:divBdr>
            </w:div>
            <w:div w:id="2117747156">
              <w:marLeft w:val="0"/>
              <w:marRight w:val="0"/>
              <w:marTop w:val="0"/>
              <w:marBottom w:val="0"/>
              <w:divBdr>
                <w:top w:val="none" w:sz="0" w:space="0" w:color="auto"/>
                <w:left w:val="none" w:sz="0" w:space="0" w:color="auto"/>
                <w:bottom w:val="none" w:sz="0" w:space="0" w:color="auto"/>
                <w:right w:val="none" w:sz="0" w:space="0" w:color="auto"/>
              </w:divBdr>
            </w:div>
            <w:div w:id="2146312126">
              <w:marLeft w:val="0"/>
              <w:marRight w:val="0"/>
              <w:marTop w:val="0"/>
              <w:marBottom w:val="0"/>
              <w:divBdr>
                <w:top w:val="none" w:sz="0" w:space="0" w:color="auto"/>
                <w:left w:val="none" w:sz="0" w:space="0" w:color="auto"/>
                <w:bottom w:val="none" w:sz="0" w:space="0" w:color="auto"/>
                <w:right w:val="none" w:sz="0" w:space="0" w:color="auto"/>
              </w:divBdr>
            </w:div>
          </w:divsChild>
        </w:div>
        <w:div w:id="386419687">
          <w:marLeft w:val="0"/>
          <w:marRight w:val="0"/>
          <w:marTop w:val="0"/>
          <w:marBottom w:val="0"/>
          <w:divBdr>
            <w:top w:val="none" w:sz="0" w:space="0" w:color="auto"/>
            <w:left w:val="none" w:sz="0" w:space="0" w:color="auto"/>
            <w:bottom w:val="none" w:sz="0" w:space="0" w:color="auto"/>
            <w:right w:val="none" w:sz="0" w:space="0" w:color="auto"/>
          </w:divBdr>
          <w:divsChild>
            <w:div w:id="295332834">
              <w:marLeft w:val="0"/>
              <w:marRight w:val="0"/>
              <w:marTop w:val="0"/>
              <w:marBottom w:val="0"/>
              <w:divBdr>
                <w:top w:val="none" w:sz="0" w:space="0" w:color="auto"/>
                <w:left w:val="none" w:sz="0" w:space="0" w:color="auto"/>
                <w:bottom w:val="none" w:sz="0" w:space="0" w:color="auto"/>
                <w:right w:val="none" w:sz="0" w:space="0" w:color="auto"/>
              </w:divBdr>
            </w:div>
            <w:div w:id="332103165">
              <w:marLeft w:val="0"/>
              <w:marRight w:val="0"/>
              <w:marTop w:val="0"/>
              <w:marBottom w:val="0"/>
              <w:divBdr>
                <w:top w:val="none" w:sz="0" w:space="0" w:color="auto"/>
                <w:left w:val="none" w:sz="0" w:space="0" w:color="auto"/>
                <w:bottom w:val="none" w:sz="0" w:space="0" w:color="auto"/>
                <w:right w:val="none" w:sz="0" w:space="0" w:color="auto"/>
              </w:divBdr>
            </w:div>
            <w:div w:id="463356959">
              <w:marLeft w:val="0"/>
              <w:marRight w:val="0"/>
              <w:marTop w:val="0"/>
              <w:marBottom w:val="0"/>
              <w:divBdr>
                <w:top w:val="none" w:sz="0" w:space="0" w:color="auto"/>
                <w:left w:val="none" w:sz="0" w:space="0" w:color="auto"/>
                <w:bottom w:val="none" w:sz="0" w:space="0" w:color="auto"/>
                <w:right w:val="none" w:sz="0" w:space="0" w:color="auto"/>
              </w:divBdr>
            </w:div>
            <w:div w:id="607738552">
              <w:marLeft w:val="0"/>
              <w:marRight w:val="0"/>
              <w:marTop w:val="0"/>
              <w:marBottom w:val="0"/>
              <w:divBdr>
                <w:top w:val="none" w:sz="0" w:space="0" w:color="auto"/>
                <w:left w:val="none" w:sz="0" w:space="0" w:color="auto"/>
                <w:bottom w:val="none" w:sz="0" w:space="0" w:color="auto"/>
                <w:right w:val="none" w:sz="0" w:space="0" w:color="auto"/>
              </w:divBdr>
              <w:divsChild>
                <w:div w:id="78062801">
                  <w:marLeft w:val="0"/>
                  <w:marRight w:val="0"/>
                  <w:marTop w:val="0"/>
                  <w:marBottom w:val="0"/>
                  <w:divBdr>
                    <w:top w:val="none" w:sz="0" w:space="0" w:color="auto"/>
                    <w:left w:val="none" w:sz="0" w:space="0" w:color="auto"/>
                    <w:bottom w:val="none" w:sz="0" w:space="0" w:color="auto"/>
                    <w:right w:val="none" w:sz="0" w:space="0" w:color="auto"/>
                  </w:divBdr>
                </w:div>
                <w:div w:id="188833920">
                  <w:marLeft w:val="0"/>
                  <w:marRight w:val="0"/>
                  <w:marTop w:val="0"/>
                  <w:marBottom w:val="0"/>
                  <w:divBdr>
                    <w:top w:val="none" w:sz="0" w:space="0" w:color="auto"/>
                    <w:left w:val="none" w:sz="0" w:space="0" w:color="auto"/>
                    <w:bottom w:val="none" w:sz="0" w:space="0" w:color="auto"/>
                    <w:right w:val="none" w:sz="0" w:space="0" w:color="auto"/>
                  </w:divBdr>
                </w:div>
                <w:div w:id="233978343">
                  <w:marLeft w:val="0"/>
                  <w:marRight w:val="0"/>
                  <w:marTop w:val="0"/>
                  <w:marBottom w:val="0"/>
                  <w:divBdr>
                    <w:top w:val="none" w:sz="0" w:space="0" w:color="auto"/>
                    <w:left w:val="none" w:sz="0" w:space="0" w:color="auto"/>
                    <w:bottom w:val="none" w:sz="0" w:space="0" w:color="auto"/>
                    <w:right w:val="none" w:sz="0" w:space="0" w:color="auto"/>
                  </w:divBdr>
                </w:div>
                <w:div w:id="417017533">
                  <w:marLeft w:val="0"/>
                  <w:marRight w:val="0"/>
                  <w:marTop w:val="0"/>
                  <w:marBottom w:val="0"/>
                  <w:divBdr>
                    <w:top w:val="none" w:sz="0" w:space="0" w:color="auto"/>
                    <w:left w:val="none" w:sz="0" w:space="0" w:color="auto"/>
                    <w:bottom w:val="none" w:sz="0" w:space="0" w:color="auto"/>
                    <w:right w:val="none" w:sz="0" w:space="0" w:color="auto"/>
                  </w:divBdr>
                </w:div>
                <w:div w:id="444010065">
                  <w:marLeft w:val="0"/>
                  <w:marRight w:val="0"/>
                  <w:marTop w:val="0"/>
                  <w:marBottom w:val="0"/>
                  <w:divBdr>
                    <w:top w:val="none" w:sz="0" w:space="0" w:color="auto"/>
                    <w:left w:val="none" w:sz="0" w:space="0" w:color="auto"/>
                    <w:bottom w:val="none" w:sz="0" w:space="0" w:color="auto"/>
                    <w:right w:val="none" w:sz="0" w:space="0" w:color="auto"/>
                  </w:divBdr>
                </w:div>
                <w:div w:id="865408567">
                  <w:marLeft w:val="0"/>
                  <w:marRight w:val="0"/>
                  <w:marTop w:val="0"/>
                  <w:marBottom w:val="0"/>
                  <w:divBdr>
                    <w:top w:val="none" w:sz="0" w:space="0" w:color="auto"/>
                    <w:left w:val="none" w:sz="0" w:space="0" w:color="auto"/>
                    <w:bottom w:val="none" w:sz="0" w:space="0" w:color="auto"/>
                    <w:right w:val="none" w:sz="0" w:space="0" w:color="auto"/>
                  </w:divBdr>
                </w:div>
                <w:div w:id="1099134024">
                  <w:marLeft w:val="0"/>
                  <w:marRight w:val="0"/>
                  <w:marTop w:val="0"/>
                  <w:marBottom w:val="0"/>
                  <w:divBdr>
                    <w:top w:val="none" w:sz="0" w:space="0" w:color="auto"/>
                    <w:left w:val="none" w:sz="0" w:space="0" w:color="auto"/>
                    <w:bottom w:val="none" w:sz="0" w:space="0" w:color="auto"/>
                    <w:right w:val="none" w:sz="0" w:space="0" w:color="auto"/>
                  </w:divBdr>
                </w:div>
                <w:div w:id="1296642382">
                  <w:marLeft w:val="0"/>
                  <w:marRight w:val="0"/>
                  <w:marTop w:val="0"/>
                  <w:marBottom w:val="0"/>
                  <w:divBdr>
                    <w:top w:val="none" w:sz="0" w:space="0" w:color="auto"/>
                    <w:left w:val="none" w:sz="0" w:space="0" w:color="auto"/>
                    <w:bottom w:val="none" w:sz="0" w:space="0" w:color="auto"/>
                    <w:right w:val="none" w:sz="0" w:space="0" w:color="auto"/>
                  </w:divBdr>
                </w:div>
                <w:div w:id="1341464243">
                  <w:marLeft w:val="0"/>
                  <w:marRight w:val="0"/>
                  <w:marTop w:val="0"/>
                  <w:marBottom w:val="0"/>
                  <w:divBdr>
                    <w:top w:val="none" w:sz="0" w:space="0" w:color="auto"/>
                    <w:left w:val="none" w:sz="0" w:space="0" w:color="auto"/>
                    <w:bottom w:val="none" w:sz="0" w:space="0" w:color="auto"/>
                    <w:right w:val="none" w:sz="0" w:space="0" w:color="auto"/>
                  </w:divBdr>
                </w:div>
                <w:div w:id="1401976585">
                  <w:marLeft w:val="0"/>
                  <w:marRight w:val="0"/>
                  <w:marTop w:val="0"/>
                  <w:marBottom w:val="0"/>
                  <w:divBdr>
                    <w:top w:val="none" w:sz="0" w:space="0" w:color="auto"/>
                    <w:left w:val="none" w:sz="0" w:space="0" w:color="auto"/>
                    <w:bottom w:val="none" w:sz="0" w:space="0" w:color="auto"/>
                    <w:right w:val="none" w:sz="0" w:space="0" w:color="auto"/>
                  </w:divBdr>
                </w:div>
                <w:div w:id="1772969807">
                  <w:marLeft w:val="0"/>
                  <w:marRight w:val="0"/>
                  <w:marTop w:val="0"/>
                  <w:marBottom w:val="0"/>
                  <w:divBdr>
                    <w:top w:val="none" w:sz="0" w:space="0" w:color="auto"/>
                    <w:left w:val="none" w:sz="0" w:space="0" w:color="auto"/>
                    <w:bottom w:val="none" w:sz="0" w:space="0" w:color="auto"/>
                    <w:right w:val="none" w:sz="0" w:space="0" w:color="auto"/>
                  </w:divBdr>
                </w:div>
                <w:div w:id="1790974428">
                  <w:marLeft w:val="0"/>
                  <w:marRight w:val="0"/>
                  <w:marTop w:val="0"/>
                  <w:marBottom w:val="0"/>
                  <w:divBdr>
                    <w:top w:val="none" w:sz="0" w:space="0" w:color="auto"/>
                    <w:left w:val="none" w:sz="0" w:space="0" w:color="auto"/>
                    <w:bottom w:val="none" w:sz="0" w:space="0" w:color="auto"/>
                    <w:right w:val="none" w:sz="0" w:space="0" w:color="auto"/>
                  </w:divBdr>
                </w:div>
                <w:div w:id="1934777781">
                  <w:marLeft w:val="0"/>
                  <w:marRight w:val="0"/>
                  <w:marTop w:val="0"/>
                  <w:marBottom w:val="0"/>
                  <w:divBdr>
                    <w:top w:val="none" w:sz="0" w:space="0" w:color="auto"/>
                    <w:left w:val="none" w:sz="0" w:space="0" w:color="auto"/>
                    <w:bottom w:val="none" w:sz="0" w:space="0" w:color="auto"/>
                    <w:right w:val="none" w:sz="0" w:space="0" w:color="auto"/>
                  </w:divBdr>
                </w:div>
              </w:divsChild>
            </w:div>
            <w:div w:id="811294251">
              <w:marLeft w:val="0"/>
              <w:marRight w:val="0"/>
              <w:marTop w:val="0"/>
              <w:marBottom w:val="0"/>
              <w:divBdr>
                <w:top w:val="none" w:sz="0" w:space="0" w:color="auto"/>
                <w:left w:val="none" w:sz="0" w:space="0" w:color="auto"/>
                <w:bottom w:val="none" w:sz="0" w:space="0" w:color="auto"/>
                <w:right w:val="none" w:sz="0" w:space="0" w:color="auto"/>
              </w:divBdr>
            </w:div>
            <w:div w:id="1196235706">
              <w:marLeft w:val="0"/>
              <w:marRight w:val="0"/>
              <w:marTop w:val="0"/>
              <w:marBottom w:val="0"/>
              <w:divBdr>
                <w:top w:val="none" w:sz="0" w:space="0" w:color="auto"/>
                <w:left w:val="none" w:sz="0" w:space="0" w:color="auto"/>
                <w:bottom w:val="none" w:sz="0" w:space="0" w:color="auto"/>
                <w:right w:val="none" w:sz="0" w:space="0" w:color="auto"/>
              </w:divBdr>
            </w:div>
            <w:div w:id="1341543022">
              <w:marLeft w:val="0"/>
              <w:marRight w:val="0"/>
              <w:marTop w:val="0"/>
              <w:marBottom w:val="0"/>
              <w:divBdr>
                <w:top w:val="none" w:sz="0" w:space="0" w:color="auto"/>
                <w:left w:val="none" w:sz="0" w:space="0" w:color="auto"/>
                <w:bottom w:val="none" w:sz="0" w:space="0" w:color="auto"/>
                <w:right w:val="none" w:sz="0" w:space="0" w:color="auto"/>
              </w:divBdr>
            </w:div>
            <w:div w:id="1451893480">
              <w:marLeft w:val="0"/>
              <w:marRight w:val="0"/>
              <w:marTop w:val="0"/>
              <w:marBottom w:val="0"/>
              <w:divBdr>
                <w:top w:val="none" w:sz="0" w:space="0" w:color="auto"/>
                <w:left w:val="none" w:sz="0" w:space="0" w:color="auto"/>
                <w:bottom w:val="none" w:sz="0" w:space="0" w:color="auto"/>
                <w:right w:val="none" w:sz="0" w:space="0" w:color="auto"/>
              </w:divBdr>
            </w:div>
            <w:div w:id="1509981813">
              <w:marLeft w:val="0"/>
              <w:marRight w:val="0"/>
              <w:marTop w:val="0"/>
              <w:marBottom w:val="0"/>
              <w:divBdr>
                <w:top w:val="none" w:sz="0" w:space="0" w:color="auto"/>
                <w:left w:val="none" w:sz="0" w:space="0" w:color="auto"/>
                <w:bottom w:val="none" w:sz="0" w:space="0" w:color="auto"/>
                <w:right w:val="none" w:sz="0" w:space="0" w:color="auto"/>
              </w:divBdr>
            </w:div>
            <w:div w:id="1788349867">
              <w:marLeft w:val="0"/>
              <w:marRight w:val="0"/>
              <w:marTop w:val="0"/>
              <w:marBottom w:val="0"/>
              <w:divBdr>
                <w:top w:val="none" w:sz="0" w:space="0" w:color="auto"/>
                <w:left w:val="none" w:sz="0" w:space="0" w:color="auto"/>
                <w:bottom w:val="none" w:sz="0" w:space="0" w:color="auto"/>
                <w:right w:val="none" w:sz="0" w:space="0" w:color="auto"/>
              </w:divBdr>
            </w:div>
            <w:div w:id="1917276589">
              <w:marLeft w:val="0"/>
              <w:marRight w:val="0"/>
              <w:marTop w:val="0"/>
              <w:marBottom w:val="0"/>
              <w:divBdr>
                <w:top w:val="none" w:sz="0" w:space="0" w:color="auto"/>
                <w:left w:val="none" w:sz="0" w:space="0" w:color="auto"/>
                <w:bottom w:val="none" w:sz="0" w:space="0" w:color="auto"/>
                <w:right w:val="none" w:sz="0" w:space="0" w:color="auto"/>
              </w:divBdr>
            </w:div>
            <w:div w:id="1944071132">
              <w:marLeft w:val="0"/>
              <w:marRight w:val="0"/>
              <w:marTop w:val="0"/>
              <w:marBottom w:val="0"/>
              <w:divBdr>
                <w:top w:val="none" w:sz="0" w:space="0" w:color="auto"/>
                <w:left w:val="none" w:sz="0" w:space="0" w:color="auto"/>
                <w:bottom w:val="none" w:sz="0" w:space="0" w:color="auto"/>
                <w:right w:val="none" w:sz="0" w:space="0" w:color="auto"/>
              </w:divBdr>
            </w:div>
            <w:div w:id="2086103103">
              <w:marLeft w:val="0"/>
              <w:marRight w:val="0"/>
              <w:marTop w:val="0"/>
              <w:marBottom w:val="0"/>
              <w:divBdr>
                <w:top w:val="none" w:sz="0" w:space="0" w:color="auto"/>
                <w:left w:val="none" w:sz="0" w:space="0" w:color="auto"/>
                <w:bottom w:val="none" w:sz="0" w:space="0" w:color="auto"/>
                <w:right w:val="none" w:sz="0" w:space="0" w:color="auto"/>
              </w:divBdr>
            </w:div>
            <w:div w:id="2125810070">
              <w:marLeft w:val="0"/>
              <w:marRight w:val="0"/>
              <w:marTop w:val="0"/>
              <w:marBottom w:val="0"/>
              <w:divBdr>
                <w:top w:val="none" w:sz="0" w:space="0" w:color="auto"/>
                <w:left w:val="none" w:sz="0" w:space="0" w:color="auto"/>
                <w:bottom w:val="none" w:sz="0" w:space="0" w:color="auto"/>
                <w:right w:val="none" w:sz="0" w:space="0" w:color="auto"/>
              </w:divBdr>
            </w:div>
          </w:divsChild>
        </w:div>
        <w:div w:id="391774994">
          <w:marLeft w:val="0"/>
          <w:marRight w:val="0"/>
          <w:marTop w:val="0"/>
          <w:marBottom w:val="0"/>
          <w:divBdr>
            <w:top w:val="none" w:sz="0" w:space="0" w:color="auto"/>
            <w:left w:val="none" w:sz="0" w:space="0" w:color="auto"/>
            <w:bottom w:val="none" w:sz="0" w:space="0" w:color="auto"/>
            <w:right w:val="none" w:sz="0" w:space="0" w:color="auto"/>
          </w:divBdr>
          <w:divsChild>
            <w:div w:id="169299196">
              <w:marLeft w:val="0"/>
              <w:marRight w:val="0"/>
              <w:marTop w:val="0"/>
              <w:marBottom w:val="0"/>
              <w:divBdr>
                <w:top w:val="none" w:sz="0" w:space="0" w:color="auto"/>
                <w:left w:val="none" w:sz="0" w:space="0" w:color="auto"/>
                <w:bottom w:val="none" w:sz="0" w:space="0" w:color="auto"/>
                <w:right w:val="none" w:sz="0" w:space="0" w:color="auto"/>
              </w:divBdr>
            </w:div>
            <w:div w:id="269702063">
              <w:marLeft w:val="0"/>
              <w:marRight w:val="0"/>
              <w:marTop w:val="0"/>
              <w:marBottom w:val="0"/>
              <w:divBdr>
                <w:top w:val="none" w:sz="0" w:space="0" w:color="auto"/>
                <w:left w:val="none" w:sz="0" w:space="0" w:color="auto"/>
                <w:bottom w:val="none" w:sz="0" w:space="0" w:color="auto"/>
                <w:right w:val="none" w:sz="0" w:space="0" w:color="auto"/>
              </w:divBdr>
            </w:div>
            <w:div w:id="621156944">
              <w:marLeft w:val="0"/>
              <w:marRight w:val="0"/>
              <w:marTop w:val="0"/>
              <w:marBottom w:val="0"/>
              <w:divBdr>
                <w:top w:val="none" w:sz="0" w:space="0" w:color="auto"/>
                <w:left w:val="none" w:sz="0" w:space="0" w:color="auto"/>
                <w:bottom w:val="none" w:sz="0" w:space="0" w:color="auto"/>
                <w:right w:val="none" w:sz="0" w:space="0" w:color="auto"/>
              </w:divBdr>
              <w:divsChild>
                <w:div w:id="504780507">
                  <w:marLeft w:val="0"/>
                  <w:marRight w:val="0"/>
                  <w:marTop w:val="0"/>
                  <w:marBottom w:val="0"/>
                  <w:divBdr>
                    <w:top w:val="none" w:sz="0" w:space="0" w:color="auto"/>
                    <w:left w:val="none" w:sz="0" w:space="0" w:color="auto"/>
                    <w:bottom w:val="none" w:sz="0" w:space="0" w:color="auto"/>
                    <w:right w:val="none" w:sz="0" w:space="0" w:color="auto"/>
                  </w:divBdr>
                </w:div>
                <w:div w:id="522212632">
                  <w:marLeft w:val="0"/>
                  <w:marRight w:val="0"/>
                  <w:marTop w:val="0"/>
                  <w:marBottom w:val="0"/>
                  <w:divBdr>
                    <w:top w:val="none" w:sz="0" w:space="0" w:color="auto"/>
                    <w:left w:val="none" w:sz="0" w:space="0" w:color="auto"/>
                    <w:bottom w:val="none" w:sz="0" w:space="0" w:color="auto"/>
                    <w:right w:val="none" w:sz="0" w:space="0" w:color="auto"/>
                  </w:divBdr>
                </w:div>
                <w:div w:id="584607529">
                  <w:marLeft w:val="0"/>
                  <w:marRight w:val="0"/>
                  <w:marTop w:val="0"/>
                  <w:marBottom w:val="0"/>
                  <w:divBdr>
                    <w:top w:val="none" w:sz="0" w:space="0" w:color="auto"/>
                    <w:left w:val="none" w:sz="0" w:space="0" w:color="auto"/>
                    <w:bottom w:val="none" w:sz="0" w:space="0" w:color="auto"/>
                    <w:right w:val="none" w:sz="0" w:space="0" w:color="auto"/>
                  </w:divBdr>
                </w:div>
                <w:div w:id="645160646">
                  <w:marLeft w:val="0"/>
                  <w:marRight w:val="0"/>
                  <w:marTop w:val="0"/>
                  <w:marBottom w:val="0"/>
                  <w:divBdr>
                    <w:top w:val="none" w:sz="0" w:space="0" w:color="auto"/>
                    <w:left w:val="none" w:sz="0" w:space="0" w:color="auto"/>
                    <w:bottom w:val="none" w:sz="0" w:space="0" w:color="auto"/>
                    <w:right w:val="none" w:sz="0" w:space="0" w:color="auto"/>
                  </w:divBdr>
                </w:div>
                <w:div w:id="1990133481">
                  <w:marLeft w:val="0"/>
                  <w:marRight w:val="0"/>
                  <w:marTop w:val="0"/>
                  <w:marBottom w:val="0"/>
                  <w:divBdr>
                    <w:top w:val="none" w:sz="0" w:space="0" w:color="auto"/>
                    <w:left w:val="none" w:sz="0" w:space="0" w:color="auto"/>
                    <w:bottom w:val="none" w:sz="0" w:space="0" w:color="auto"/>
                    <w:right w:val="none" w:sz="0" w:space="0" w:color="auto"/>
                  </w:divBdr>
                </w:div>
              </w:divsChild>
            </w:div>
            <w:div w:id="1106730510">
              <w:marLeft w:val="0"/>
              <w:marRight w:val="0"/>
              <w:marTop w:val="0"/>
              <w:marBottom w:val="0"/>
              <w:divBdr>
                <w:top w:val="none" w:sz="0" w:space="0" w:color="auto"/>
                <w:left w:val="none" w:sz="0" w:space="0" w:color="auto"/>
                <w:bottom w:val="none" w:sz="0" w:space="0" w:color="auto"/>
                <w:right w:val="none" w:sz="0" w:space="0" w:color="auto"/>
              </w:divBdr>
            </w:div>
            <w:div w:id="1509755238">
              <w:marLeft w:val="0"/>
              <w:marRight w:val="0"/>
              <w:marTop w:val="0"/>
              <w:marBottom w:val="0"/>
              <w:divBdr>
                <w:top w:val="none" w:sz="0" w:space="0" w:color="auto"/>
                <w:left w:val="none" w:sz="0" w:space="0" w:color="auto"/>
                <w:bottom w:val="none" w:sz="0" w:space="0" w:color="auto"/>
                <w:right w:val="none" w:sz="0" w:space="0" w:color="auto"/>
              </w:divBdr>
            </w:div>
            <w:div w:id="2079091593">
              <w:marLeft w:val="0"/>
              <w:marRight w:val="0"/>
              <w:marTop w:val="0"/>
              <w:marBottom w:val="0"/>
              <w:divBdr>
                <w:top w:val="none" w:sz="0" w:space="0" w:color="auto"/>
                <w:left w:val="none" w:sz="0" w:space="0" w:color="auto"/>
                <w:bottom w:val="none" w:sz="0" w:space="0" w:color="auto"/>
                <w:right w:val="none" w:sz="0" w:space="0" w:color="auto"/>
              </w:divBdr>
            </w:div>
          </w:divsChild>
        </w:div>
        <w:div w:id="392890945">
          <w:marLeft w:val="0"/>
          <w:marRight w:val="0"/>
          <w:marTop w:val="0"/>
          <w:marBottom w:val="0"/>
          <w:divBdr>
            <w:top w:val="none" w:sz="0" w:space="0" w:color="auto"/>
            <w:left w:val="none" w:sz="0" w:space="0" w:color="auto"/>
            <w:bottom w:val="none" w:sz="0" w:space="0" w:color="auto"/>
            <w:right w:val="none" w:sz="0" w:space="0" w:color="auto"/>
          </w:divBdr>
          <w:divsChild>
            <w:div w:id="762654709">
              <w:marLeft w:val="0"/>
              <w:marRight w:val="0"/>
              <w:marTop w:val="0"/>
              <w:marBottom w:val="0"/>
              <w:divBdr>
                <w:top w:val="none" w:sz="0" w:space="0" w:color="auto"/>
                <w:left w:val="none" w:sz="0" w:space="0" w:color="auto"/>
                <w:bottom w:val="none" w:sz="0" w:space="0" w:color="auto"/>
                <w:right w:val="none" w:sz="0" w:space="0" w:color="auto"/>
              </w:divBdr>
            </w:div>
            <w:div w:id="772552386">
              <w:marLeft w:val="0"/>
              <w:marRight w:val="0"/>
              <w:marTop w:val="0"/>
              <w:marBottom w:val="0"/>
              <w:divBdr>
                <w:top w:val="none" w:sz="0" w:space="0" w:color="auto"/>
                <w:left w:val="none" w:sz="0" w:space="0" w:color="auto"/>
                <w:bottom w:val="none" w:sz="0" w:space="0" w:color="auto"/>
                <w:right w:val="none" w:sz="0" w:space="0" w:color="auto"/>
              </w:divBdr>
            </w:div>
            <w:div w:id="1026445953">
              <w:marLeft w:val="0"/>
              <w:marRight w:val="0"/>
              <w:marTop w:val="0"/>
              <w:marBottom w:val="0"/>
              <w:divBdr>
                <w:top w:val="none" w:sz="0" w:space="0" w:color="auto"/>
                <w:left w:val="none" w:sz="0" w:space="0" w:color="auto"/>
                <w:bottom w:val="none" w:sz="0" w:space="0" w:color="auto"/>
                <w:right w:val="none" w:sz="0" w:space="0" w:color="auto"/>
              </w:divBdr>
            </w:div>
            <w:div w:id="1377244202">
              <w:marLeft w:val="0"/>
              <w:marRight w:val="0"/>
              <w:marTop w:val="0"/>
              <w:marBottom w:val="0"/>
              <w:divBdr>
                <w:top w:val="none" w:sz="0" w:space="0" w:color="auto"/>
                <w:left w:val="none" w:sz="0" w:space="0" w:color="auto"/>
                <w:bottom w:val="none" w:sz="0" w:space="0" w:color="auto"/>
                <w:right w:val="none" w:sz="0" w:space="0" w:color="auto"/>
              </w:divBdr>
            </w:div>
            <w:div w:id="1381323389">
              <w:marLeft w:val="0"/>
              <w:marRight w:val="0"/>
              <w:marTop w:val="0"/>
              <w:marBottom w:val="0"/>
              <w:divBdr>
                <w:top w:val="none" w:sz="0" w:space="0" w:color="auto"/>
                <w:left w:val="none" w:sz="0" w:space="0" w:color="auto"/>
                <w:bottom w:val="none" w:sz="0" w:space="0" w:color="auto"/>
                <w:right w:val="none" w:sz="0" w:space="0" w:color="auto"/>
              </w:divBdr>
              <w:divsChild>
                <w:div w:id="318460952">
                  <w:marLeft w:val="0"/>
                  <w:marRight w:val="0"/>
                  <w:marTop w:val="0"/>
                  <w:marBottom w:val="0"/>
                  <w:divBdr>
                    <w:top w:val="none" w:sz="0" w:space="0" w:color="auto"/>
                    <w:left w:val="none" w:sz="0" w:space="0" w:color="auto"/>
                    <w:bottom w:val="none" w:sz="0" w:space="0" w:color="auto"/>
                    <w:right w:val="none" w:sz="0" w:space="0" w:color="auto"/>
                  </w:divBdr>
                </w:div>
                <w:div w:id="1238513416">
                  <w:marLeft w:val="0"/>
                  <w:marRight w:val="0"/>
                  <w:marTop w:val="0"/>
                  <w:marBottom w:val="0"/>
                  <w:divBdr>
                    <w:top w:val="none" w:sz="0" w:space="0" w:color="auto"/>
                    <w:left w:val="none" w:sz="0" w:space="0" w:color="auto"/>
                    <w:bottom w:val="none" w:sz="0" w:space="0" w:color="auto"/>
                    <w:right w:val="none" w:sz="0" w:space="0" w:color="auto"/>
                  </w:divBdr>
                </w:div>
                <w:div w:id="1405909439">
                  <w:marLeft w:val="0"/>
                  <w:marRight w:val="0"/>
                  <w:marTop w:val="0"/>
                  <w:marBottom w:val="0"/>
                  <w:divBdr>
                    <w:top w:val="none" w:sz="0" w:space="0" w:color="auto"/>
                    <w:left w:val="none" w:sz="0" w:space="0" w:color="auto"/>
                    <w:bottom w:val="none" w:sz="0" w:space="0" w:color="auto"/>
                    <w:right w:val="none" w:sz="0" w:space="0" w:color="auto"/>
                  </w:divBdr>
                </w:div>
                <w:div w:id="15492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09612">
          <w:marLeft w:val="0"/>
          <w:marRight w:val="0"/>
          <w:marTop w:val="0"/>
          <w:marBottom w:val="0"/>
          <w:divBdr>
            <w:top w:val="none" w:sz="0" w:space="0" w:color="auto"/>
            <w:left w:val="none" w:sz="0" w:space="0" w:color="auto"/>
            <w:bottom w:val="none" w:sz="0" w:space="0" w:color="auto"/>
            <w:right w:val="none" w:sz="0" w:space="0" w:color="auto"/>
          </w:divBdr>
        </w:div>
        <w:div w:id="408312787">
          <w:marLeft w:val="0"/>
          <w:marRight w:val="0"/>
          <w:marTop w:val="0"/>
          <w:marBottom w:val="0"/>
          <w:divBdr>
            <w:top w:val="none" w:sz="0" w:space="0" w:color="auto"/>
            <w:left w:val="none" w:sz="0" w:space="0" w:color="auto"/>
            <w:bottom w:val="none" w:sz="0" w:space="0" w:color="auto"/>
            <w:right w:val="none" w:sz="0" w:space="0" w:color="auto"/>
          </w:divBdr>
          <w:divsChild>
            <w:div w:id="1785802508">
              <w:marLeft w:val="0"/>
              <w:marRight w:val="0"/>
              <w:marTop w:val="0"/>
              <w:marBottom w:val="0"/>
              <w:divBdr>
                <w:top w:val="none" w:sz="0" w:space="0" w:color="auto"/>
                <w:left w:val="none" w:sz="0" w:space="0" w:color="auto"/>
                <w:bottom w:val="none" w:sz="0" w:space="0" w:color="auto"/>
                <w:right w:val="none" w:sz="0" w:space="0" w:color="auto"/>
              </w:divBdr>
            </w:div>
            <w:div w:id="1837266224">
              <w:marLeft w:val="0"/>
              <w:marRight w:val="0"/>
              <w:marTop w:val="0"/>
              <w:marBottom w:val="0"/>
              <w:divBdr>
                <w:top w:val="none" w:sz="0" w:space="0" w:color="auto"/>
                <w:left w:val="none" w:sz="0" w:space="0" w:color="auto"/>
                <w:bottom w:val="none" w:sz="0" w:space="0" w:color="auto"/>
                <w:right w:val="none" w:sz="0" w:space="0" w:color="auto"/>
              </w:divBdr>
              <w:divsChild>
                <w:div w:id="192514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6225">
          <w:marLeft w:val="0"/>
          <w:marRight w:val="0"/>
          <w:marTop w:val="0"/>
          <w:marBottom w:val="0"/>
          <w:divBdr>
            <w:top w:val="none" w:sz="0" w:space="0" w:color="auto"/>
            <w:left w:val="none" w:sz="0" w:space="0" w:color="auto"/>
            <w:bottom w:val="none" w:sz="0" w:space="0" w:color="auto"/>
            <w:right w:val="none" w:sz="0" w:space="0" w:color="auto"/>
          </w:divBdr>
          <w:divsChild>
            <w:div w:id="35470349">
              <w:marLeft w:val="0"/>
              <w:marRight w:val="0"/>
              <w:marTop w:val="0"/>
              <w:marBottom w:val="0"/>
              <w:divBdr>
                <w:top w:val="none" w:sz="0" w:space="0" w:color="auto"/>
                <w:left w:val="none" w:sz="0" w:space="0" w:color="auto"/>
                <w:bottom w:val="none" w:sz="0" w:space="0" w:color="auto"/>
                <w:right w:val="none" w:sz="0" w:space="0" w:color="auto"/>
              </w:divBdr>
            </w:div>
            <w:div w:id="41246679">
              <w:marLeft w:val="0"/>
              <w:marRight w:val="0"/>
              <w:marTop w:val="0"/>
              <w:marBottom w:val="0"/>
              <w:divBdr>
                <w:top w:val="none" w:sz="0" w:space="0" w:color="auto"/>
                <w:left w:val="none" w:sz="0" w:space="0" w:color="auto"/>
                <w:bottom w:val="none" w:sz="0" w:space="0" w:color="auto"/>
                <w:right w:val="none" w:sz="0" w:space="0" w:color="auto"/>
              </w:divBdr>
            </w:div>
            <w:div w:id="193659544">
              <w:marLeft w:val="0"/>
              <w:marRight w:val="0"/>
              <w:marTop w:val="0"/>
              <w:marBottom w:val="0"/>
              <w:divBdr>
                <w:top w:val="none" w:sz="0" w:space="0" w:color="auto"/>
                <w:left w:val="none" w:sz="0" w:space="0" w:color="auto"/>
                <w:bottom w:val="none" w:sz="0" w:space="0" w:color="auto"/>
                <w:right w:val="none" w:sz="0" w:space="0" w:color="auto"/>
              </w:divBdr>
            </w:div>
            <w:div w:id="947126596">
              <w:marLeft w:val="0"/>
              <w:marRight w:val="0"/>
              <w:marTop w:val="0"/>
              <w:marBottom w:val="0"/>
              <w:divBdr>
                <w:top w:val="none" w:sz="0" w:space="0" w:color="auto"/>
                <w:left w:val="none" w:sz="0" w:space="0" w:color="auto"/>
                <w:bottom w:val="none" w:sz="0" w:space="0" w:color="auto"/>
                <w:right w:val="none" w:sz="0" w:space="0" w:color="auto"/>
              </w:divBdr>
              <w:divsChild>
                <w:div w:id="194387101">
                  <w:marLeft w:val="0"/>
                  <w:marRight w:val="0"/>
                  <w:marTop w:val="0"/>
                  <w:marBottom w:val="0"/>
                  <w:divBdr>
                    <w:top w:val="none" w:sz="0" w:space="0" w:color="auto"/>
                    <w:left w:val="none" w:sz="0" w:space="0" w:color="auto"/>
                    <w:bottom w:val="none" w:sz="0" w:space="0" w:color="auto"/>
                    <w:right w:val="none" w:sz="0" w:space="0" w:color="auto"/>
                  </w:divBdr>
                </w:div>
                <w:div w:id="224147810">
                  <w:marLeft w:val="0"/>
                  <w:marRight w:val="0"/>
                  <w:marTop w:val="0"/>
                  <w:marBottom w:val="0"/>
                  <w:divBdr>
                    <w:top w:val="none" w:sz="0" w:space="0" w:color="auto"/>
                    <w:left w:val="none" w:sz="0" w:space="0" w:color="auto"/>
                    <w:bottom w:val="none" w:sz="0" w:space="0" w:color="auto"/>
                    <w:right w:val="none" w:sz="0" w:space="0" w:color="auto"/>
                  </w:divBdr>
                </w:div>
                <w:div w:id="390539268">
                  <w:marLeft w:val="0"/>
                  <w:marRight w:val="0"/>
                  <w:marTop w:val="0"/>
                  <w:marBottom w:val="0"/>
                  <w:divBdr>
                    <w:top w:val="none" w:sz="0" w:space="0" w:color="auto"/>
                    <w:left w:val="none" w:sz="0" w:space="0" w:color="auto"/>
                    <w:bottom w:val="none" w:sz="0" w:space="0" w:color="auto"/>
                    <w:right w:val="none" w:sz="0" w:space="0" w:color="auto"/>
                  </w:divBdr>
                </w:div>
                <w:div w:id="421338320">
                  <w:marLeft w:val="0"/>
                  <w:marRight w:val="0"/>
                  <w:marTop w:val="0"/>
                  <w:marBottom w:val="0"/>
                  <w:divBdr>
                    <w:top w:val="none" w:sz="0" w:space="0" w:color="auto"/>
                    <w:left w:val="none" w:sz="0" w:space="0" w:color="auto"/>
                    <w:bottom w:val="none" w:sz="0" w:space="0" w:color="auto"/>
                    <w:right w:val="none" w:sz="0" w:space="0" w:color="auto"/>
                  </w:divBdr>
                </w:div>
                <w:div w:id="712850886">
                  <w:marLeft w:val="0"/>
                  <w:marRight w:val="0"/>
                  <w:marTop w:val="0"/>
                  <w:marBottom w:val="0"/>
                  <w:divBdr>
                    <w:top w:val="none" w:sz="0" w:space="0" w:color="auto"/>
                    <w:left w:val="none" w:sz="0" w:space="0" w:color="auto"/>
                    <w:bottom w:val="none" w:sz="0" w:space="0" w:color="auto"/>
                    <w:right w:val="none" w:sz="0" w:space="0" w:color="auto"/>
                  </w:divBdr>
                </w:div>
                <w:div w:id="822739049">
                  <w:marLeft w:val="0"/>
                  <w:marRight w:val="0"/>
                  <w:marTop w:val="0"/>
                  <w:marBottom w:val="0"/>
                  <w:divBdr>
                    <w:top w:val="none" w:sz="0" w:space="0" w:color="auto"/>
                    <w:left w:val="none" w:sz="0" w:space="0" w:color="auto"/>
                    <w:bottom w:val="none" w:sz="0" w:space="0" w:color="auto"/>
                    <w:right w:val="none" w:sz="0" w:space="0" w:color="auto"/>
                  </w:divBdr>
                </w:div>
                <w:div w:id="911352116">
                  <w:marLeft w:val="0"/>
                  <w:marRight w:val="0"/>
                  <w:marTop w:val="0"/>
                  <w:marBottom w:val="0"/>
                  <w:divBdr>
                    <w:top w:val="none" w:sz="0" w:space="0" w:color="auto"/>
                    <w:left w:val="none" w:sz="0" w:space="0" w:color="auto"/>
                    <w:bottom w:val="none" w:sz="0" w:space="0" w:color="auto"/>
                    <w:right w:val="none" w:sz="0" w:space="0" w:color="auto"/>
                  </w:divBdr>
                </w:div>
                <w:div w:id="913465514">
                  <w:marLeft w:val="0"/>
                  <w:marRight w:val="0"/>
                  <w:marTop w:val="0"/>
                  <w:marBottom w:val="0"/>
                  <w:divBdr>
                    <w:top w:val="none" w:sz="0" w:space="0" w:color="auto"/>
                    <w:left w:val="none" w:sz="0" w:space="0" w:color="auto"/>
                    <w:bottom w:val="none" w:sz="0" w:space="0" w:color="auto"/>
                    <w:right w:val="none" w:sz="0" w:space="0" w:color="auto"/>
                  </w:divBdr>
                </w:div>
                <w:div w:id="1137528265">
                  <w:marLeft w:val="0"/>
                  <w:marRight w:val="0"/>
                  <w:marTop w:val="0"/>
                  <w:marBottom w:val="0"/>
                  <w:divBdr>
                    <w:top w:val="none" w:sz="0" w:space="0" w:color="auto"/>
                    <w:left w:val="none" w:sz="0" w:space="0" w:color="auto"/>
                    <w:bottom w:val="none" w:sz="0" w:space="0" w:color="auto"/>
                    <w:right w:val="none" w:sz="0" w:space="0" w:color="auto"/>
                  </w:divBdr>
                </w:div>
                <w:div w:id="1440760775">
                  <w:marLeft w:val="0"/>
                  <w:marRight w:val="0"/>
                  <w:marTop w:val="0"/>
                  <w:marBottom w:val="0"/>
                  <w:divBdr>
                    <w:top w:val="none" w:sz="0" w:space="0" w:color="auto"/>
                    <w:left w:val="none" w:sz="0" w:space="0" w:color="auto"/>
                    <w:bottom w:val="none" w:sz="0" w:space="0" w:color="auto"/>
                    <w:right w:val="none" w:sz="0" w:space="0" w:color="auto"/>
                  </w:divBdr>
                </w:div>
                <w:div w:id="1624506816">
                  <w:marLeft w:val="0"/>
                  <w:marRight w:val="0"/>
                  <w:marTop w:val="0"/>
                  <w:marBottom w:val="0"/>
                  <w:divBdr>
                    <w:top w:val="none" w:sz="0" w:space="0" w:color="auto"/>
                    <w:left w:val="none" w:sz="0" w:space="0" w:color="auto"/>
                    <w:bottom w:val="none" w:sz="0" w:space="0" w:color="auto"/>
                    <w:right w:val="none" w:sz="0" w:space="0" w:color="auto"/>
                  </w:divBdr>
                </w:div>
                <w:div w:id="1723212413">
                  <w:marLeft w:val="0"/>
                  <w:marRight w:val="0"/>
                  <w:marTop w:val="0"/>
                  <w:marBottom w:val="0"/>
                  <w:divBdr>
                    <w:top w:val="none" w:sz="0" w:space="0" w:color="auto"/>
                    <w:left w:val="none" w:sz="0" w:space="0" w:color="auto"/>
                    <w:bottom w:val="none" w:sz="0" w:space="0" w:color="auto"/>
                    <w:right w:val="none" w:sz="0" w:space="0" w:color="auto"/>
                  </w:divBdr>
                </w:div>
                <w:div w:id="1899197428">
                  <w:marLeft w:val="0"/>
                  <w:marRight w:val="0"/>
                  <w:marTop w:val="0"/>
                  <w:marBottom w:val="0"/>
                  <w:divBdr>
                    <w:top w:val="none" w:sz="0" w:space="0" w:color="auto"/>
                    <w:left w:val="none" w:sz="0" w:space="0" w:color="auto"/>
                    <w:bottom w:val="none" w:sz="0" w:space="0" w:color="auto"/>
                    <w:right w:val="none" w:sz="0" w:space="0" w:color="auto"/>
                  </w:divBdr>
                </w:div>
                <w:div w:id="1919633841">
                  <w:marLeft w:val="0"/>
                  <w:marRight w:val="0"/>
                  <w:marTop w:val="0"/>
                  <w:marBottom w:val="0"/>
                  <w:divBdr>
                    <w:top w:val="none" w:sz="0" w:space="0" w:color="auto"/>
                    <w:left w:val="none" w:sz="0" w:space="0" w:color="auto"/>
                    <w:bottom w:val="none" w:sz="0" w:space="0" w:color="auto"/>
                    <w:right w:val="none" w:sz="0" w:space="0" w:color="auto"/>
                  </w:divBdr>
                </w:div>
              </w:divsChild>
            </w:div>
            <w:div w:id="1154101695">
              <w:marLeft w:val="0"/>
              <w:marRight w:val="0"/>
              <w:marTop w:val="0"/>
              <w:marBottom w:val="0"/>
              <w:divBdr>
                <w:top w:val="none" w:sz="0" w:space="0" w:color="auto"/>
                <w:left w:val="none" w:sz="0" w:space="0" w:color="auto"/>
                <w:bottom w:val="none" w:sz="0" w:space="0" w:color="auto"/>
                <w:right w:val="none" w:sz="0" w:space="0" w:color="auto"/>
              </w:divBdr>
            </w:div>
            <w:div w:id="1193761565">
              <w:marLeft w:val="0"/>
              <w:marRight w:val="0"/>
              <w:marTop w:val="0"/>
              <w:marBottom w:val="0"/>
              <w:divBdr>
                <w:top w:val="none" w:sz="0" w:space="0" w:color="auto"/>
                <w:left w:val="none" w:sz="0" w:space="0" w:color="auto"/>
                <w:bottom w:val="none" w:sz="0" w:space="0" w:color="auto"/>
                <w:right w:val="none" w:sz="0" w:space="0" w:color="auto"/>
              </w:divBdr>
            </w:div>
            <w:div w:id="1241476363">
              <w:marLeft w:val="0"/>
              <w:marRight w:val="0"/>
              <w:marTop w:val="0"/>
              <w:marBottom w:val="0"/>
              <w:divBdr>
                <w:top w:val="none" w:sz="0" w:space="0" w:color="auto"/>
                <w:left w:val="none" w:sz="0" w:space="0" w:color="auto"/>
                <w:bottom w:val="none" w:sz="0" w:space="0" w:color="auto"/>
                <w:right w:val="none" w:sz="0" w:space="0" w:color="auto"/>
              </w:divBdr>
            </w:div>
            <w:div w:id="1525167587">
              <w:marLeft w:val="0"/>
              <w:marRight w:val="0"/>
              <w:marTop w:val="0"/>
              <w:marBottom w:val="0"/>
              <w:divBdr>
                <w:top w:val="none" w:sz="0" w:space="0" w:color="auto"/>
                <w:left w:val="none" w:sz="0" w:space="0" w:color="auto"/>
                <w:bottom w:val="none" w:sz="0" w:space="0" w:color="auto"/>
                <w:right w:val="none" w:sz="0" w:space="0" w:color="auto"/>
              </w:divBdr>
            </w:div>
            <w:div w:id="1595479521">
              <w:marLeft w:val="0"/>
              <w:marRight w:val="0"/>
              <w:marTop w:val="0"/>
              <w:marBottom w:val="0"/>
              <w:divBdr>
                <w:top w:val="none" w:sz="0" w:space="0" w:color="auto"/>
                <w:left w:val="none" w:sz="0" w:space="0" w:color="auto"/>
                <w:bottom w:val="none" w:sz="0" w:space="0" w:color="auto"/>
                <w:right w:val="none" w:sz="0" w:space="0" w:color="auto"/>
              </w:divBdr>
            </w:div>
            <w:div w:id="1699162804">
              <w:marLeft w:val="0"/>
              <w:marRight w:val="0"/>
              <w:marTop w:val="0"/>
              <w:marBottom w:val="0"/>
              <w:divBdr>
                <w:top w:val="none" w:sz="0" w:space="0" w:color="auto"/>
                <w:left w:val="none" w:sz="0" w:space="0" w:color="auto"/>
                <w:bottom w:val="none" w:sz="0" w:space="0" w:color="auto"/>
                <w:right w:val="none" w:sz="0" w:space="0" w:color="auto"/>
              </w:divBdr>
            </w:div>
            <w:div w:id="1720128955">
              <w:marLeft w:val="0"/>
              <w:marRight w:val="0"/>
              <w:marTop w:val="0"/>
              <w:marBottom w:val="0"/>
              <w:divBdr>
                <w:top w:val="none" w:sz="0" w:space="0" w:color="auto"/>
                <w:left w:val="none" w:sz="0" w:space="0" w:color="auto"/>
                <w:bottom w:val="none" w:sz="0" w:space="0" w:color="auto"/>
                <w:right w:val="none" w:sz="0" w:space="0" w:color="auto"/>
              </w:divBdr>
            </w:div>
            <w:div w:id="1753505000">
              <w:marLeft w:val="0"/>
              <w:marRight w:val="0"/>
              <w:marTop w:val="0"/>
              <w:marBottom w:val="0"/>
              <w:divBdr>
                <w:top w:val="none" w:sz="0" w:space="0" w:color="auto"/>
                <w:left w:val="none" w:sz="0" w:space="0" w:color="auto"/>
                <w:bottom w:val="none" w:sz="0" w:space="0" w:color="auto"/>
                <w:right w:val="none" w:sz="0" w:space="0" w:color="auto"/>
              </w:divBdr>
            </w:div>
            <w:div w:id="1776708959">
              <w:marLeft w:val="0"/>
              <w:marRight w:val="0"/>
              <w:marTop w:val="0"/>
              <w:marBottom w:val="0"/>
              <w:divBdr>
                <w:top w:val="none" w:sz="0" w:space="0" w:color="auto"/>
                <w:left w:val="none" w:sz="0" w:space="0" w:color="auto"/>
                <w:bottom w:val="none" w:sz="0" w:space="0" w:color="auto"/>
                <w:right w:val="none" w:sz="0" w:space="0" w:color="auto"/>
              </w:divBdr>
            </w:div>
            <w:div w:id="2060978000">
              <w:marLeft w:val="0"/>
              <w:marRight w:val="0"/>
              <w:marTop w:val="0"/>
              <w:marBottom w:val="0"/>
              <w:divBdr>
                <w:top w:val="none" w:sz="0" w:space="0" w:color="auto"/>
                <w:left w:val="none" w:sz="0" w:space="0" w:color="auto"/>
                <w:bottom w:val="none" w:sz="0" w:space="0" w:color="auto"/>
                <w:right w:val="none" w:sz="0" w:space="0" w:color="auto"/>
              </w:divBdr>
            </w:div>
            <w:div w:id="2129814261">
              <w:marLeft w:val="0"/>
              <w:marRight w:val="0"/>
              <w:marTop w:val="0"/>
              <w:marBottom w:val="0"/>
              <w:divBdr>
                <w:top w:val="none" w:sz="0" w:space="0" w:color="auto"/>
                <w:left w:val="none" w:sz="0" w:space="0" w:color="auto"/>
                <w:bottom w:val="none" w:sz="0" w:space="0" w:color="auto"/>
                <w:right w:val="none" w:sz="0" w:space="0" w:color="auto"/>
              </w:divBdr>
            </w:div>
          </w:divsChild>
        </w:div>
        <w:div w:id="453595391">
          <w:marLeft w:val="0"/>
          <w:marRight w:val="0"/>
          <w:marTop w:val="0"/>
          <w:marBottom w:val="0"/>
          <w:divBdr>
            <w:top w:val="none" w:sz="0" w:space="0" w:color="auto"/>
            <w:left w:val="none" w:sz="0" w:space="0" w:color="auto"/>
            <w:bottom w:val="none" w:sz="0" w:space="0" w:color="auto"/>
            <w:right w:val="none" w:sz="0" w:space="0" w:color="auto"/>
          </w:divBdr>
          <w:divsChild>
            <w:div w:id="309404697">
              <w:marLeft w:val="0"/>
              <w:marRight w:val="0"/>
              <w:marTop w:val="0"/>
              <w:marBottom w:val="0"/>
              <w:divBdr>
                <w:top w:val="none" w:sz="0" w:space="0" w:color="auto"/>
                <w:left w:val="none" w:sz="0" w:space="0" w:color="auto"/>
                <w:bottom w:val="none" w:sz="0" w:space="0" w:color="auto"/>
                <w:right w:val="none" w:sz="0" w:space="0" w:color="auto"/>
              </w:divBdr>
            </w:div>
            <w:div w:id="1637953008">
              <w:marLeft w:val="0"/>
              <w:marRight w:val="0"/>
              <w:marTop w:val="0"/>
              <w:marBottom w:val="0"/>
              <w:divBdr>
                <w:top w:val="none" w:sz="0" w:space="0" w:color="auto"/>
                <w:left w:val="none" w:sz="0" w:space="0" w:color="auto"/>
                <w:bottom w:val="none" w:sz="0" w:space="0" w:color="auto"/>
                <w:right w:val="none" w:sz="0" w:space="0" w:color="auto"/>
              </w:divBdr>
              <w:divsChild>
                <w:div w:id="183621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10244">
          <w:marLeft w:val="0"/>
          <w:marRight w:val="0"/>
          <w:marTop w:val="0"/>
          <w:marBottom w:val="0"/>
          <w:divBdr>
            <w:top w:val="none" w:sz="0" w:space="0" w:color="auto"/>
            <w:left w:val="none" w:sz="0" w:space="0" w:color="auto"/>
            <w:bottom w:val="none" w:sz="0" w:space="0" w:color="auto"/>
            <w:right w:val="none" w:sz="0" w:space="0" w:color="auto"/>
          </w:divBdr>
          <w:divsChild>
            <w:div w:id="174461644">
              <w:marLeft w:val="0"/>
              <w:marRight w:val="0"/>
              <w:marTop w:val="0"/>
              <w:marBottom w:val="0"/>
              <w:divBdr>
                <w:top w:val="none" w:sz="0" w:space="0" w:color="auto"/>
                <w:left w:val="none" w:sz="0" w:space="0" w:color="auto"/>
                <w:bottom w:val="none" w:sz="0" w:space="0" w:color="auto"/>
                <w:right w:val="none" w:sz="0" w:space="0" w:color="auto"/>
              </w:divBdr>
            </w:div>
            <w:div w:id="296450237">
              <w:marLeft w:val="0"/>
              <w:marRight w:val="0"/>
              <w:marTop w:val="0"/>
              <w:marBottom w:val="0"/>
              <w:divBdr>
                <w:top w:val="none" w:sz="0" w:space="0" w:color="auto"/>
                <w:left w:val="none" w:sz="0" w:space="0" w:color="auto"/>
                <w:bottom w:val="none" w:sz="0" w:space="0" w:color="auto"/>
                <w:right w:val="none" w:sz="0" w:space="0" w:color="auto"/>
              </w:divBdr>
            </w:div>
            <w:div w:id="784422940">
              <w:marLeft w:val="0"/>
              <w:marRight w:val="0"/>
              <w:marTop w:val="0"/>
              <w:marBottom w:val="0"/>
              <w:divBdr>
                <w:top w:val="none" w:sz="0" w:space="0" w:color="auto"/>
                <w:left w:val="none" w:sz="0" w:space="0" w:color="auto"/>
                <w:bottom w:val="none" w:sz="0" w:space="0" w:color="auto"/>
                <w:right w:val="none" w:sz="0" w:space="0" w:color="auto"/>
              </w:divBdr>
              <w:divsChild>
                <w:div w:id="479929219">
                  <w:marLeft w:val="0"/>
                  <w:marRight w:val="0"/>
                  <w:marTop w:val="0"/>
                  <w:marBottom w:val="0"/>
                  <w:divBdr>
                    <w:top w:val="none" w:sz="0" w:space="0" w:color="auto"/>
                    <w:left w:val="none" w:sz="0" w:space="0" w:color="auto"/>
                    <w:bottom w:val="none" w:sz="0" w:space="0" w:color="auto"/>
                    <w:right w:val="none" w:sz="0" w:space="0" w:color="auto"/>
                  </w:divBdr>
                </w:div>
                <w:div w:id="827476352">
                  <w:marLeft w:val="0"/>
                  <w:marRight w:val="0"/>
                  <w:marTop w:val="0"/>
                  <w:marBottom w:val="0"/>
                  <w:divBdr>
                    <w:top w:val="none" w:sz="0" w:space="0" w:color="auto"/>
                    <w:left w:val="none" w:sz="0" w:space="0" w:color="auto"/>
                    <w:bottom w:val="none" w:sz="0" w:space="0" w:color="auto"/>
                    <w:right w:val="none" w:sz="0" w:space="0" w:color="auto"/>
                  </w:divBdr>
                </w:div>
                <w:div w:id="936908374">
                  <w:marLeft w:val="0"/>
                  <w:marRight w:val="0"/>
                  <w:marTop w:val="0"/>
                  <w:marBottom w:val="0"/>
                  <w:divBdr>
                    <w:top w:val="none" w:sz="0" w:space="0" w:color="auto"/>
                    <w:left w:val="none" w:sz="0" w:space="0" w:color="auto"/>
                    <w:bottom w:val="none" w:sz="0" w:space="0" w:color="auto"/>
                    <w:right w:val="none" w:sz="0" w:space="0" w:color="auto"/>
                  </w:divBdr>
                </w:div>
                <w:div w:id="1090543507">
                  <w:marLeft w:val="0"/>
                  <w:marRight w:val="0"/>
                  <w:marTop w:val="0"/>
                  <w:marBottom w:val="0"/>
                  <w:divBdr>
                    <w:top w:val="none" w:sz="0" w:space="0" w:color="auto"/>
                    <w:left w:val="none" w:sz="0" w:space="0" w:color="auto"/>
                    <w:bottom w:val="none" w:sz="0" w:space="0" w:color="auto"/>
                    <w:right w:val="none" w:sz="0" w:space="0" w:color="auto"/>
                  </w:divBdr>
                </w:div>
                <w:div w:id="1341203224">
                  <w:marLeft w:val="0"/>
                  <w:marRight w:val="0"/>
                  <w:marTop w:val="0"/>
                  <w:marBottom w:val="0"/>
                  <w:divBdr>
                    <w:top w:val="none" w:sz="0" w:space="0" w:color="auto"/>
                    <w:left w:val="none" w:sz="0" w:space="0" w:color="auto"/>
                    <w:bottom w:val="none" w:sz="0" w:space="0" w:color="auto"/>
                    <w:right w:val="none" w:sz="0" w:space="0" w:color="auto"/>
                  </w:divBdr>
                </w:div>
                <w:div w:id="1493252559">
                  <w:marLeft w:val="0"/>
                  <w:marRight w:val="0"/>
                  <w:marTop w:val="0"/>
                  <w:marBottom w:val="0"/>
                  <w:divBdr>
                    <w:top w:val="none" w:sz="0" w:space="0" w:color="auto"/>
                    <w:left w:val="none" w:sz="0" w:space="0" w:color="auto"/>
                    <w:bottom w:val="none" w:sz="0" w:space="0" w:color="auto"/>
                    <w:right w:val="none" w:sz="0" w:space="0" w:color="auto"/>
                  </w:divBdr>
                </w:div>
                <w:div w:id="1670252552">
                  <w:marLeft w:val="0"/>
                  <w:marRight w:val="0"/>
                  <w:marTop w:val="0"/>
                  <w:marBottom w:val="0"/>
                  <w:divBdr>
                    <w:top w:val="none" w:sz="0" w:space="0" w:color="auto"/>
                    <w:left w:val="none" w:sz="0" w:space="0" w:color="auto"/>
                    <w:bottom w:val="none" w:sz="0" w:space="0" w:color="auto"/>
                    <w:right w:val="none" w:sz="0" w:space="0" w:color="auto"/>
                  </w:divBdr>
                </w:div>
                <w:div w:id="2124300534">
                  <w:marLeft w:val="0"/>
                  <w:marRight w:val="0"/>
                  <w:marTop w:val="0"/>
                  <w:marBottom w:val="0"/>
                  <w:divBdr>
                    <w:top w:val="none" w:sz="0" w:space="0" w:color="auto"/>
                    <w:left w:val="none" w:sz="0" w:space="0" w:color="auto"/>
                    <w:bottom w:val="none" w:sz="0" w:space="0" w:color="auto"/>
                    <w:right w:val="none" w:sz="0" w:space="0" w:color="auto"/>
                  </w:divBdr>
                </w:div>
              </w:divsChild>
            </w:div>
            <w:div w:id="1145125081">
              <w:marLeft w:val="0"/>
              <w:marRight w:val="0"/>
              <w:marTop w:val="0"/>
              <w:marBottom w:val="0"/>
              <w:divBdr>
                <w:top w:val="none" w:sz="0" w:space="0" w:color="auto"/>
                <w:left w:val="none" w:sz="0" w:space="0" w:color="auto"/>
                <w:bottom w:val="none" w:sz="0" w:space="0" w:color="auto"/>
                <w:right w:val="none" w:sz="0" w:space="0" w:color="auto"/>
              </w:divBdr>
            </w:div>
            <w:div w:id="1177227414">
              <w:marLeft w:val="0"/>
              <w:marRight w:val="0"/>
              <w:marTop w:val="0"/>
              <w:marBottom w:val="0"/>
              <w:divBdr>
                <w:top w:val="none" w:sz="0" w:space="0" w:color="auto"/>
                <w:left w:val="none" w:sz="0" w:space="0" w:color="auto"/>
                <w:bottom w:val="none" w:sz="0" w:space="0" w:color="auto"/>
                <w:right w:val="none" w:sz="0" w:space="0" w:color="auto"/>
              </w:divBdr>
            </w:div>
            <w:div w:id="1395542951">
              <w:marLeft w:val="0"/>
              <w:marRight w:val="0"/>
              <w:marTop w:val="0"/>
              <w:marBottom w:val="0"/>
              <w:divBdr>
                <w:top w:val="none" w:sz="0" w:space="0" w:color="auto"/>
                <w:left w:val="none" w:sz="0" w:space="0" w:color="auto"/>
                <w:bottom w:val="none" w:sz="0" w:space="0" w:color="auto"/>
                <w:right w:val="none" w:sz="0" w:space="0" w:color="auto"/>
              </w:divBdr>
            </w:div>
            <w:div w:id="1399085836">
              <w:marLeft w:val="0"/>
              <w:marRight w:val="0"/>
              <w:marTop w:val="0"/>
              <w:marBottom w:val="0"/>
              <w:divBdr>
                <w:top w:val="none" w:sz="0" w:space="0" w:color="auto"/>
                <w:left w:val="none" w:sz="0" w:space="0" w:color="auto"/>
                <w:bottom w:val="none" w:sz="0" w:space="0" w:color="auto"/>
                <w:right w:val="none" w:sz="0" w:space="0" w:color="auto"/>
              </w:divBdr>
            </w:div>
            <w:div w:id="1519194615">
              <w:marLeft w:val="0"/>
              <w:marRight w:val="0"/>
              <w:marTop w:val="0"/>
              <w:marBottom w:val="0"/>
              <w:divBdr>
                <w:top w:val="none" w:sz="0" w:space="0" w:color="auto"/>
                <w:left w:val="none" w:sz="0" w:space="0" w:color="auto"/>
                <w:bottom w:val="none" w:sz="0" w:space="0" w:color="auto"/>
                <w:right w:val="none" w:sz="0" w:space="0" w:color="auto"/>
              </w:divBdr>
            </w:div>
            <w:div w:id="1726219410">
              <w:marLeft w:val="0"/>
              <w:marRight w:val="0"/>
              <w:marTop w:val="0"/>
              <w:marBottom w:val="0"/>
              <w:divBdr>
                <w:top w:val="none" w:sz="0" w:space="0" w:color="auto"/>
                <w:left w:val="none" w:sz="0" w:space="0" w:color="auto"/>
                <w:bottom w:val="none" w:sz="0" w:space="0" w:color="auto"/>
                <w:right w:val="none" w:sz="0" w:space="0" w:color="auto"/>
              </w:divBdr>
            </w:div>
          </w:divsChild>
        </w:div>
        <w:div w:id="467206423">
          <w:marLeft w:val="0"/>
          <w:marRight w:val="0"/>
          <w:marTop w:val="0"/>
          <w:marBottom w:val="0"/>
          <w:divBdr>
            <w:top w:val="none" w:sz="0" w:space="0" w:color="auto"/>
            <w:left w:val="none" w:sz="0" w:space="0" w:color="auto"/>
            <w:bottom w:val="none" w:sz="0" w:space="0" w:color="auto"/>
            <w:right w:val="none" w:sz="0" w:space="0" w:color="auto"/>
          </w:divBdr>
          <w:divsChild>
            <w:div w:id="145712148">
              <w:marLeft w:val="0"/>
              <w:marRight w:val="0"/>
              <w:marTop w:val="0"/>
              <w:marBottom w:val="0"/>
              <w:divBdr>
                <w:top w:val="none" w:sz="0" w:space="0" w:color="auto"/>
                <w:left w:val="none" w:sz="0" w:space="0" w:color="auto"/>
                <w:bottom w:val="none" w:sz="0" w:space="0" w:color="auto"/>
                <w:right w:val="none" w:sz="0" w:space="0" w:color="auto"/>
              </w:divBdr>
              <w:divsChild>
                <w:div w:id="1209295465">
                  <w:marLeft w:val="0"/>
                  <w:marRight w:val="0"/>
                  <w:marTop w:val="0"/>
                  <w:marBottom w:val="0"/>
                  <w:divBdr>
                    <w:top w:val="none" w:sz="0" w:space="0" w:color="auto"/>
                    <w:left w:val="none" w:sz="0" w:space="0" w:color="auto"/>
                    <w:bottom w:val="none" w:sz="0" w:space="0" w:color="auto"/>
                    <w:right w:val="none" w:sz="0" w:space="0" w:color="auto"/>
                  </w:divBdr>
                </w:div>
              </w:divsChild>
            </w:div>
            <w:div w:id="325059649">
              <w:marLeft w:val="0"/>
              <w:marRight w:val="0"/>
              <w:marTop w:val="0"/>
              <w:marBottom w:val="0"/>
              <w:divBdr>
                <w:top w:val="none" w:sz="0" w:space="0" w:color="auto"/>
                <w:left w:val="none" w:sz="0" w:space="0" w:color="auto"/>
                <w:bottom w:val="none" w:sz="0" w:space="0" w:color="auto"/>
                <w:right w:val="none" w:sz="0" w:space="0" w:color="auto"/>
              </w:divBdr>
            </w:div>
          </w:divsChild>
        </w:div>
        <w:div w:id="485904910">
          <w:marLeft w:val="0"/>
          <w:marRight w:val="0"/>
          <w:marTop w:val="0"/>
          <w:marBottom w:val="0"/>
          <w:divBdr>
            <w:top w:val="none" w:sz="0" w:space="0" w:color="auto"/>
            <w:left w:val="none" w:sz="0" w:space="0" w:color="auto"/>
            <w:bottom w:val="none" w:sz="0" w:space="0" w:color="auto"/>
            <w:right w:val="none" w:sz="0" w:space="0" w:color="auto"/>
          </w:divBdr>
          <w:divsChild>
            <w:div w:id="244150514">
              <w:marLeft w:val="0"/>
              <w:marRight w:val="0"/>
              <w:marTop w:val="0"/>
              <w:marBottom w:val="0"/>
              <w:divBdr>
                <w:top w:val="none" w:sz="0" w:space="0" w:color="auto"/>
                <w:left w:val="none" w:sz="0" w:space="0" w:color="auto"/>
                <w:bottom w:val="none" w:sz="0" w:space="0" w:color="auto"/>
                <w:right w:val="none" w:sz="0" w:space="0" w:color="auto"/>
              </w:divBdr>
            </w:div>
            <w:div w:id="413362191">
              <w:marLeft w:val="0"/>
              <w:marRight w:val="0"/>
              <w:marTop w:val="0"/>
              <w:marBottom w:val="0"/>
              <w:divBdr>
                <w:top w:val="none" w:sz="0" w:space="0" w:color="auto"/>
                <w:left w:val="none" w:sz="0" w:space="0" w:color="auto"/>
                <w:bottom w:val="none" w:sz="0" w:space="0" w:color="auto"/>
                <w:right w:val="none" w:sz="0" w:space="0" w:color="auto"/>
              </w:divBdr>
            </w:div>
            <w:div w:id="859124803">
              <w:marLeft w:val="0"/>
              <w:marRight w:val="0"/>
              <w:marTop w:val="0"/>
              <w:marBottom w:val="0"/>
              <w:divBdr>
                <w:top w:val="none" w:sz="0" w:space="0" w:color="auto"/>
                <w:left w:val="none" w:sz="0" w:space="0" w:color="auto"/>
                <w:bottom w:val="none" w:sz="0" w:space="0" w:color="auto"/>
                <w:right w:val="none" w:sz="0" w:space="0" w:color="auto"/>
              </w:divBdr>
            </w:div>
            <w:div w:id="872349858">
              <w:marLeft w:val="0"/>
              <w:marRight w:val="0"/>
              <w:marTop w:val="0"/>
              <w:marBottom w:val="0"/>
              <w:divBdr>
                <w:top w:val="none" w:sz="0" w:space="0" w:color="auto"/>
                <w:left w:val="none" w:sz="0" w:space="0" w:color="auto"/>
                <w:bottom w:val="none" w:sz="0" w:space="0" w:color="auto"/>
                <w:right w:val="none" w:sz="0" w:space="0" w:color="auto"/>
              </w:divBdr>
              <w:divsChild>
                <w:div w:id="18044339">
                  <w:marLeft w:val="0"/>
                  <w:marRight w:val="0"/>
                  <w:marTop w:val="0"/>
                  <w:marBottom w:val="0"/>
                  <w:divBdr>
                    <w:top w:val="none" w:sz="0" w:space="0" w:color="auto"/>
                    <w:left w:val="none" w:sz="0" w:space="0" w:color="auto"/>
                    <w:bottom w:val="none" w:sz="0" w:space="0" w:color="auto"/>
                    <w:right w:val="none" w:sz="0" w:space="0" w:color="auto"/>
                  </w:divBdr>
                </w:div>
                <w:div w:id="843131193">
                  <w:marLeft w:val="0"/>
                  <w:marRight w:val="0"/>
                  <w:marTop w:val="0"/>
                  <w:marBottom w:val="0"/>
                  <w:divBdr>
                    <w:top w:val="none" w:sz="0" w:space="0" w:color="auto"/>
                    <w:left w:val="none" w:sz="0" w:space="0" w:color="auto"/>
                    <w:bottom w:val="none" w:sz="0" w:space="0" w:color="auto"/>
                    <w:right w:val="none" w:sz="0" w:space="0" w:color="auto"/>
                  </w:divBdr>
                </w:div>
                <w:div w:id="1739596110">
                  <w:marLeft w:val="0"/>
                  <w:marRight w:val="0"/>
                  <w:marTop w:val="0"/>
                  <w:marBottom w:val="0"/>
                  <w:divBdr>
                    <w:top w:val="none" w:sz="0" w:space="0" w:color="auto"/>
                    <w:left w:val="none" w:sz="0" w:space="0" w:color="auto"/>
                    <w:bottom w:val="none" w:sz="0" w:space="0" w:color="auto"/>
                    <w:right w:val="none" w:sz="0" w:space="0" w:color="auto"/>
                  </w:divBdr>
                </w:div>
                <w:div w:id="1994024548">
                  <w:marLeft w:val="0"/>
                  <w:marRight w:val="0"/>
                  <w:marTop w:val="0"/>
                  <w:marBottom w:val="0"/>
                  <w:divBdr>
                    <w:top w:val="none" w:sz="0" w:space="0" w:color="auto"/>
                    <w:left w:val="none" w:sz="0" w:space="0" w:color="auto"/>
                    <w:bottom w:val="none" w:sz="0" w:space="0" w:color="auto"/>
                    <w:right w:val="none" w:sz="0" w:space="0" w:color="auto"/>
                  </w:divBdr>
                </w:div>
              </w:divsChild>
            </w:div>
            <w:div w:id="1066874248">
              <w:marLeft w:val="0"/>
              <w:marRight w:val="0"/>
              <w:marTop w:val="0"/>
              <w:marBottom w:val="0"/>
              <w:divBdr>
                <w:top w:val="none" w:sz="0" w:space="0" w:color="auto"/>
                <w:left w:val="none" w:sz="0" w:space="0" w:color="auto"/>
                <w:bottom w:val="none" w:sz="0" w:space="0" w:color="auto"/>
                <w:right w:val="none" w:sz="0" w:space="0" w:color="auto"/>
              </w:divBdr>
            </w:div>
          </w:divsChild>
        </w:div>
        <w:div w:id="489295516">
          <w:marLeft w:val="0"/>
          <w:marRight w:val="0"/>
          <w:marTop w:val="300"/>
          <w:marBottom w:val="300"/>
          <w:divBdr>
            <w:top w:val="single" w:sz="6" w:space="23" w:color="DDDDDD"/>
            <w:left w:val="none" w:sz="0" w:space="0" w:color="auto"/>
            <w:bottom w:val="single" w:sz="6" w:space="23" w:color="DDDDDD"/>
            <w:right w:val="none" w:sz="0" w:space="0" w:color="auto"/>
          </w:divBdr>
        </w:div>
        <w:div w:id="505098553">
          <w:marLeft w:val="0"/>
          <w:marRight w:val="0"/>
          <w:marTop w:val="0"/>
          <w:marBottom w:val="0"/>
          <w:divBdr>
            <w:top w:val="none" w:sz="0" w:space="0" w:color="auto"/>
            <w:left w:val="none" w:sz="0" w:space="0" w:color="auto"/>
            <w:bottom w:val="none" w:sz="0" w:space="0" w:color="auto"/>
            <w:right w:val="none" w:sz="0" w:space="0" w:color="auto"/>
          </w:divBdr>
          <w:divsChild>
            <w:div w:id="574241157">
              <w:marLeft w:val="0"/>
              <w:marRight w:val="0"/>
              <w:marTop w:val="0"/>
              <w:marBottom w:val="0"/>
              <w:divBdr>
                <w:top w:val="none" w:sz="0" w:space="0" w:color="auto"/>
                <w:left w:val="none" w:sz="0" w:space="0" w:color="auto"/>
                <w:bottom w:val="none" w:sz="0" w:space="0" w:color="auto"/>
                <w:right w:val="none" w:sz="0" w:space="0" w:color="auto"/>
              </w:divBdr>
            </w:div>
            <w:div w:id="1025667513">
              <w:marLeft w:val="0"/>
              <w:marRight w:val="0"/>
              <w:marTop w:val="0"/>
              <w:marBottom w:val="0"/>
              <w:divBdr>
                <w:top w:val="none" w:sz="0" w:space="0" w:color="auto"/>
                <w:left w:val="none" w:sz="0" w:space="0" w:color="auto"/>
                <w:bottom w:val="none" w:sz="0" w:space="0" w:color="auto"/>
                <w:right w:val="none" w:sz="0" w:space="0" w:color="auto"/>
              </w:divBdr>
            </w:div>
            <w:div w:id="1040131168">
              <w:marLeft w:val="0"/>
              <w:marRight w:val="0"/>
              <w:marTop w:val="0"/>
              <w:marBottom w:val="0"/>
              <w:divBdr>
                <w:top w:val="none" w:sz="0" w:space="0" w:color="auto"/>
                <w:left w:val="none" w:sz="0" w:space="0" w:color="auto"/>
                <w:bottom w:val="none" w:sz="0" w:space="0" w:color="auto"/>
                <w:right w:val="none" w:sz="0" w:space="0" w:color="auto"/>
              </w:divBdr>
            </w:div>
            <w:div w:id="1654797126">
              <w:marLeft w:val="0"/>
              <w:marRight w:val="0"/>
              <w:marTop w:val="0"/>
              <w:marBottom w:val="0"/>
              <w:divBdr>
                <w:top w:val="none" w:sz="0" w:space="0" w:color="auto"/>
                <w:left w:val="none" w:sz="0" w:space="0" w:color="auto"/>
                <w:bottom w:val="none" w:sz="0" w:space="0" w:color="auto"/>
                <w:right w:val="none" w:sz="0" w:space="0" w:color="auto"/>
              </w:divBdr>
            </w:div>
            <w:div w:id="2059474760">
              <w:marLeft w:val="0"/>
              <w:marRight w:val="0"/>
              <w:marTop w:val="0"/>
              <w:marBottom w:val="0"/>
              <w:divBdr>
                <w:top w:val="none" w:sz="0" w:space="0" w:color="auto"/>
                <w:left w:val="none" w:sz="0" w:space="0" w:color="auto"/>
                <w:bottom w:val="none" w:sz="0" w:space="0" w:color="auto"/>
                <w:right w:val="none" w:sz="0" w:space="0" w:color="auto"/>
              </w:divBdr>
              <w:divsChild>
                <w:div w:id="78063430">
                  <w:marLeft w:val="0"/>
                  <w:marRight w:val="0"/>
                  <w:marTop w:val="0"/>
                  <w:marBottom w:val="0"/>
                  <w:divBdr>
                    <w:top w:val="none" w:sz="0" w:space="0" w:color="auto"/>
                    <w:left w:val="none" w:sz="0" w:space="0" w:color="auto"/>
                    <w:bottom w:val="none" w:sz="0" w:space="0" w:color="auto"/>
                    <w:right w:val="none" w:sz="0" w:space="0" w:color="auto"/>
                  </w:divBdr>
                </w:div>
                <w:div w:id="257062106">
                  <w:marLeft w:val="0"/>
                  <w:marRight w:val="0"/>
                  <w:marTop w:val="0"/>
                  <w:marBottom w:val="0"/>
                  <w:divBdr>
                    <w:top w:val="none" w:sz="0" w:space="0" w:color="auto"/>
                    <w:left w:val="none" w:sz="0" w:space="0" w:color="auto"/>
                    <w:bottom w:val="none" w:sz="0" w:space="0" w:color="auto"/>
                    <w:right w:val="none" w:sz="0" w:space="0" w:color="auto"/>
                  </w:divBdr>
                </w:div>
                <w:div w:id="353390071">
                  <w:marLeft w:val="0"/>
                  <w:marRight w:val="0"/>
                  <w:marTop w:val="0"/>
                  <w:marBottom w:val="0"/>
                  <w:divBdr>
                    <w:top w:val="none" w:sz="0" w:space="0" w:color="auto"/>
                    <w:left w:val="none" w:sz="0" w:space="0" w:color="auto"/>
                    <w:bottom w:val="none" w:sz="0" w:space="0" w:color="auto"/>
                    <w:right w:val="none" w:sz="0" w:space="0" w:color="auto"/>
                  </w:divBdr>
                </w:div>
                <w:div w:id="9517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20473">
          <w:marLeft w:val="0"/>
          <w:marRight w:val="0"/>
          <w:marTop w:val="0"/>
          <w:marBottom w:val="0"/>
          <w:divBdr>
            <w:top w:val="none" w:sz="0" w:space="0" w:color="auto"/>
            <w:left w:val="none" w:sz="0" w:space="0" w:color="auto"/>
            <w:bottom w:val="none" w:sz="0" w:space="0" w:color="auto"/>
            <w:right w:val="none" w:sz="0" w:space="0" w:color="auto"/>
          </w:divBdr>
          <w:divsChild>
            <w:div w:id="600526967">
              <w:marLeft w:val="0"/>
              <w:marRight w:val="0"/>
              <w:marTop w:val="0"/>
              <w:marBottom w:val="0"/>
              <w:divBdr>
                <w:top w:val="none" w:sz="0" w:space="0" w:color="auto"/>
                <w:left w:val="none" w:sz="0" w:space="0" w:color="auto"/>
                <w:bottom w:val="none" w:sz="0" w:space="0" w:color="auto"/>
                <w:right w:val="none" w:sz="0" w:space="0" w:color="auto"/>
              </w:divBdr>
              <w:divsChild>
                <w:div w:id="920407590">
                  <w:marLeft w:val="0"/>
                  <w:marRight w:val="0"/>
                  <w:marTop w:val="0"/>
                  <w:marBottom w:val="0"/>
                  <w:divBdr>
                    <w:top w:val="none" w:sz="0" w:space="0" w:color="auto"/>
                    <w:left w:val="none" w:sz="0" w:space="0" w:color="auto"/>
                    <w:bottom w:val="none" w:sz="0" w:space="0" w:color="auto"/>
                    <w:right w:val="none" w:sz="0" w:space="0" w:color="auto"/>
                  </w:divBdr>
                </w:div>
                <w:div w:id="1040863219">
                  <w:marLeft w:val="0"/>
                  <w:marRight w:val="0"/>
                  <w:marTop w:val="0"/>
                  <w:marBottom w:val="0"/>
                  <w:divBdr>
                    <w:top w:val="none" w:sz="0" w:space="0" w:color="auto"/>
                    <w:left w:val="none" w:sz="0" w:space="0" w:color="auto"/>
                    <w:bottom w:val="none" w:sz="0" w:space="0" w:color="auto"/>
                    <w:right w:val="none" w:sz="0" w:space="0" w:color="auto"/>
                  </w:divBdr>
                </w:div>
                <w:div w:id="1666324630">
                  <w:marLeft w:val="0"/>
                  <w:marRight w:val="0"/>
                  <w:marTop w:val="0"/>
                  <w:marBottom w:val="0"/>
                  <w:divBdr>
                    <w:top w:val="none" w:sz="0" w:space="0" w:color="auto"/>
                    <w:left w:val="none" w:sz="0" w:space="0" w:color="auto"/>
                    <w:bottom w:val="none" w:sz="0" w:space="0" w:color="auto"/>
                    <w:right w:val="none" w:sz="0" w:space="0" w:color="auto"/>
                  </w:divBdr>
                </w:div>
              </w:divsChild>
            </w:div>
            <w:div w:id="867257175">
              <w:marLeft w:val="0"/>
              <w:marRight w:val="0"/>
              <w:marTop w:val="0"/>
              <w:marBottom w:val="0"/>
              <w:divBdr>
                <w:top w:val="none" w:sz="0" w:space="0" w:color="auto"/>
                <w:left w:val="none" w:sz="0" w:space="0" w:color="auto"/>
                <w:bottom w:val="none" w:sz="0" w:space="0" w:color="auto"/>
                <w:right w:val="none" w:sz="0" w:space="0" w:color="auto"/>
              </w:divBdr>
            </w:div>
            <w:div w:id="1701320772">
              <w:marLeft w:val="0"/>
              <w:marRight w:val="0"/>
              <w:marTop w:val="0"/>
              <w:marBottom w:val="0"/>
              <w:divBdr>
                <w:top w:val="none" w:sz="0" w:space="0" w:color="auto"/>
                <w:left w:val="none" w:sz="0" w:space="0" w:color="auto"/>
                <w:bottom w:val="none" w:sz="0" w:space="0" w:color="auto"/>
                <w:right w:val="none" w:sz="0" w:space="0" w:color="auto"/>
              </w:divBdr>
            </w:div>
            <w:div w:id="1996689105">
              <w:marLeft w:val="0"/>
              <w:marRight w:val="0"/>
              <w:marTop w:val="0"/>
              <w:marBottom w:val="0"/>
              <w:divBdr>
                <w:top w:val="none" w:sz="0" w:space="0" w:color="auto"/>
                <w:left w:val="none" w:sz="0" w:space="0" w:color="auto"/>
                <w:bottom w:val="none" w:sz="0" w:space="0" w:color="auto"/>
                <w:right w:val="none" w:sz="0" w:space="0" w:color="auto"/>
              </w:divBdr>
            </w:div>
          </w:divsChild>
        </w:div>
        <w:div w:id="516963519">
          <w:marLeft w:val="0"/>
          <w:marRight w:val="0"/>
          <w:marTop w:val="0"/>
          <w:marBottom w:val="0"/>
          <w:divBdr>
            <w:top w:val="none" w:sz="0" w:space="0" w:color="auto"/>
            <w:left w:val="none" w:sz="0" w:space="0" w:color="auto"/>
            <w:bottom w:val="none" w:sz="0" w:space="0" w:color="auto"/>
            <w:right w:val="none" w:sz="0" w:space="0" w:color="auto"/>
          </w:divBdr>
          <w:divsChild>
            <w:div w:id="224491748">
              <w:marLeft w:val="0"/>
              <w:marRight w:val="0"/>
              <w:marTop w:val="0"/>
              <w:marBottom w:val="0"/>
              <w:divBdr>
                <w:top w:val="none" w:sz="0" w:space="0" w:color="auto"/>
                <w:left w:val="none" w:sz="0" w:space="0" w:color="auto"/>
                <w:bottom w:val="none" w:sz="0" w:space="0" w:color="auto"/>
                <w:right w:val="none" w:sz="0" w:space="0" w:color="auto"/>
              </w:divBdr>
            </w:div>
            <w:div w:id="1803768266">
              <w:marLeft w:val="0"/>
              <w:marRight w:val="0"/>
              <w:marTop w:val="0"/>
              <w:marBottom w:val="0"/>
              <w:divBdr>
                <w:top w:val="none" w:sz="0" w:space="0" w:color="auto"/>
                <w:left w:val="none" w:sz="0" w:space="0" w:color="auto"/>
                <w:bottom w:val="none" w:sz="0" w:space="0" w:color="auto"/>
                <w:right w:val="none" w:sz="0" w:space="0" w:color="auto"/>
              </w:divBdr>
              <w:divsChild>
                <w:div w:id="167133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8098">
          <w:marLeft w:val="0"/>
          <w:marRight w:val="0"/>
          <w:marTop w:val="0"/>
          <w:marBottom w:val="0"/>
          <w:divBdr>
            <w:top w:val="none" w:sz="0" w:space="0" w:color="auto"/>
            <w:left w:val="none" w:sz="0" w:space="0" w:color="auto"/>
            <w:bottom w:val="none" w:sz="0" w:space="0" w:color="auto"/>
            <w:right w:val="none" w:sz="0" w:space="0" w:color="auto"/>
          </w:divBdr>
          <w:divsChild>
            <w:div w:id="212469167">
              <w:marLeft w:val="0"/>
              <w:marRight w:val="0"/>
              <w:marTop w:val="0"/>
              <w:marBottom w:val="0"/>
              <w:divBdr>
                <w:top w:val="none" w:sz="0" w:space="0" w:color="auto"/>
                <w:left w:val="none" w:sz="0" w:space="0" w:color="auto"/>
                <w:bottom w:val="none" w:sz="0" w:space="0" w:color="auto"/>
                <w:right w:val="none" w:sz="0" w:space="0" w:color="auto"/>
              </w:divBdr>
            </w:div>
            <w:div w:id="544223593">
              <w:marLeft w:val="0"/>
              <w:marRight w:val="0"/>
              <w:marTop w:val="0"/>
              <w:marBottom w:val="0"/>
              <w:divBdr>
                <w:top w:val="none" w:sz="0" w:space="0" w:color="auto"/>
                <w:left w:val="none" w:sz="0" w:space="0" w:color="auto"/>
                <w:bottom w:val="none" w:sz="0" w:space="0" w:color="auto"/>
                <w:right w:val="none" w:sz="0" w:space="0" w:color="auto"/>
              </w:divBdr>
              <w:divsChild>
                <w:div w:id="70087435">
                  <w:marLeft w:val="0"/>
                  <w:marRight w:val="0"/>
                  <w:marTop w:val="0"/>
                  <w:marBottom w:val="0"/>
                  <w:divBdr>
                    <w:top w:val="none" w:sz="0" w:space="0" w:color="auto"/>
                    <w:left w:val="none" w:sz="0" w:space="0" w:color="auto"/>
                    <w:bottom w:val="none" w:sz="0" w:space="0" w:color="auto"/>
                    <w:right w:val="none" w:sz="0" w:space="0" w:color="auto"/>
                  </w:divBdr>
                </w:div>
                <w:div w:id="598411355">
                  <w:marLeft w:val="0"/>
                  <w:marRight w:val="0"/>
                  <w:marTop w:val="0"/>
                  <w:marBottom w:val="0"/>
                  <w:divBdr>
                    <w:top w:val="none" w:sz="0" w:space="0" w:color="auto"/>
                    <w:left w:val="none" w:sz="0" w:space="0" w:color="auto"/>
                    <w:bottom w:val="none" w:sz="0" w:space="0" w:color="auto"/>
                    <w:right w:val="none" w:sz="0" w:space="0" w:color="auto"/>
                  </w:divBdr>
                </w:div>
                <w:div w:id="650327879">
                  <w:marLeft w:val="0"/>
                  <w:marRight w:val="0"/>
                  <w:marTop w:val="0"/>
                  <w:marBottom w:val="0"/>
                  <w:divBdr>
                    <w:top w:val="none" w:sz="0" w:space="0" w:color="auto"/>
                    <w:left w:val="none" w:sz="0" w:space="0" w:color="auto"/>
                    <w:bottom w:val="none" w:sz="0" w:space="0" w:color="auto"/>
                    <w:right w:val="none" w:sz="0" w:space="0" w:color="auto"/>
                  </w:divBdr>
                </w:div>
                <w:div w:id="1228881397">
                  <w:marLeft w:val="0"/>
                  <w:marRight w:val="0"/>
                  <w:marTop w:val="0"/>
                  <w:marBottom w:val="0"/>
                  <w:divBdr>
                    <w:top w:val="none" w:sz="0" w:space="0" w:color="auto"/>
                    <w:left w:val="none" w:sz="0" w:space="0" w:color="auto"/>
                    <w:bottom w:val="none" w:sz="0" w:space="0" w:color="auto"/>
                    <w:right w:val="none" w:sz="0" w:space="0" w:color="auto"/>
                  </w:divBdr>
                </w:div>
              </w:divsChild>
            </w:div>
            <w:div w:id="1325007649">
              <w:marLeft w:val="0"/>
              <w:marRight w:val="0"/>
              <w:marTop w:val="0"/>
              <w:marBottom w:val="0"/>
              <w:divBdr>
                <w:top w:val="none" w:sz="0" w:space="0" w:color="auto"/>
                <w:left w:val="none" w:sz="0" w:space="0" w:color="auto"/>
                <w:bottom w:val="none" w:sz="0" w:space="0" w:color="auto"/>
                <w:right w:val="none" w:sz="0" w:space="0" w:color="auto"/>
              </w:divBdr>
            </w:div>
            <w:div w:id="1490167402">
              <w:marLeft w:val="0"/>
              <w:marRight w:val="0"/>
              <w:marTop w:val="0"/>
              <w:marBottom w:val="0"/>
              <w:divBdr>
                <w:top w:val="none" w:sz="0" w:space="0" w:color="auto"/>
                <w:left w:val="none" w:sz="0" w:space="0" w:color="auto"/>
                <w:bottom w:val="none" w:sz="0" w:space="0" w:color="auto"/>
                <w:right w:val="none" w:sz="0" w:space="0" w:color="auto"/>
              </w:divBdr>
            </w:div>
            <w:div w:id="2125608652">
              <w:marLeft w:val="0"/>
              <w:marRight w:val="0"/>
              <w:marTop w:val="0"/>
              <w:marBottom w:val="0"/>
              <w:divBdr>
                <w:top w:val="none" w:sz="0" w:space="0" w:color="auto"/>
                <w:left w:val="none" w:sz="0" w:space="0" w:color="auto"/>
                <w:bottom w:val="none" w:sz="0" w:space="0" w:color="auto"/>
                <w:right w:val="none" w:sz="0" w:space="0" w:color="auto"/>
              </w:divBdr>
            </w:div>
          </w:divsChild>
        </w:div>
        <w:div w:id="521673483">
          <w:marLeft w:val="0"/>
          <w:marRight w:val="0"/>
          <w:marTop w:val="0"/>
          <w:marBottom w:val="0"/>
          <w:divBdr>
            <w:top w:val="none" w:sz="0" w:space="0" w:color="auto"/>
            <w:left w:val="none" w:sz="0" w:space="0" w:color="auto"/>
            <w:bottom w:val="none" w:sz="0" w:space="0" w:color="auto"/>
            <w:right w:val="none" w:sz="0" w:space="0" w:color="auto"/>
          </w:divBdr>
          <w:divsChild>
            <w:div w:id="257908035">
              <w:marLeft w:val="0"/>
              <w:marRight w:val="0"/>
              <w:marTop w:val="0"/>
              <w:marBottom w:val="0"/>
              <w:divBdr>
                <w:top w:val="none" w:sz="0" w:space="0" w:color="auto"/>
                <w:left w:val="none" w:sz="0" w:space="0" w:color="auto"/>
                <w:bottom w:val="none" w:sz="0" w:space="0" w:color="auto"/>
                <w:right w:val="none" w:sz="0" w:space="0" w:color="auto"/>
              </w:divBdr>
            </w:div>
            <w:div w:id="838927370">
              <w:marLeft w:val="0"/>
              <w:marRight w:val="0"/>
              <w:marTop w:val="0"/>
              <w:marBottom w:val="0"/>
              <w:divBdr>
                <w:top w:val="none" w:sz="0" w:space="0" w:color="auto"/>
                <w:left w:val="none" w:sz="0" w:space="0" w:color="auto"/>
                <w:bottom w:val="none" w:sz="0" w:space="0" w:color="auto"/>
                <w:right w:val="none" w:sz="0" w:space="0" w:color="auto"/>
              </w:divBdr>
              <w:divsChild>
                <w:div w:id="171595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5702">
          <w:marLeft w:val="0"/>
          <w:marRight w:val="0"/>
          <w:marTop w:val="0"/>
          <w:marBottom w:val="0"/>
          <w:divBdr>
            <w:top w:val="none" w:sz="0" w:space="0" w:color="auto"/>
            <w:left w:val="none" w:sz="0" w:space="0" w:color="auto"/>
            <w:bottom w:val="none" w:sz="0" w:space="0" w:color="auto"/>
            <w:right w:val="none" w:sz="0" w:space="0" w:color="auto"/>
          </w:divBdr>
          <w:divsChild>
            <w:div w:id="15423866">
              <w:marLeft w:val="0"/>
              <w:marRight w:val="0"/>
              <w:marTop w:val="0"/>
              <w:marBottom w:val="0"/>
              <w:divBdr>
                <w:top w:val="none" w:sz="0" w:space="0" w:color="auto"/>
                <w:left w:val="none" w:sz="0" w:space="0" w:color="auto"/>
                <w:bottom w:val="none" w:sz="0" w:space="0" w:color="auto"/>
                <w:right w:val="none" w:sz="0" w:space="0" w:color="auto"/>
              </w:divBdr>
            </w:div>
            <w:div w:id="126091777">
              <w:marLeft w:val="0"/>
              <w:marRight w:val="0"/>
              <w:marTop w:val="0"/>
              <w:marBottom w:val="0"/>
              <w:divBdr>
                <w:top w:val="none" w:sz="0" w:space="0" w:color="auto"/>
                <w:left w:val="none" w:sz="0" w:space="0" w:color="auto"/>
                <w:bottom w:val="none" w:sz="0" w:space="0" w:color="auto"/>
                <w:right w:val="none" w:sz="0" w:space="0" w:color="auto"/>
              </w:divBdr>
            </w:div>
            <w:div w:id="129321727">
              <w:marLeft w:val="0"/>
              <w:marRight w:val="0"/>
              <w:marTop w:val="0"/>
              <w:marBottom w:val="0"/>
              <w:divBdr>
                <w:top w:val="none" w:sz="0" w:space="0" w:color="auto"/>
                <w:left w:val="none" w:sz="0" w:space="0" w:color="auto"/>
                <w:bottom w:val="none" w:sz="0" w:space="0" w:color="auto"/>
                <w:right w:val="none" w:sz="0" w:space="0" w:color="auto"/>
              </w:divBdr>
            </w:div>
            <w:div w:id="132405821">
              <w:marLeft w:val="0"/>
              <w:marRight w:val="0"/>
              <w:marTop w:val="0"/>
              <w:marBottom w:val="0"/>
              <w:divBdr>
                <w:top w:val="none" w:sz="0" w:space="0" w:color="auto"/>
                <w:left w:val="none" w:sz="0" w:space="0" w:color="auto"/>
                <w:bottom w:val="none" w:sz="0" w:space="0" w:color="auto"/>
                <w:right w:val="none" w:sz="0" w:space="0" w:color="auto"/>
              </w:divBdr>
            </w:div>
            <w:div w:id="167404514">
              <w:marLeft w:val="0"/>
              <w:marRight w:val="0"/>
              <w:marTop w:val="0"/>
              <w:marBottom w:val="0"/>
              <w:divBdr>
                <w:top w:val="none" w:sz="0" w:space="0" w:color="auto"/>
                <w:left w:val="none" w:sz="0" w:space="0" w:color="auto"/>
                <w:bottom w:val="none" w:sz="0" w:space="0" w:color="auto"/>
                <w:right w:val="none" w:sz="0" w:space="0" w:color="auto"/>
              </w:divBdr>
            </w:div>
            <w:div w:id="194075275">
              <w:marLeft w:val="0"/>
              <w:marRight w:val="0"/>
              <w:marTop w:val="0"/>
              <w:marBottom w:val="0"/>
              <w:divBdr>
                <w:top w:val="none" w:sz="0" w:space="0" w:color="auto"/>
                <w:left w:val="none" w:sz="0" w:space="0" w:color="auto"/>
                <w:bottom w:val="none" w:sz="0" w:space="0" w:color="auto"/>
                <w:right w:val="none" w:sz="0" w:space="0" w:color="auto"/>
              </w:divBdr>
            </w:div>
            <w:div w:id="213738628">
              <w:marLeft w:val="0"/>
              <w:marRight w:val="0"/>
              <w:marTop w:val="0"/>
              <w:marBottom w:val="0"/>
              <w:divBdr>
                <w:top w:val="none" w:sz="0" w:space="0" w:color="auto"/>
                <w:left w:val="none" w:sz="0" w:space="0" w:color="auto"/>
                <w:bottom w:val="none" w:sz="0" w:space="0" w:color="auto"/>
                <w:right w:val="none" w:sz="0" w:space="0" w:color="auto"/>
              </w:divBdr>
            </w:div>
            <w:div w:id="239025302">
              <w:marLeft w:val="0"/>
              <w:marRight w:val="0"/>
              <w:marTop w:val="0"/>
              <w:marBottom w:val="0"/>
              <w:divBdr>
                <w:top w:val="none" w:sz="0" w:space="0" w:color="auto"/>
                <w:left w:val="none" w:sz="0" w:space="0" w:color="auto"/>
                <w:bottom w:val="none" w:sz="0" w:space="0" w:color="auto"/>
                <w:right w:val="none" w:sz="0" w:space="0" w:color="auto"/>
              </w:divBdr>
            </w:div>
            <w:div w:id="245457642">
              <w:marLeft w:val="0"/>
              <w:marRight w:val="0"/>
              <w:marTop w:val="0"/>
              <w:marBottom w:val="0"/>
              <w:divBdr>
                <w:top w:val="none" w:sz="0" w:space="0" w:color="auto"/>
                <w:left w:val="none" w:sz="0" w:space="0" w:color="auto"/>
                <w:bottom w:val="none" w:sz="0" w:space="0" w:color="auto"/>
                <w:right w:val="none" w:sz="0" w:space="0" w:color="auto"/>
              </w:divBdr>
            </w:div>
            <w:div w:id="323125122">
              <w:marLeft w:val="0"/>
              <w:marRight w:val="0"/>
              <w:marTop w:val="0"/>
              <w:marBottom w:val="0"/>
              <w:divBdr>
                <w:top w:val="none" w:sz="0" w:space="0" w:color="auto"/>
                <w:left w:val="none" w:sz="0" w:space="0" w:color="auto"/>
                <w:bottom w:val="none" w:sz="0" w:space="0" w:color="auto"/>
                <w:right w:val="none" w:sz="0" w:space="0" w:color="auto"/>
              </w:divBdr>
            </w:div>
            <w:div w:id="360395790">
              <w:marLeft w:val="0"/>
              <w:marRight w:val="0"/>
              <w:marTop w:val="0"/>
              <w:marBottom w:val="0"/>
              <w:divBdr>
                <w:top w:val="none" w:sz="0" w:space="0" w:color="auto"/>
                <w:left w:val="none" w:sz="0" w:space="0" w:color="auto"/>
                <w:bottom w:val="none" w:sz="0" w:space="0" w:color="auto"/>
                <w:right w:val="none" w:sz="0" w:space="0" w:color="auto"/>
              </w:divBdr>
            </w:div>
            <w:div w:id="360934388">
              <w:marLeft w:val="0"/>
              <w:marRight w:val="0"/>
              <w:marTop w:val="0"/>
              <w:marBottom w:val="0"/>
              <w:divBdr>
                <w:top w:val="none" w:sz="0" w:space="0" w:color="auto"/>
                <w:left w:val="none" w:sz="0" w:space="0" w:color="auto"/>
                <w:bottom w:val="none" w:sz="0" w:space="0" w:color="auto"/>
                <w:right w:val="none" w:sz="0" w:space="0" w:color="auto"/>
              </w:divBdr>
            </w:div>
            <w:div w:id="371078719">
              <w:marLeft w:val="0"/>
              <w:marRight w:val="0"/>
              <w:marTop w:val="0"/>
              <w:marBottom w:val="0"/>
              <w:divBdr>
                <w:top w:val="none" w:sz="0" w:space="0" w:color="auto"/>
                <w:left w:val="none" w:sz="0" w:space="0" w:color="auto"/>
                <w:bottom w:val="none" w:sz="0" w:space="0" w:color="auto"/>
                <w:right w:val="none" w:sz="0" w:space="0" w:color="auto"/>
              </w:divBdr>
            </w:div>
            <w:div w:id="486635531">
              <w:marLeft w:val="0"/>
              <w:marRight w:val="0"/>
              <w:marTop w:val="0"/>
              <w:marBottom w:val="0"/>
              <w:divBdr>
                <w:top w:val="none" w:sz="0" w:space="0" w:color="auto"/>
                <w:left w:val="none" w:sz="0" w:space="0" w:color="auto"/>
                <w:bottom w:val="none" w:sz="0" w:space="0" w:color="auto"/>
                <w:right w:val="none" w:sz="0" w:space="0" w:color="auto"/>
              </w:divBdr>
            </w:div>
            <w:div w:id="557866692">
              <w:marLeft w:val="0"/>
              <w:marRight w:val="0"/>
              <w:marTop w:val="0"/>
              <w:marBottom w:val="0"/>
              <w:divBdr>
                <w:top w:val="none" w:sz="0" w:space="0" w:color="auto"/>
                <w:left w:val="none" w:sz="0" w:space="0" w:color="auto"/>
                <w:bottom w:val="none" w:sz="0" w:space="0" w:color="auto"/>
                <w:right w:val="none" w:sz="0" w:space="0" w:color="auto"/>
              </w:divBdr>
            </w:div>
            <w:div w:id="619535978">
              <w:marLeft w:val="0"/>
              <w:marRight w:val="0"/>
              <w:marTop w:val="0"/>
              <w:marBottom w:val="0"/>
              <w:divBdr>
                <w:top w:val="none" w:sz="0" w:space="0" w:color="auto"/>
                <w:left w:val="none" w:sz="0" w:space="0" w:color="auto"/>
                <w:bottom w:val="none" w:sz="0" w:space="0" w:color="auto"/>
                <w:right w:val="none" w:sz="0" w:space="0" w:color="auto"/>
              </w:divBdr>
            </w:div>
            <w:div w:id="639501989">
              <w:marLeft w:val="0"/>
              <w:marRight w:val="0"/>
              <w:marTop w:val="0"/>
              <w:marBottom w:val="0"/>
              <w:divBdr>
                <w:top w:val="none" w:sz="0" w:space="0" w:color="auto"/>
                <w:left w:val="none" w:sz="0" w:space="0" w:color="auto"/>
                <w:bottom w:val="none" w:sz="0" w:space="0" w:color="auto"/>
                <w:right w:val="none" w:sz="0" w:space="0" w:color="auto"/>
              </w:divBdr>
            </w:div>
            <w:div w:id="731656897">
              <w:marLeft w:val="0"/>
              <w:marRight w:val="0"/>
              <w:marTop w:val="0"/>
              <w:marBottom w:val="0"/>
              <w:divBdr>
                <w:top w:val="none" w:sz="0" w:space="0" w:color="auto"/>
                <w:left w:val="none" w:sz="0" w:space="0" w:color="auto"/>
                <w:bottom w:val="none" w:sz="0" w:space="0" w:color="auto"/>
                <w:right w:val="none" w:sz="0" w:space="0" w:color="auto"/>
              </w:divBdr>
            </w:div>
            <w:div w:id="733167728">
              <w:marLeft w:val="0"/>
              <w:marRight w:val="0"/>
              <w:marTop w:val="0"/>
              <w:marBottom w:val="0"/>
              <w:divBdr>
                <w:top w:val="none" w:sz="0" w:space="0" w:color="auto"/>
                <w:left w:val="none" w:sz="0" w:space="0" w:color="auto"/>
                <w:bottom w:val="none" w:sz="0" w:space="0" w:color="auto"/>
                <w:right w:val="none" w:sz="0" w:space="0" w:color="auto"/>
              </w:divBdr>
            </w:div>
            <w:div w:id="800264659">
              <w:marLeft w:val="0"/>
              <w:marRight w:val="0"/>
              <w:marTop w:val="0"/>
              <w:marBottom w:val="0"/>
              <w:divBdr>
                <w:top w:val="none" w:sz="0" w:space="0" w:color="auto"/>
                <w:left w:val="none" w:sz="0" w:space="0" w:color="auto"/>
                <w:bottom w:val="none" w:sz="0" w:space="0" w:color="auto"/>
                <w:right w:val="none" w:sz="0" w:space="0" w:color="auto"/>
              </w:divBdr>
            </w:div>
            <w:div w:id="816843225">
              <w:marLeft w:val="0"/>
              <w:marRight w:val="0"/>
              <w:marTop w:val="0"/>
              <w:marBottom w:val="0"/>
              <w:divBdr>
                <w:top w:val="none" w:sz="0" w:space="0" w:color="auto"/>
                <w:left w:val="none" w:sz="0" w:space="0" w:color="auto"/>
                <w:bottom w:val="none" w:sz="0" w:space="0" w:color="auto"/>
                <w:right w:val="none" w:sz="0" w:space="0" w:color="auto"/>
              </w:divBdr>
            </w:div>
            <w:div w:id="864707682">
              <w:marLeft w:val="0"/>
              <w:marRight w:val="0"/>
              <w:marTop w:val="0"/>
              <w:marBottom w:val="0"/>
              <w:divBdr>
                <w:top w:val="none" w:sz="0" w:space="0" w:color="auto"/>
                <w:left w:val="none" w:sz="0" w:space="0" w:color="auto"/>
                <w:bottom w:val="none" w:sz="0" w:space="0" w:color="auto"/>
                <w:right w:val="none" w:sz="0" w:space="0" w:color="auto"/>
              </w:divBdr>
            </w:div>
            <w:div w:id="870727967">
              <w:marLeft w:val="0"/>
              <w:marRight w:val="0"/>
              <w:marTop w:val="0"/>
              <w:marBottom w:val="0"/>
              <w:divBdr>
                <w:top w:val="none" w:sz="0" w:space="0" w:color="auto"/>
                <w:left w:val="none" w:sz="0" w:space="0" w:color="auto"/>
                <w:bottom w:val="none" w:sz="0" w:space="0" w:color="auto"/>
                <w:right w:val="none" w:sz="0" w:space="0" w:color="auto"/>
              </w:divBdr>
            </w:div>
            <w:div w:id="872032377">
              <w:marLeft w:val="0"/>
              <w:marRight w:val="0"/>
              <w:marTop w:val="0"/>
              <w:marBottom w:val="0"/>
              <w:divBdr>
                <w:top w:val="none" w:sz="0" w:space="0" w:color="auto"/>
                <w:left w:val="none" w:sz="0" w:space="0" w:color="auto"/>
                <w:bottom w:val="none" w:sz="0" w:space="0" w:color="auto"/>
                <w:right w:val="none" w:sz="0" w:space="0" w:color="auto"/>
              </w:divBdr>
            </w:div>
            <w:div w:id="955061516">
              <w:marLeft w:val="0"/>
              <w:marRight w:val="0"/>
              <w:marTop w:val="0"/>
              <w:marBottom w:val="0"/>
              <w:divBdr>
                <w:top w:val="none" w:sz="0" w:space="0" w:color="auto"/>
                <w:left w:val="none" w:sz="0" w:space="0" w:color="auto"/>
                <w:bottom w:val="none" w:sz="0" w:space="0" w:color="auto"/>
                <w:right w:val="none" w:sz="0" w:space="0" w:color="auto"/>
              </w:divBdr>
            </w:div>
            <w:div w:id="966279799">
              <w:marLeft w:val="0"/>
              <w:marRight w:val="0"/>
              <w:marTop w:val="0"/>
              <w:marBottom w:val="0"/>
              <w:divBdr>
                <w:top w:val="none" w:sz="0" w:space="0" w:color="auto"/>
                <w:left w:val="none" w:sz="0" w:space="0" w:color="auto"/>
                <w:bottom w:val="none" w:sz="0" w:space="0" w:color="auto"/>
                <w:right w:val="none" w:sz="0" w:space="0" w:color="auto"/>
              </w:divBdr>
            </w:div>
            <w:div w:id="978731088">
              <w:marLeft w:val="0"/>
              <w:marRight w:val="0"/>
              <w:marTop w:val="0"/>
              <w:marBottom w:val="0"/>
              <w:divBdr>
                <w:top w:val="none" w:sz="0" w:space="0" w:color="auto"/>
                <w:left w:val="none" w:sz="0" w:space="0" w:color="auto"/>
                <w:bottom w:val="none" w:sz="0" w:space="0" w:color="auto"/>
                <w:right w:val="none" w:sz="0" w:space="0" w:color="auto"/>
              </w:divBdr>
            </w:div>
            <w:div w:id="990327844">
              <w:marLeft w:val="0"/>
              <w:marRight w:val="0"/>
              <w:marTop w:val="0"/>
              <w:marBottom w:val="0"/>
              <w:divBdr>
                <w:top w:val="none" w:sz="0" w:space="0" w:color="auto"/>
                <w:left w:val="none" w:sz="0" w:space="0" w:color="auto"/>
                <w:bottom w:val="none" w:sz="0" w:space="0" w:color="auto"/>
                <w:right w:val="none" w:sz="0" w:space="0" w:color="auto"/>
              </w:divBdr>
            </w:div>
            <w:div w:id="1069573552">
              <w:marLeft w:val="0"/>
              <w:marRight w:val="0"/>
              <w:marTop w:val="0"/>
              <w:marBottom w:val="0"/>
              <w:divBdr>
                <w:top w:val="none" w:sz="0" w:space="0" w:color="auto"/>
                <w:left w:val="none" w:sz="0" w:space="0" w:color="auto"/>
                <w:bottom w:val="none" w:sz="0" w:space="0" w:color="auto"/>
                <w:right w:val="none" w:sz="0" w:space="0" w:color="auto"/>
              </w:divBdr>
            </w:div>
            <w:div w:id="1105077746">
              <w:marLeft w:val="0"/>
              <w:marRight w:val="0"/>
              <w:marTop w:val="0"/>
              <w:marBottom w:val="0"/>
              <w:divBdr>
                <w:top w:val="none" w:sz="0" w:space="0" w:color="auto"/>
                <w:left w:val="none" w:sz="0" w:space="0" w:color="auto"/>
                <w:bottom w:val="none" w:sz="0" w:space="0" w:color="auto"/>
                <w:right w:val="none" w:sz="0" w:space="0" w:color="auto"/>
              </w:divBdr>
            </w:div>
            <w:div w:id="1109084780">
              <w:marLeft w:val="0"/>
              <w:marRight w:val="0"/>
              <w:marTop w:val="0"/>
              <w:marBottom w:val="0"/>
              <w:divBdr>
                <w:top w:val="none" w:sz="0" w:space="0" w:color="auto"/>
                <w:left w:val="none" w:sz="0" w:space="0" w:color="auto"/>
                <w:bottom w:val="none" w:sz="0" w:space="0" w:color="auto"/>
                <w:right w:val="none" w:sz="0" w:space="0" w:color="auto"/>
              </w:divBdr>
            </w:div>
            <w:div w:id="1119757176">
              <w:marLeft w:val="0"/>
              <w:marRight w:val="0"/>
              <w:marTop w:val="0"/>
              <w:marBottom w:val="0"/>
              <w:divBdr>
                <w:top w:val="none" w:sz="0" w:space="0" w:color="auto"/>
                <w:left w:val="none" w:sz="0" w:space="0" w:color="auto"/>
                <w:bottom w:val="none" w:sz="0" w:space="0" w:color="auto"/>
                <w:right w:val="none" w:sz="0" w:space="0" w:color="auto"/>
              </w:divBdr>
            </w:div>
            <w:div w:id="1147892928">
              <w:marLeft w:val="0"/>
              <w:marRight w:val="0"/>
              <w:marTop w:val="0"/>
              <w:marBottom w:val="0"/>
              <w:divBdr>
                <w:top w:val="none" w:sz="0" w:space="0" w:color="auto"/>
                <w:left w:val="none" w:sz="0" w:space="0" w:color="auto"/>
                <w:bottom w:val="none" w:sz="0" w:space="0" w:color="auto"/>
                <w:right w:val="none" w:sz="0" w:space="0" w:color="auto"/>
              </w:divBdr>
            </w:div>
            <w:div w:id="1191989334">
              <w:marLeft w:val="0"/>
              <w:marRight w:val="0"/>
              <w:marTop w:val="0"/>
              <w:marBottom w:val="0"/>
              <w:divBdr>
                <w:top w:val="none" w:sz="0" w:space="0" w:color="auto"/>
                <w:left w:val="none" w:sz="0" w:space="0" w:color="auto"/>
                <w:bottom w:val="none" w:sz="0" w:space="0" w:color="auto"/>
                <w:right w:val="none" w:sz="0" w:space="0" w:color="auto"/>
              </w:divBdr>
            </w:div>
            <w:div w:id="1199733748">
              <w:marLeft w:val="0"/>
              <w:marRight w:val="0"/>
              <w:marTop w:val="0"/>
              <w:marBottom w:val="0"/>
              <w:divBdr>
                <w:top w:val="none" w:sz="0" w:space="0" w:color="auto"/>
                <w:left w:val="none" w:sz="0" w:space="0" w:color="auto"/>
                <w:bottom w:val="none" w:sz="0" w:space="0" w:color="auto"/>
                <w:right w:val="none" w:sz="0" w:space="0" w:color="auto"/>
              </w:divBdr>
            </w:div>
            <w:div w:id="1555196973">
              <w:marLeft w:val="0"/>
              <w:marRight w:val="0"/>
              <w:marTop w:val="0"/>
              <w:marBottom w:val="0"/>
              <w:divBdr>
                <w:top w:val="none" w:sz="0" w:space="0" w:color="auto"/>
                <w:left w:val="none" w:sz="0" w:space="0" w:color="auto"/>
                <w:bottom w:val="none" w:sz="0" w:space="0" w:color="auto"/>
                <w:right w:val="none" w:sz="0" w:space="0" w:color="auto"/>
              </w:divBdr>
            </w:div>
            <w:div w:id="1587153444">
              <w:marLeft w:val="0"/>
              <w:marRight w:val="0"/>
              <w:marTop w:val="0"/>
              <w:marBottom w:val="0"/>
              <w:divBdr>
                <w:top w:val="none" w:sz="0" w:space="0" w:color="auto"/>
                <w:left w:val="none" w:sz="0" w:space="0" w:color="auto"/>
                <w:bottom w:val="none" w:sz="0" w:space="0" w:color="auto"/>
                <w:right w:val="none" w:sz="0" w:space="0" w:color="auto"/>
              </w:divBdr>
            </w:div>
            <w:div w:id="1589267501">
              <w:marLeft w:val="0"/>
              <w:marRight w:val="0"/>
              <w:marTop w:val="0"/>
              <w:marBottom w:val="0"/>
              <w:divBdr>
                <w:top w:val="none" w:sz="0" w:space="0" w:color="auto"/>
                <w:left w:val="none" w:sz="0" w:space="0" w:color="auto"/>
                <w:bottom w:val="none" w:sz="0" w:space="0" w:color="auto"/>
                <w:right w:val="none" w:sz="0" w:space="0" w:color="auto"/>
              </w:divBdr>
            </w:div>
            <w:div w:id="1640068765">
              <w:marLeft w:val="0"/>
              <w:marRight w:val="0"/>
              <w:marTop w:val="0"/>
              <w:marBottom w:val="0"/>
              <w:divBdr>
                <w:top w:val="none" w:sz="0" w:space="0" w:color="auto"/>
                <w:left w:val="none" w:sz="0" w:space="0" w:color="auto"/>
                <w:bottom w:val="none" w:sz="0" w:space="0" w:color="auto"/>
                <w:right w:val="none" w:sz="0" w:space="0" w:color="auto"/>
              </w:divBdr>
            </w:div>
            <w:div w:id="1685202661">
              <w:marLeft w:val="0"/>
              <w:marRight w:val="0"/>
              <w:marTop w:val="0"/>
              <w:marBottom w:val="0"/>
              <w:divBdr>
                <w:top w:val="none" w:sz="0" w:space="0" w:color="auto"/>
                <w:left w:val="none" w:sz="0" w:space="0" w:color="auto"/>
                <w:bottom w:val="none" w:sz="0" w:space="0" w:color="auto"/>
                <w:right w:val="none" w:sz="0" w:space="0" w:color="auto"/>
              </w:divBdr>
            </w:div>
            <w:div w:id="1690837655">
              <w:marLeft w:val="0"/>
              <w:marRight w:val="0"/>
              <w:marTop w:val="0"/>
              <w:marBottom w:val="0"/>
              <w:divBdr>
                <w:top w:val="none" w:sz="0" w:space="0" w:color="auto"/>
                <w:left w:val="none" w:sz="0" w:space="0" w:color="auto"/>
                <w:bottom w:val="none" w:sz="0" w:space="0" w:color="auto"/>
                <w:right w:val="none" w:sz="0" w:space="0" w:color="auto"/>
              </w:divBdr>
            </w:div>
            <w:div w:id="1749494550">
              <w:marLeft w:val="0"/>
              <w:marRight w:val="0"/>
              <w:marTop w:val="0"/>
              <w:marBottom w:val="0"/>
              <w:divBdr>
                <w:top w:val="none" w:sz="0" w:space="0" w:color="auto"/>
                <w:left w:val="none" w:sz="0" w:space="0" w:color="auto"/>
                <w:bottom w:val="none" w:sz="0" w:space="0" w:color="auto"/>
                <w:right w:val="none" w:sz="0" w:space="0" w:color="auto"/>
              </w:divBdr>
            </w:div>
            <w:div w:id="1806849717">
              <w:marLeft w:val="0"/>
              <w:marRight w:val="0"/>
              <w:marTop w:val="0"/>
              <w:marBottom w:val="0"/>
              <w:divBdr>
                <w:top w:val="none" w:sz="0" w:space="0" w:color="auto"/>
                <w:left w:val="none" w:sz="0" w:space="0" w:color="auto"/>
                <w:bottom w:val="none" w:sz="0" w:space="0" w:color="auto"/>
                <w:right w:val="none" w:sz="0" w:space="0" w:color="auto"/>
              </w:divBdr>
            </w:div>
            <w:div w:id="1828280083">
              <w:marLeft w:val="0"/>
              <w:marRight w:val="0"/>
              <w:marTop w:val="0"/>
              <w:marBottom w:val="0"/>
              <w:divBdr>
                <w:top w:val="none" w:sz="0" w:space="0" w:color="auto"/>
                <w:left w:val="none" w:sz="0" w:space="0" w:color="auto"/>
                <w:bottom w:val="none" w:sz="0" w:space="0" w:color="auto"/>
                <w:right w:val="none" w:sz="0" w:space="0" w:color="auto"/>
              </w:divBdr>
            </w:div>
            <w:div w:id="1836457218">
              <w:marLeft w:val="0"/>
              <w:marRight w:val="0"/>
              <w:marTop w:val="0"/>
              <w:marBottom w:val="0"/>
              <w:divBdr>
                <w:top w:val="none" w:sz="0" w:space="0" w:color="auto"/>
                <w:left w:val="none" w:sz="0" w:space="0" w:color="auto"/>
                <w:bottom w:val="none" w:sz="0" w:space="0" w:color="auto"/>
                <w:right w:val="none" w:sz="0" w:space="0" w:color="auto"/>
              </w:divBdr>
            </w:div>
            <w:div w:id="1873758620">
              <w:marLeft w:val="0"/>
              <w:marRight w:val="0"/>
              <w:marTop w:val="0"/>
              <w:marBottom w:val="0"/>
              <w:divBdr>
                <w:top w:val="none" w:sz="0" w:space="0" w:color="auto"/>
                <w:left w:val="none" w:sz="0" w:space="0" w:color="auto"/>
                <w:bottom w:val="none" w:sz="0" w:space="0" w:color="auto"/>
                <w:right w:val="none" w:sz="0" w:space="0" w:color="auto"/>
              </w:divBdr>
            </w:div>
            <w:div w:id="1887326384">
              <w:marLeft w:val="0"/>
              <w:marRight w:val="0"/>
              <w:marTop w:val="0"/>
              <w:marBottom w:val="0"/>
              <w:divBdr>
                <w:top w:val="none" w:sz="0" w:space="0" w:color="auto"/>
                <w:left w:val="none" w:sz="0" w:space="0" w:color="auto"/>
                <w:bottom w:val="none" w:sz="0" w:space="0" w:color="auto"/>
                <w:right w:val="none" w:sz="0" w:space="0" w:color="auto"/>
              </w:divBdr>
            </w:div>
            <w:div w:id="2006783683">
              <w:marLeft w:val="0"/>
              <w:marRight w:val="0"/>
              <w:marTop w:val="0"/>
              <w:marBottom w:val="0"/>
              <w:divBdr>
                <w:top w:val="none" w:sz="0" w:space="0" w:color="auto"/>
                <w:left w:val="none" w:sz="0" w:space="0" w:color="auto"/>
                <w:bottom w:val="none" w:sz="0" w:space="0" w:color="auto"/>
                <w:right w:val="none" w:sz="0" w:space="0" w:color="auto"/>
              </w:divBdr>
            </w:div>
            <w:div w:id="2020158261">
              <w:marLeft w:val="0"/>
              <w:marRight w:val="0"/>
              <w:marTop w:val="0"/>
              <w:marBottom w:val="0"/>
              <w:divBdr>
                <w:top w:val="none" w:sz="0" w:space="0" w:color="auto"/>
                <w:left w:val="none" w:sz="0" w:space="0" w:color="auto"/>
                <w:bottom w:val="none" w:sz="0" w:space="0" w:color="auto"/>
                <w:right w:val="none" w:sz="0" w:space="0" w:color="auto"/>
              </w:divBdr>
            </w:div>
            <w:div w:id="2084521502">
              <w:marLeft w:val="0"/>
              <w:marRight w:val="0"/>
              <w:marTop w:val="0"/>
              <w:marBottom w:val="0"/>
              <w:divBdr>
                <w:top w:val="none" w:sz="0" w:space="0" w:color="auto"/>
                <w:left w:val="none" w:sz="0" w:space="0" w:color="auto"/>
                <w:bottom w:val="none" w:sz="0" w:space="0" w:color="auto"/>
                <w:right w:val="none" w:sz="0" w:space="0" w:color="auto"/>
              </w:divBdr>
              <w:divsChild>
                <w:div w:id="60642879">
                  <w:marLeft w:val="0"/>
                  <w:marRight w:val="0"/>
                  <w:marTop w:val="0"/>
                  <w:marBottom w:val="0"/>
                  <w:divBdr>
                    <w:top w:val="none" w:sz="0" w:space="0" w:color="auto"/>
                    <w:left w:val="none" w:sz="0" w:space="0" w:color="auto"/>
                    <w:bottom w:val="none" w:sz="0" w:space="0" w:color="auto"/>
                    <w:right w:val="none" w:sz="0" w:space="0" w:color="auto"/>
                  </w:divBdr>
                </w:div>
                <w:div w:id="79565329">
                  <w:marLeft w:val="0"/>
                  <w:marRight w:val="0"/>
                  <w:marTop w:val="0"/>
                  <w:marBottom w:val="0"/>
                  <w:divBdr>
                    <w:top w:val="none" w:sz="0" w:space="0" w:color="auto"/>
                    <w:left w:val="none" w:sz="0" w:space="0" w:color="auto"/>
                    <w:bottom w:val="none" w:sz="0" w:space="0" w:color="auto"/>
                    <w:right w:val="none" w:sz="0" w:space="0" w:color="auto"/>
                  </w:divBdr>
                </w:div>
                <w:div w:id="118376651">
                  <w:marLeft w:val="0"/>
                  <w:marRight w:val="0"/>
                  <w:marTop w:val="0"/>
                  <w:marBottom w:val="0"/>
                  <w:divBdr>
                    <w:top w:val="none" w:sz="0" w:space="0" w:color="auto"/>
                    <w:left w:val="none" w:sz="0" w:space="0" w:color="auto"/>
                    <w:bottom w:val="none" w:sz="0" w:space="0" w:color="auto"/>
                    <w:right w:val="none" w:sz="0" w:space="0" w:color="auto"/>
                  </w:divBdr>
                </w:div>
                <w:div w:id="144512303">
                  <w:marLeft w:val="0"/>
                  <w:marRight w:val="0"/>
                  <w:marTop w:val="0"/>
                  <w:marBottom w:val="0"/>
                  <w:divBdr>
                    <w:top w:val="none" w:sz="0" w:space="0" w:color="auto"/>
                    <w:left w:val="none" w:sz="0" w:space="0" w:color="auto"/>
                    <w:bottom w:val="none" w:sz="0" w:space="0" w:color="auto"/>
                    <w:right w:val="none" w:sz="0" w:space="0" w:color="auto"/>
                  </w:divBdr>
                </w:div>
                <w:div w:id="145051897">
                  <w:marLeft w:val="0"/>
                  <w:marRight w:val="0"/>
                  <w:marTop w:val="0"/>
                  <w:marBottom w:val="0"/>
                  <w:divBdr>
                    <w:top w:val="none" w:sz="0" w:space="0" w:color="auto"/>
                    <w:left w:val="none" w:sz="0" w:space="0" w:color="auto"/>
                    <w:bottom w:val="none" w:sz="0" w:space="0" w:color="auto"/>
                    <w:right w:val="none" w:sz="0" w:space="0" w:color="auto"/>
                  </w:divBdr>
                </w:div>
                <w:div w:id="174074418">
                  <w:marLeft w:val="0"/>
                  <w:marRight w:val="0"/>
                  <w:marTop w:val="0"/>
                  <w:marBottom w:val="0"/>
                  <w:divBdr>
                    <w:top w:val="none" w:sz="0" w:space="0" w:color="auto"/>
                    <w:left w:val="none" w:sz="0" w:space="0" w:color="auto"/>
                    <w:bottom w:val="none" w:sz="0" w:space="0" w:color="auto"/>
                    <w:right w:val="none" w:sz="0" w:space="0" w:color="auto"/>
                  </w:divBdr>
                </w:div>
                <w:div w:id="277027725">
                  <w:marLeft w:val="0"/>
                  <w:marRight w:val="0"/>
                  <w:marTop w:val="0"/>
                  <w:marBottom w:val="0"/>
                  <w:divBdr>
                    <w:top w:val="none" w:sz="0" w:space="0" w:color="auto"/>
                    <w:left w:val="none" w:sz="0" w:space="0" w:color="auto"/>
                    <w:bottom w:val="none" w:sz="0" w:space="0" w:color="auto"/>
                    <w:right w:val="none" w:sz="0" w:space="0" w:color="auto"/>
                  </w:divBdr>
                </w:div>
                <w:div w:id="446043052">
                  <w:marLeft w:val="0"/>
                  <w:marRight w:val="0"/>
                  <w:marTop w:val="0"/>
                  <w:marBottom w:val="0"/>
                  <w:divBdr>
                    <w:top w:val="none" w:sz="0" w:space="0" w:color="auto"/>
                    <w:left w:val="none" w:sz="0" w:space="0" w:color="auto"/>
                    <w:bottom w:val="none" w:sz="0" w:space="0" w:color="auto"/>
                    <w:right w:val="none" w:sz="0" w:space="0" w:color="auto"/>
                  </w:divBdr>
                </w:div>
                <w:div w:id="454569797">
                  <w:marLeft w:val="0"/>
                  <w:marRight w:val="0"/>
                  <w:marTop w:val="0"/>
                  <w:marBottom w:val="0"/>
                  <w:divBdr>
                    <w:top w:val="none" w:sz="0" w:space="0" w:color="auto"/>
                    <w:left w:val="none" w:sz="0" w:space="0" w:color="auto"/>
                    <w:bottom w:val="none" w:sz="0" w:space="0" w:color="auto"/>
                    <w:right w:val="none" w:sz="0" w:space="0" w:color="auto"/>
                  </w:divBdr>
                </w:div>
                <w:div w:id="457458256">
                  <w:marLeft w:val="0"/>
                  <w:marRight w:val="0"/>
                  <w:marTop w:val="0"/>
                  <w:marBottom w:val="0"/>
                  <w:divBdr>
                    <w:top w:val="none" w:sz="0" w:space="0" w:color="auto"/>
                    <w:left w:val="none" w:sz="0" w:space="0" w:color="auto"/>
                    <w:bottom w:val="none" w:sz="0" w:space="0" w:color="auto"/>
                    <w:right w:val="none" w:sz="0" w:space="0" w:color="auto"/>
                  </w:divBdr>
                </w:div>
                <w:div w:id="551354398">
                  <w:marLeft w:val="0"/>
                  <w:marRight w:val="0"/>
                  <w:marTop w:val="0"/>
                  <w:marBottom w:val="0"/>
                  <w:divBdr>
                    <w:top w:val="none" w:sz="0" w:space="0" w:color="auto"/>
                    <w:left w:val="none" w:sz="0" w:space="0" w:color="auto"/>
                    <w:bottom w:val="none" w:sz="0" w:space="0" w:color="auto"/>
                    <w:right w:val="none" w:sz="0" w:space="0" w:color="auto"/>
                  </w:divBdr>
                </w:div>
                <w:div w:id="563224561">
                  <w:marLeft w:val="0"/>
                  <w:marRight w:val="0"/>
                  <w:marTop w:val="0"/>
                  <w:marBottom w:val="0"/>
                  <w:divBdr>
                    <w:top w:val="none" w:sz="0" w:space="0" w:color="auto"/>
                    <w:left w:val="none" w:sz="0" w:space="0" w:color="auto"/>
                    <w:bottom w:val="none" w:sz="0" w:space="0" w:color="auto"/>
                    <w:right w:val="none" w:sz="0" w:space="0" w:color="auto"/>
                  </w:divBdr>
                </w:div>
                <w:div w:id="576288826">
                  <w:marLeft w:val="0"/>
                  <w:marRight w:val="0"/>
                  <w:marTop w:val="0"/>
                  <w:marBottom w:val="0"/>
                  <w:divBdr>
                    <w:top w:val="none" w:sz="0" w:space="0" w:color="auto"/>
                    <w:left w:val="none" w:sz="0" w:space="0" w:color="auto"/>
                    <w:bottom w:val="none" w:sz="0" w:space="0" w:color="auto"/>
                    <w:right w:val="none" w:sz="0" w:space="0" w:color="auto"/>
                  </w:divBdr>
                </w:div>
                <w:div w:id="679739791">
                  <w:marLeft w:val="0"/>
                  <w:marRight w:val="0"/>
                  <w:marTop w:val="0"/>
                  <w:marBottom w:val="0"/>
                  <w:divBdr>
                    <w:top w:val="none" w:sz="0" w:space="0" w:color="auto"/>
                    <w:left w:val="none" w:sz="0" w:space="0" w:color="auto"/>
                    <w:bottom w:val="none" w:sz="0" w:space="0" w:color="auto"/>
                    <w:right w:val="none" w:sz="0" w:space="0" w:color="auto"/>
                  </w:divBdr>
                </w:div>
                <w:div w:id="793644734">
                  <w:marLeft w:val="0"/>
                  <w:marRight w:val="0"/>
                  <w:marTop w:val="0"/>
                  <w:marBottom w:val="0"/>
                  <w:divBdr>
                    <w:top w:val="none" w:sz="0" w:space="0" w:color="auto"/>
                    <w:left w:val="none" w:sz="0" w:space="0" w:color="auto"/>
                    <w:bottom w:val="none" w:sz="0" w:space="0" w:color="auto"/>
                    <w:right w:val="none" w:sz="0" w:space="0" w:color="auto"/>
                  </w:divBdr>
                </w:div>
                <w:div w:id="876743639">
                  <w:marLeft w:val="0"/>
                  <w:marRight w:val="0"/>
                  <w:marTop w:val="0"/>
                  <w:marBottom w:val="0"/>
                  <w:divBdr>
                    <w:top w:val="none" w:sz="0" w:space="0" w:color="auto"/>
                    <w:left w:val="none" w:sz="0" w:space="0" w:color="auto"/>
                    <w:bottom w:val="none" w:sz="0" w:space="0" w:color="auto"/>
                    <w:right w:val="none" w:sz="0" w:space="0" w:color="auto"/>
                  </w:divBdr>
                </w:div>
                <w:div w:id="885021054">
                  <w:marLeft w:val="0"/>
                  <w:marRight w:val="0"/>
                  <w:marTop w:val="0"/>
                  <w:marBottom w:val="0"/>
                  <w:divBdr>
                    <w:top w:val="none" w:sz="0" w:space="0" w:color="auto"/>
                    <w:left w:val="none" w:sz="0" w:space="0" w:color="auto"/>
                    <w:bottom w:val="none" w:sz="0" w:space="0" w:color="auto"/>
                    <w:right w:val="none" w:sz="0" w:space="0" w:color="auto"/>
                  </w:divBdr>
                </w:div>
                <w:div w:id="885414743">
                  <w:marLeft w:val="0"/>
                  <w:marRight w:val="0"/>
                  <w:marTop w:val="0"/>
                  <w:marBottom w:val="0"/>
                  <w:divBdr>
                    <w:top w:val="none" w:sz="0" w:space="0" w:color="auto"/>
                    <w:left w:val="none" w:sz="0" w:space="0" w:color="auto"/>
                    <w:bottom w:val="none" w:sz="0" w:space="0" w:color="auto"/>
                    <w:right w:val="none" w:sz="0" w:space="0" w:color="auto"/>
                  </w:divBdr>
                </w:div>
                <w:div w:id="923799384">
                  <w:marLeft w:val="0"/>
                  <w:marRight w:val="0"/>
                  <w:marTop w:val="0"/>
                  <w:marBottom w:val="0"/>
                  <w:divBdr>
                    <w:top w:val="none" w:sz="0" w:space="0" w:color="auto"/>
                    <w:left w:val="none" w:sz="0" w:space="0" w:color="auto"/>
                    <w:bottom w:val="none" w:sz="0" w:space="0" w:color="auto"/>
                    <w:right w:val="none" w:sz="0" w:space="0" w:color="auto"/>
                  </w:divBdr>
                </w:div>
                <w:div w:id="953948905">
                  <w:marLeft w:val="0"/>
                  <w:marRight w:val="0"/>
                  <w:marTop w:val="0"/>
                  <w:marBottom w:val="0"/>
                  <w:divBdr>
                    <w:top w:val="none" w:sz="0" w:space="0" w:color="auto"/>
                    <w:left w:val="none" w:sz="0" w:space="0" w:color="auto"/>
                    <w:bottom w:val="none" w:sz="0" w:space="0" w:color="auto"/>
                    <w:right w:val="none" w:sz="0" w:space="0" w:color="auto"/>
                  </w:divBdr>
                </w:div>
                <w:div w:id="1024599899">
                  <w:marLeft w:val="0"/>
                  <w:marRight w:val="0"/>
                  <w:marTop w:val="0"/>
                  <w:marBottom w:val="0"/>
                  <w:divBdr>
                    <w:top w:val="none" w:sz="0" w:space="0" w:color="auto"/>
                    <w:left w:val="none" w:sz="0" w:space="0" w:color="auto"/>
                    <w:bottom w:val="none" w:sz="0" w:space="0" w:color="auto"/>
                    <w:right w:val="none" w:sz="0" w:space="0" w:color="auto"/>
                  </w:divBdr>
                </w:div>
                <w:div w:id="1024744907">
                  <w:marLeft w:val="0"/>
                  <w:marRight w:val="0"/>
                  <w:marTop w:val="0"/>
                  <w:marBottom w:val="0"/>
                  <w:divBdr>
                    <w:top w:val="none" w:sz="0" w:space="0" w:color="auto"/>
                    <w:left w:val="none" w:sz="0" w:space="0" w:color="auto"/>
                    <w:bottom w:val="none" w:sz="0" w:space="0" w:color="auto"/>
                    <w:right w:val="none" w:sz="0" w:space="0" w:color="auto"/>
                  </w:divBdr>
                </w:div>
                <w:div w:id="1159929521">
                  <w:marLeft w:val="0"/>
                  <w:marRight w:val="0"/>
                  <w:marTop w:val="0"/>
                  <w:marBottom w:val="0"/>
                  <w:divBdr>
                    <w:top w:val="none" w:sz="0" w:space="0" w:color="auto"/>
                    <w:left w:val="none" w:sz="0" w:space="0" w:color="auto"/>
                    <w:bottom w:val="none" w:sz="0" w:space="0" w:color="auto"/>
                    <w:right w:val="none" w:sz="0" w:space="0" w:color="auto"/>
                  </w:divBdr>
                </w:div>
                <w:div w:id="1268466087">
                  <w:marLeft w:val="0"/>
                  <w:marRight w:val="0"/>
                  <w:marTop w:val="0"/>
                  <w:marBottom w:val="0"/>
                  <w:divBdr>
                    <w:top w:val="none" w:sz="0" w:space="0" w:color="auto"/>
                    <w:left w:val="none" w:sz="0" w:space="0" w:color="auto"/>
                    <w:bottom w:val="none" w:sz="0" w:space="0" w:color="auto"/>
                    <w:right w:val="none" w:sz="0" w:space="0" w:color="auto"/>
                  </w:divBdr>
                </w:div>
                <w:div w:id="1281033366">
                  <w:marLeft w:val="0"/>
                  <w:marRight w:val="0"/>
                  <w:marTop w:val="0"/>
                  <w:marBottom w:val="0"/>
                  <w:divBdr>
                    <w:top w:val="none" w:sz="0" w:space="0" w:color="auto"/>
                    <w:left w:val="none" w:sz="0" w:space="0" w:color="auto"/>
                    <w:bottom w:val="none" w:sz="0" w:space="0" w:color="auto"/>
                    <w:right w:val="none" w:sz="0" w:space="0" w:color="auto"/>
                  </w:divBdr>
                </w:div>
                <w:div w:id="1293362177">
                  <w:marLeft w:val="0"/>
                  <w:marRight w:val="0"/>
                  <w:marTop w:val="0"/>
                  <w:marBottom w:val="0"/>
                  <w:divBdr>
                    <w:top w:val="none" w:sz="0" w:space="0" w:color="auto"/>
                    <w:left w:val="none" w:sz="0" w:space="0" w:color="auto"/>
                    <w:bottom w:val="none" w:sz="0" w:space="0" w:color="auto"/>
                    <w:right w:val="none" w:sz="0" w:space="0" w:color="auto"/>
                  </w:divBdr>
                </w:div>
                <w:div w:id="1368988263">
                  <w:marLeft w:val="0"/>
                  <w:marRight w:val="0"/>
                  <w:marTop w:val="0"/>
                  <w:marBottom w:val="0"/>
                  <w:divBdr>
                    <w:top w:val="none" w:sz="0" w:space="0" w:color="auto"/>
                    <w:left w:val="none" w:sz="0" w:space="0" w:color="auto"/>
                    <w:bottom w:val="none" w:sz="0" w:space="0" w:color="auto"/>
                    <w:right w:val="none" w:sz="0" w:space="0" w:color="auto"/>
                  </w:divBdr>
                </w:div>
                <w:div w:id="1370061110">
                  <w:marLeft w:val="0"/>
                  <w:marRight w:val="0"/>
                  <w:marTop w:val="0"/>
                  <w:marBottom w:val="0"/>
                  <w:divBdr>
                    <w:top w:val="none" w:sz="0" w:space="0" w:color="auto"/>
                    <w:left w:val="none" w:sz="0" w:space="0" w:color="auto"/>
                    <w:bottom w:val="none" w:sz="0" w:space="0" w:color="auto"/>
                    <w:right w:val="none" w:sz="0" w:space="0" w:color="auto"/>
                  </w:divBdr>
                </w:div>
                <w:div w:id="1378318399">
                  <w:marLeft w:val="0"/>
                  <w:marRight w:val="0"/>
                  <w:marTop w:val="0"/>
                  <w:marBottom w:val="0"/>
                  <w:divBdr>
                    <w:top w:val="none" w:sz="0" w:space="0" w:color="auto"/>
                    <w:left w:val="none" w:sz="0" w:space="0" w:color="auto"/>
                    <w:bottom w:val="none" w:sz="0" w:space="0" w:color="auto"/>
                    <w:right w:val="none" w:sz="0" w:space="0" w:color="auto"/>
                  </w:divBdr>
                </w:div>
                <w:div w:id="1434087681">
                  <w:marLeft w:val="0"/>
                  <w:marRight w:val="0"/>
                  <w:marTop w:val="0"/>
                  <w:marBottom w:val="0"/>
                  <w:divBdr>
                    <w:top w:val="none" w:sz="0" w:space="0" w:color="auto"/>
                    <w:left w:val="none" w:sz="0" w:space="0" w:color="auto"/>
                    <w:bottom w:val="none" w:sz="0" w:space="0" w:color="auto"/>
                    <w:right w:val="none" w:sz="0" w:space="0" w:color="auto"/>
                  </w:divBdr>
                </w:div>
                <w:div w:id="1482696639">
                  <w:marLeft w:val="0"/>
                  <w:marRight w:val="0"/>
                  <w:marTop w:val="0"/>
                  <w:marBottom w:val="0"/>
                  <w:divBdr>
                    <w:top w:val="none" w:sz="0" w:space="0" w:color="auto"/>
                    <w:left w:val="none" w:sz="0" w:space="0" w:color="auto"/>
                    <w:bottom w:val="none" w:sz="0" w:space="0" w:color="auto"/>
                    <w:right w:val="none" w:sz="0" w:space="0" w:color="auto"/>
                  </w:divBdr>
                </w:div>
                <w:div w:id="1655068485">
                  <w:marLeft w:val="0"/>
                  <w:marRight w:val="0"/>
                  <w:marTop w:val="0"/>
                  <w:marBottom w:val="0"/>
                  <w:divBdr>
                    <w:top w:val="none" w:sz="0" w:space="0" w:color="auto"/>
                    <w:left w:val="none" w:sz="0" w:space="0" w:color="auto"/>
                    <w:bottom w:val="none" w:sz="0" w:space="0" w:color="auto"/>
                    <w:right w:val="none" w:sz="0" w:space="0" w:color="auto"/>
                  </w:divBdr>
                </w:div>
                <w:div w:id="1665891869">
                  <w:marLeft w:val="0"/>
                  <w:marRight w:val="0"/>
                  <w:marTop w:val="0"/>
                  <w:marBottom w:val="0"/>
                  <w:divBdr>
                    <w:top w:val="none" w:sz="0" w:space="0" w:color="auto"/>
                    <w:left w:val="none" w:sz="0" w:space="0" w:color="auto"/>
                    <w:bottom w:val="none" w:sz="0" w:space="0" w:color="auto"/>
                    <w:right w:val="none" w:sz="0" w:space="0" w:color="auto"/>
                  </w:divBdr>
                </w:div>
                <w:div w:id="1671060918">
                  <w:marLeft w:val="0"/>
                  <w:marRight w:val="0"/>
                  <w:marTop w:val="0"/>
                  <w:marBottom w:val="0"/>
                  <w:divBdr>
                    <w:top w:val="none" w:sz="0" w:space="0" w:color="auto"/>
                    <w:left w:val="none" w:sz="0" w:space="0" w:color="auto"/>
                    <w:bottom w:val="none" w:sz="0" w:space="0" w:color="auto"/>
                    <w:right w:val="none" w:sz="0" w:space="0" w:color="auto"/>
                  </w:divBdr>
                </w:div>
                <w:div w:id="1683358670">
                  <w:marLeft w:val="0"/>
                  <w:marRight w:val="0"/>
                  <w:marTop w:val="0"/>
                  <w:marBottom w:val="0"/>
                  <w:divBdr>
                    <w:top w:val="none" w:sz="0" w:space="0" w:color="auto"/>
                    <w:left w:val="none" w:sz="0" w:space="0" w:color="auto"/>
                    <w:bottom w:val="none" w:sz="0" w:space="0" w:color="auto"/>
                    <w:right w:val="none" w:sz="0" w:space="0" w:color="auto"/>
                  </w:divBdr>
                </w:div>
                <w:div w:id="1707951411">
                  <w:marLeft w:val="0"/>
                  <w:marRight w:val="0"/>
                  <w:marTop w:val="0"/>
                  <w:marBottom w:val="0"/>
                  <w:divBdr>
                    <w:top w:val="none" w:sz="0" w:space="0" w:color="auto"/>
                    <w:left w:val="none" w:sz="0" w:space="0" w:color="auto"/>
                    <w:bottom w:val="none" w:sz="0" w:space="0" w:color="auto"/>
                    <w:right w:val="none" w:sz="0" w:space="0" w:color="auto"/>
                  </w:divBdr>
                </w:div>
                <w:div w:id="1723484017">
                  <w:marLeft w:val="0"/>
                  <w:marRight w:val="0"/>
                  <w:marTop w:val="0"/>
                  <w:marBottom w:val="0"/>
                  <w:divBdr>
                    <w:top w:val="none" w:sz="0" w:space="0" w:color="auto"/>
                    <w:left w:val="none" w:sz="0" w:space="0" w:color="auto"/>
                    <w:bottom w:val="none" w:sz="0" w:space="0" w:color="auto"/>
                    <w:right w:val="none" w:sz="0" w:space="0" w:color="auto"/>
                  </w:divBdr>
                </w:div>
                <w:div w:id="1792741284">
                  <w:marLeft w:val="0"/>
                  <w:marRight w:val="0"/>
                  <w:marTop w:val="0"/>
                  <w:marBottom w:val="0"/>
                  <w:divBdr>
                    <w:top w:val="none" w:sz="0" w:space="0" w:color="auto"/>
                    <w:left w:val="none" w:sz="0" w:space="0" w:color="auto"/>
                    <w:bottom w:val="none" w:sz="0" w:space="0" w:color="auto"/>
                    <w:right w:val="none" w:sz="0" w:space="0" w:color="auto"/>
                  </w:divBdr>
                </w:div>
                <w:div w:id="1793937913">
                  <w:marLeft w:val="0"/>
                  <w:marRight w:val="0"/>
                  <w:marTop w:val="0"/>
                  <w:marBottom w:val="0"/>
                  <w:divBdr>
                    <w:top w:val="none" w:sz="0" w:space="0" w:color="auto"/>
                    <w:left w:val="none" w:sz="0" w:space="0" w:color="auto"/>
                    <w:bottom w:val="none" w:sz="0" w:space="0" w:color="auto"/>
                    <w:right w:val="none" w:sz="0" w:space="0" w:color="auto"/>
                  </w:divBdr>
                </w:div>
                <w:div w:id="1807549486">
                  <w:marLeft w:val="0"/>
                  <w:marRight w:val="0"/>
                  <w:marTop w:val="0"/>
                  <w:marBottom w:val="0"/>
                  <w:divBdr>
                    <w:top w:val="none" w:sz="0" w:space="0" w:color="auto"/>
                    <w:left w:val="none" w:sz="0" w:space="0" w:color="auto"/>
                    <w:bottom w:val="none" w:sz="0" w:space="0" w:color="auto"/>
                    <w:right w:val="none" w:sz="0" w:space="0" w:color="auto"/>
                  </w:divBdr>
                </w:div>
                <w:div w:id="1844930400">
                  <w:marLeft w:val="0"/>
                  <w:marRight w:val="0"/>
                  <w:marTop w:val="0"/>
                  <w:marBottom w:val="0"/>
                  <w:divBdr>
                    <w:top w:val="none" w:sz="0" w:space="0" w:color="auto"/>
                    <w:left w:val="none" w:sz="0" w:space="0" w:color="auto"/>
                    <w:bottom w:val="none" w:sz="0" w:space="0" w:color="auto"/>
                    <w:right w:val="none" w:sz="0" w:space="0" w:color="auto"/>
                  </w:divBdr>
                </w:div>
                <w:div w:id="1914126080">
                  <w:marLeft w:val="0"/>
                  <w:marRight w:val="0"/>
                  <w:marTop w:val="0"/>
                  <w:marBottom w:val="0"/>
                  <w:divBdr>
                    <w:top w:val="none" w:sz="0" w:space="0" w:color="auto"/>
                    <w:left w:val="none" w:sz="0" w:space="0" w:color="auto"/>
                    <w:bottom w:val="none" w:sz="0" w:space="0" w:color="auto"/>
                    <w:right w:val="none" w:sz="0" w:space="0" w:color="auto"/>
                  </w:divBdr>
                </w:div>
                <w:div w:id="1948464449">
                  <w:marLeft w:val="0"/>
                  <w:marRight w:val="0"/>
                  <w:marTop w:val="0"/>
                  <w:marBottom w:val="0"/>
                  <w:divBdr>
                    <w:top w:val="none" w:sz="0" w:space="0" w:color="auto"/>
                    <w:left w:val="none" w:sz="0" w:space="0" w:color="auto"/>
                    <w:bottom w:val="none" w:sz="0" w:space="0" w:color="auto"/>
                    <w:right w:val="none" w:sz="0" w:space="0" w:color="auto"/>
                  </w:divBdr>
                </w:div>
                <w:div w:id="1974483144">
                  <w:marLeft w:val="0"/>
                  <w:marRight w:val="0"/>
                  <w:marTop w:val="0"/>
                  <w:marBottom w:val="0"/>
                  <w:divBdr>
                    <w:top w:val="none" w:sz="0" w:space="0" w:color="auto"/>
                    <w:left w:val="none" w:sz="0" w:space="0" w:color="auto"/>
                    <w:bottom w:val="none" w:sz="0" w:space="0" w:color="auto"/>
                    <w:right w:val="none" w:sz="0" w:space="0" w:color="auto"/>
                  </w:divBdr>
                </w:div>
                <w:div w:id="2012101700">
                  <w:marLeft w:val="0"/>
                  <w:marRight w:val="0"/>
                  <w:marTop w:val="0"/>
                  <w:marBottom w:val="0"/>
                  <w:divBdr>
                    <w:top w:val="none" w:sz="0" w:space="0" w:color="auto"/>
                    <w:left w:val="none" w:sz="0" w:space="0" w:color="auto"/>
                    <w:bottom w:val="none" w:sz="0" w:space="0" w:color="auto"/>
                    <w:right w:val="none" w:sz="0" w:space="0" w:color="auto"/>
                  </w:divBdr>
                </w:div>
                <w:div w:id="2044358747">
                  <w:marLeft w:val="0"/>
                  <w:marRight w:val="0"/>
                  <w:marTop w:val="0"/>
                  <w:marBottom w:val="0"/>
                  <w:divBdr>
                    <w:top w:val="none" w:sz="0" w:space="0" w:color="auto"/>
                    <w:left w:val="none" w:sz="0" w:space="0" w:color="auto"/>
                    <w:bottom w:val="none" w:sz="0" w:space="0" w:color="auto"/>
                    <w:right w:val="none" w:sz="0" w:space="0" w:color="auto"/>
                  </w:divBdr>
                </w:div>
                <w:div w:id="2058435686">
                  <w:marLeft w:val="0"/>
                  <w:marRight w:val="0"/>
                  <w:marTop w:val="0"/>
                  <w:marBottom w:val="0"/>
                  <w:divBdr>
                    <w:top w:val="none" w:sz="0" w:space="0" w:color="auto"/>
                    <w:left w:val="none" w:sz="0" w:space="0" w:color="auto"/>
                    <w:bottom w:val="none" w:sz="0" w:space="0" w:color="auto"/>
                    <w:right w:val="none" w:sz="0" w:space="0" w:color="auto"/>
                  </w:divBdr>
                </w:div>
                <w:div w:id="2116515810">
                  <w:marLeft w:val="0"/>
                  <w:marRight w:val="0"/>
                  <w:marTop w:val="0"/>
                  <w:marBottom w:val="0"/>
                  <w:divBdr>
                    <w:top w:val="none" w:sz="0" w:space="0" w:color="auto"/>
                    <w:left w:val="none" w:sz="0" w:space="0" w:color="auto"/>
                    <w:bottom w:val="none" w:sz="0" w:space="0" w:color="auto"/>
                    <w:right w:val="none" w:sz="0" w:space="0" w:color="auto"/>
                  </w:divBdr>
                </w:div>
                <w:div w:id="213039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7831">
          <w:marLeft w:val="0"/>
          <w:marRight w:val="0"/>
          <w:marTop w:val="0"/>
          <w:marBottom w:val="0"/>
          <w:divBdr>
            <w:top w:val="none" w:sz="0" w:space="0" w:color="auto"/>
            <w:left w:val="none" w:sz="0" w:space="0" w:color="auto"/>
            <w:bottom w:val="none" w:sz="0" w:space="0" w:color="auto"/>
            <w:right w:val="none" w:sz="0" w:space="0" w:color="auto"/>
          </w:divBdr>
          <w:divsChild>
            <w:div w:id="49116880">
              <w:marLeft w:val="0"/>
              <w:marRight w:val="0"/>
              <w:marTop w:val="0"/>
              <w:marBottom w:val="0"/>
              <w:divBdr>
                <w:top w:val="none" w:sz="0" w:space="0" w:color="auto"/>
                <w:left w:val="none" w:sz="0" w:space="0" w:color="auto"/>
                <w:bottom w:val="none" w:sz="0" w:space="0" w:color="auto"/>
                <w:right w:val="none" w:sz="0" w:space="0" w:color="auto"/>
              </w:divBdr>
            </w:div>
            <w:div w:id="876620037">
              <w:marLeft w:val="0"/>
              <w:marRight w:val="0"/>
              <w:marTop w:val="0"/>
              <w:marBottom w:val="0"/>
              <w:divBdr>
                <w:top w:val="none" w:sz="0" w:space="0" w:color="auto"/>
                <w:left w:val="none" w:sz="0" w:space="0" w:color="auto"/>
                <w:bottom w:val="none" w:sz="0" w:space="0" w:color="auto"/>
                <w:right w:val="none" w:sz="0" w:space="0" w:color="auto"/>
              </w:divBdr>
              <w:divsChild>
                <w:div w:id="108549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2791">
          <w:marLeft w:val="0"/>
          <w:marRight w:val="0"/>
          <w:marTop w:val="0"/>
          <w:marBottom w:val="0"/>
          <w:divBdr>
            <w:top w:val="none" w:sz="0" w:space="0" w:color="auto"/>
            <w:left w:val="none" w:sz="0" w:space="0" w:color="auto"/>
            <w:bottom w:val="none" w:sz="0" w:space="0" w:color="auto"/>
            <w:right w:val="none" w:sz="0" w:space="0" w:color="auto"/>
          </w:divBdr>
          <w:divsChild>
            <w:div w:id="16588393">
              <w:marLeft w:val="0"/>
              <w:marRight w:val="0"/>
              <w:marTop w:val="0"/>
              <w:marBottom w:val="0"/>
              <w:divBdr>
                <w:top w:val="none" w:sz="0" w:space="0" w:color="auto"/>
                <w:left w:val="none" w:sz="0" w:space="0" w:color="auto"/>
                <w:bottom w:val="none" w:sz="0" w:space="0" w:color="auto"/>
                <w:right w:val="none" w:sz="0" w:space="0" w:color="auto"/>
              </w:divBdr>
            </w:div>
            <w:div w:id="997149776">
              <w:marLeft w:val="0"/>
              <w:marRight w:val="0"/>
              <w:marTop w:val="0"/>
              <w:marBottom w:val="0"/>
              <w:divBdr>
                <w:top w:val="none" w:sz="0" w:space="0" w:color="auto"/>
                <w:left w:val="none" w:sz="0" w:space="0" w:color="auto"/>
                <w:bottom w:val="none" w:sz="0" w:space="0" w:color="auto"/>
                <w:right w:val="none" w:sz="0" w:space="0" w:color="auto"/>
              </w:divBdr>
            </w:div>
            <w:div w:id="1047880200">
              <w:marLeft w:val="0"/>
              <w:marRight w:val="0"/>
              <w:marTop w:val="0"/>
              <w:marBottom w:val="0"/>
              <w:divBdr>
                <w:top w:val="none" w:sz="0" w:space="0" w:color="auto"/>
                <w:left w:val="none" w:sz="0" w:space="0" w:color="auto"/>
                <w:bottom w:val="none" w:sz="0" w:space="0" w:color="auto"/>
                <w:right w:val="none" w:sz="0" w:space="0" w:color="auto"/>
              </w:divBdr>
            </w:div>
            <w:div w:id="1863127466">
              <w:marLeft w:val="0"/>
              <w:marRight w:val="0"/>
              <w:marTop w:val="0"/>
              <w:marBottom w:val="0"/>
              <w:divBdr>
                <w:top w:val="none" w:sz="0" w:space="0" w:color="auto"/>
                <w:left w:val="none" w:sz="0" w:space="0" w:color="auto"/>
                <w:bottom w:val="none" w:sz="0" w:space="0" w:color="auto"/>
                <w:right w:val="none" w:sz="0" w:space="0" w:color="auto"/>
              </w:divBdr>
              <w:divsChild>
                <w:div w:id="824322855">
                  <w:marLeft w:val="0"/>
                  <w:marRight w:val="0"/>
                  <w:marTop w:val="0"/>
                  <w:marBottom w:val="0"/>
                  <w:divBdr>
                    <w:top w:val="none" w:sz="0" w:space="0" w:color="auto"/>
                    <w:left w:val="none" w:sz="0" w:space="0" w:color="auto"/>
                    <w:bottom w:val="none" w:sz="0" w:space="0" w:color="auto"/>
                    <w:right w:val="none" w:sz="0" w:space="0" w:color="auto"/>
                  </w:divBdr>
                </w:div>
                <w:div w:id="2073114169">
                  <w:marLeft w:val="0"/>
                  <w:marRight w:val="0"/>
                  <w:marTop w:val="0"/>
                  <w:marBottom w:val="0"/>
                  <w:divBdr>
                    <w:top w:val="none" w:sz="0" w:space="0" w:color="auto"/>
                    <w:left w:val="none" w:sz="0" w:space="0" w:color="auto"/>
                    <w:bottom w:val="none" w:sz="0" w:space="0" w:color="auto"/>
                    <w:right w:val="none" w:sz="0" w:space="0" w:color="auto"/>
                  </w:divBdr>
                </w:div>
                <w:div w:id="212179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45020">
          <w:marLeft w:val="0"/>
          <w:marRight w:val="0"/>
          <w:marTop w:val="0"/>
          <w:marBottom w:val="0"/>
          <w:divBdr>
            <w:top w:val="none" w:sz="0" w:space="0" w:color="auto"/>
            <w:left w:val="none" w:sz="0" w:space="0" w:color="auto"/>
            <w:bottom w:val="none" w:sz="0" w:space="0" w:color="auto"/>
            <w:right w:val="none" w:sz="0" w:space="0" w:color="auto"/>
          </w:divBdr>
          <w:divsChild>
            <w:div w:id="11222661">
              <w:marLeft w:val="0"/>
              <w:marRight w:val="0"/>
              <w:marTop w:val="0"/>
              <w:marBottom w:val="0"/>
              <w:divBdr>
                <w:top w:val="none" w:sz="0" w:space="0" w:color="auto"/>
                <w:left w:val="none" w:sz="0" w:space="0" w:color="auto"/>
                <w:bottom w:val="none" w:sz="0" w:space="0" w:color="auto"/>
                <w:right w:val="none" w:sz="0" w:space="0" w:color="auto"/>
              </w:divBdr>
            </w:div>
            <w:div w:id="213011203">
              <w:marLeft w:val="0"/>
              <w:marRight w:val="0"/>
              <w:marTop w:val="0"/>
              <w:marBottom w:val="0"/>
              <w:divBdr>
                <w:top w:val="none" w:sz="0" w:space="0" w:color="auto"/>
                <w:left w:val="none" w:sz="0" w:space="0" w:color="auto"/>
                <w:bottom w:val="none" w:sz="0" w:space="0" w:color="auto"/>
                <w:right w:val="none" w:sz="0" w:space="0" w:color="auto"/>
              </w:divBdr>
            </w:div>
            <w:div w:id="507906790">
              <w:marLeft w:val="0"/>
              <w:marRight w:val="0"/>
              <w:marTop w:val="0"/>
              <w:marBottom w:val="0"/>
              <w:divBdr>
                <w:top w:val="none" w:sz="0" w:space="0" w:color="auto"/>
                <w:left w:val="none" w:sz="0" w:space="0" w:color="auto"/>
                <w:bottom w:val="none" w:sz="0" w:space="0" w:color="auto"/>
                <w:right w:val="none" w:sz="0" w:space="0" w:color="auto"/>
              </w:divBdr>
            </w:div>
            <w:div w:id="709493991">
              <w:marLeft w:val="0"/>
              <w:marRight w:val="0"/>
              <w:marTop w:val="0"/>
              <w:marBottom w:val="0"/>
              <w:divBdr>
                <w:top w:val="none" w:sz="0" w:space="0" w:color="auto"/>
                <w:left w:val="none" w:sz="0" w:space="0" w:color="auto"/>
                <w:bottom w:val="none" w:sz="0" w:space="0" w:color="auto"/>
                <w:right w:val="none" w:sz="0" w:space="0" w:color="auto"/>
              </w:divBdr>
              <w:divsChild>
                <w:div w:id="175535790">
                  <w:marLeft w:val="0"/>
                  <w:marRight w:val="0"/>
                  <w:marTop w:val="0"/>
                  <w:marBottom w:val="0"/>
                  <w:divBdr>
                    <w:top w:val="none" w:sz="0" w:space="0" w:color="auto"/>
                    <w:left w:val="none" w:sz="0" w:space="0" w:color="auto"/>
                    <w:bottom w:val="none" w:sz="0" w:space="0" w:color="auto"/>
                    <w:right w:val="none" w:sz="0" w:space="0" w:color="auto"/>
                  </w:divBdr>
                </w:div>
                <w:div w:id="247077768">
                  <w:marLeft w:val="0"/>
                  <w:marRight w:val="0"/>
                  <w:marTop w:val="0"/>
                  <w:marBottom w:val="0"/>
                  <w:divBdr>
                    <w:top w:val="none" w:sz="0" w:space="0" w:color="auto"/>
                    <w:left w:val="none" w:sz="0" w:space="0" w:color="auto"/>
                    <w:bottom w:val="none" w:sz="0" w:space="0" w:color="auto"/>
                    <w:right w:val="none" w:sz="0" w:space="0" w:color="auto"/>
                  </w:divBdr>
                </w:div>
                <w:div w:id="703553698">
                  <w:marLeft w:val="0"/>
                  <w:marRight w:val="0"/>
                  <w:marTop w:val="0"/>
                  <w:marBottom w:val="0"/>
                  <w:divBdr>
                    <w:top w:val="none" w:sz="0" w:space="0" w:color="auto"/>
                    <w:left w:val="none" w:sz="0" w:space="0" w:color="auto"/>
                    <w:bottom w:val="none" w:sz="0" w:space="0" w:color="auto"/>
                    <w:right w:val="none" w:sz="0" w:space="0" w:color="auto"/>
                  </w:divBdr>
                </w:div>
                <w:div w:id="769349733">
                  <w:marLeft w:val="0"/>
                  <w:marRight w:val="0"/>
                  <w:marTop w:val="0"/>
                  <w:marBottom w:val="0"/>
                  <w:divBdr>
                    <w:top w:val="none" w:sz="0" w:space="0" w:color="auto"/>
                    <w:left w:val="none" w:sz="0" w:space="0" w:color="auto"/>
                    <w:bottom w:val="none" w:sz="0" w:space="0" w:color="auto"/>
                    <w:right w:val="none" w:sz="0" w:space="0" w:color="auto"/>
                  </w:divBdr>
                </w:div>
                <w:div w:id="989528589">
                  <w:marLeft w:val="0"/>
                  <w:marRight w:val="0"/>
                  <w:marTop w:val="0"/>
                  <w:marBottom w:val="0"/>
                  <w:divBdr>
                    <w:top w:val="none" w:sz="0" w:space="0" w:color="auto"/>
                    <w:left w:val="none" w:sz="0" w:space="0" w:color="auto"/>
                    <w:bottom w:val="none" w:sz="0" w:space="0" w:color="auto"/>
                    <w:right w:val="none" w:sz="0" w:space="0" w:color="auto"/>
                  </w:divBdr>
                </w:div>
                <w:div w:id="1002395991">
                  <w:marLeft w:val="0"/>
                  <w:marRight w:val="0"/>
                  <w:marTop w:val="0"/>
                  <w:marBottom w:val="0"/>
                  <w:divBdr>
                    <w:top w:val="none" w:sz="0" w:space="0" w:color="auto"/>
                    <w:left w:val="none" w:sz="0" w:space="0" w:color="auto"/>
                    <w:bottom w:val="none" w:sz="0" w:space="0" w:color="auto"/>
                    <w:right w:val="none" w:sz="0" w:space="0" w:color="auto"/>
                  </w:divBdr>
                </w:div>
                <w:div w:id="1052998718">
                  <w:marLeft w:val="0"/>
                  <w:marRight w:val="0"/>
                  <w:marTop w:val="0"/>
                  <w:marBottom w:val="0"/>
                  <w:divBdr>
                    <w:top w:val="none" w:sz="0" w:space="0" w:color="auto"/>
                    <w:left w:val="none" w:sz="0" w:space="0" w:color="auto"/>
                    <w:bottom w:val="none" w:sz="0" w:space="0" w:color="auto"/>
                    <w:right w:val="none" w:sz="0" w:space="0" w:color="auto"/>
                  </w:divBdr>
                </w:div>
                <w:div w:id="1075469914">
                  <w:marLeft w:val="0"/>
                  <w:marRight w:val="0"/>
                  <w:marTop w:val="0"/>
                  <w:marBottom w:val="0"/>
                  <w:divBdr>
                    <w:top w:val="none" w:sz="0" w:space="0" w:color="auto"/>
                    <w:left w:val="none" w:sz="0" w:space="0" w:color="auto"/>
                    <w:bottom w:val="none" w:sz="0" w:space="0" w:color="auto"/>
                    <w:right w:val="none" w:sz="0" w:space="0" w:color="auto"/>
                  </w:divBdr>
                </w:div>
                <w:div w:id="1181891323">
                  <w:marLeft w:val="0"/>
                  <w:marRight w:val="0"/>
                  <w:marTop w:val="0"/>
                  <w:marBottom w:val="0"/>
                  <w:divBdr>
                    <w:top w:val="none" w:sz="0" w:space="0" w:color="auto"/>
                    <w:left w:val="none" w:sz="0" w:space="0" w:color="auto"/>
                    <w:bottom w:val="none" w:sz="0" w:space="0" w:color="auto"/>
                    <w:right w:val="none" w:sz="0" w:space="0" w:color="auto"/>
                  </w:divBdr>
                </w:div>
                <w:div w:id="2142992060">
                  <w:marLeft w:val="0"/>
                  <w:marRight w:val="0"/>
                  <w:marTop w:val="0"/>
                  <w:marBottom w:val="0"/>
                  <w:divBdr>
                    <w:top w:val="none" w:sz="0" w:space="0" w:color="auto"/>
                    <w:left w:val="none" w:sz="0" w:space="0" w:color="auto"/>
                    <w:bottom w:val="none" w:sz="0" w:space="0" w:color="auto"/>
                    <w:right w:val="none" w:sz="0" w:space="0" w:color="auto"/>
                  </w:divBdr>
                </w:div>
              </w:divsChild>
            </w:div>
            <w:div w:id="725908636">
              <w:marLeft w:val="0"/>
              <w:marRight w:val="0"/>
              <w:marTop w:val="0"/>
              <w:marBottom w:val="0"/>
              <w:divBdr>
                <w:top w:val="none" w:sz="0" w:space="0" w:color="auto"/>
                <w:left w:val="none" w:sz="0" w:space="0" w:color="auto"/>
                <w:bottom w:val="none" w:sz="0" w:space="0" w:color="auto"/>
                <w:right w:val="none" w:sz="0" w:space="0" w:color="auto"/>
              </w:divBdr>
            </w:div>
            <w:div w:id="726956651">
              <w:marLeft w:val="0"/>
              <w:marRight w:val="0"/>
              <w:marTop w:val="0"/>
              <w:marBottom w:val="0"/>
              <w:divBdr>
                <w:top w:val="none" w:sz="0" w:space="0" w:color="auto"/>
                <w:left w:val="none" w:sz="0" w:space="0" w:color="auto"/>
                <w:bottom w:val="none" w:sz="0" w:space="0" w:color="auto"/>
                <w:right w:val="none" w:sz="0" w:space="0" w:color="auto"/>
              </w:divBdr>
            </w:div>
            <w:div w:id="1079985309">
              <w:marLeft w:val="0"/>
              <w:marRight w:val="0"/>
              <w:marTop w:val="0"/>
              <w:marBottom w:val="0"/>
              <w:divBdr>
                <w:top w:val="none" w:sz="0" w:space="0" w:color="auto"/>
                <w:left w:val="none" w:sz="0" w:space="0" w:color="auto"/>
                <w:bottom w:val="none" w:sz="0" w:space="0" w:color="auto"/>
                <w:right w:val="none" w:sz="0" w:space="0" w:color="auto"/>
              </w:divBdr>
            </w:div>
            <w:div w:id="1308584138">
              <w:marLeft w:val="0"/>
              <w:marRight w:val="0"/>
              <w:marTop w:val="0"/>
              <w:marBottom w:val="0"/>
              <w:divBdr>
                <w:top w:val="none" w:sz="0" w:space="0" w:color="auto"/>
                <w:left w:val="none" w:sz="0" w:space="0" w:color="auto"/>
                <w:bottom w:val="none" w:sz="0" w:space="0" w:color="auto"/>
                <w:right w:val="none" w:sz="0" w:space="0" w:color="auto"/>
              </w:divBdr>
            </w:div>
            <w:div w:id="1437598069">
              <w:marLeft w:val="0"/>
              <w:marRight w:val="0"/>
              <w:marTop w:val="0"/>
              <w:marBottom w:val="0"/>
              <w:divBdr>
                <w:top w:val="none" w:sz="0" w:space="0" w:color="auto"/>
                <w:left w:val="none" w:sz="0" w:space="0" w:color="auto"/>
                <w:bottom w:val="none" w:sz="0" w:space="0" w:color="auto"/>
                <w:right w:val="none" w:sz="0" w:space="0" w:color="auto"/>
              </w:divBdr>
            </w:div>
            <w:div w:id="2062552869">
              <w:marLeft w:val="0"/>
              <w:marRight w:val="0"/>
              <w:marTop w:val="0"/>
              <w:marBottom w:val="0"/>
              <w:divBdr>
                <w:top w:val="none" w:sz="0" w:space="0" w:color="auto"/>
                <w:left w:val="none" w:sz="0" w:space="0" w:color="auto"/>
                <w:bottom w:val="none" w:sz="0" w:space="0" w:color="auto"/>
                <w:right w:val="none" w:sz="0" w:space="0" w:color="auto"/>
              </w:divBdr>
            </w:div>
            <w:div w:id="2117403718">
              <w:marLeft w:val="0"/>
              <w:marRight w:val="0"/>
              <w:marTop w:val="0"/>
              <w:marBottom w:val="0"/>
              <w:divBdr>
                <w:top w:val="none" w:sz="0" w:space="0" w:color="auto"/>
                <w:left w:val="none" w:sz="0" w:space="0" w:color="auto"/>
                <w:bottom w:val="none" w:sz="0" w:space="0" w:color="auto"/>
                <w:right w:val="none" w:sz="0" w:space="0" w:color="auto"/>
              </w:divBdr>
            </w:div>
          </w:divsChild>
        </w:div>
        <w:div w:id="530458646">
          <w:marLeft w:val="0"/>
          <w:marRight w:val="0"/>
          <w:marTop w:val="0"/>
          <w:marBottom w:val="0"/>
          <w:divBdr>
            <w:top w:val="none" w:sz="0" w:space="0" w:color="auto"/>
            <w:left w:val="none" w:sz="0" w:space="0" w:color="auto"/>
            <w:bottom w:val="none" w:sz="0" w:space="0" w:color="auto"/>
            <w:right w:val="none" w:sz="0" w:space="0" w:color="auto"/>
          </w:divBdr>
          <w:divsChild>
            <w:div w:id="551119687">
              <w:marLeft w:val="0"/>
              <w:marRight w:val="0"/>
              <w:marTop w:val="0"/>
              <w:marBottom w:val="0"/>
              <w:divBdr>
                <w:top w:val="none" w:sz="0" w:space="0" w:color="auto"/>
                <w:left w:val="none" w:sz="0" w:space="0" w:color="auto"/>
                <w:bottom w:val="none" w:sz="0" w:space="0" w:color="auto"/>
                <w:right w:val="none" w:sz="0" w:space="0" w:color="auto"/>
              </w:divBdr>
            </w:div>
            <w:div w:id="808745617">
              <w:marLeft w:val="0"/>
              <w:marRight w:val="0"/>
              <w:marTop w:val="0"/>
              <w:marBottom w:val="0"/>
              <w:divBdr>
                <w:top w:val="none" w:sz="0" w:space="0" w:color="auto"/>
                <w:left w:val="none" w:sz="0" w:space="0" w:color="auto"/>
                <w:bottom w:val="none" w:sz="0" w:space="0" w:color="auto"/>
                <w:right w:val="none" w:sz="0" w:space="0" w:color="auto"/>
              </w:divBdr>
            </w:div>
            <w:div w:id="873495466">
              <w:marLeft w:val="0"/>
              <w:marRight w:val="0"/>
              <w:marTop w:val="0"/>
              <w:marBottom w:val="0"/>
              <w:divBdr>
                <w:top w:val="none" w:sz="0" w:space="0" w:color="auto"/>
                <w:left w:val="none" w:sz="0" w:space="0" w:color="auto"/>
                <w:bottom w:val="none" w:sz="0" w:space="0" w:color="auto"/>
                <w:right w:val="none" w:sz="0" w:space="0" w:color="auto"/>
              </w:divBdr>
            </w:div>
            <w:div w:id="1092579829">
              <w:marLeft w:val="0"/>
              <w:marRight w:val="0"/>
              <w:marTop w:val="0"/>
              <w:marBottom w:val="0"/>
              <w:divBdr>
                <w:top w:val="none" w:sz="0" w:space="0" w:color="auto"/>
                <w:left w:val="none" w:sz="0" w:space="0" w:color="auto"/>
                <w:bottom w:val="none" w:sz="0" w:space="0" w:color="auto"/>
                <w:right w:val="none" w:sz="0" w:space="0" w:color="auto"/>
              </w:divBdr>
            </w:div>
            <w:div w:id="1277253677">
              <w:marLeft w:val="0"/>
              <w:marRight w:val="0"/>
              <w:marTop w:val="0"/>
              <w:marBottom w:val="0"/>
              <w:divBdr>
                <w:top w:val="none" w:sz="0" w:space="0" w:color="auto"/>
                <w:left w:val="none" w:sz="0" w:space="0" w:color="auto"/>
                <w:bottom w:val="none" w:sz="0" w:space="0" w:color="auto"/>
                <w:right w:val="none" w:sz="0" w:space="0" w:color="auto"/>
              </w:divBdr>
            </w:div>
            <w:div w:id="1323466653">
              <w:marLeft w:val="0"/>
              <w:marRight w:val="0"/>
              <w:marTop w:val="0"/>
              <w:marBottom w:val="0"/>
              <w:divBdr>
                <w:top w:val="none" w:sz="0" w:space="0" w:color="auto"/>
                <w:left w:val="none" w:sz="0" w:space="0" w:color="auto"/>
                <w:bottom w:val="none" w:sz="0" w:space="0" w:color="auto"/>
                <w:right w:val="none" w:sz="0" w:space="0" w:color="auto"/>
              </w:divBdr>
              <w:divsChild>
                <w:div w:id="31270069">
                  <w:marLeft w:val="0"/>
                  <w:marRight w:val="0"/>
                  <w:marTop w:val="0"/>
                  <w:marBottom w:val="0"/>
                  <w:divBdr>
                    <w:top w:val="none" w:sz="0" w:space="0" w:color="auto"/>
                    <w:left w:val="none" w:sz="0" w:space="0" w:color="auto"/>
                    <w:bottom w:val="none" w:sz="0" w:space="0" w:color="auto"/>
                    <w:right w:val="none" w:sz="0" w:space="0" w:color="auto"/>
                  </w:divBdr>
                </w:div>
                <w:div w:id="961499802">
                  <w:marLeft w:val="0"/>
                  <w:marRight w:val="0"/>
                  <w:marTop w:val="0"/>
                  <w:marBottom w:val="0"/>
                  <w:divBdr>
                    <w:top w:val="none" w:sz="0" w:space="0" w:color="auto"/>
                    <w:left w:val="none" w:sz="0" w:space="0" w:color="auto"/>
                    <w:bottom w:val="none" w:sz="0" w:space="0" w:color="auto"/>
                    <w:right w:val="none" w:sz="0" w:space="0" w:color="auto"/>
                  </w:divBdr>
                </w:div>
                <w:div w:id="1283464961">
                  <w:marLeft w:val="0"/>
                  <w:marRight w:val="0"/>
                  <w:marTop w:val="0"/>
                  <w:marBottom w:val="0"/>
                  <w:divBdr>
                    <w:top w:val="none" w:sz="0" w:space="0" w:color="auto"/>
                    <w:left w:val="none" w:sz="0" w:space="0" w:color="auto"/>
                    <w:bottom w:val="none" w:sz="0" w:space="0" w:color="auto"/>
                    <w:right w:val="none" w:sz="0" w:space="0" w:color="auto"/>
                  </w:divBdr>
                </w:div>
                <w:div w:id="1725173106">
                  <w:marLeft w:val="0"/>
                  <w:marRight w:val="0"/>
                  <w:marTop w:val="0"/>
                  <w:marBottom w:val="0"/>
                  <w:divBdr>
                    <w:top w:val="none" w:sz="0" w:space="0" w:color="auto"/>
                    <w:left w:val="none" w:sz="0" w:space="0" w:color="auto"/>
                    <w:bottom w:val="none" w:sz="0" w:space="0" w:color="auto"/>
                    <w:right w:val="none" w:sz="0" w:space="0" w:color="auto"/>
                  </w:divBdr>
                </w:div>
                <w:div w:id="1771772957">
                  <w:marLeft w:val="0"/>
                  <w:marRight w:val="0"/>
                  <w:marTop w:val="0"/>
                  <w:marBottom w:val="0"/>
                  <w:divBdr>
                    <w:top w:val="none" w:sz="0" w:space="0" w:color="auto"/>
                    <w:left w:val="none" w:sz="0" w:space="0" w:color="auto"/>
                    <w:bottom w:val="none" w:sz="0" w:space="0" w:color="auto"/>
                    <w:right w:val="none" w:sz="0" w:space="0" w:color="auto"/>
                  </w:divBdr>
                </w:div>
                <w:div w:id="2034455067">
                  <w:marLeft w:val="0"/>
                  <w:marRight w:val="0"/>
                  <w:marTop w:val="0"/>
                  <w:marBottom w:val="0"/>
                  <w:divBdr>
                    <w:top w:val="none" w:sz="0" w:space="0" w:color="auto"/>
                    <w:left w:val="none" w:sz="0" w:space="0" w:color="auto"/>
                    <w:bottom w:val="none" w:sz="0" w:space="0" w:color="auto"/>
                    <w:right w:val="none" w:sz="0" w:space="0" w:color="auto"/>
                  </w:divBdr>
                </w:div>
              </w:divsChild>
            </w:div>
            <w:div w:id="1989477277">
              <w:marLeft w:val="0"/>
              <w:marRight w:val="0"/>
              <w:marTop w:val="0"/>
              <w:marBottom w:val="0"/>
              <w:divBdr>
                <w:top w:val="none" w:sz="0" w:space="0" w:color="auto"/>
                <w:left w:val="none" w:sz="0" w:space="0" w:color="auto"/>
                <w:bottom w:val="none" w:sz="0" w:space="0" w:color="auto"/>
                <w:right w:val="none" w:sz="0" w:space="0" w:color="auto"/>
              </w:divBdr>
            </w:div>
          </w:divsChild>
        </w:div>
        <w:div w:id="544030349">
          <w:marLeft w:val="0"/>
          <w:marRight w:val="0"/>
          <w:marTop w:val="300"/>
          <w:marBottom w:val="300"/>
          <w:divBdr>
            <w:top w:val="single" w:sz="6" w:space="11" w:color="DDDDDD"/>
            <w:left w:val="none" w:sz="0" w:space="0" w:color="auto"/>
            <w:bottom w:val="single" w:sz="6" w:space="11" w:color="DDDDDD"/>
            <w:right w:val="none" w:sz="0" w:space="0" w:color="auto"/>
          </w:divBdr>
        </w:div>
        <w:div w:id="545677277">
          <w:marLeft w:val="0"/>
          <w:marRight w:val="0"/>
          <w:marTop w:val="0"/>
          <w:marBottom w:val="0"/>
          <w:divBdr>
            <w:top w:val="none" w:sz="0" w:space="0" w:color="auto"/>
            <w:left w:val="none" w:sz="0" w:space="0" w:color="auto"/>
            <w:bottom w:val="none" w:sz="0" w:space="0" w:color="auto"/>
            <w:right w:val="none" w:sz="0" w:space="0" w:color="auto"/>
          </w:divBdr>
          <w:divsChild>
            <w:div w:id="815222286">
              <w:marLeft w:val="0"/>
              <w:marRight w:val="0"/>
              <w:marTop w:val="0"/>
              <w:marBottom w:val="0"/>
              <w:divBdr>
                <w:top w:val="none" w:sz="0" w:space="0" w:color="auto"/>
                <w:left w:val="none" w:sz="0" w:space="0" w:color="auto"/>
                <w:bottom w:val="none" w:sz="0" w:space="0" w:color="auto"/>
                <w:right w:val="none" w:sz="0" w:space="0" w:color="auto"/>
              </w:divBdr>
            </w:div>
            <w:div w:id="1292402138">
              <w:marLeft w:val="0"/>
              <w:marRight w:val="0"/>
              <w:marTop w:val="0"/>
              <w:marBottom w:val="0"/>
              <w:divBdr>
                <w:top w:val="none" w:sz="0" w:space="0" w:color="auto"/>
                <w:left w:val="none" w:sz="0" w:space="0" w:color="auto"/>
                <w:bottom w:val="none" w:sz="0" w:space="0" w:color="auto"/>
                <w:right w:val="none" w:sz="0" w:space="0" w:color="auto"/>
              </w:divBdr>
            </w:div>
            <w:div w:id="1793938129">
              <w:marLeft w:val="0"/>
              <w:marRight w:val="0"/>
              <w:marTop w:val="0"/>
              <w:marBottom w:val="0"/>
              <w:divBdr>
                <w:top w:val="none" w:sz="0" w:space="0" w:color="auto"/>
                <w:left w:val="none" w:sz="0" w:space="0" w:color="auto"/>
                <w:bottom w:val="none" w:sz="0" w:space="0" w:color="auto"/>
                <w:right w:val="none" w:sz="0" w:space="0" w:color="auto"/>
              </w:divBdr>
              <w:divsChild>
                <w:div w:id="248974236">
                  <w:marLeft w:val="0"/>
                  <w:marRight w:val="0"/>
                  <w:marTop w:val="0"/>
                  <w:marBottom w:val="0"/>
                  <w:divBdr>
                    <w:top w:val="none" w:sz="0" w:space="0" w:color="auto"/>
                    <w:left w:val="none" w:sz="0" w:space="0" w:color="auto"/>
                    <w:bottom w:val="none" w:sz="0" w:space="0" w:color="auto"/>
                    <w:right w:val="none" w:sz="0" w:space="0" w:color="auto"/>
                  </w:divBdr>
                </w:div>
                <w:div w:id="213027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3218">
          <w:marLeft w:val="0"/>
          <w:marRight w:val="0"/>
          <w:marTop w:val="0"/>
          <w:marBottom w:val="0"/>
          <w:divBdr>
            <w:top w:val="none" w:sz="0" w:space="0" w:color="auto"/>
            <w:left w:val="none" w:sz="0" w:space="0" w:color="auto"/>
            <w:bottom w:val="none" w:sz="0" w:space="0" w:color="auto"/>
            <w:right w:val="none" w:sz="0" w:space="0" w:color="auto"/>
          </w:divBdr>
          <w:divsChild>
            <w:div w:id="392045953">
              <w:marLeft w:val="0"/>
              <w:marRight w:val="0"/>
              <w:marTop w:val="0"/>
              <w:marBottom w:val="0"/>
              <w:divBdr>
                <w:top w:val="none" w:sz="0" w:space="0" w:color="auto"/>
                <w:left w:val="none" w:sz="0" w:space="0" w:color="auto"/>
                <w:bottom w:val="none" w:sz="0" w:space="0" w:color="auto"/>
                <w:right w:val="none" w:sz="0" w:space="0" w:color="auto"/>
              </w:divBdr>
              <w:divsChild>
                <w:div w:id="319191728">
                  <w:marLeft w:val="0"/>
                  <w:marRight w:val="0"/>
                  <w:marTop w:val="0"/>
                  <w:marBottom w:val="0"/>
                  <w:divBdr>
                    <w:top w:val="none" w:sz="0" w:space="0" w:color="auto"/>
                    <w:left w:val="none" w:sz="0" w:space="0" w:color="auto"/>
                    <w:bottom w:val="none" w:sz="0" w:space="0" w:color="auto"/>
                    <w:right w:val="none" w:sz="0" w:space="0" w:color="auto"/>
                  </w:divBdr>
                </w:div>
                <w:div w:id="489105927">
                  <w:marLeft w:val="0"/>
                  <w:marRight w:val="0"/>
                  <w:marTop w:val="0"/>
                  <w:marBottom w:val="0"/>
                  <w:divBdr>
                    <w:top w:val="none" w:sz="0" w:space="0" w:color="auto"/>
                    <w:left w:val="none" w:sz="0" w:space="0" w:color="auto"/>
                    <w:bottom w:val="none" w:sz="0" w:space="0" w:color="auto"/>
                    <w:right w:val="none" w:sz="0" w:space="0" w:color="auto"/>
                  </w:divBdr>
                </w:div>
                <w:div w:id="1481654467">
                  <w:marLeft w:val="0"/>
                  <w:marRight w:val="0"/>
                  <w:marTop w:val="0"/>
                  <w:marBottom w:val="0"/>
                  <w:divBdr>
                    <w:top w:val="none" w:sz="0" w:space="0" w:color="auto"/>
                    <w:left w:val="none" w:sz="0" w:space="0" w:color="auto"/>
                    <w:bottom w:val="none" w:sz="0" w:space="0" w:color="auto"/>
                    <w:right w:val="none" w:sz="0" w:space="0" w:color="auto"/>
                  </w:divBdr>
                </w:div>
                <w:div w:id="1583374940">
                  <w:marLeft w:val="0"/>
                  <w:marRight w:val="0"/>
                  <w:marTop w:val="0"/>
                  <w:marBottom w:val="0"/>
                  <w:divBdr>
                    <w:top w:val="none" w:sz="0" w:space="0" w:color="auto"/>
                    <w:left w:val="none" w:sz="0" w:space="0" w:color="auto"/>
                    <w:bottom w:val="none" w:sz="0" w:space="0" w:color="auto"/>
                    <w:right w:val="none" w:sz="0" w:space="0" w:color="auto"/>
                  </w:divBdr>
                </w:div>
              </w:divsChild>
            </w:div>
            <w:div w:id="578102961">
              <w:marLeft w:val="0"/>
              <w:marRight w:val="0"/>
              <w:marTop w:val="0"/>
              <w:marBottom w:val="0"/>
              <w:divBdr>
                <w:top w:val="none" w:sz="0" w:space="0" w:color="auto"/>
                <w:left w:val="none" w:sz="0" w:space="0" w:color="auto"/>
                <w:bottom w:val="none" w:sz="0" w:space="0" w:color="auto"/>
                <w:right w:val="none" w:sz="0" w:space="0" w:color="auto"/>
              </w:divBdr>
            </w:div>
            <w:div w:id="1382246068">
              <w:marLeft w:val="0"/>
              <w:marRight w:val="0"/>
              <w:marTop w:val="0"/>
              <w:marBottom w:val="0"/>
              <w:divBdr>
                <w:top w:val="none" w:sz="0" w:space="0" w:color="auto"/>
                <w:left w:val="none" w:sz="0" w:space="0" w:color="auto"/>
                <w:bottom w:val="none" w:sz="0" w:space="0" w:color="auto"/>
                <w:right w:val="none" w:sz="0" w:space="0" w:color="auto"/>
              </w:divBdr>
            </w:div>
            <w:div w:id="1834026383">
              <w:marLeft w:val="0"/>
              <w:marRight w:val="0"/>
              <w:marTop w:val="0"/>
              <w:marBottom w:val="0"/>
              <w:divBdr>
                <w:top w:val="none" w:sz="0" w:space="0" w:color="auto"/>
                <w:left w:val="none" w:sz="0" w:space="0" w:color="auto"/>
                <w:bottom w:val="none" w:sz="0" w:space="0" w:color="auto"/>
                <w:right w:val="none" w:sz="0" w:space="0" w:color="auto"/>
              </w:divBdr>
            </w:div>
            <w:div w:id="1982692947">
              <w:marLeft w:val="0"/>
              <w:marRight w:val="0"/>
              <w:marTop w:val="0"/>
              <w:marBottom w:val="0"/>
              <w:divBdr>
                <w:top w:val="none" w:sz="0" w:space="0" w:color="auto"/>
                <w:left w:val="none" w:sz="0" w:space="0" w:color="auto"/>
                <w:bottom w:val="none" w:sz="0" w:space="0" w:color="auto"/>
                <w:right w:val="none" w:sz="0" w:space="0" w:color="auto"/>
              </w:divBdr>
            </w:div>
          </w:divsChild>
        </w:div>
        <w:div w:id="555900007">
          <w:marLeft w:val="0"/>
          <w:marRight w:val="0"/>
          <w:marTop w:val="0"/>
          <w:marBottom w:val="0"/>
          <w:divBdr>
            <w:top w:val="none" w:sz="0" w:space="0" w:color="auto"/>
            <w:left w:val="none" w:sz="0" w:space="0" w:color="auto"/>
            <w:bottom w:val="none" w:sz="0" w:space="0" w:color="auto"/>
            <w:right w:val="none" w:sz="0" w:space="0" w:color="auto"/>
          </w:divBdr>
          <w:divsChild>
            <w:div w:id="136581183">
              <w:marLeft w:val="0"/>
              <w:marRight w:val="0"/>
              <w:marTop w:val="0"/>
              <w:marBottom w:val="0"/>
              <w:divBdr>
                <w:top w:val="none" w:sz="0" w:space="0" w:color="auto"/>
                <w:left w:val="none" w:sz="0" w:space="0" w:color="auto"/>
                <w:bottom w:val="none" w:sz="0" w:space="0" w:color="auto"/>
                <w:right w:val="none" w:sz="0" w:space="0" w:color="auto"/>
              </w:divBdr>
            </w:div>
            <w:div w:id="1138257930">
              <w:marLeft w:val="0"/>
              <w:marRight w:val="0"/>
              <w:marTop w:val="0"/>
              <w:marBottom w:val="0"/>
              <w:divBdr>
                <w:top w:val="none" w:sz="0" w:space="0" w:color="auto"/>
                <w:left w:val="none" w:sz="0" w:space="0" w:color="auto"/>
                <w:bottom w:val="none" w:sz="0" w:space="0" w:color="auto"/>
                <w:right w:val="none" w:sz="0" w:space="0" w:color="auto"/>
              </w:divBdr>
            </w:div>
            <w:div w:id="1191264841">
              <w:marLeft w:val="0"/>
              <w:marRight w:val="0"/>
              <w:marTop w:val="0"/>
              <w:marBottom w:val="0"/>
              <w:divBdr>
                <w:top w:val="none" w:sz="0" w:space="0" w:color="auto"/>
                <w:left w:val="none" w:sz="0" w:space="0" w:color="auto"/>
                <w:bottom w:val="none" w:sz="0" w:space="0" w:color="auto"/>
                <w:right w:val="none" w:sz="0" w:space="0" w:color="auto"/>
              </w:divBdr>
            </w:div>
            <w:div w:id="1206525702">
              <w:marLeft w:val="0"/>
              <w:marRight w:val="0"/>
              <w:marTop w:val="0"/>
              <w:marBottom w:val="0"/>
              <w:divBdr>
                <w:top w:val="none" w:sz="0" w:space="0" w:color="auto"/>
                <w:left w:val="none" w:sz="0" w:space="0" w:color="auto"/>
                <w:bottom w:val="none" w:sz="0" w:space="0" w:color="auto"/>
                <w:right w:val="none" w:sz="0" w:space="0" w:color="auto"/>
              </w:divBdr>
            </w:div>
            <w:div w:id="1330602513">
              <w:marLeft w:val="0"/>
              <w:marRight w:val="0"/>
              <w:marTop w:val="0"/>
              <w:marBottom w:val="0"/>
              <w:divBdr>
                <w:top w:val="none" w:sz="0" w:space="0" w:color="auto"/>
                <w:left w:val="none" w:sz="0" w:space="0" w:color="auto"/>
                <w:bottom w:val="none" w:sz="0" w:space="0" w:color="auto"/>
                <w:right w:val="none" w:sz="0" w:space="0" w:color="auto"/>
              </w:divBdr>
            </w:div>
            <w:div w:id="1723744902">
              <w:marLeft w:val="0"/>
              <w:marRight w:val="0"/>
              <w:marTop w:val="0"/>
              <w:marBottom w:val="0"/>
              <w:divBdr>
                <w:top w:val="none" w:sz="0" w:space="0" w:color="auto"/>
                <w:left w:val="none" w:sz="0" w:space="0" w:color="auto"/>
                <w:bottom w:val="none" w:sz="0" w:space="0" w:color="auto"/>
                <w:right w:val="none" w:sz="0" w:space="0" w:color="auto"/>
              </w:divBdr>
              <w:divsChild>
                <w:div w:id="90780726">
                  <w:marLeft w:val="0"/>
                  <w:marRight w:val="0"/>
                  <w:marTop w:val="0"/>
                  <w:marBottom w:val="0"/>
                  <w:divBdr>
                    <w:top w:val="none" w:sz="0" w:space="0" w:color="auto"/>
                    <w:left w:val="none" w:sz="0" w:space="0" w:color="auto"/>
                    <w:bottom w:val="none" w:sz="0" w:space="0" w:color="auto"/>
                    <w:right w:val="none" w:sz="0" w:space="0" w:color="auto"/>
                  </w:divBdr>
                </w:div>
                <w:div w:id="609163135">
                  <w:marLeft w:val="0"/>
                  <w:marRight w:val="0"/>
                  <w:marTop w:val="0"/>
                  <w:marBottom w:val="0"/>
                  <w:divBdr>
                    <w:top w:val="none" w:sz="0" w:space="0" w:color="auto"/>
                    <w:left w:val="none" w:sz="0" w:space="0" w:color="auto"/>
                    <w:bottom w:val="none" w:sz="0" w:space="0" w:color="auto"/>
                    <w:right w:val="none" w:sz="0" w:space="0" w:color="auto"/>
                  </w:divBdr>
                </w:div>
                <w:div w:id="753286842">
                  <w:marLeft w:val="0"/>
                  <w:marRight w:val="0"/>
                  <w:marTop w:val="0"/>
                  <w:marBottom w:val="0"/>
                  <w:divBdr>
                    <w:top w:val="none" w:sz="0" w:space="0" w:color="auto"/>
                    <w:left w:val="none" w:sz="0" w:space="0" w:color="auto"/>
                    <w:bottom w:val="none" w:sz="0" w:space="0" w:color="auto"/>
                    <w:right w:val="none" w:sz="0" w:space="0" w:color="auto"/>
                  </w:divBdr>
                </w:div>
                <w:div w:id="1960185453">
                  <w:marLeft w:val="0"/>
                  <w:marRight w:val="0"/>
                  <w:marTop w:val="0"/>
                  <w:marBottom w:val="0"/>
                  <w:divBdr>
                    <w:top w:val="none" w:sz="0" w:space="0" w:color="auto"/>
                    <w:left w:val="none" w:sz="0" w:space="0" w:color="auto"/>
                    <w:bottom w:val="none" w:sz="0" w:space="0" w:color="auto"/>
                    <w:right w:val="none" w:sz="0" w:space="0" w:color="auto"/>
                  </w:divBdr>
                </w:div>
                <w:div w:id="212561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70324">
          <w:marLeft w:val="0"/>
          <w:marRight w:val="0"/>
          <w:marTop w:val="0"/>
          <w:marBottom w:val="0"/>
          <w:divBdr>
            <w:top w:val="none" w:sz="0" w:space="0" w:color="auto"/>
            <w:left w:val="none" w:sz="0" w:space="0" w:color="auto"/>
            <w:bottom w:val="none" w:sz="0" w:space="0" w:color="auto"/>
            <w:right w:val="none" w:sz="0" w:space="0" w:color="auto"/>
          </w:divBdr>
          <w:divsChild>
            <w:div w:id="57438138">
              <w:marLeft w:val="0"/>
              <w:marRight w:val="0"/>
              <w:marTop w:val="0"/>
              <w:marBottom w:val="0"/>
              <w:divBdr>
                <w:top w:val="none" w:sz="0" w:space="0" w:color="auto"/>
                <w:left w:val="none" w:sz="0" w:space="0" w:color="auto"/>
                <w:bottom w:val="none" w:sz="0" w:space="0" w:color="auto"/>
                <w:right w:val="none" w:sz="0" w:space="0" w:color="auto"/>
              </w:divBdr>
            </w:div>
            <w:div w:id="832599588">
              <w:marLeft w:val="0"/>
              <w:marRight w:val="0"/>
              <w:marTop w:val="0"/>
              <w:marBottom w:val="0"/>
              <w:divBdr>
                <w:top w:val="none" w:sz="0" w:space="0" w:color="auto"/>
                <w:left w:val="none" w:sz="0" w:space="0" w:color="auto"/>
                <w:bottom w:val="none" w:sz="0" w:space="0" w:color="auto"/>
                <w:right w:val="none" w:sz="0" w:space="0" w:color="auto"/>
              </w:divBdr>
            </w:div>
            <w:div w:id="887109808">
              <w:marLeft w:val="0"/>
              <w:marRight w:val="0"/>
              <w:marTop w:val="0"/>
              <w:marBottom w:val="0"/>
              <w:divBdr>
                <w:top w:val="none" w:sz="0" w:space="0" w:color="auto"/>
                <w:left w:val="none" w:sz="0" w:space="0" w:color="auto"/>
                <w:bottom w:val="none" w:sz="0" w:space="0" w:color="auto"/>
                <w:right w:val="none" w:sz="0" w:space="0" w:color="auto"/>
              </w:divBdr>
              <w:divsChild>
                <w:div w:id="1159005456">
                  <w:marLeft w:val="0"/>
                  <w:marRight w:val="0"/>
                  <w:marTop w:val="0"/>
                  <w:marBottom w:val="0"/>
                  <w:divBdr>
                    <w:top w:val="none" w:sz="0" w:space="0" w:color="auto"/>
                    <w:left w:val="none" w:sz="0" w:space="0" w:color="auto"/>
                    <w:bottom w:val="none" w:sz="0" w:space="0" w:color="auto"/>
                    <w:right w:val="none" w:sz="0" w:space="0" w:color="auto"/>
                  </w:divBdr>
                </w:div>
                <w:div w:id="1932934824">
                  <w:marLeft w:val="0"/>
                  <w:marRight w:val="0"/>
                  <w:marTop w:val="0"/>
                  <w:marBottom w:val="0"/>
                  <w:divBdr>
                    <w:top w:val="none" w:sz="0" w:space="0" w:color="auto"/>
                    <w:left w:val="none" w:sz="0" w:space="0" w:color="auto"/>
                    <w:bottom w:val="none" w:sz="0" w:space="0" w:color="auto"/>
                    <w:right w:val="none" w:sz="0" w:space="0" w:color="auto"/>
                  </w:divBdr>
                </w:div>
                <w:div w:id="1939556871">
                  <w:marLeft w:val="0"/>
                  <w:marRight w:val="0"/>
                  <w:marTop w:val="0"/>
                  <w:marBottom w:val="0"/>
                  <w:divBdr>
                    <w:top w:val="none" w:sz="0" w:space="0" w:color="auto"/>
                    <w:left w:val="none" w:sz="0" w:space="0" w:color="auto"/>
                    <w:bottom w:val="none" w:sz="0" w:space="0" w:color="auto"/>
                    <w:right w:val="none" w:sz="0" w:space="0" w:color="auto"/>
                  </w:divBdr>
                </w:div>
                <w:div w:id="2110544522">
                  <w:marLeft w:val="0"/>
                  <w:marRight w:val="0"/>
                  <w:marTop w:val="0"/>
                  <w:marBottom w:val="0"/>
                  <w:divBdr>
                    <w:top w:val="none" w:sz="0" w:space="0" w:color="auto"/>
                    <w:left w:val="none" w:sz="0" w:space="0" w:color="auto"/>
                    <w:bottom w:val="none" w:sz="0" w:space="0" w:color="auto"/>
                    <w:right w:val="none" w:sz="0" w:space="0" w:color="auto"/>
                  </w:divBdr>
                </w:div>
              </w:divsChild>
            </w:div>
            <w:div w:id="1312758208">
              <w:marLeft w:val="0"/>
              <w:marRight w:val="0"/>
              <w:marTop w:val="0"/>
              <w:marBottom w:val="0"/>
              <w:divBdr>
                <w:top w:val="none" w:sz="0" w:space="0" w:color="auto"/>
                <w:left w:val="none" w:sz="0" w:space="0" w:color="auto"/>
                <w:bottom w:val="none" w:sz="0" w:space="0" w:color="auto"/>
                <w:right w:val="none" w:sz="0" w:space="0" w:color="auto"/>
              </w:divBdr>
            </w:div>
            <w:div w:id="2024739394">
              <w:marLeft w:val="0"/>
              <w:marRight w:val="0"/>
              <w:marTop w:val="0"/>
              <w:marBottom w:val="0"/>
              <w:divBdr>
                <w:top w:val="none" w:sz="0" w:space="0" w:color="auto"/>
                <w:left w:val="none" w:sz="0" w:space="0" w:color="auto"/>
                <w:bottom w:val="none" w:sz="0" w:space="0" w:color="auto"/>
                <w:right w:val="none" w:sz="0" w:space="0" w:color="auto"/>
              </w:divBdr>
            </w:div>
          </w:divsChild>
        </w:div>
        <w:div w:id="565453550">
          <w:marLeft w:val="0"/>
          <w:marRight w:val="0"/>
          <w:marTop w:val="0"/>
          <w:marBottom w:val="0"/>
          <w:divBdr>
            <w:top w:val="none" w:sz="0" w:space="0" w:color="auto"/>
            <w:left w:val="none" w:sz="0" w:space="0" w:color="auto"/>
            <w:bottom w:val="none" w:sz="0" w:space="0" w:color="auto"/>
            <w:right w:val="none" w:sz="0" w:space="0" w:color="auto"/>
          </w:divBdr>
          <w:divsChild>
            <w:div w:id="523324329">
              <w:marLeft w:val="0"/>
              <w:marRight w:val="0"/>
              <w:marTop w:val="0"/>
              <w:marBottom w:val="0"/>
              <w:divBdr>
                <w:top w:val="none" w:sz="0" w:space="0" w:color="auto"/>
                <w:left w:val="none" w:sz="0" w:space="0" w:color="auto"/>
                <w:bottom w:val="none" w:sz="0" w:space="0" w:color="auto"/>
                <w:right w:val="none" w:sz="0" w:space="0" w:color="auto"/>
              </w:divBdr>
            </w:div>
            <w:div w:id="1240093955">
              <w:marLeft w:val="0"/>
              <w:marRight w:val="0"/>
              <w:marTop w:val="0"/>
              <w:marBottom w:val="0"/>
              <w:divBdr>
                <w:top w:val="none" w:sz="0" w:space="0" w:color="auto"/>
                <w:left w:val="none" w:sz="0" w:space="0" w:color="auto"/>
                <w:bottom w:val="none" w:sz="0" w:space="0" w:color="auto"/>
                <w:right w:val="none" w:sz="0" w:space="0" w:color="auto"/>
              </w:divBdr>
              <w:divsChild>
                <w:div w:id="1071730623">
                  <w:marLeft w:val="0"/>
                  <w:marRight w:val="0"/>
                  <w:marTop w:val="0"/>
                  <w:marBottom w:val="0"/>
                  <w:divBdr>
                    <w:top w:val="none" w:sz="0" w:space="0" w:color="auto"/>
                    <w:left w:val="none" w:sz="0" w:space="0" w:color="auto"/>
                    <w:bottom w:val="none" w:sz="0" w:space="0" w:color="auto"/>
                    <w:right w:val="none" w:sz="0" w:space="0" w:color="auto"/>
                  </w:divBdr>
                </w:div>
                <w:div w:id="1403257995">
                  <w:marLeft w:val="0"/>
                  <w:marRight w:val="0"/>
                  <w:marTop w:val="0"/>
                  <w:marBottom w:val="0"/>
                  <w:divBdr>
                    <w:top w:val="none" w:sz="0" w:space="0" w:color="auto"/>
                    <w:left w:val="none" w:sz="0" w:space="0" w:color="auto"/>
                    <w:bottom w:val="none" w:sz="0" w:space="0" w:color="auto"/>
                    <w:right w:val="none" w:sz="0" w:space="0" w:color="auto"/>
                  </w:divBdr>
                </w:div>
                <w:div w:id="1657807580">
                  <w:marLeft w:val="0"/>
                  <w:marRight w:val="0"/>
                  <w:marTop w:val="0"/>
                  <w:marBottom w:val="0"/>
                  <w:divBdr>
                    <w:top w:val="none" w:sz="0" w:space="0" w:color="auto"/>
                    <w:left w:val="none" w:sz="0" w:space="0" w:color="auto"/>
                    <w:bottom w:val="none" w:sz="0" w:space="0" w:color="auto"/>
                    <w:right w:val="none" w:sz="0" w:space="0" w:color="auto"/>
                  </w:divBdr>
                </w:div>
              </w:divsChild>
            </w:div>
            <w:div w:id="1684475415">
              <w:marLeft w:val="0"/>
              <w:marRight w:val="0"/>
              <w:marTop w:val="0"/>
              <w:marBottom w:val="0"/>
              <w:divBdr>
                <w:top w:val="none" w:sz="0" w:space="0" w:color="auto"/>
                <w:left w:val="none" w:sz="0" w:space="0" w:color="auto"/>
                <w:bottom w:val="none" w:sz="0" w:space="0" w:color="auto"/>
                <w:right w:val="none" w:sz="0" w:space="0" w:color="auto"/>
              </w:divBdr>
            </w:div>
            <w:div w:id="2031175631">
              <w:marLeft w:val="0"/>
              <w:marRight w:val="0"/>
              <w:marTop w:val="0"/>
              <w:marBottom w:val="0"/>
              <w:divBdr>
                <w:top w:val="none" w:sz="0" w:space="0" w:color="auto"/>
                <w:left w:val="none" w:sz="0" w:space="0" w:color="auto"/>
                <w:bottom w:val="none" w:sz="0" w:space="0" w:color="auto"/>
                <w:right w:val="none" w:sz="0" w:space="0" w:color="auto"/>
              </w:divBdr>
            </w:div>
          </w:divsChild>
        </w:div>
        <w:div w:id="568151074">
          <w:marLeft w:val="0"/>
          <w:marRight w:val="0"/>
          <w:marTop w:val="0"/>
          <w:marBottom w:val="0"/>
          <w:divBdr>
            <w:top w:val="none" w:sz="0" w:space="0" w:color="auto"/>
            <w:left w:val="none" w:sz="0" w:space="0" w:color="auto"/>
            <w:bottom w:val="none" w:sz="0" w:space="0" w:color="auto"/>
            <w:right w:val="none" w:sz="0" w:space="0" w:color="auto"/>
          </w:divBdr>
          <w:divsChild>
            <w:div w:id="43986833">
              <w:marLeft w:val="0"/>
              <w:marRight w:val="0"/>
              <w:marTop w:val="0"/>
              <w:marBottom w:val="0"/>
              <w:divBdr>
                <w:top w:val="none" w:sz="0" w:space="0" w:color="auto"/>
                <w:left w:val="none" w:sz="0" w:space="0" w:color="auto"/>
                <w:bottom w:val="none" w:sz="0" w:space="0" w:color="auto"/>
                <w:right w:val="none" w:sz="0" w:space="0" w:color="auto"/>
              </w:divBdr>
            </w:div>
            <w:div w:id="275528009">
              <w:marLeft w:val="0"/>
              <w:marRight w:val="0"/>
              <w:marTop w:val="0"/>
              <w:marBottom w:val="0"/>
              <w:divBdr>
                <w:top w:val="none" w:sz="0" w:space="0" w:color="auto"/>
                <w:left w:val="none" w:sz="0" w:space="0" w:color="auto"/>
                <w:bottom w:val="none" w:sz="0" w:space="0" w:color="auto"/>
                <w:right w:val="none" w:sz="0" w:space="0" w:color="auto"/>
              </w:divBdr>
            </w:div>
            <w:div w:id="413750086">
              <w:marLeft w:val="0"/>
              <w:marRight w:val="0"/>
              <w:marTop w:val="0"/>
              <w:marBottom w:val="0"/>
              <w:divBdr>
                <w:top w:val="none" w:sz="0" w:space="0" w:color="auto"/>
                <w:left w:val="none" w:sz="0" w:space="0" w:color="auto"/>
                <w:bottom w:val="none" w:sz="0" w:space="0" w:color="auto"/>
                <w:right w:val="none" w:sz="0" w:space="0" w:color="auto"/>
              </w:divBdr>
            </w:div>
            <w:div w:id="474226914">
              <w:marLeft w:val="0"/>
              <w:marRight w:val="0"/>
              <w:marTop w:val="0"/>
              <w:marBottom w:val="0"/>
              <w:divBdr>
                <w:top w:val="none" w:sz="0" w:space="0" w:color="auto"/>
                <w:left w:val="none" w:sz="0" w:space="0" w:color="auto"/>
                <w:bottom w:val="none" w:sz="0" w:space="0" w:color="auto"/>
                <w:right w:val="none" w:sz="0" w:space="0" w:color="auto"/>
              </w:divBdr>
            </w:div>
            <w:div w:id="607468361">
              <w:marLeft w:val="0"/>
              <w:marRight w:val="0"/>
              <w:marTop w:val="0"/>
              <w:marBottom w:val="0"/>
              <w:divBdr>
                <w:top w:val="none" w:sz="0" w:space="0" w:color="auto"/>
                <w:left w:val="none" w:sz="0" w:space="0" w:color="auto"/>
                <w:bottom w:val="none" w:sz="0" w:space="0" w:color="auto"/>
                <w:right w:val="none" w:sz="0" w:space="0" w:color="auto"/>
              </w:divBdr>
            </w:div>
            <w:div w:id="616568571">
              <w:marLeft w:val="0"/>
              <w:marRight w:val="0"/>
              <w:marTop w:val="0"/>
              <w:marBottom w:val="0"/>
              <w:divBdr>
                <w:top w:val="none" w:sz="0" w:space="0" w:color="auto"/>
                <w:left w:val="none" w:sz="0" w:space="0" w:color="auto"/>
                <w:bottom w:val="none" w:sz="0" w:space="0" w:color="auto"/>
                <w:right w:val="none" w:sz="0" w:space="0" w:color="auto"/>
              </w:divBdr>
            </w:div>
            <w:div w:id="650521151">
              <w:marLeft w:val="0"/>
              <w:marRight w:val="0"/>
              <w:marTop w:val="0"/>
              <w:marBottom w:val="0"/>
              <w:divBdr>
                <w:top w:val="none" w:sz="0" w:space="0" w:color="auto"/>
                <w:left w:val="none" w:sz="0" w:space="0" w:color="auto"/>
                <w:bottom w:val="none" w:sz="0" w:space="0" w:color="auto"/>
                <w:right w:val="none" w:sz="0" w:space="0" w:color="auto"/>
              </w:divBdr>
            </w:div>
            <w:div w:id="995500303">
              <w:marLeft w:val="0"/>
              <w:marRight w:val="0"/>
              <w:marTop w:val="0"/>
              <w:marBottom w:val="0"/>
              <w:divBdr>
                <w:top w:val="none" w:sz="0" w:space="0" w:color="auto"/>
                <w:left w:val="none" w:sz="0" w:space="0" w:color="auto"/>
                <w:bottom w:val="none" w:sz="0" w:space="0" w:color="auto"/>
                <w:right w:val="none" w:sz="0" w:space="0" w:color="auto"/>
              </w:divBdr>
            </w:div>
            <w:div w:id="1075204026">
              <w:marLeft w:val="0"/>
              <w:marRight w:val="0"/>
              <w:marTop w:val="0"/>
              <w:marBottom w:val="0"/>
              <w:divBdr>
                <w:top w:val="none" w:sz="0" w:space="0" w:color="auto"/>
                <w:left w:val="none" w:sz="0" w:space="0" w:color="auto"/>
                <w:bottom w:val="none" w:sz="0" w:space="0" w:color="auto"/>
                <w:right w:val="none" w:sz="0" w:space="0" w:color="auto"/>
              </w:divBdr>
              <w:divsChild>
                <w:div w:id="91632641">
                  <w:marLeft w:val="0"/>
                  <w:marRight w:val="0"/>
                  <w:marTop w:val="0"/>
                  <w:marBottom w:val="0"/>
                  <w:divBdr>
                    <w:top w:val="none" w:sz="0" w:space="0" w:color="auto"/>
                    <w:left w:val="none" w:sz="0" w:space="0" w:color="auto"/>
                    <w:bottom w:val="none" w:sz="0" w:space="0" w:color="auto"/>
                    <w:right w:val="none" w:sz="0" w:space="0" w:color="auto"/>
                  </w:divBdr>
                </w:div>
                <w:div w:id="135151051">
                  <w:marLeft w:val="0"/>
                  <w:marRight w:val="0"/>
                  <w:marTop w:val="0"/>
                  <w:marBottom w:val="0"/>
                  <w:divBdr>
                    <w:top w:val="none" w:sz="0" w:space="0" w:color="auto"/>
                    <w:left w:val="none" w:sz="0" w:space="0" w:color="auto"/>
                    <w:bottom w:val="none" w:sz="0" w:space="0" w:color="auto"/>
                    <w:right w:val="none" w:sz="0" w:space="0" w:color="auto"/>
                  </w:divBdr>
                </w:div>
                <w:div w:id="390079720">
                  <w:marLeft w:val="0"/>
                  <w:marRight w:val="0"/>
                  <w:marTop w:val="0"/>
                  <w:marBottom w:val="0"/>
                  <w:divBdr>
                    <w:top w:val="none" w:sz="0" w:space="0" w:color="auto"/>
                    <w:left w:val="none" w:sz="0" w:space="0" w:color="auto"/>
                    <w:bottom w:val="none" w:sz="0" w:space="0" w:color="auto"/>
                    <w:right w:val="none" w:sz="0" w:space="0" w:color="auto"/>
                  </w:divBdr>
                </w:div>
                <w:div w:id="616570140">
                  <w:marLeft w:val="0"/>
                  <w:marRight w:val="0"/>
                  <w:marTop w:val="0"/>
                  <w:marBottom w:val="0"/>
                  <w:divBdr>
                    <w:top w:val="none" w:sz="0" w:space="0" w:color="auto"/>
                    <w:left w:val="none" w:sz="0" w:space="0" w:color="auto"/>
                    <w:bottom w:val="none" w:sz="0" w:space="0" w:color="auto"/>
                    <w:right w:val="none" w:sz="0" w:space="0" w:color="auto"/>
                  </w:divBdr>
                </w:div>
                <w:div w:id="740832826">
                  <w:marLeft w:val="0"/>
                  <w:marRight w:val="0"/>
                  <w:marTop w:val="0"/>
                  <w:marBottom w:val="0"/>
                  <w:divBdr>
                    <w:top w:val="none" w:sz="0" w:space="0" w:color="auto"/>
                    <w:left w:val="none" w:sz="0" w:space="0" w:color="auto"/>
                    <w:bottom w:val="none" w:sz="0" w:space="0" w:color="auto"/>
                    <w:right w:val="none" w:sz="0" w:space="0" w:color="auto"/>
                  </w:divBdr>
                </w:div>
                <w:div w:id="823817704">
                  <w:marLeft w:val="0"/>
                  <w:marRight w:val="0"/>
                  <w:marTop w:val="0"/>
                  <w:marBottom w:val="0"/>
                  <w:divBdr>
                    <w:top w:val="none" w:sz="0" w:space="0" w:color="auto"/>
                    <w:left w:val="none" w:sz="0" w:space="0" w:color="auto"/>
                    <w:bottom w:val="none" w:sz="0" w:space="0" w:color="auto"/>
                    <w:right w:val="none" w:sz="0" w:space="0" w:color="auto"/>
                  </w:divBdr>
                </w:div>
                <w:div w:id="824932400">
                  <w:marLeft w:val="0"/>
                  <w:marRight w:val="0"/>
                  <w:marTop w:val="0"/>
                  <w:marBottom w:val="0"/>
                  <w:divBdr>
                    <w:top w:val="none" w:sz="0" w:space="0" w:color="auto"/>
                    <w:left w:val="none" w:sz="0" w:space="0" w:color="auto"/>
                    <w:bottom w:val="none" w:sz="0" w:space="0" w:color="auto"/>
                    <w:right w:val="none" w:sz="0" w:space="0" w:color="auto"/>
                  </w:divBdr>
                </w:div>
                <w:div w:id="866067100">
                  <w:marLeft w:val="0"/>
                  <w:marRight w:val="0"/>
                  <w:marTop w:val="0"/>
                  <w:marBottom w:val="0"/>
                  <w:divBdr>
                    <w:top w:val="none" w:sz="0" w:space="0" w:color="auto"/>
                    <w:left w:val="none" w:sz="0" w:space="0" w:color="auto"/>
                    <w:bottom w:val="none" w:sz="0" w:space="0" w:color="auto"/>
                    <w:right w:val="none" w:sz="0" w:space="0" w:color="auto"/>
                  </w:divBdr>
                </w:div>
                <w:div w:id="948928260">
                  <w:marLeft w:val="0"/>
                  <w:marRight w:val="0"/>
                  <w:marTop w:val="0"/>
                  <w:marBottom w:val="0"/>
                  <w:divBdr>
                    <w:top w:val="none" w:sz="0" w:space="0" w:color="auto"/>
                    <w:left w:val="none" w:sz="0" w:space="0" w:color="auto"/>
                    <w:bottom w:val="none" w:sz="0" w:space="0" w:color="auto"/>
                    <w:right w:val="none" w:sz="0" w:space="0" w:color="auto"/>
                  </w:divBdr>
                </w:div>
                <w:div w:id="1184979509">
                  <w:marLeft w:val="0"/>
                  <w:marRight w:val="0"/>
                  <w:marTop w:val="0"/>
                  <w:marBottom w:val="0"/>
                  <w:divBdr>
                    <w:top w:val="none" w:sz="0" w:space="0" w:color="auto"/>
                    <w:left w:val="none" w:sz="0" w:space="0" w:color="auto"/>
                    <w:bottom w:val="none" w:sz="0" w:space="0" w:color="auto"/>
                    <w:right w:val="none" w:sz="0" w:space="0" w:color="auto"/>
                  </w:divBdr>
                </w:div>
                <w:div w:id="1482960190">
                  <w:marLeft w:val="0"/>
                  <w:marRight w:val="0"/>
                  <w:marTop w:val="0"/>
                  <w:marBottom w:val="0"/>
                  <w:divBdr>
                    <w:top w:val="none" w:sz="0" w:space="0" w:color="auto"/>
                    <w:left w:val="none" w:sz="0" w:space="0" w:color="auto"/>
                    <w:bottom w:val="none" w:sz="0" w:space="0" w:color="auto"/>
                    <w:right w:val="none" w:sz="0" w:space="0" w:color="auto"/>
                  </w:divBdr>
                </w:div>
                <w:div w:id="1553076609">
                  <w:marLeft w:val="0"/>
                  <w:marRight w:val="0"/>
                  <w:marTop w:val="0"/>
                  <w:marBottom w:val="0"/>
                  <w:divBdr>
                    <w:top w:val="none" w:sz="0" w:space="0" w:color="auto"/>
                    <w:left w:val="none" w:sz="0" w:space="0" w:color="auto"/>
                    <w:bottom w:val="none" w:sz="0" w:space="0" w:color="auto"/>
                    <w:right w:val="none" w:sz="0" w:space="0" w:color="auto"/>
                  </w:divBdr>
                </w:div>
                <w:div w:id="1689720875">
                  <w:marLeft w:val="0"/>
                  <w:marRight w:val="0"/>
                  <w:marTop w:val="0"/>
                  <w:marBottom w:val="0"/>
                  <w:divBdr>
                    <w:top w:val="none" w:sz="0" w:space="0" w:color="auto"/>
                    <w:left w:val="none" w:sz="0" w:space="0" w:color="auto"/>
                    <w:bottom w:val="none" w:sz="0" w:space="0" w:color="auto"/>
                    <w:right w:val="none" w:sz="0" w:space="0" w:color="auto"/>
                  </w:divBdr>
                </w:div>
                <w:div w:id="1756899172">
                  <w:marLeft w:val="0"/>
                  <w:marRight w:val="0"/>
                  <w:marTop w:val="0"/>
                  <w:marBottom w:val="0"/>
                  <w:divBdr>
                    <w:top w:val="none" w:sz="0" w:space="0" w:color="auto"/>
                    <w:left w:val="none" w:sz="0" w:space="0" w:color="auto"/>
                    <w:bottom w:val="none" w:sz="0" w:space="0" w:color="auto"/>
                    <w:right w:val="none" w:sz="0" w:space="0" w:color="auto"/>
                  </w:divBdr>
                </w:div>
                <w:div w:id="1775128426">
                  <w:marLeft w:val="0"/>
                  <w:marRight w:val="0"/>
                  <w:marTop w:val="0"/>
                  <w:marBottom w:val="0"/>
                  <w:divBdr>
                    <w:top w:val="none" w:sz="0" w:space="0" w:color="auto"/>
                    <w:left w:val="none" w:sz="0" w:space="0" w:color="auto"/>
                    <w:bottom w:val="none" w:sz="0" w:space="0" w:color="auto"/>
                    <w:right w:val="none" w:sz="0" w:space="0" w:color="auto"/>
                  </w:divBdr>
                </w:div>
              </w:divsChild>
            </w:div>
            <w:div w:id="1086606914">
              <w:marLeft w:val="0"/>
              <w:marRight w:val="0"/>
              <w:marTop w:val="0"/>
              <w:marBottom w:val="0"/>
              <w:divBdr>
                <w:top w:val="none" w:sz="0" w:space="0" w:color="auto"/>
                <w:left w:val="none" w:sz="0" w:space="0" w:color="auto"/>
                <w:bottom w:val="none" w:sz="0" w:space="0" w:color="auto"/>
                <w:right w:val="none" w:sz="0" w:space="0" w:color="auto"/>
              </w:divBdr>
            </w:div>
            <w:div w:id="1302344028">
              <w:marLeft w:val="0"/>
              <w:marRight w:val="0"/>
              <w:marTop w:val="0"/>
              <w:marBottom w:val="0"/>
              <w:divBdr>
                <w:top w:val="none" w:sz="0" w:space="0" w:color="auto"/>
                <w:left w:val="none" w:sz="0" w:space="0" w:color="auto"/>
                <w:bottom w:val="none" w:sz="0" w:space="0" w:color="auto"/>
                <w:right w:val="none" w:sz="0" w:space="0" w:color="auto"/>
              </w:divBdr>
            </w:div>
            <w:div w:id="1420447240">
              <w:marLeft w:val="0"/>
              <w:marRight w:val="0"/>
              <w:marTop w:val="0"/>
              <w:marBottom w:val="0"/>
              <w:divBdr>
                <w:top w:val="none" w:sz="0" w:space="0" w:color="auto"/>
                <w:left w:val="none" w:sz="0" w:space="0" w:color="auto"/>
                <w:bottom w:val="none" w:sz="0" w:space="0" w:color="auto"/>
                <w:right w:val="none" w:sz="0" w:space="0" w:color="auto"/>
              </w:divBdr>
            </w:div>
            <w:div w:id="1456217337">
              <w:marLeft w:val="0"/>
              <w:marRight w:val="0"/>
              <w:marTop w:val="0"/>
              <w:marBottom w:val="0"/>
              <w:divBdr>
                <w:top w:val="none" w:sz="0" w:space="0" w:color="auto"/>
                <w:left w:val="none" w:sz="0" w:space="0" w:color="auto"/>
                <w:bottom w:val="none" w:sz="0" w:space="0" w:color="auto"/>
                <w:right w:val="none" w:sz="0" w:space="0" w:color="auto"/>
              </w:divBdr>
            </w:div>
            <w:div w:id="1489204339">
              <w:marLeft w:val="0"/>
              <w:marRight w:val="0"/>
              <w:marTop w:val="0"/>
              <w:marBottom w:val="0"/>
              <w:divBdr>
                <w:top w:val="none" w:sz="0" w:space="0" w:color="auto"/>
                <w:left w:val="none" w:sz="0" w:space="0" w:color="auto"/>
                <w:bottom w:val="none" w:sz="0" w:space="0" w:color="auto"/>
                <w:right w:val="none" w:sz="0" w:space="0" w:color="auto"/>
              </w:divBdr>
            </w:div>
            <w:div w:id="1756710681">
              <w:marLeft w:val="0"/>
              <w:marRight w:val="0"/>
              <w:marTop w:val="0"/>
              <w:marBottom w:val="0"/>
              <w:divBdr>
                <w:top w:val="none" w:sz="0" w:space="0" w:color="auto"/>
                <w:left w:val="none" w:sz="0" w:space="0" w:color="auto"/>
                <w:bottom w:val="none" w:sz="0" w:space="0" w:color="auto"/>
                <w:right w:val="none" w:sz="0" w:space="0" w:color="auto"/>
              </w:divBdr>
            </w:div>
            <w:div w:id="2015648326">
              <w:marLeft w:val="0"/>
              <w:marRight w:val="0"/>
              <w:marTop w:val="0"/>
              <w:marBottom w:val="0"/>
              <w:divBdr>
                <w:top w:val="none" w:sz="0" w:space="0" w:color="auto"/>
                <w:left w:val="none" w:sz="0" w:space="0" w:color="auto"/>
                <w:bottom w:val="none" w:sz="0" w:space="0" w:color="auto"/>
                <w:right w:val="none" w:sz="0" w:space="0" w:color="auto"/>
              </w:divBdr>
            </w:div>
          </w:divsChild>
        </w:div>
        <w:div w:id="573515397">
          <w:marLeft w:val="0"/>
          <w:marRight w:val="0"/>
          <w:marTop w:val="300"/>
          <w:marBottom w:val="300"/>
          <w:divBdr>
            <w:top w:val="single" w:sz="6" w:space="11" w:color="DDDDDD"/>
            <w:left w:val="none" w:sz="0" w:space="0" w:color="auto"/>
            <w:bottom w:val="single" w:sz="6" w:space="11" w:color="DDDDDD"/>
            <w:right w:val="none" w:sz="0" w:space="0" w:color="auto"/>
          </w:divBdr>
          <w:divsChild>
            <w:div w:id="179705484">
              <w:marLeft w:val="0"/>
              <w:marRight w:val="0"/>
              <w:marTop w:val="0"/>
              <w:marBottom w:val="0"/>
              <w:divBdr>
                <w:top w:val="none" w:sz="0" w:space="0" w:color="auto"/>
                <w:left w:val="none" w:sz="0" w:space="0" w:color="auto"/>
                <w:bottom w:val="none" w:sz="0" w:space="0" w:color="auto"/>
                <w:right w:val="none" w:sz="0" w:space="0" w:color="auto"/>
              </w:divBdr>
              <w:divsChild>
                <w:div w:id="1508128572">
                  <w:marLeft w:val="0"/>
                  <w:marRight w:val="0"/>
                  <w:marTop w:val="90"/>
                  <w:marBottom w:val="90"/>
                  <w:divBdr>
                    <w:top w:val="none" w:sz="0" w:space="0" w:color="auto"/>
                    <w:left w:val="none" w:sz="0" w:space="0" w:color="auto"/>
                    <w:bottom w:val="none" w:sz="0" w:space="0" w:color="auto"/>
                    <w:right w:val="none" w:sz="0" w:space="0" w:color="auto"/>
                  </w:divBdr>
                </w:div>
              </w:divsChild>
            </w:div>
            <w:div w:id="799958898">
              <w:marLeft w:val="0"/>
              <w:marRight w:val="0"/>
              <w:marTop w:val="0"/>
              <w:marBottom w:val="0"/>
              <w:divBdr>
                <w:top w:val="none" w:sz="0" w:space="0" w:color="auto"/>
                <w:left w:val="none" w:sz="0" w:space="0" w:color="auto"/>
                <w:bottom w:val="none" w:sz="0" w:space="0" w:color="auto"/>
                <w:right w:val="none" w:sz="0" w:space="0" w:color="auto"/>
              </w:divBdr>
              <w:divsChild>
                <w:div w:id="1772044970">
                  <w:marLeft w:val="0"/>
                  <w:marRight w:val="0"/>
                  <w:marTop w:val="90"/>
                  <w:marBottom w:val="90"/>
                  <w:divBdr>
                    <w:top w:val="none" w:sz="0" w:space="0" w:color="auto"/>
                    <w:left w:val="none" w:sz="0" w:space="0" w:color="auto"/>
                    <w:bottom w:val="none" w:sz="0" w:space="0" w:color="auto"/>
                    <w:right w:val="none" w:sz="0" w:space="0" w:color="auto"/>
                  </w:divBdr>
                </w:div>
              </w:divsChild>
            </w:div>
            <w:div w:id="1728647523">
              <w:marLeft w:val="0"/>
              <w:marRight w:val="0"/>
              <w:marTop w:val="0"/>
              <w:marBottom w:val="0"/>
              <w:divBdr>
                <w:top w:val="none" w:sz="0" w:space="0" w:color="auto"/>
                <w:left w:val="none" w:sz="0" w:space="0" w:color="auto"/>
                <w:bottom w:val="none" w:sz="0" w:space="0" w:color="auto"/>
                <w:right w:val="none" w:sz="0" w:space="0" w:color="auto"/>
              </w:divBdr>
              <w:divsChild>
                <w:div w:id="1522353284">
                  <w:marLeft w:val="0"/>
                  <w:marRight w:val="0"/>
                  <w:marTop w:val="90"/>
                  <w:marBottom w:val="90"/>
                  <w:divBdr>
                    <w:top w:val="none" w:sz="0" w:space="0" w:color="auto"/>
                    <w:left w:val="none" w:sz="0" w:space="0" w:color="auto"/>
                    <w:bottom w:val="none" w:sz="0" w:space="0" w:color="auto"/>
                    <w:right w:val="none" w:sz="0" w:space="0" w:color="auto"/>
                  </w:divBdr>
                </w:div>
              </w:divsChild>
            </w:div>
            <w:div w:id="1803108902">
              <w:marLeft w:val="0"/>
              <w:marRight w:val="0"/>
              <w:marTop w:val="0"/>
              <w:marBottom w:val="0"/>
              <w:divBdr>
                <w:top w:val="none" w:sz="0" w:space="0" w:color="auto"/>
                <w:left w:val="none" w:sz="0" w:space="0" w:color="auto"/>
                <w:bottom w:val="none" w:sz="0" w:space="0" w:color="auto"/>
                <w:right w:val="none" w:sz="0" w:space="0" w:color="auto"/>
              </w:divBdr>
              <w:divsChild>
                <w:div w:id="562915018">
                  <w:marLeft w:val="0"/>
                  <w:marRight w:val="0"/>
                  <w:marTop w:val="90"/>
                  <w:marBottom w:val="90"/>
                  <w:divBdr>
                    <w:top w:val="none" w:sz="0" w:space="0" w:color="auto"/>
                    <w:left w:val="none" w:sz="0" w:space="0" w:color="auto"/>
                    <w:bottom w:val="none" w:sz="0" w:space="0" w:color="auto"/>
                    <w:right w:val="none" w:sz="0" w:space="0" w:color="auto"/>
                  </w:divBdr>
                </w:div>
              </w:divsChild>
            </w:div>
          </w:divsChild>
        </w:div>
        <w:div w:id="578250998">
          <w:marLeft w:val="0"/>
          <w:marRight w:val="0"/>
          <w:marTop w:val="0"/>
          <w:marBottom w:val="0"/>
          <w:divBdr>
            <w:top w:val="single" w:sz="6" w:space="4" w:color="CCCCCC"/>
            <w:left w:val="single" w:sz="6" w:space="8" w:color="CCCCCC"/>
            <w:bottom w:val="single" w:sz="6" w:space="4" w:color="CCCCCC"/>
            <w:right w:val="single" w:sz="6" w:space="8" w:color="CCCCCC"/>
          </w:divBdr>
        </w:div>
        <w:div w:id="587155562">
          <w:marLeft w:val="0"/>
          <w:marRight w:val="0"/>
          <w:marTop w:val="0"/>
          <w:marBottom w:val="0"/>
          <w:divBdr>
            <w:top w:val="none" w:sz="0" w:space="0" w:color="auto"/>
            <w:left w:val="none" w:sz="0" w:space="0" w:color="auto"/>
            <w:bottom w:val="none" w:sz="0" w:space="0" w:color="auto"/>
            <w:right w:val="none" w:sz="0" w:space="0" w:color="auto"/>
          </w:divBdr>
        </w:div>
        <w:div w:id="593977396">
          <w:marLeft w:val="0"/>
          <w:marRight w:val="0"/>
          <w:marTop w:val="0"/>
          <w:marBottom w:val="0"/>
          <w:divBdr>
            <w:top w:val="none" w:sz="0" w:space="0" w:color="auto"/>
            <w:left w:val="none" w:sz="0" w:space="0" w:color="auto"/>
            <w:bottom w:val="none" w:sz="0" w:space="0" w:color="auto"/>
            <w:right w:val="none" w:sz="0" w:space="0" w:color="auto"/>
          </w:divBdr>
          <w:divsChild>
            <w:div w:id="95487208">
              <w:marLeft w:val="0"/>
              <w:marRight w:val="0"/>
              <w:marTop w:val="0"/>
              <w:marBottom w:val="0"/>
              <w:divBdr>
                <w:top w:val="none" w:sz="0" w:space="0" w:color="auto"/>
                <w:left w:val="none" w:sz="0" w:space="0" w:color="auto"/>
                <w:bottom w:val="none" w:sz="0" w:space="0" w:color="auto"/>
                <w:right w:val="none" w:sz="0" w:space="0" w:color="auto"/>
              </w:divBdr>
            </w:div>
            <w:div w:id="141312673">
              <w:marLeft w:val="0"/>
              <w:marRight w:val="0"/>
              <w:marTop w:val="0"/>
              <w:marBottom w:val="0"/>
              <w:divBdr>
                <w:top w:val="none" w:sz="0" w:space="0" w:color="auto"/>
                <w:left w:val="none" w:sz="0" w:space="0" w:color="auto"/>
                <w:bottom w:val="none" w:sz="0" w:space="0" w:color="auto"/>
                <w:right w:val="none" w:sz="0" w:space="0" w:color="auto"/>
              </w:divBdr>
            </w:div>
            <w:div w:id="252200859">
              <w:marLeft w:val="0"/>
              <w:marRight w:val="0"/>
              <w:marTop w:val="0"/>
              <w:marBottom w:val="0"/>
              <w:divBdr>
                <w:top w:val="none" w:sz="0" w:space="0" w:color="auto"/>
                <w:left w:val="none" w:sz="0" w:space="0" w:color="auto"/>
                <w:bottom w:val="none" w:sz="0" w:space="0" w:color="auto"/>
                <w:right w:val="none" w:sz="0" w:space="0" w:color="auto"/>
              </w:divBdr>
            </w:div>
            <w:div w:id="376510888">
              <w:marLeft w:val="0"/>
              <w:marRight w:val="0"/>
              <w:marTop w:val="0"/>
              <w:marBottom w:val="0"/>
              <w:divBdr>
                <w:top w:val="none" w:sz="0" w:space="0" w:color="auto"/>
                <w:left w:val="none" w:sz="0" w:space="0" w:color="auto"/>
                <w:bottom w:val="none" w:sz="0" w:space="0" w:color="auto"/>
                <w:right w:val="none" w:sz="0" w:space="0" w:color="auto"/>
              </w:divBdr>
            </w:div>
            <w:div w:id="399065278">
              <w:marLeft w:val="0"/>
              <w:marRight w:val="0"/>
              <w:marTop w:val="0"/>
              <w:marBottom w:val="0"/>
              <w:divBdr>
                <w:top w:val="none" w:sz="0" w:space="0" w:color="auto"/>
                <w:left w:val="none" w:sz="0" w:space="0" w:color="auto"/>
                <w:bottom w:val="none" w:sz="0" w:space="0" w:color="auto"/>
                <w:right w:val="none" w:sz="0" w:space="0" w:color="auto"/>
              </w:divBdr>
            </w:div>
            <w:div w:id="414667330">
              <w:marLeft w:val="0"/>
              <w:marRight w:val="0"/>
              <w:marTop w:val="0"/>
              <w:marBottom w:val="0"/>
              <w:divBdr>
                <w:top w:val="none" w:sz="0" w:space="0" w:color="auto"/>
                <w:left w:val="none" w:sz="0" w:space="0" w:color="auto"/>
                <w:bottom w:val="none" w:sz="0" w:space="0" w:color="auto"/>
                <w:right w:val="none" w:sz="0" w:space="0" w:color="auto"/>
              </w:divBdr>
            </w:div>
            <w:div w:id="428813272">
              <w:marLeft w:val="0"/>
              <w:marRight w:val="0"/>
              <w:marTop w:val="0"/>
              <w:marBottom w:val="0"/>
              <w:divBdr>
                <w:top w:val="none" w:sz="0" w:space="0" w:color="auto"/>
                <w:left w:val="none" w:sz="0" w:space="0" w:color="auto"/>
                <w:bottom w:val="none" w:sz="0" w:space="0" w:color="auto"/>
                <w:right w:val="none" w:sz="0" w:space="0" w:color="auto"/>
              </w:divBdr>
            </w:div>
            <w:div w:id="502015828">
              <w:marLeft w:val="0"/>
              <w:marRight w:val="0"/>
              <w:marTop w:val="0"/>
              <w:marBottom w:val="0"/>
              <w:divBdr>
                <w:top w:val="none" w:sz="0" w:space="0" w:color="auto"/>
                <w:left w:val="none" w:sz="0" w:space="0" w:color="auto"/>
                <w:bottom w:val="none" w:sz="0" w:space="0" w:color="auto"/>
                <w:right w:val="none" w:sz="0" w:space="0" w:color="auto"/>
              </w:divBdr>
            </w:div>
            <w:div w:id="523717481">
              <w:marLeft w:val="0"/>
              <w:marRight w:val="0"/>
              <w:marTop w:val="0"/>
              <w:marBottom w:val="0"/>
              <w:divBdr>
                <w:top w:val="none" w:sz="0" w:space="0" w:color="auto"/>
                <w:left w:val="none" w:sz="0" w:space="0" w:color="auto"/>
                <w:bottom w:val="none" w:sz="0" w:space="0" w:color="auto"/>
                <w:right w:val="none" w:sz="0" w:space="0" w:color="auto"/>
              </w:divBdr>
            </w:div>
            <w:div w:id="543759081">
              <w:marLeft w:val="0"/>
              <w:marRight w:val="0"/>
              <w:marTop w:val="0"/>
              <w:marBottom w:val="0"/>
              <w:divBdr>
                <w:top w:val="none" w:sz="0" w:space="0" w:color="auto"/>
                <w:left w:val="none" w:sz="0" w:space="0" w:color="auto"/>
                <w:bottom w:val="none" w:sz="0" w:space="0" w:color="auto"/>
                <w:right w:val="none" w:sz="0" w:space="0" w:color="auto"/>
              </w:divBdr>
            </w:div>
            <w:div w:id="560098007">
              <w:marLeft w:val="0"/>
              <w:marRight w:val="0"/>
              <w:marTop w:val="0"/>
              <w:marBottom w:val="0"/>
              <w:divBdr>
                <w:top w:val="none" w:sz="0" w:space="0" w:color="auto"/>
                <w:left w:val="none" w:sz="0" w:space="0" w:color="auto"/>
                <w:bottom w:val="none" w:sz="0" w:space="0" w:color="auto"/>
                <w:right w:val="none" w:sz="0" w:space="0" w:color="auto"/>
              </w:divBdr>
            </w:div>
            <w:div w:id="586891586">
              <w:marLeft w:val="0"/>
              <w:marRight w:val="0"/>
              <w:marTop w:val="0"/>
              <w:marBottom w:val="0"/>
              <w:divBdr>
                <w:top w:val="none" w:sz="0" w:space="0" w:color="auto"/>
                <w:left w:val="none" w:sz="0" w:space="0" w:color="auto"/>
                <w:bottom w:val="none" w:sz="0" w:space="0" w:color="auto"/>
                <w:right w:val="none" w:sz="0" w:space="0" w:color="auto"/>
              </w:divBdr>
            </w:div>
            <w:div w:id="603003032">
              <w:marLeft w:val="0"/>
              <w:marRight w:val="0"/>
              <w:marTop w:val="0"/>
              <w:marBottom w:val="0"/>
              <w:divBdr>
                <w:top w:val="none" w:sz="0" w:space="0" w:color="auto"/>
                <w:left w:val="none" w:sz="0" w:space="0" w:color="auto"/>
                <w:bottom w:val="none" w:sz="0" w:space="0" w:color="auto"/>
                <w:right w:val="none" w:sz="0" w:space="0" w:color="auto"/>
              </w:divBdr>
            </w:div>
            <w:div w:id="609896856">
              <w:marLeft w:val="0"/>
              <w:marRight w:val="0"/>
              <w:marTop w:val="0"/>
              <w:marBottom w:val="0"/>
              <w:divBdr>
                <w:top w:val="none" w:sz="0" w:space="0" w:color="auto"/>
                <w:left w:val="none" w:sz="0" w:space="0" w:color="auto"/>
                <w:bottom w:val="none" w:sz="0" w:space="0" w:color="auto"/>
                <w:right w:val="none" w:sz="0" w:space="0" w:color="auto"/>
              </w:divBdr>
            </w:div>
            <w:div w:id="786432759">
              <w:marLeft w:val="0"/>
              <w:marRight w:val="0"/>
              <w:marTop w:val="0"/>
              <w:marBottom w:val="0"/>
              <w:divBdr>
                <w:top w:val="none" w:sz="0" w:space="0" w:color="auto"/>
                <w:left w:val="none" w:sz="0" w:space="0" w:color="auto"/>
                <w:bottom w:val="none" w:sz="0" w:space="0" w:color="auto"/>
                <w:right w:val="none" w:sz="0" w:space="0" w:color="auto"/>
              </w:divBdr>
            </w:div>
            <w:div w:id="1076633535">
              <w:marLeft w:val="0"/>
              <w:marRight w:val="0"/>
              <w:marTop w:val="0"/>
              <w:marBottom w:val="0"/>
              <w:divBdr>
                <w:top w:val="none" w:sz="0" w:space="0" w:color="auto"/>
                <w:left w:val="none" w:sz="0" w:space="0" w:color="auto"/>
                <w:bottom w:val="none" w:sz="0" w:space="0" w:color="auto"/>
                <w:right w:val="none" w:sz="0" w:space="0" w:color="auto"/>
              </w:divBdr>
            </w:div>
            <w:div w:id="1100763603">
              <w:marLeft w:val="0"/>
              <w:marRight w:val="0"/>
              <w:marTop w:val="0"/>
              <w:marBottom w:val="0"/>
              <w:divBdr>
                <w:top w:val="none" w:sz="0" w:space="0" w:color="auto"/>
                <w:left w:val="none" w:sz="0" w:space="0" w:color="auto"/>
                <w:bottom w:val="none" w:sz="0" w:space="0" w:color="auto"/>
                <w:right w:val="none" w:sz="0" w:space="0" w:color="auto"/>
              </w:divBdr>
              <w:divsChild>
                <w:div w:id="113645662">
                  <w:marLeft w:val="0"/>
                  <w:marRight w:val="0"/>
                  <w:marTop w:val="0"/>
                  <w:marBottom w:val="0"/>
                  <w:divBdr>
                    <w:top w:val="none" w:sz="0" w:space="0" w:color="auto"/>
                    <w:left w:val="none" w:sz="0" w:space="0" w:color="auto"/>
                    <w:bottom w:val="none" w:sz="0" w:space="0" w:color="auto"/>
                    <w:right w:val="none" w:sz="0" w:space="0" w:color="auto"/>
                  </w:divBdr>
                </w:div>
                <w:div w:id="174810612">
                  <w:marLeft w:val="0"/>
                  <w:marRight w:val="0"/>
                  <w:marTop w:val="0"/>
                  <w:marBottom w:val="0"/>
                  <w:divBdr>
                    <w:top w:val="none" w:sz="0" w:space="0" w:color="auto"/>
                    <w:left w:val="none" w:sz="0" w:space="0" w:color="auto"/>
                    <w:bottom w:val="none" w:sz="0" w:space="0" w:color="auto"/>
                    <w:right w:val="none" w:sz="0" w:space="0" w:color="auto"/>
                  </w:divBdr>
                </w:div>
                <w:div w:id="212468197">
                  <w:marLeft w:val="0"/>
                  <w:marRight w:val="0"/>
                  <w:marTop w:val="0"/>
                  <w:marBottom w:val="0"/>
                  <w:divBdr>
                    <w:top w:val="none" w:sz="0" w:space="0" w:color="auto"/>
                    <w:left w:val="none" w:sz="0" w:space="0" w:color="auto"/>
                    <w:bottom w:val="none" w:sz="0" w:space="0" w:color="auto"/>
                    <w:right w:val="none" w:sz="0" w:space="0" w:color="auto"/>
                  </w:divBdr>
                </w:div>
                <w:div w:id="377432953">
                  <w:marLeft w:val="0"/>
                  <w:marRight w:val="0"/>
                  <w:marTop w:val="0"/>
                  <w:marBottom w:val="0"/>
                  <w:divBdr>
                    <w:top w:val="none" w:sz="0" w:space="0" w:color="auto"/>
                    <w:left w:val="none" w:sz="0" w:space="0" w:color="auto"/>
                    <w:bottom w:val="none" w:sz="0" w:space="0" w:color="auto"/>
                    <w:right w:val="none" w:sz="0" w:space="0" w:color="auto"/>
                  </w:divBdr>
                </w:div>
                <w:div w:id="459037617">
                  <w:marLeft w:val="0"/>
                  <w:marRight w:val="0"/>
                  <w:marTop w:val="0"/>
                  <w:marBottom w:val="0"/>
                  <w:divBdr>
                    <w:top w:val="none" w:sz="0" w:space="0" w:color="auto"/>
                    <w:left w:val="none" w:sz="0" w:space="0" w:color="auto"/>
                    <w:bottom w:val="none" w:sz="0" w:space="0" w:color="auto"/>
                    <w:right w:val="none" w:sz="0" w:space="0" w:color="auto"/>
                  </w:divBdr>
                </w:div>
                <w:div w:id="488520987">
                  <w:marLeft w:val="0"/>
                  <w:marRight w:val="0"/>
                  <w:marTop w:val="0"/>
                  <w:marBottom w:val="0"/>
                  <w:divBdr>
                    <w:top w:val="none" w:sz="0" w:space="0" w:color="auto"/>
                    <w:left w:val="none" w:sz="0" w:space="0" w:color="auto"/>
                    <w:bottom w:val="none" w:sz="0" w:space="0" w:color="auto"/>
                    <w:right w:val="none" w:sz="0" w:space="0" w:color="auto"/>
                  </w:divBdr>
                </w:div>
                <w:div w:id="679040666">
                  <w:marLeft w:val="0"/>
                  <w:marRight w:val="0"/>
                  <w:marTop w:val="0"/>
                  <w:marBottom w:val="0"/>
                  <w:divBdr>
                    <w:top w:val="none" w:sz="0" w:space="0" w:color="auto"/>
                    <w:left w:val="none" w:sz="0" w:space="0" w:color="auto"/>
                    <w:bottom w:val="none" w:sz="0" w:space="0" w:color="auto"/>
                    <w:right w:val="none" w:sz="0" w:space="0" w:color="auto"/>
                  </w:divBdr>
                </w:div>
                <w:div w:id="793404930">
                  <w:marLeft w:val="0"/>
                  <w:marRight w:val="0"/>
                  <w:marTop w:val="0"/>
                  <w:marBottom w:val="0"/>
                  <w:divBdr>
                    <w:top w:val="none" w:sz="0" w:space="0" w:color="auto"/>
                    <w:left w:val="none" w:sz="0" w:space="0" w:color="auto"/>
                    <w:bottom w:val="none" w:sz="0" w:space="0" w:color="auto"/>
                    <w:right w:val="none" w:sz="0" w:space="0" w:color="auto"/>
                  </w:divBdr>
                </w:div>
                <w:div w:id="796335951">
                  <w:marLeft w:val="0"/>
                  <w:marRight w:val="0"/>
                  <w:marTop w:val="0"/>
                  <w:marBottom w:val="0"/>
                  <w:divBdr>
                    <w:top w:val="none" w:sz="0" w:space="0" w:color="auto"/>
                    <w:left w:val="none" w:sz="0" w:space="0" w:color="auto"/>
                    <w:bottom w:val="none" w:sz="0" w:space="0" w:color="auto"/>
                    <w:right w:val="none" w:sz="0" w:space="0" w:color="auto"/>
                  </w:divBdr>
                </w:div>
                <w:div w:id="874461052">
                  <w:marLeft w:val="0"/>
                  <w:marRight w:val="0"/>
                  <w:marTop w:val="0"/>
                  <w:marBottom w:val="0"/>
                  <w:divBdr>
                    <w:top w:val="none" w:sz="0" w:space="0" w:color="auto"/>
                    <w:left w:val="none" w:sz="0" w:space="0" w:color="auto"/>
                    <w:bottom w:val="none" w:sz="0" w:space="0" w:color="auto"/>
                    <w:right w:val="none" w:sz="0" w:space="0" w:color="auto"/>
                  </w:divBdr>
                </w:div>
                <w:div w:id="944463969">
                  <w:marLeft w:val="0"/>
                  <w:marRight w:val="0"/>
                  <w:marTop w:val="0"/>
                  <w:marBottom w:val="0"/>
                  <w:divBdr>
                    <w:top w:val="none" w:sz="0" w:space="0" w:color="auto"/>
                    <w:left w:val="none" w:sz="0" w:space="0" w:color="auto"/>
                    <w:bottom w:val="none" w:sz="0" w:space="0" w:color="auto"/>
                    <w:right w:val="none" w:sz="0" w:space="0" w:color="auto"/>
                  </w:divBdr>
                </w:div>
                <w:div w:id="1033068644">
                  <w:marLeft w:val="0"/>
                  <w:marRight w:val="0"/>
                  <w:marTop w:val="0"/>
                  <w:marBottom w:val="0"/>
                  <w:divBdr>
                    <w:top w:val="none" w:sz="0" w:space="0" w:color="auto"/>
                    <w:left w:val="none" w:sz="0" w:space="0" w:color="auto"/>
                    <w:bottom w:val="none" w:sz="0" w:space="0" w:color="auto"/>
                    <w:right w:val="none" w:sz="0" w:space="0" w:color="auto"/>
                  </w:divBdr>
                </w:div>
                <w:div w:id="1228682803">
                  <w:marLeft w:val="0"/>
                  <w:marRight w:val="0"/>
                  <w:marTop w:val="0"/>
                  <w:marBottom w:val="0"/>
                  <w:divBdr>
                    <w:top w:val="none" w:sz="0" w:space="0" w:color="auto"/>
                    <w:left w:val="none" w:sz="0" w:space="0" w:color="auto"/>
                    <w:bottom w:val="none" w:sz="0" w:space="0" w:color="auto"/>
                    <w:right w:val="none" w:sz="0" w:space="0" w:color="auto"/>
                  </w:divBdr>
                </w:div>
                <w:div w:id="1259369697">
                  <w:marLeft w:val="0"/>
                  <w:marRight w:val="0"/>
                  <w:marTop w:val="0"/>
                  <w:marBottom w:val="0"/>
                  <w:divBdr>
                    <w:top w:val="none" w:sz="0" w:space="0" w:color="auto"/>
                    <w:left w:val="none" w:sz="0" w:space="0" w:color="auto"/>
                    <w:bottom w:val="none" w:sz="0" w:space="0" w:color="auto"/>
                    <w:right w:val="none" w:sz="0" w:space="0" w:color="auto"/>
                  </w:divBdr>
                </w:div>
                <w:div w:id="1326393414">
                  <w:marLeft w:val="0"/>
                  <w:marRight w:val="0"/>
                  <w:marTop w:val="0"/>
                  <w:marBottom w:val="0"/>
                  <w:divBdr>
                    <w:top w:val="none" w:sz="0" w:space="0" w:color="auto"/>
                    <w:left w:val="none" w:sz="0" w:space="0" w:color="auto"/>
                    <w:bottom w:val="none" w:sz="0" w:space="0" w:color="auto"/>
                    <w:right w:val="none" w:sz="0" w:space="0" w:color="auto"/>
                  </w:divBdr>
                </w:div>
                <w:div w:id="1442725638">
                  <w:marLeft w:val="0"/>
                  <w:marRight w:val="0"/>
                  <w:marTop w:val="0"/>
                  <w:marBottom w:val="0"/>
                  <w:divBdr>
                    <w:top w:val="none" w:sz="0" w:space="0" w:color="auto"/>
                    <w:left w:val="none" w:sz="0" w:space="0" w:color="auto"/>
                    <w:bottom w:val="none" w:sz="0" w:space="0" w:color="auto"/>
                    <w:right w:val="none" w:sz="0" w:space="0" w:color="auto"/>
                  </w:divBdr>
                </w:div>
                <w:div w:id="1481994451">
                  <w:marLeft w:val="0"/>
                  <w:marRight w:val="0"/>
                  <w:marTop w:val="0"/>
                  <w:marBottom w:val="0"/>
                  <w:divBdr>
                    <w:top w:val="none" w:sz="0" w:space="0" w:color="auto"/>
                    <w:left w:val="none" w:sz="0" w:space="0" w:color="auto"/>
                    <w:bottom w:val="none" w:sz="0" w:space="0" w:color="auto"/>
                    <w:right w:val="none" w:sz="0" w:space="0" w:color="auto"/>
                  </w:divBdr>
                </w:div>
                <w:div w:id="1794445846">
                  <w:marLeft w:val="0"/>
                  <w:marRight w:val="0"/>
                  <w:marTop w:val="0"/>
                  <w:marBottom w:val="0"/>
                  <w:divBdr>
                    <w:top w:val="none" w:sz="0" w:space="0" w:color="auto"/>
                    <w:left w:val="none" w:sz="0" w:space="0" w:color="auto"/>
                    <w:bottom w:val="none" w:sz="0" w:space="0" w:color="auto"/>
                    <w:right w:val="none" w:sz="0" w:space="0" w:color="auto"/>
                  </w:divBdr>
                </w:div>
                <w:div w:id="1801071271">
                  <w:marLeft w:val="0"/>
                  <w:marRight w:val="0"/>
                  <w:marTop w:val="0"/>
                  <w:marBottom w:val="0"/>
                  <w:divBdr>
                    <w:top w:val="none" w:sz="0" w:space="0" w:color="auto"/>
                    <w:left w:val="none" w:sz="0" w:space="0" w:color="auto"/>
                    <w:bottom w:val="none" w:sz="0" w:space="0" w:color="auto"/>
                    <w:right w:val="none" w:sz="0" w:space="0" w:color="auto"/>
                  </w:divBdr>
                </w:div>
                <w:div w:id="1801994720">
                  <w:marLeft w:val="0"/>
                  <w:marRight w:val="0"/>
                  <w:marTop w:val="0"/>
                  <w:marBottom w:val="0"/>
                  <w:divBdr>
                    <w:top w:val="none" w:sz="0" w:space="0" w:color="auto"/>
                    <w:left w:val="none" w:sz="0" w:space="0" w:color="auto"/>
                    <w:bottom w:val="none" w:sz="0" w:space="0" w:color="auto"/>
                    <w:right w:val="none" w:sz="0" w:space="0" w:color="auto"/>
                  </w:divBdr>
                </w:div>
                <w:div w:id="1860315761">
                  <w:marLeft w:val="0"/>
                  <w:marRight w:val="0"/>
                  <w:marTop w:val="0"/>
                  <w:marBottom w:val="0"/>
                  <w:divBdr>
                    <w:top w:val="none" w:sz="0" w:space="0" w:color="auto"/>
                    <w:left w:val="none" w:sz="0" w:space="0" w:color="auto"/>
                    <w:bottom w:val="none" w:sz="0" w:space="0" w:color="auto"/>
                    <w:right w:val="none" w:sz="0" w:space="0" w:color="auto"/>
                  </w:divBdr>
                </w:div>
                <w:div w:id="1861579148">
                  <w:marLeft w:val="0"/>
                  <w:marRight w:val="0"/>
                  <w:marTop w:val="0"/>
                  <w:marBottom w:val="0"/>
                  <w:divBdr>
                    <w:top w:val="none" w:sz="0" w:space="0" w:color="auto"/>
                    <w:left w:val="none" w:sz="0" w:space="0" w:color="auto"/>
                    <w:bottom w:val="none" w:sz="0" w:space="0" w:color="auto"/>
                    <w:right w:val="none" w:sz="0" w:space="0" w:color="auto"/>
                  </w:divBdr>
                </w:div>
                <w:div w:id="1877739018">
                  <w:marLeft w:val="0"/>
                  <w:marRight w:val="0"/>
                  <w:marTop w:val="0"/>
                  <w:marBottom w:val="0"/>
                  <w:divBdr>
                    <w:top w:val="none" w:sz="0" w:space="0" w:color="auto"/>
                    <w:left w:val="none" w:sz="0" w:space="0" w:color="auto"/>
                    <w:bottom w:val="none" w:sz="0" w:space="0" w:color="auto"/>
                    <w:right w:val="none" w:sz="0" w:space="0" w:color="auto"/>
                  </w:divBdr>
                </w:div>
                <w:div w:id="1902590407">
                  <w:marLeft w:val="0"/>
                  <w:marRight w:val="0"/>
                  <w:marTop w:val="0"/>
                  <w:marBottom w:val="0"/>
                  <w:divBdr>
                    <w:top w:val="none" w:sz="0" w:space="0" w:color="auto"/>
                    <w:left w:val="none" w:sz="0" w:space="0" w:color="auto"/>
                    <w:bottom w:val="none" w:sz="0" w:space="0" w:color="auto"/>
                    <w:right w:val="none" w:sz="0" w:space="0" w:color="auto"/>
                  </w:divBdr>
                </w:div>
                <w:div w:id="1954745112">
                  <w:marLeft w:val="0"/>
                  <w:marRight w:val="0"/>
                  <w:marTop w:val="0"/>
                  <w:marBottom w:val="0"/>
                  <w:divBdr>
                    <w:top w:val="none" w:sz="0" w:space="0" w:color="auto"/>
                    <w:left w:val="none" w:sz="0" w:space="0" w:color="auto"/>
                    <w:bottom w:val="none" w:sz="0" w:space="0" w:color="auto"/>
                    <w:right w:val="none" w:sz="0" w:space="0" w:color="auto"/>
                  </w:divBdr>
                </w:div>
                <w:div w:id="1976369984">
                  <w:marLeft w:val="0"/>
                  <w:marRight w:val="0"/>
                  <w:marTop w:val="0"/>
                  <w:marBottom w:val="0"/>
                  <w:divBdr>
                    <w:top w:val="none" w:sz="0" w:space="0" w:color="auto"/>
                    <w:left w:val="none" w:sz="0" w:space="0" w:color="auto"/>
                    <w:bottom w:val="none" w:sz="0" w:space="0" w:color="auto"/>
                    <w:right w:val="none" w:sz="0" w:space="0" w:color="auto"/>
                  </w:divBdr>
                </w:div>
                <w:div w:id="2095666426">
                  <w:marLeft w:val="0"/>
                  <w:marRight w:val="0"/>
                  <w:marTop w:val="0"/>
                  <w:marBottom w:val="0"/>
                  <w:divBdr>
                    <w:top w:val="none" w:sz="0" w:space="0" w:color="auto"/>
                    <w:left w:val="none" w:sz="0" w:space="0" w:color="auto"/>
                    <w:bottom w:val="none" w:sz="0" w:space="0" w:color="auto"/>
                    <w:right w:val="none" w:sz="0" w:space="0" w:color="auto"/>
                  </w:divBdr>
                </w:div>
              </w:divsChild>
            </w:div>
            <w:div w:id="1146359132">
              <w:marLeft w:val="0"/>
              <w:marRight w:val="0"/>
              <w:marTop w:val="0"/>
              <w:marBottom w:val="0"/>
              <w:divBdr>
                <w:top w:val="none" w:sz="0" w:space="0" w:color="auto"/>
                <w:left w:val="none" w:sz="0" w:space="0" w:color="auto"/>
                <w:bottom w:val="none" w:sz="0" w:space="0" w:color="auto"/>
                <w:right w:val="none" w:sz="0" w:space="0" w:color="auto"/>
              </w:divBdr>
            </w:div>
            <w:div w:id="1151826404">
              <w:marLeft w:val="0"/>
              <w:marRight w:val="0"/>
              <w:marTop w:val="0"/>
              <w:marBottom w:val="0"/>
              <w:divBdr>
                <w:top w:val="none" w:sz="0" w:space="0" w:color="auto"/>
                <w:left w:val="none" w:sz="0" w:space="0" w:color="auto"/>
                <w:bottom w:val="none" w:sz="0" w:space="0" w:color="auto"/>
                <w:right w:val="none" w:sz="0" w:space="0" w:color="auto"/>
              </w:divBdr>
            </w:div>
            <w:div w:id="1260990561">
              <w:marLeft w:val="0"/>
              <w:marRight w:val="0"/>
              <w:marTop w:val="0"/>
              <w:marBottom w:val="0"/>
              <w:divBdr>
                <w:top w:val="none" w:sz="0" w:space="0" w:color="auto"/>
                <w:left w:val="none" w:sz="0" w:space="0" w:color="auto"/>
                <w:bottom w:val="none" w:sz="0" w:space="0" w:color="auto"/>
                <w:right w:val="none" w:sz="0" w:space="0" w:color="auto"/>
              </w:divBdr>
            </w:div>
            <w:div w:id="1374816888">
              <w:marLeft w:val="0"/>
              <w:marRight w:val="0"/>
              <w:marTop w:val="0"/>
              <w:marBottom w:val="0"/>
              <w:divBdr>
                <w:top w:val="none" w:sz="0" w:space="0" w:color="auto"/>
                <w:left w:val="none" w:sz="0" w:space="0" w:color="auto"/>
                <w:bottom w:val="none" w:sz="0" w:space="0" w:color="auto"/>
                <w:right w:val="none" w:sz="0" w:space="0" w:color="auto"/>
              </w:divBdr>
            </w:div>
            <w:div w:id="1389914991">
              <w:marLeft w:val="0"/>
              <w:marRight w:val="0"/>
              <w:marTop w:val="0"/>
              <w:marBottom w:val="0"/>
              <w:divBdr>
                <w:top w:val="none" w:sz="0" w:space="0" w:color="auto"/>
                <w:left w:val="none" w:sz="0" w:space="0" w:color="auto"/>
                <w:bottom w:val="none" w:sz="0" w:space="0" w:color="auto"/>
                <w:right w:val="none" w:sz="0" w:space="0" w:color="auto"/>
              </w:divBdr>
            </w:div>
            <w:div w:id="1422070502">
              <w:marLeft w:val="0"/>
              <w:marRight w:val="0"/>
              <w:marTop w:val="0"/>
              <w:marBottom w:val="0"/>
              <w:divBdr>
                <w:top w:val="none" w:sz="0" w:space="0" w:color="auto"/>
                <w:left w:val="none" w:sz="0" w:space="0" w:color="auto"/>
                <w:bottom w:val="none" w:sz="0" w:space="0" w:color="auto"/>
                <w:right w:val="none" w:sz="0" w:space="0" w:color="auto"/>
              </w:divBdr>
            </w:div>
            <w:div w:id="1719746257">
              <w:marLeft w:val="0"/>
              <w:marRight w:val="0"/>
              <w:marTop w:val="0"/>
              <w:marBottom w:val="0"/>
              <w:divBdr>
                <w:top w:val="none" w:sz="0" w:space="0" w:color="auto"/>
                <w:left w:val="none" w:sz="0" w:space="0" w:color="auto"/>
                <w:bottom w:val="none" w:sz="0" w:space="0" w:color="auto"/>
                <w:right w:val="none" w:sz="0" w:space="0" w:color="auto"/>
              </w:divBdr>
            </w:div>
            <w:div w:id="1865436312">
              <w:marLeft w:val="0"/>
              <w:marRight w:val="0"/>
              <w:marTop w:val="0"/>
              <w:marBottom w:val="0"/>
              <w:divBdr>
                <w:top w:val="none" w:sz="0" w:space="0" w:color="auto"/>
                <w:left w:val="none" w:sz="0" w:space="0" w:color="auto"/>
                <w:bottom w:val="none" w:sz="0" w:space="0" w:color="auto"/>
                <w:right w:val="none" w:sz="0" w:space="0" w:color="auto"/>
              </w:divBdr>
            </w:div>
            <w:div w:id="1906641242">
              <w:marLeft w:val="0"/>
              <w:marRight w:val="0"/>
              <w:marTop w:val="0"/>
              <w:marBottom w:val="0"/>
              <w:divBdr>
                <w:top w:val="none" w:sz="0" w:space="0" w:color="auto"/>
                <w:left w:val="none" w:sz="0" w:space="0" w:color="auto"/>
                <w:bottom w:val="none" w:sz="0" w:space="0" w:color="auto"/>
                <w:right w:val="none" w:sz="0" w:space="0" w:color="auto"/>
              </w:divBdr>
            </w:div>
            <w:div w:id="1909727499">
              <w:marLeft w:val="0"/>
              <w:marRight w:val="0"/>
              <w:marTop w:val="0"/>
              <w:marBottom w:val="0"/>
              <w:divBdr>
                <w:top w:val="none" w:sz="0" w:space="0" w:color="auto"/>
                <w:left w:val="none" w:sz="0" w:space="0" w:color="auto"/>
                <w:bottom w:val="none" w:sz="0" w:space="0" w:color="auto"/>
                <w:right w:val="none" w:sz="0" w:space="0" w:color="auto"/>
              </w:divBdr>
            </w:div>
            <w:div w:id="2026252391">
              <w:marLeft w:val="0"/>
              <w:marRight w:val="0"/>
              <w:marTop w:val="0"/>
              <w:marBottom w:val="0"/>
              <w:divBdr>
                <w:top w:val="none" w:sz="0" w:space="0" w:color="auto"/>
                <w:left w:val="none" w:sz="0" w:space="0" w:color="auto"/>
                <w:bottom w:val="none" w:sz="0" w:space="0" w:color="auto"/>
                <w:right w:val="none" w:sz="0" w:space="0" w:color="auto"/>
              </w:divBdr>
            </w:div>
          </w:divsChild>
        </w:div>
        <w:div w:id="615411485">
          <w:marLeft w:val="0"/>
          <w:marRight w:val="0"/>
          <w:marTop w:val="0"/>
          <w:marBottom w:val="0"/>
          <w:divBdr>
            <w:top w:val="none" w:sz="0" w:space="0" w:color="auto"/>
            <w:left w:val="none" w:sz="0" w:space="0" w:color="auto"/>
            <w:bottom w:val="none" w:sz="0" w:space="0" w:color="auto"/>
            <w:right w:val="none" w:sz="0" w:space="0" w:color="auto"/>
          </w:divBdr>
          <w:divsChild>
            <w:div w:id="87384068">
              <w:marLeft w:val="0"/>
              <w:marRight w:val="0"/>
              <w:marTop w:val="0"/>
              <w:marBottom w:val="0"/>
              <w:divBdr>
                <w:top w:val="none" w:sz="0" w:space="0" w:color="auto"/>
                <w:left w:val="none" w:sz="0" w:space="0" w:color="auto"/>
                <w:bottom w:val="none" w:sz="0" w:space="0" w:color="auto"/>
                <w:right w:val="none" w:sz="0" w:space="0" w:color="auto"/>
              </w:divBdr>
            </w:div>
            <w:div w:id="1571229353">
              <w:marLeft w:val="0"/>
              <w:marRight w:val="0"/>
              <w:marTop w:val="0"/>
              <w:marBottom w:val="0"/>
              <w:divBdr>
                <w:top w:val="none" w:sz="0" w:space="0" w:color="auto"/>
                <w:left w:val="none" w:sz="0" w:space="0" w:color="auto"/>
                <w:bottom w:val="none" w:sz="0" w:space="0" w:color="auto"/>
                <w:right w:val="none" w:sz="0" w:space="0" w:color="auto"/>
              </w:divBdr>
            </w:div>
          </w:divsChild>
        </w:div>
        <w:div w:id="628821860">
          <w:marLeft w:val="0"/>
          <w:marRight w:val="0"/>
          <w:marTop w:val="0"/>
          <w:marBottom w:val="0"/>
          <w:divBdr>
            <w:top w:val="none" w:sz="0" w:space="0" w:color="auto"/>
            <w:left w:val="none" w:sz="0" w:space="0" w:color="auto"/>
            <w:bottom w:val="none" w:sz="0" w:space="0" w:color="auto"/>
            <w:right w:val="none" w:sz="0" w:space="0" w:color="auto"/>
          </w:divBdr>
          <w:divsChild>
            <w:div w:id="703600906">
              <w:marLeft w:val="0"/>
              <w:marRight w:val="0"/>
              <w:marTop w:val="0"/>
              <w:marBottom w:val="0"/>
              <w:divBdr>
                <w:top w:val="none" w:sz="0" w:space="0" w:color="auto"/>
                <w:left w:val="none" w:sz="0" w:space="0" w:color="auto"/>
                <w:bottom w:val="none" w:sz="0" w:space="0" w:color="auto"/>
                <w:right w:val="none" w:sz="0" w:space="0" w:color="auto"/>
              </w:divBdr>
              <w:divsChild>
                <w:div w:id="400834015">
                  <w:marLeft w:val="0"/>
                  <w:marRight w:val="0"/>
                  <w:marTop w:val="0"/>
                  <w:marBottom w:val="0"/>
                  <w:divBdr>
                    <w:top w:val="none" w:sz="0" w:space="0" w:color="auto"/>
                    <w:left w:val="none" w:sz="0" w:space="0" w:color="auto"/>
                    <w:bottom w:val="none" w:sz="0" w:space="0" w:color="auto"/>
                    <w:right w:val="none" w:sz="0" w:space="0" w:color="auto"/>
                  </w:divBdr>
                </w:div>
              </w:divsChild>
            </w:div>
            <w:div w:id="988436453">
              <w:marLeft w:val="0"/>
              <w:marRight w:val="0"/>
              <w:marTop w:val="0"/>
              <w:marBottom w:val="0"/>
              <w:divBdr>
                <w:top w:val="none" w:sz="0" w:space="0" w:color="auto"/>
                <w:left w:val="none" w:sz="0" w:space="0" w:color="auto"/>
                <w:bottom w:val="none" w:sz="0" w:space="0" w:color="auto"/>
                <w:right w:val="none" w:sz="0" w:space="0" w:color="auto"/>
              </w:divBdr>
            </w:div>
          </w:divsChild>
        </w:div>
        <w:div w:id="644504430">
          <w:marLeft w:val="0"/>
          <w:marRight w:val="0"/>
          <w:marTop w:val="0"/>
          <w:marBottom w:val="0"/>
          <w:divBdr>
            <w:top w:val="none" w:sz="0" w:space="0" w:color="auto"/>
            <w:left w:val="none" w:sz="0" w:space="0" w:color="auto"/>
            <w:bottom w:val="none" w:sz="0" w:space="0" w:color="auto"/>
            <w:right w:val="none" w:sz="0" w:space="0" w:color="auto"/>
          </w:divBdr>
          <w:divsChild>
            <w:div w:id="232206339">
              <w:marLeft w:val="0"/>
              <w:marRight w:val="0"/>
              <w:marTop w:val="0"/>
              <w:marBottom w:val="0"/>
              <w:divBdr>
                <w:top w:val="none" w:sz="0" w:space="0" w:color="auto"/>
                <w:left w:val="none" w:sz="0" w:space="0" w:color="auto"/>
                <w:bottom w:val="none" w:sz="0" w:space="0" w:color="auto"/>
                <w:right w:val="none" w:sz="0" w:space="0" w:color="auto"/>
              </w:divBdr>
            </w:div>
            <w:div w:id="402604408">
              <w:marLeft w:val="0"/>
              <w:marRight w:val="0"/>
              <w:marTop w:val="0"/>
              <w:marBottom w:val="0"/>
              <w:divBdr>
                <w:top w:val="none" w:sz="0" w:space="0" w:color="auto"/>
                <w:left w:val="none" w:sz="0" w:space="0" w:color="auto"/>
                <w:bottom w:val="none" w:sz="0" w:space="0" w:color="auto"/>
                <w:right w:val="none" w:sz="0" w:space="0" w:color="auto"/>
              </w:divBdr>
            </w:div>
            <w:div w:id="803230354">
              <w:marLeft w:val="0"/>
              <w:marRight w:val="0"/>
              <w:marTop w:val="0"/>
              <w:marBottom w:val="0"/>
              <w:divBdr>
                <w:top w:val="none" w:sz="0" w:space="0" w:color="auto"/>
                <w:left w:val="none" w:sz="0" w:space="0" w:color="auto"/>
                <w:bottom w:val="none" w:sz="0" w:space="0" w:color="auto"/>
                <w:right w:val="none" w:sz="0" w:space="0" w:color="auto"/>
              </w:divBdr>
            </w:div>
            <w:div w:id="1308975811">
              <w:marLeft w:val="0"/>
              <w:marRight w:val="0"/>
              <w:marTop w:val="0"/>
              <w:marBottom w:val="0"/>
              <w:divBdr>
                <w:top w:val="none" w:sz="0" w:space="0" w:color="auto"/>
                <w:left w:val="none" w:sz="0" w:space="0" w:color="auto"/>
                <w:bottom w:val="none" w:sz="0" w:space="0" w:color="auto"/>
                <w:right w:val="none" w:sz="0" w:space="0" w:color="auto"/>
              </w:divBdr>
              <w:divsChild>
                <w:div w:id="199318589">
                  <w:marLeft w:val="0"/>
                  <w:marRight w:val="0"/>
                  <w:marTop w:val="0"/>
                  <w:marBottom w:val="0"/>
                  <w:divBdr>
                    <w:top w:val="none" w:sz="0" w:space="0" w:color="auto"/>
                    <w:left w:val="none" w:sz="0" w:space="0" w:color="auto"/>
                    <w:bottom w:val="none" w:sz="0" w:space="0" w:color="auto"/>
                    <w:right w:val="none" w:sz="0" w:space="0" w:color="auto"/>
                  </w:divBdr>
                </w:div>
                <w:div w:id="460195535">
                  <w:marLeft w:val="0"/>
                  <w:marRight w:val="0"/>
                  <w:marTop w:val="0"/>
                  <w:marBottom w:val="0"/>
                  <w:divBdr>
                    <w:top w:val="none" w:sz="0" w:space="0" w:color="auto"/>
                    <w:left w:val="none" w:sz="0" w:space="0" w:color="auto"/>
                    <w:bottom w:val="none" w:sz="0" w:space="0" w:color="auto"/>
                    <w:right w:val="none" w:sz="0" w:space="0" w:color="auto"/>
                  </w:divBdr>
                </w:div>
                <w:div w:id="934902816">
                  <w:marLeft w:val="0"/>
                  <w:marRight w:val="0"/>
                  <w:marTop w:val="0"/>
                  <w:marBottom w:val="0"/>
                  <w:divBdr>
                    <w:top w:val="none" w:sz="0" w:space="0" w:color="auto"/>
                    <w:left w:val="none" w:sz="0" w:space="0" w:color="auto"/>
                    <w:bottom w:val="none" w:sz="0" w:space="0" w:color="auto"/>
                    <w:right w:val="none" w:sz="0" w:space="0" w:color="auto"/>
                  </w:divBdr>
                </w:div>
                <w:div w:id="1074161665">
                  <w:marLeft w:val="0"/>
                  <w:marRight w:val="0"/>
                  <w:marTop w:val="0"/>
                  <w:marBottom w:val="0"/>
                  <w:divBdr>
                    <w:top w:val="none" w:sz="0" w:space="0" w:color="auto"/>
                    <w:left w:val="none" w:sz="0" w:space="0" w:color="auto"/>
                    <w:bottom w:val="none" w:sz="0" w:space="0" w:color="auto"/>
                    <w:right w:val="none" w:sz="0" w:space="0" w:color="auto"/>
                  </w:divBdr>
                </w:div>
                <w:div w:id="1152677285">
                  <w:marLeft w:val="0"/>
                  <w:marRight w:val="0"/>
                  <w:marTop w:val="0"/>
                  <w:marBottom w:val="0"/>
                  <w:divBdr>
                    <w:top w:val="none" w:sz="0" w:space="0" w:color="auto"/>
                    <w:left w:val="none" w:sz="0" w:space="0" w:color="auto"/>
                    <w:bottom w:val="none" w:sz="0" w:space="0" w:color="auto"/>
                    <w:right w:val="none" w:sz="0" w:space="0" w:color="auto"/>
                  </w:divBdr>
                </w:div>
                <w:div w:id="1512639766">
                  <w:marLeft w:val="0"/>
                  <w:marRight w:val="0"/>
                  <w:marTop w:val="0"/>
                  <w:marBottom w:val="0"/>
                  <w:divBdr>
                    <w:top w:val="none" w:sz="0" w:space="0" w:color="auto"/>
                    <w:left w:val="none" w:sz="0" w:space="0" w:color="auto"/>
                    <w:bottom w:val="none" w:sz="0" w:space="0" w:color="auto"/>
                    <w:right w:val="none" w:sz="0" w:space="0" w:color="auto"/>
                  </w:divBdr>
                </w:div>
                <w:div w:id="1945919480">
                  <w:marLeft w:val="0"/>
                  <w:marRight w:val="0"/>
                  <w:marTop w:val="0"/>
                  <w:marBottom w:val="0"/>
                  <w:divBdr>
                    <w:top w:val="none" w:sz="0" w:space="0" w:color="auto"/>
                    <w:left w:val="none" w:sz="0" w:space="0" w:color="auto"/>
                    <w:bottom w:val="none" w:sz="0" w:space="0" w:color="auto"/>
                    <w:right w:val="none" w:sz="0" w:space="0" w:color="auto"/>
                  </w:divBdr>
                </w:div>
              </w:divsChild>
            </w:div>
            <w:div w:id="1505781186">
              <w:marLeft w:val="0"/>
              <w:marRight w:val="0"/>
              <w:marTop w:val="0"/>
              <w:marBottom w:val="0"/>
              <w:divBdr>
                <w:top w:val="none" w:sz="0" w:space="0" w:color="auto"/>
                <w:left w:val="none" w:sz="0" w:space="0" w:color="auto"/>
                <w:bottom w:val="none" w:sz="0" w:space="0" w:color="auto"/>
                <w:right w:val="none" w:sz="0" w:space="0" w:color="auto"/>
              </w:divBdr>
            </w:div>
            <w:div w:id="1760101970">
              <w:marLeft w:val="0"/>
              <w:marRight w:val="0"/>
              <w:marTop w:val="0"/>
              <w:marBottom w:val="0"/>
              <w:divBdr>
                <w:top w:val="none" w:sz="0" w:space="0" w:color="auto"/>
                <w:left w:val="none" w:sz="0" w:space="0" w:color="auto"/>
                <w:bottom w:val="none" w:sz="0" w:space="0" w:color="auto"/>
                <w:right w:val="none" w:sz="0" w:space="0" w:color="auto"/>
              </w:divBdr>
            </w:div>
            <w:div w:id="1809740892">
              <w:marLeft w:val="0"/>
              <w:marRight w:val="0"/>
              <w:marTop w:val="0"/>
              <w:marBottom w:val="0"/>
              <w:divBdr>
                <w:top w:val="none" w:sz="0" w:space="0" w:color="auto"/>
                <w:left w:val="none" w:sz="0" w:space="0" w:color="auto"/>
                <w:bottom w:val="none" w:sz="0" w:space="0" w:color="auto"/>
                <w:right w:val="none" w:sz="0" w:space="0" w:color="auto"/>
              </w:divBdr>
            </w:div>
            <w:div w:id="1865752739">
              <w:marLeft w:val="0"/>
              <w:marRight w:val="0"/>
              <w:marTop w:val="0"/>
              <w:marBottom w:val="0"/>
              <w:divBdr>
                <w:top w:val="none" w:sz="0" w:space="0" w:color="auto"/>
                <w:left w:val="none" w:sz="0" w:space="0" w:color="auto"/>
                <w:bottom w:val="none" w:sz="0" w:space="0" w:color="auto"/>
                <w:right w:val="none" w:sz="0" w:space="0" w:color="auto"/>
              </w:divBdr>
            </w:div>
          </w:divsChild>
        </w:div>
        <w:div w:id="653485301">
          <w:marLeft w:val="0"/>
          <w:marRight w:val="0"/>
          <w:marTop w:val="0"/>
          <w:marBottom w:val="0"/>
          <w:divBdr>
            <w:top w:val="none" w:sz="0" w:space="0" w:color="auto"/>
            <w:left w:val="none" w:sz="0" w:space="0" w:color="auto"/>
            <w:bottom w:val="none" w:sz="0" w:space="0" w:color="auto"/>
            <w:right w:val="none" w:sz="0" w:space="0" w:color="auto"/>
          </w:divBdr>
          <w:divsChild>
            <w:div w:id="391347406">
              <w:marLeft w:val="0"/>
              <w:marRight w:val="0"/>
              <w:marTop w:val="0"/>
              <w:marBottom w:val="0"/>
              <w:divBdr>
                <w:top w:val="none" w:sz="0" w:space="0" w:color="auto"/>
                <w:left w:val="none" w:sz="0" w:space="0" w:color="auto"/>
                <w:bottom w:val="none" w:sz="0" w:space="0" w:color="auto"/>
                <w:right w:val="none" w:sz="0" w:space="0" w:color="auto"/>
              </w:divBdr>
            </w:div>
            <w:div w:id="751587196">
              <w:marLeft w:val="0"/>
              <w:marRight w:val="0"/>
              <w:marTop w:val="0"/>
              <w:marBottom w:val="0"/>
              <w:divBdr>
                <w:top w:val="none" w:sz="0" w:space="0" w:color="auto"/>
                <w:left w:val="none" w:sz="0" w:space="0" w:color="auto"/>
                <w:bottom w:val="none" w:sz="0" w:space="0" w:color="auto"/>
                <w:right w:val="none" w:sz="0" w:space="0" w:color="auto"/>
              </w:divBdr>
            </w:div>
            <w:div w:id="968828012">
              <w:marLeft w:val="0"/>
              <w:marRight w:val="0"/>
              <w:marTop w:val="0"/>
              <w:marBottom w:val="0"/>
              <w:divBdr>
                <w:top w:val="none" w:sz="0" w:space="0" w:color="auto"/>
                <w:left w:val="none" w:sz="0" w:space="0" w:color="auto"/>
                <w:bottom w:val="none" w:sz="0" w:space="0" w:color="auto"/>
                <w:right w:val="none" w:sz="0" w:space="0" w:color="auto"/>
              </w:divBdr>
              <w:divsChild>
                <w:div w:id="423259382">
                  <w:marLeft w:val="0"/>
                  <w:marRight w:val="0"/>
                  <w:marTop w:val="0"/>
                  <w:marBottom w:val="0"/>
                  <w:divBdr>
                    <w:top w:val="none" w:sz="0" w:space="0" w:color="auto"/>
                    <w:left w:val="none" w:sz="0" w:space="0" w:color="auto"/>
                    <w:bottom w:val="none" w:sz="0" w:space="0" w:color="auto"/>
                    <w:right w:val="none" w:sz="0" w:space="0" w:color="auto"/>
                  </w:divBdr>
                </w:div>
                <w:div w:id="501092603">
                  <w:marLeft w:val="0"/>
                  <w:marRight w:val="0"/>
                  <w:marTop w:val="0"/>
                  <w:marBottom w:val="0"/>
                  <w:divBdr>
                    <w:top w:val="none" w:sz="0" w:space="0" w:color="auto"/>
                    <w:left w:val="none" w:sz="0" w:space="0" w:color="auto"/>
                    <w:bottom w:val="none" w:sz="0" w:space="0" w:color="auto"/>
                    <w:right w:val="none" w:sz="0" w:space="0" w:color="auto"/>
                  </w:divBdr>
                </w:div>
                <w:div w:id="871839420">
                  <w:marLeft w:val="0"/>
                  <w:marRight w:val="0"/>
                  <w:marTop w:val="0"/>
                  <w:marBottom w:val="0"/>
                  <w:divBdr>
                    <w:top w:val="none" w:sz="0" w:space="0" w:color="auto"/>
                    <w:left w:val="none" w:sz="0" w:space="0" w:color="auto"/>
                    <w:bottom w:val="none" w:sz="0" w:space="0" w:color="auto"/>
                    <w:right w:val="none" w:sz="0" w:space="0" w:color="auto"/>
                  </w:divBdr>
                </w:div>
                <w:div w:id="872421932">
                  <w:marLeft w:val="0"/>
                  <w:marRight w:val="0"/>
                  <w:marTop w:val="0"/>
                  <w:marBottom w:val="0"/>
                  <w:divBdr>
                    <w:top w:val="none" w:sz="0" w:space="0" w:color="auto"/>
                    <w:left w:val="none" w:sz="0" w:space="0" w:color="auto"/>
                    <w:bottom w:val="none" w:sz="0" w:space="0" w:color="auto"/>
                    <w:right w:val="none" w:sz="0" w:space="0" w:color="auto"/>
                  </w:divBdr>
                </w:div>
                <w:div w:id="1658683299">
                  <w:marLeft w:val="0"/>
                  <w:marRight w:val="0"/>
                  <w:marTop w:val="0"/>
                  <w:marBottom w:val="0"/>
                  <w:divBdr>
                    <w:top w:val="none" w:sz="0" w:space="0" w:color="auto"/>
                    <w:left w:val="none" w:sz="0" w:space="0" w:color="auto"/>
                    <w:bottom w:val="none" w:sz="0" w:space="0" w:color="auto"/>
                    <w:right w:val="none" w:sz="0" w:space="0" w:color="auto"/>
                  </w:divBdr>
                </w:div>
                <w:div w:id="1748649853">
                  <w:marLeft w:val="0"/>
                  <w:marRight w:val="0"/>
                  <w:marTop w:val="0"/>
                  <w:marBottom w:val="0"/>
                  <w:divBdr>
                    <w:top w:val="none" w:sz="0" w:space="0" w:color="auto"/>
                    <w:left w:val="none" w:sz="0" w:space="0" w:color="auto"/>
                    <w:bottom w:val="none" w:sz="0" w:space="0" w:color="auto"/>
                    <w:right w:val="none" w:sz="0" w:space="0" w:color="auto"/>
                  </w:divBdr>
                </w:div>
              </w:divsChild>
            </w:div>
            <w:div w:id="1307051907">
              <w:marLeft w:val="0"/>
              <w:marRight w:val="0"/>
              <w:marTop w:val="0"/>
              <w:marBottom w:val="0"/>
              <w:divBdr>
                <w:top w:val="none" w:sz="0" w:space="0" w:color="auto"/>
                <w:left w:val="none" w:sz="0" w:space="0" w:color="auto"/>
                <w:bottom w:val="none" w:sz="0" w:space="0" w:color="auto"/>
                <w:right w:val="none" w:sz="0" w:space="0" w:color="auto"/>
              </w:divBdr>
            </w:div>
            <w:div w:id="1446190833">
              <w:marLeft w:val="0"/>
              <w:marRight w:val="0"/>
              <w:marTop w:val="0"/>
              <w:marBottom w:val="0"/>
              <w:divBdr>
                <w:top w:val="none" w:sz="0" w:space="0" w:color="auto"/>
                <w:left w:val="none" w:sz="0" w:space="0" w:color="auto"/>
                <w:bottom w:val="none" w:sz="0" w:space="0" w:color="auto"/>
                <w:right w:val="none" w:sz="0" w:space="0" w:color="auto"/>
              </w:divBdr>
            </w:div>
            <w:div w:id="1450012238">
              <w:marLeft w:val="0"/>
              <w:marRight w:val="0"/>
              <w:marTop w:val="0"/>
              <w:marBottom w:val="0"/>
              <w:divBdr>
                <w:top w:val="none" w:sz="0" w:space="0" w:color="auto"/>
                <w:left w:val="none" w:sz="0" w:space="0" w:color="auto"/>
                <w:bottom w:val="none" w:sz="0" w:space="0" w:color="auto"/>
                <w:right w:val="none" w:sz="0" w:space="0" w:color="auto"/>
              </w:divBdr>
            </w:div>
            <w:div w:id="1857773036">
              <w:marLeft w:val="0"/>
              <w:marRight w:val="0"/>
              <w:marTop w:val="0"/>
              <w:marBottom w:val="0"/>
              <w:divBdr>
                <w:top w:val="none" w:sz="0" w:space="0" w:color="auto"/>
                <w:left w:val="none" w:sz="0" w:space="0" w:color="auto"/>
                <w:bottom w:val="none" w:sz="0" w:space="0" w:color="auto"/>
                <w:right w:val="none" w:sz="0" w:space="0" w:color="auto"/>
              </w:divBdr>
            </w:div>
          </w:divsChild>
        </w:div>
        <w:div w:id="688216638">
          <w:marLeft w:val="0"/>
          <w:marRight w:val="0"/>
          <w:marTop w:val="0"/>
          <w:marBottom w:val="0"/>
          <w:divBdr>
            <w:top w:val="single" w:sz="6" w:space="4" w:color="CCCCCC"/>
            <w:left w:val="single" w:sz="6" w:space="8" w:color="CCCCCC"/>
            <w:bottom w:val="single" w:sz="6" w:space="4" w:color="CCCCCC"/>
            <w:right w:val="single" w:sz="6" w:space="8" w:color="CCCCCC"/>
          </w:divBdr>
        </w:div>
        <w:div w:id="688527007">
          <w:marLeft w:val="0"/>
          <w:marRight w:val="0"/>
          <w:marTop w:val="0"/>
          <w:marBottom w:val="0"/>
          <w:divBdr>
            <w:top w:val="none" w:sz="0" w:space="0" w:color="auto"/>
            <w:left w:val="none" w:sz="0" w:space="0" w:color="auto"/>
            <w:bottom w:val="none" w:sz="0" w:space="0" w:color="auto"/>
            <w:right w:val="none" w:sz="0" w:space="0" w:color="auto"/>
          </w:divBdr>
          <w:divsChild>
            <w:div w:id="149060342">
              <w:marLeft w:val="0"/>
              <w:marRight w:val="0"/>
              <w:marTop w:val="0"/>
              <w:marBottom w:val="0"/>
              <w:divBdr>
                <w:top w:val="none" w:sz="0" w:space="0" w:color="auto"/>
                <w:left w:val="none" w:sz="0" w:space="0" w:color="auto"/>
                <w:bottom w:val="none" w:sz="0" w:space="0" w:color="auto"/>
                <w:right w:val="none" w:sz="0" w:space="0" w:color="auto"/>
              </w:divBdr>
            </w:div>
            <w:div w:id="261959232">
              <w:marLeft w:val="0"/>
              <w:marRight w:val="0"/>
              <w:marTop w:val="0"/>
              <w:marBottom w:val="0"/>
              <w:divBdr>
                <w:top w:val="none" w:sz="0" w:space="0" w:color="auto"/>
                <w:left w:val="none" w:sz="0" w:space="0" w:color="auto"/>
                <w:bottom w:val="none" w:sz="0" w:space="0" w:color="auto"/>
                <w:right w:val="none" w:sz="0" w:space="0" w:color="auto"/>
              </w:divBdr>
            </w:div>
            <w:div w:id="319385678">
              <w:marLeft w:val="0"/>
              <w:marRight w:val="0"/>
              <w:marTop w:val="0"/>
              <w:marBottom w:val="0"/>
              <w:divBdr>
                <w:top w:val="none" w:sz="0" w:space="0" w:color="auto"/>
                <w:left w:val="none" w:sz="0" w:space="0" w:color="auto"/>
                <w:bottom w:val="none" w:sz="0" w:space="0" w:color="auto"/>
                <w:right w:val="none" w:sz="0" w:space="0" w:color="auto"/>
              </w:divBdr>
            </w:div>
            <w:div w:id="509221370">
              <w:marLeft w:val="0"/>
              <w:marRight w:val="0"/>
              <w:marTop w:val="0"/>
              <w:marBottom w:val="0"/>
              <w:divBdr>
                <w:top w:val="none" w:sz="0" w:space="0" w:color="auto"/>
                <w:left w:val="none" w:sz="0" w:space="0" w:color="auto"/>
                <w:bottom w:val="none" w:sz="0" w:space="0" w:color="auto"/>
                <w:right w:val="none" w:sz="0" w:space="0" w:color="auto"/>
              </w:divBdr>
              <w:divsChild>
                <w:div w:id="348601647">
                  <w:marLeft w:val="0"/>
                  <w:marRight w:val="0"/>
                  <w:marTop w:val="0"/>
                  <w:marBottom w:val="0"/>
                  <w:divBdr>
                    <w:top w:val="none" w:sz="0" w:space="0" w:color="auto"/>
                    <w:left w:val="none" w:sz="0" w:space="0" w:color="auto"/>
                    <w:bottom w:val="none" w:sz="0" w:space="0" w:color="auto"/>
                    <w:right w:val="none" w:sz="0" w:space="0" w:color="auto"/>
                  </w:divBdr>
                </w:div>
                <w:div w:id="459226634">
                  <w:marLeft w:val="0"/>
                  <w:marRight w:val="0"/>
                  <w:marTop w:val="0"/>
                  <w:marBottom w:val="0"/>
                  <w:divBdr>
                    <w:top w:val="none" w:sz="0" w:space="0" w:color="auto"/>
                    <w:left w:val="none" w:sz="0" w:space="0" w:color="auto"/>
                    <w:bottom w:val="none" w:sz="0" w:space="0" w:color="auto"/>
                    <w:right w:val="none" w:sz="0" w:space="0" w:color="auto"/>
                  </w:divBdr>
                </w:div>
                <w:div w:id="926185170">
                  <w:marLeft w:val="0"/>
                  <w:marRight w:val="0"/>
                  <w:marTop w:val="0"/>
                  <w:marBottom w:val="0"/>
                  <w:divBdr>
                    <w:top w:val="none" w:sz="0" w:space="0" w:color="auto"/>
                    <w:left w:val="none" w:sz="0" w:space="0" w:color="auto"/>
                    <w:bottom w:val="none" w:sz="0" w:space="0" w:color="auto"/>
                    <w:right w:val="none" w:sz="0" w:space="0" w:color="auto"/>
                  </w:divBdr>
                </w:div>
                <w:div w:id="931471259">
                  <w:marLeft w:val="0"/>
                  <w:marRight w:val="0"/>
                  <w:marTop w:val="0"/>
                  <w:marBottom w:val="0"/>
                  <w:divBdr>
                    <w:top w:val="none" w:sz="0" w:space="0" w:color="auto"/>
                    <w:left w:val="none" w:sz="0" w:space="0" w:color="auto"/>
                    <w:bottom w:val="none" w:sz="0" w:space="0" w:color="auto"/>
                    <w:right w:val="none" w:sz="0" w:space="0" w:color="auto"/>
                  </w:divBdr>
                </w:div>
                <w:div w:id="1070692512">
                  <w:marLeft w:val="0"/>
                  <w:marRight w:val="0"/>
                  <w:marTop w:val="0"/>
                  <w:marBottom w:val="0"/>
                  <w:divBdr>
                    <w:top w:val="none" w:sz="0" w:space="0" w:color="auto"/>
                    <w:left w:val="none" w:sz="0" w:space="0" w:color="auto"/>
                    <w:bottom w:val="none" w:sz="0" w:space="0" w:color="auto"/>
                    <w:right w:val="none" w:sz="0" w:space="0" w:color="auto"/>
                  </w:divBdr>
                </w:div>
                <w:div w:id="1295023538">
                  <w:marLeft w:val="0"/>
                  <w:marRight w:val="0"/>
                  <w:marTop w:val="0"/>
                  <w:marBottom w:val="0"/>
                  <w:divBdr>
                    <w:top w:val="none" w:sz="0" w:space="0" w:color="auto"/>
                    <w:left w:val="none" w:sz="0" w:space="0" w:color="auto"/>
                    <w:bottom w:val="none" w:sz="0" w:space="0" w:color="auto"/>
                    <w:right w:val="none" w:sz="0" w:space="0" w:color="auto"/>
                  </w:divBdr>
                </w:div>
              </w:divsChild>
            </w:div>
            <w:div w:id="841286284">
              <w:marLeft w:val="0"/>
              <w:marRight w:val="0"/>
              <w:marTop w:val="0"/>
              <w:marBottom w:val="0"/>
              <w:divBdr>
                <w:top w:val="none" w:sz="0" w:space="0" w:color="auto"/>
                <w:left w:val="none" w:sz="0" w:space="0" w:color="auto"/>
                <w:bottom w:val="none" w:sz="0" w:space="0" w:color="auto"/>
                <w:right w:val="none" w:sz="0" w:space="0" w:color="auto"/>
              </w:divBdr>
            </w:div>
            <w:div w:id="1392071994">
              <w:marLeft w:val="0"/>
              <w:marRight w:val="0"/>
              <w:marTop w:val="0"/>
              <w:marBottom w:val="0"/>
              <w:divBdr>
                <w:top w:val="none" w:sz="0" w:space="0" w:color="auto"/>
                <w:left w:val="none" w:sz="0" w:space="0" w:color="auto"/>
                <w:bottom w:val="none" w:sz="0" w:space="0" w:color="auto"/>
                <w:right w:val="none" w:sz="0" w:space="0" w:color="auto"/>
              </w:divBdr>
            </w:div>
            <w:div w:id="1686714085">
              <w:marLeft w:val="0"/>
              <w:marRight w:val="0"/>
              <w:marTop w:val="0"/>
              <w:marBottom w:val="0"/>
              <w:divBdr>
                <w:top w:val="none" w:sz="0" w:space="0" w:color="auto"/>
                <w:left w:val="none" w:sz="0" w:space="0" w:color="auto"/>
                <w:bottom w:val="none" w:sz="0" w:space="0" w:color="auto"/>
                <w:right w:val="none" w:sz="0" w:space="0" w:color="auto"/>
              </w:divBdr>
            </w:div>
          </w:divsChild>
        </w:div>
        <w:div w:id="692999236">
          <w:marLeft w:val="0"/>
          <w:marRight w:val="0"/>
          <w:marTop w:val="0"/>
          <w:marBottom w:val="0"/>
          <w:divBdr>
            <w:top w:val="none" w:sz="0" w:space="0" w:color="auto"/>
            <w:left w:val="none" w:sz="0" w:space="0" w:color="auto"/>
            <w:bottom w:val="none" w:sz="0" w:space="0" w:color="auto"/>
            <w:right w:val="none" w:sz="0" w:space="0" w:color="auto"/>
          </w:divBdr>
          <w:divsChild>
            <w:div w:id="469327628">
              <w:marLeft w:val="0"/>
              <w:marRight w:val="0"/>
              <w:marTop w:val="0"/>
              <w:marBottom w:val="0"/>
              <w:divBdr>
                <w:top w:val="none" w:sz="0" w:space="0" w:color="auto"/>
                <w:left w:val="none" w:sz="0" w:space="0" w:color="auto"/>
                <w:bottom w:val="none" w:sz="0" w:space="0" w:color="auto"/>
                <w:right w:val="none" w:sz="0" w:space="0" w:color="auto"/>
              </w:divBdr>
            </w:div>
            <w:div w:id="579288481">
              <w:marLeft w:val="0"/>
              <w:marRight w:val="0"/>
              <w:marTop w:val="0"/>
              <w:marBottom w:val="0"/>
              <w:divBdr>
                <w:top w:val="none" w:sz="0" w:space="0" w:color="auto"/>
                <w:left w:val="none" w:sz="0" w:space="0" w:color="auto"/>
                <w:bottom w:val="none" w:sz="0" w:space="0" w:color="auto"/>
                <w:right w:val="none" w:sz="0" w:space="0" w:color="auto"/>
              </w:divBdr>
            </w:div>
            <w:div w:id="722485987">
              <w:marLeft w:val="0"/>
              <w:marRight w:val="0"/>
              <w:marTop w:val="0"/>
              <w:marBottom w:val="0"/>
              <w:divBdr>
                <w:top w:val="none" w:sz="0" w:space="0" w:color="auto"/>
                <w:left w:val="none" w:sz="0" w:space="0" w:color="auto"/>
                <w:bottom w:val="none" w:sz="0" w:space="0" w:color="auto"/>
                <w:right w:val="none" w:sz="0" w:space="0" w:color="auto"/>
              </w:divBdr>
              <w:divsChild>
                <w:div w:id="316419846">
                  <w:marLeft w:val="0"/>
                  <w:marRight w:val="0"/>
                  <w:marTop w:val="0"/>
                  <w:marBottom w:val="0"/>
                  <w:divBdr>
                    <w:top w:val="none" w:sz="0" w:space="0" w:color="auto"/>
                    <w:left w:val="none" w:sz="0" w:space="0" w:color="auto"/>
                    <w:bottom w:val="none" w:sz="0" w:space="0" w:color="auto"/>
                    <w:right w:val="none" w:sz="0" w:space="0" w:color="auto"/>
                  </w:divBdr>
                </w:div>
                <w:div w:id="471875256">
                  <w:marLeft w:val="0"/>
                  <w:marRight w:val="0"/>
                  <w:marTop w:val="0"/>
                  <w:marBottom w:val="0"/>
                  <w:divBdr>
                    <w:top w:val="none" w:sz="0" w:space="0" w:color="auto"/>
                    <w:left w:val="none" w:sz="0" w:space="0" w:color="auto"/>
                    <w:bottom w:val="none" w:sz="0" w:space="0" w:color="auto"/>
                    <w:right w:val="none" w:sz="0" w:space="0" w:color="auto"/>
                  </w:divBdr>
                </w:div>
                <w:div w:id="1416829189">
                  <w:marLeft w:val="0"/>
                  <w:marRight w:val="0"/>
                  <w:marTop w:val="0"/>
                  <w:marBottom w:val="0"/>
                  <w:divBdr>
                    <w:top w:val="none" w:sz="0" w:space="0" w:color="auto"/>
                    <w:left w:val="none" w:sz="0" w:space="0" w:color="auto"/>
                    <w:bottom w:val="none" w:sz="0" w:space="0" w:color="auto"/>
                    <w:right w:val="none" w:sz="0" w:space="0" w:color="auto"/>
                  </w:divBdr>
                </w:div>
                <w:div w:id="1631781371">
                  <w:marLeft w:val="0"/>
                  <w:marRight w:val="0"/>
                  <w:marTop w:val="0"/>
                  <w:marBottom w:val="0"/>
                  <w:divBdr>
                    <w:top w:val="none" w:sz="0" w:space="0" w:color="auto"/>
                    <w:left w:val="none" w:sz="0" w:space="0" w:color="auto"/>
                    <w:bottom w:val="none" w:sz="0" w:space="0" w:color="auto"/>
                    <w:right w:val="none" w:sz="0" w:space="0" w:color="auto"/>
                  </w:divBdr>
                </w:div>
                <w:div w:id="1940601645">
                  <w:marLeft w:val="0"/>
                  <w:marRight w:val="0"/>
                  <w:marTop w:val="0"/>
                  <w:marBottom w:val="0"/>
                  <w:divBdr>
                    <w:top w:val="none" w:sz="0" w:space="0" w:color="auto"/>
                    <w:left w:val="none" w:sz="0" w:space="0" w:color="auto"/>
                    <w:bottom w:val="none" w:sz="0" w:space="0" w:color="auto"/>
                    <w:right w:val="none" w:sz="0" w:space="0" w:color="auto"/>
                  </w:divBdr>
                </w:div>
              </w:divsChild>
            </w:div>
            <w:div w:id="1257906759">
              <w:marLeft w:val="0"/>
              <w:marRight w:val="0"/>
              <w:marTop w:val="0"/>
              <w:marBottom w:val="0"/>
              <w:divBdr>
                <w:top w:val="none" w:sz="0" w:space="0" w:color="auto"/>
                <w:left w:val="none" w:sz="0" w:space="0" w:color="auto"/>
                <w:bottom w:val="none" w:sz="0" w:space="0" w:color="auto"/>
                <w:right w:val="none" w:sz="0" w:space="0" w:color="auto"/>
              </w:divBdr>
            </w:div>
            <w:div w:id="1613704169">
              <w:marLeft w:val="0"/>
              <w:marRight w:val="0"/>
              <w:marTop w:val="0"/>
              <w:marBottom w:val="0"/>
              <w:divBdr>
                <w:top w:val="none" w:sz="0" w:space="0" w:color="auto"/>
                <w:left w:val="none" w:sz="0" w:space="0" w:color="auto"/>
                <w:bottom w:val="none" w:sz="0" w:space="0" w:color="auto"/>
                <w:right w:val="none" w:sz="0" w:space="0" w:color="auto"/>
              </w:divBdr>
            </w:div>
            <w:div w:id="1928886192">
              <w:marLeft w:val="0"/>
              <w:marRight w:val="0"/>
              <w:marTop w:val="0"/>
              <w:marBottom w:val="0"/>
              <w:divBdr>
                <w:top w:val="none" w:sz="0" w:space="0" w:color="auto"/>
                <w:left w:val="none" w:sz="0" w:space="0" w:color="auto"/>
                <w:bottom w:val="none" w:sz="0" w:space="0" w:color="auto"/>
                <w:right w:val="none" w:sz="0" w:space="0" w:color="auto"/>
              </w:divBdr>
            </w:div>
          </w:divsChild>
        </w:div>
        <w:div w:id="706877196">
          <w:marLeft w:val="0"/>
          <w:marRight w:val="0"/>
          <w:marTop w:val="0"/>
          <w:marBottom w:val="0"/>
          <w:divBdr>
            <w:top w:val="none" w:sz="0" w:space="0" w:color="auto"/>
            <w:left w:val="none" w:sz="0" w:space="0" w:color="auto"/>
            <w:bottom w:val="none" w:sz="0" w:space="0" w:color="auto"/>
            <w:right w:val="none" w:sz="0" w:space="0" w:color="auto"/>
          </w:divBdr>
          <w:divsChild>
            <w:div w:id="146897278">
              <w:marLeft w:val="0"/>
              <w:marRight w:val="0"/>
              <w:marTop w:val="0"/>
              <w:marBottom w:val="0"/>
              <w:divBdr>
                <w:top w:val="none" w:sz="0" w:space="0" w:color="auto"/>
                <w:left w:val="none" w:sz="0" w:space="0" w:color="auto"/>
                <w:bottom w:val="none" w:sz="0" w:space="0" w:color="auto"/>
                <w:right w:val="none" w:sz="0" w:space="0" w:color="auto"/>
              </w:divBdr>
            </w:div>
            <w:div w:id="223949720">
              <w:marLeft w:val="0"/>
              <w:marRight w:val="0"/>
              <w:marTop w:val="0"/>
              <w:marBottom w:val="0"/>
              <w:divBdr>
                <w:top w:val="none" w:sz="0" w:space="0" w:color="auto"/>
                <w:left w:val="none" w:sz="0" w:space="0" w:color="auto"/>
                <w:bottom w:val="none" w:sz="0" w:space="0" w:color="auto"/>
                <w:right w:val="none" w:sz="0" w:space="0" w:color="auto"/>
              </w:divBdr>
            </w:div>
            <w:div w:id="270666689">
              <w:marLeft w:val="0"/>
              <w:marRight w:val="0"/>
              <w:marTop w:val="0"/>
              <w:marBottom w:val="0"/>
              <w:divBdr>
                <w:top w:val="none" w:sz="0" w:space="0" w:color="auto"/>
                <w:left w:val="none" w:sz="0" w:space="0" w:color="auto"/>
                <w:bottom w:val="none" w:sz="0" w:space="0" w:color="auto"/>
                <w:right w:val="none" w:sz="0" w:space="0" w:color="auto"/>
              </w:divBdr>
            </w:div>
            <w:div w:id="422192513">
              <w:marLeft w:val="0"/>
              <w:marRight w:val="0"/>
              <w:marTop w:val="0"/>
              <w:marBottom w:val="0"/>
              <w:divBdr>
                <w:top w:val="none" w:sz="0" w:space="0" w:color="auto"/>
                <w:left w:val="none" w:sz="0" w:space="0" w:color="auto"/>
                <w:bottom w:val="none" w:sz="0" w:space="0" w:color="auto"/>
                <w:right w:val="none" w:sz="0" w:space="0" w:color="auto"/>
              </w:divBdr>
            </w:div>
            <w:div w:id="582030162">
              <w:marLeft w:val="0"/>
              <w:marRight w:val="0"/>
              <w:marTop w:val="0"/>
              <w:marBottom w:val="0"/>
              <w:divBdr>
                <w:top w:val="none" w:sz="0" w:space="0" w:color="auto"/>
                <w:left w:val="none" w:sz="0" w:space="0" w:color="auto"/>
                <w:bottom w:val="none" w:sz="0" w:space="0" w:color="auto"/>
                <w:right w:val="none" w:sz="0" w:space="0" w:color="auto"/>
              </w:divBdr>
            </w:div>
            <w:div w:id="952786517">
              <w:marLeft w:val="0"/>
              <w:marRight w:val="0"/>
              <w:marTop w:val="0"/>
              <w:marBottom w:val="0"/>
              <w:divBdr>
                <w:top w:val="none" w:sz="0" w:space="0" w:color="auto"/>
                <w:left w:val="none" w:sz="0" w:space="0" w:color="auto"/>
                <w:bottom w:val="none" w:sz="0" w:space="0" w:color="auto"/>
                <w:right w:val="none" w:sz="0" w:space="0" w:color="auto"/>
              </w:divBdr>
            </w:div>
            <w:div w:id="954412309">
              <w:marLeft w:val="0"/>
              <w:marRight w:val="0"/>
              <w:marTop w:val="0"/>
              <w:marBottom w:val="0"/>
              <w:divBdr>
                <w:top w:val="none" w:sz="0" w:space="0" w:color="auto"/>
                <w:left w:val="none" w:sz="0" w:space="0" w:color="auto"/>
                <w:bottom w:val="none" w:sz="0" w:space="0" w:color="auto"/>
                <w:right w:val="none" w:sz="0" w:space="0" w:color="auto"/>
              </w:divBdr>
              <w:divsChild>
                <w:div w:id="1245713">
                  <w:marLeft w:val="0"/>
                  <w:marRight w:val="0"/>
                  <w:marTop w:val="0"/>
                  <w:marBottom w:val="0"/>
                  <w:divBdr>
                    <w:top w:val="none" w:sz="0" w:space="0" w:color="auto"/>
                    <w:left w:val="none" w:sz="0" w:space="0" w:color="auto"/>
                    <w:bottom w:val="none" w:sz="0" w:space="0" w:color="auto"/>
                    <w:right w:val="none" w:sz="0" w:space="0" w:color="auto"/>
                  </w:divBdr>
                </w:div>
                <w:div w:id="116607303">
                  <w:marLeft w:val="0"/>
                  <w:marRight w:val="0"/>
                  <w:marTop w:val="0"/>
                  <w:marBottom w:val="0"/>
                  <w:divBdr>
                    <w:top w:val="none" w:sz="0" w:space="0" w:color="auto"/>
                    <w:left w:val="none" w:sz="0" w:space="0" w:color="auto"/>
                    <w:bottom w:val="none" w:sz="0" w:space="0" w:color="auto"/>
                    <w:right w:val="none" w:sz="0" w:space="0" w:color="auto"/>
                  </w:divBdr>
                </w:div>
                <w:div w:id="431239515">
                  <w:marLeft w:val="0"/>
                  <w:marRight w:val="0"/>
                  <w:marTop w:val="0"/>
                  <w:marBottom w:val="0"/>
                  <w:divBdr>
                    <w:top w:val="none" w:sz="0" w:space="0" w:color="auto"/>
                    <w:left w:val="none" w:sz="0" w:space="0" w:color="auto"/>
                    <w:bottom w:val="none" w:sz="0" w:space="0" w:color="auto"/>
                    <w:right w:val="none" w:sz="0" w:space="0" w:color="auto"/>
                  </w:divBdr>
                </w:div>
                <w:div w:id="766774983">
                  <w:marLeft w:val="0"/>
                  <w:marRight w:val="0"/>
                  <w:marTop w:val="0"/>
                  <w:marBottom w:val="0"/>
                  <w:divBdr>
                    <w:top w:val="none" w:sz="0" w:space="0" w:color="auto"/>
                    <w:left w:val="none" w:sz="0" w:space="0" w:color="auto"/>
                    <w:bottom w:val="none" w:sz="0" w:space="0" w:color="auto"/>
                    <w:right w:val="none" w:sz="0" w:space="0" w:color="auto"/>
                  </w:divBdr>
                </w:div>
                <w:div w:id="1093625336">
                  <w:marLeft w:val="0"/>
                  <w:marRight w:val="0"/>
                  <w:marTop w:val="0"/>
                  <w:marBottom w:val="0"/>
                  <w:divBdr>
                    <w:top w:val="none" w:sz="0" w:space="0" w:color="auto"/>
                    <w:left w:val="none" w:sz="0" w:space="0" w:color="auto"/>
                    <w:bottom w:val="none" w:sz="0" w:space="0" w:color="auto"/>
                    <w:right w:val="none" w:sz="0" w:space="0" w:color="auto"/>
                  </w:divBdr>
                </w:div>
                <w:div w:id="1095323094">
                  <w:marLeft w:val="0"/>
                  <w:marRight w:val="0"/>
                  <w:marTop w:val="0"/>
                  <w:marBottom w:val="0"/>
                  <w:divBdr>
                    <w:top w:val="none" w:sz="0" w:space="0" w:color="auto"/>
                    <w:left w:val="none" w:sz="0" w:space="0" w:color="auto"/>
                    <w:bottom w:val="none" w:sz="0" w:space="0" w:color="auto"/>
                    <w:right w:val="none" w:sz="0" w:space="0" w:color="auto"/>
                  </w:divBdr>
                </w:div>
                <w:div w:id="1471828740">
                  <w:marLeft w:val="0"/>
                  <w:marRight w:val="0"/>
                  <w:marTop w:val="0"/>
                  <w:marBottom w:val="0"/>
                  <w:divBdr>
                    <w:top w:val="none" w:sz="0" w:space="0" w:color="auto"/>
                    <w:left w:val="none" w:sz="0" w:space="0" w:color="auto"/>
                    <w:bottom w:val="none" w:sz="0" w:space="0" w:color="auto"/>
                    <w:right w:val="none" w:sz="0" w:space="0" w:color="auto"/>
                  </w:divBdr>
                </w:div>
                <w:div w:id="1714618757">
                  <w:marLeft w:val="0"/>
                  <w:marRight w:val="0"/>
                  <w:marTop w:val="0"/>
                  <w:marBottom w:val="0"/>
                  <w:divBdr>
                    <w:top w:val="none" w:sz="0" w:space="0" w:color="auto"/>
                    <w:left w:val="none" w:sz="0" w:space="0" w:color="auto"/>
                    <w:bottom w:val="none" w:sz="0" w:space="0" w:color="auto"/>
                    <w:right w:val="none" w:sz="0" w:space="0" w:color="auto"/>
                  </w:divBdr>
                </w:div>
                <w:div w:id="1798644342">
                  <w:marLeft w:val="0"/>
                  <w:marRight w:val="0"/>
                  <w:marTop w:val="0"/>
                  <w:marBottom w:val="0"/>
                  <w:divBdr>
                    <w:top w:val="none" w:sz="0" w:space="0" w:color="auto"/>
                    <w:left w:val="none" w:sz="0" w:space="0" w:color="auto"/>
                    <w:bottom w:val="none" w:sz="0" w:space="0" w:color="auto"/>
                    <w:right w:val="none" w:sz="0" w:space="0" w:color="auto"/>
                  </w:divBdr>
                </w:div>
                <w:div w:id="1964263570">
                  <w:marLeft w:val="0"/>
                  <w:marRight w:val="0"/>
                  <w:marTop w:val="0"/>
                  <w:marBottom w:val="0"/>
                  <w:divBdr>
                    <w:top w:val="none" w:sz="0" w:space="0" w:color="auto"/>
                    <w:left w:val="none" w:sz="0" w:space="0" w:color="auto"/>
                    <w:bottom w:val="none" w:sz="0" w:space="0" w:color="auto"/>
                    <w:right w:val="none" w:sz="0" w:space="0" w:color="auto"/>
                  </w:divBdr>
                </w:div>
                <w:div w:id="2039308938">
                  <w:marLeft w:val="0"/>
                  <w:marRight w:val="0"/>
                  <w:marTop w:val="0"/>
                  <w:marBottom w:val="0"/>
                  <w:divBdr>
                    <w:top w:val="none" w:sz="0" w:space="0" w:color="auto"/>
                    <w:left w:val="none" w:sz="0" w:space="0" w:color="auto"/>
                    <w:bottom w:val="none" w:sz="0" w:space="0" w:color="auto"/>
                    <w:right w:val="none" w:sz="0" w:space="0" w:color="auto"/>
                  </w:divBdr>
                </w:div>
              </w:divsChild>
            </w:div>
            <w:div w:id="1141458127">
              <w:marLeft w:val="0"/>
              <w:marRight w:val="0"/>
              <w:marTop w:val="0"/>
              <w:marBottom w:val="0"/>
              <w:divBdr>
                <w:top w:val="none" w:sz="0" w:space="0" w:color="auto"/>
                <w:left w:val="none" w:sz="0" w:space="0" w:color="auto"/>
                <w:bottom w:val="none" w:sz="0" w:space="0" w:color="auto"/>
                <w:right w:val="none" w:sz="0" w:space="0" w:color="auto"/>
              </w:divBdr>
            </w:div>
            <w:div w:id="1180966488">
              <w:marLeft w:val="0"/>
              <w:marRight w:val="0"/>
              <w:marTop w:val="0"/>
              <w:marBottom w:val="0"/>
              <w:divBdr>
                <w:top w:val="none" w:sz="0" w:space="0" w:color="auto"/>
                <w:left w:val="none" w:sz="0" w:space="0" w:color="auto"/>
                <w:bottom w:val="none" w:sz="0" w:space="0" w:color="auto"/>
                <w:right w:val="none" w:sz="0" w:space="0" w:color="auto"/>
              </w:divBdr>
            </w:div>
            <w:div w:id="1505366058">
              <w:marLeft w:val="0"/>
              <w:marRight w:val="0"/>
              <w:marTop w:val="0"/>
              <w:marBottom w:val="0"/>
              <w:divBdr>
                <w:top w:val="none" w:sz="0" w:space="0" w:color="auto"/>
                <w:left w:val="none" w:sz="0" w:space="0" w:color="auto"/>
                <w:bottom w:val="none" w:sz="0" w:space="0" w:color="auto"/>
                <w:right w:val="none" w:sz="0" w:space="0" w:color="auto"/>
              </w:divBdr>
            </w:div>
            <w:div w:id="1782215728">
              <w:marLeft w:val="0"/>
              <w:marRight w:val="0"/>
              <w:marTop w:val="0"/>
              <w:marBottom w:val="0"/>
              <w:divBdr>
                <w:top w:val="none" w:sz="0" w:space="0" w:color="auto"/>
                <w:left w:val="none" w:sz="0" w:space="0" w:color="auto"/>
                <w:bottom w:val="none" w:sz="0" w:space="0" w:color="auto"/>
                <w:right w:val="none" w:sz="0" w:space="0" w:color="auto"/>
              </w:divBdr>
            </w:div>
            <w:div w:id="1841852686">
              <w:marLeft w:val="0"/>
              <w:marRight w:val="0"/>
              <w:marTop w:val="0"/>
              <w:marBottom w:val="0"/>
              <w:divBdr>
                <w:top w:val="none" w:sz="0" w:space="0" w:color="auto"/>
                <w:left w:val="none" w:sz="0" w:space="0" w:color="auto"/>
                <w:bottom w:val="none" w:sz="0" w:space="0" w:color="auto"/>
                <w:right w:val="none" w:sz="0" w:space="0" w:color="auto"/>
              </w:divBdr>
            </w:div>
          </w:divsChild>
        </w:div>
        <w:div w:id="719284111">
          <w:marLeft w:val="0"/>
          <w:marRight w:val="0"/>
          <w:marTop w:val="0"/>
          <w:marBottom w:val="0"/>
          <w:divBdr>
            <w:top w:val="none" w:sz="0" w:space="0" w:color="auto"/>
            <w:left w:val="none" w:sz="0" w:space="0" w:color="auto"/>
            <w:bottom w:val="none" w:sz="0" w:space="0" w:color="auto"/>
            <w:right w:val="none" w:sz="0" w:space="0" w:color="auto"/>
          </w:divBdr>
          <w:divsChild>
            <w:div w:id="81607982">
              <w:marLeft w:val="0"/>
              <w:marRight w:val="0"/>
              <w:marTop w:val="0"/>
              <w:marBottom w:val="0"/>
              <w:divBdr>
                <w:top w:val="none" w:sz="0" w:space="0" w:color="auto"/>
                <w:left w:val="none" w:sz="0" w:space="0" w:color="auto"/>
                <w:bottom w:val="none" w:sz="0" w:space="0" w:color="auto"/>
                <w:right w:val="none" w:sz="0" w:space="0" w:color="auto"/>
              </w:divBdr>
            </w:div>
            <w:div w:id="384531578">
              <w:marLeft w:val="0"/>
              <w:marRight w:val="0"/>
              <w:marTop w:val="0"/>
              <w:marBottom w:val="0"/>
              <w:divBdr>
                <w:top w:val="none" w:sz="0" w:space="0" w:color="auto"/>
                <w:left w:val="none" w:sz="0" w:space="0" w:color="auto"/>
                <w:bottom w:val="none" w:sz="0" w:space="0" w:color="auto"/>
                <w:right w:val="none" w:sz="0" w:space="0" w:color="auto"/>
              </w:divBdr>
            </w:div>
            <w:div w:id="387995137">
              <w:marLeft w:val="0"/>
              <w:marRight w:val="0"/>
              <w:marTop w:val="0"/>
              <w:marBottom w:val="0"/>
              <w:divBdr>
                <w:top w:val="none" w:sz="0" w:space="0" w:color="auto"/>
                <w:left w:val="none" w:sz="0" w:space="0" w:color="auto"/>
                <w:bottom w:val="none" w:sz="0" w:space="0" w:color="auto"/>
                <w:right w:val="none" w:sz="0" w:space="0" w:color="auto"/>
              </w:divBdr>
            </w:div>
            <w:div w:id="616376807">
              <w:marLeft w:val="0"/>
              <w:marRight w:val="0"/>
              <w:marTop w:val="0"/>
              <w:marBottom w:val="0"/>
              <w:divBdr>
                <w:top w:val="none" w:sz="0" w:space="0" w:color="auto"/>
                <w:left w:val="none" w:sz="0" w:space="0" w:color="auto"/>
                <w:bottom w:val="none" w:sz="0" w:space="0" w:color="auto"/>
                <w:right w:val="none" w:sz="0" w:space="0" w:color="auto"/>
              </w:divBdr>
            </w:div>
            <w:div w:id="660698542">
              <w:marLeft w:val="0"/>
              <w:marRight w:val="0"/>
              <w:marTop w:val="0"/>
              <w:marBottom w:val="0"/>
              <w:divBdr>
                <w:top w:val="none" w:sz="0" w:space="0" w:color="auto"/>
                <w:left w:val="none" w:sz="0" w:space="0" w:color="auto"/>
                <w:bottom w:val="none" w:sz="0" w:space="0" w:color="auto"/>
                <w:right w:val="none" w:sz="0" w:space="0" w:color="auto"/>
              </w:divBdr>
              <w:divsChild>
                <w:div w:id="201674027">
                  <w:marLeft w:val="0"/>
                  <w:marRight w:val="0"/>
                  <w:marTop w:val="0"/>
                  <w:marBottom w:val="0"/>
                  <w:divBdr>
                    <w:top w:val="none" w:sz="0" w:space="0" w:color="auto"/>
                    <w:left w:val="none" w:sz="0" w:space="0" w:color="auto"/>
                    <w:bottom w:val="none" w:sz="0" w:space="0" w:color="auto"/>
                    <w:right w:val="none" w:sz="0" w:space="0" w:color="auto"/>
                  </w:divBdr>
                </w:div>
                <w:div w:id="315451074">
                  <w:marLeft w:val="0"/>
                  <w:marRight w:val="0"/>
                  <w:marTop w:val="0"/>
                  <w:marBottom w:val="0"/>
                  <w:divBdr>
                    <w:top w:val="none" w:sz="0" w:space="0" w:color="auto"/>
                    <w:left w:val="none" w:sz="0" w:space="0" w:color="auto"/>
                    <w:bottom w:val="none" w:sz="0" w:space="0" w:color="auto"/>
                    <w:right w:val="none" w:sz="0" w:space="0" w:color="auto"/>
                  </w:divBdr>
                </w:div>
                <w:div w:id="479690716">
                  <w:marLeft w:val="0"/>
                  <w:marRight w:val="0"/>
                  <w:marTop w:val="0"/>
                  <w:marBottom w:val="0"/>
                  <w:divBdr>
                    <w:top w:val="none" w:sz="0" w:space="0" w:color="auto"/>
                    <w:left w:val="none" w:sz="0" w:space="0" w:color="auto"/>
                    <w:bottom w:val="none" w:sz="0" w:space="0" w:color="auto"/>
                    <w:right w:val="none" w:sz="0" w:space="0" w:color="auto"/>
                  </w:divBdr>
                </w:div>
                <w:div w:id="992444157">
                  <w:marLeft w:val="0"/>
                  <w:marRight w:val="0"/>
                  <w:marTop w:val="0"/>
                  <w:marBottom w:val="0"/>
                  <w:divBdr>
                    <w:top w:val="none" w:sz="0" w:space="0" w:color="auto"/>
                    <w:left w:val="none" w:sz="0" w:space="0" w:color="auto"/>
                    <w:bottom w:val="none" w:sz="0" w:space="0" w:color="auto"/>
                    <w:right w:val="none" w:sz="0" w:space="0" w:color="auto"/>
                  </w:divBdr>
                </w:div>
                <w:div w:id="1224415238">
                  <w:marLeft w:val="0"/>
                  <w:marRight w:val="0"/>
                  <w:marTop w:val="0"/>
                  <w:marBottom w:val="0"/>
                  <w:divBdr>
                    <w:top w:val="none" w:sz="0" w:space="0" w:color="auto"/>
                    <w:left w:val="none" w:sz="0" w:space="0" w:color="auto"/>
                    <w:bottom w:val="none" w:sz="0" w:space="0" w:color="auto"/>
                    <w:right w:val="none" w:sz="0" w:space="0" w:color="auto"/>
                  </w:divBdr>
                </w:div>
                <w:div w:id="1328096500">
                  <w:marLeft w:val="0"/>
                  <w:marRight w:val="0"/>
                  <w:marTop w:val="0"/>
                  <w:marBottom w:val="0"/>
                  <w:divBdr>
                    <w:top w:val="none" w:sz="0" w:space="0" w:color="auto"/>
                    <w:left w:val="none" w:sz="0" w:space="0" w:color="auto"/>
                    <w:bottom w:val="none" w:sz="0" w:space="0" w:color="auto"/>
                    <w:right w:val="none" w:sz="0" w:space="0" w:color="auto"/>
                  </w:divBdr>
                </w:div>
                <w:div w:id="1370258875">
                  <w:marLeft w:val="0"/>
                  <w:marRight w:val="0"/>
                  <w:marTop w:val="0"/>
                  <w:marBottom w:val="0"/>
                  <w:divBdr>
                    <w:top w:val="none" w:sz="0" w:space="0" w:color="auto"/>
                    <w:left w:val="none" w:sz="0" w:space="0" w:color="auto"/>
                    <w:bottom w:val="none" w:sz="0" w:space="0" w:color="auto"/>
                    <w:right w:val="none" w:sz="0" w:space="0" w:color="auto"/>
                  </w:divBdr>
                </w:div>
                <w:div w:id="1481923577">
                  <w:marLeft w:val="0"/>
                  <w:marRight w:val="0"/>
                  <w:marTop w:val="0"/>
                  <w:marBottom w:val="0"/>
                  <w:divBdr>
                    <w:top w:val="none" w:sz="0" w:space="0" w:color="auto"/>
                    <w:left w:val="none" w:sz="0" w:space="0" w:color="auto"/>
                    <w:bottom w:val="none" w:sz="0" w:space="0" w:color="auto"/>
                    <w:right w:val="none" w:sz="0" w:space="0" w:color="auto"/>
                  </w:divBdr>
                </w:div>
              </w:divsChild>
            </w:div>
            <w:div w:id="932593140">
              <w:marLeft w:val="0"/>
              <w:marRight w:val="0"/>
              <w:marTop w:val="0"/>
              <w:marBottom w:val="0"/>
              <w:divBdr>
                <w:top w:val="none" w:sz="0" w:space="0" w:color="auto"/>
                <w:left w:val="none" w:sz="0" w:space="0" w:color="auto"/>
                <w:bottom w:val="none" w:sz="0" w:space="0" w:color="auto"/>
                <w:right w:val="none" w:sz="0" w:space="0" w:color="auto"/>
              </w:divBdr>
            </w:div>
            <w:div w:id="1558005085">
              <w:marLeft w:val="0"/>
              <w:marRight w:val="0"/>
              <w:marTop w:val="0"/>
              <w:marBottom w:val="0"/>
              <w:divBdr>
                <w:top w:val="none" w:sz="0" w:space="0" w:color="auto"/>
                <w:left w:val="none" w:sz="0" w:space="0" w:color="auto"/>
                <w:bottom w:val="none" w:sz="0" w:space="0" w:color="auto"/>
                <w:right w:val="none" w:sz="0" w:space="0" w:color="auto"/>
              </w:divBdr>
            </w:div>
            <w:div w:id="1689595476">
              <w:marLeft w:val="0"/>
              <w:marRight w:val="0"/>
              <w:marTop w:val="0"/>
              <w:marBottom w:val="0"/>
              <w:divBdr>
                <w:top w:val="none" w:sz="0" w:space="0" w:color="auto"/>
                <w:left w:val="none" w:sz="0" w:space="0" w:color="auto"/>
                <w:bottom w:val="none" w:sz="0" w:space="0" w:color="auto"/>
                <w:right w:val="none" w:sz="0" w:space="0" w:color="auto"/>
              </w:divBdr>
            </w:div>
            <w:div w:id="1890262079">
              <w:marLeft w:val="0"/>
              <w:marRight w:val="0"/>
              <w:marTop w:val="0"/>
              <w:marBottom w:val="0"/>
              <w:divBdr>
                <w:top w:val="none" w:sz="0" w:space="0" w:color="auto"/>
                <w:left w:val="none" w:sz="0" w:space="0" w:color="auto"/>
                <w:bottom w:val="none" w:sz="0" w:space="0" w:color="auto"/>
                <w:right w:val="none" w:sz="0" w:space="0" w:color="auto"/>
              </w:divBdr>
            </w:div>
          </w:divsChild>
        </w:div>
        <w:div w:id="731663131">
          <w:marLeft w:val="0"/>
          <w:marRight w:val="0"/>
          <w:marTop w:val="0"/>
          <w:marBottom w:val="0"/>
          <w:divBdr>
            <w:top w:val="none" w:sz="0" w:space="0" w:color="auto"/>
            <w:left w:val="none" w:sz="0" w:space="0" w:color="auto"/>
            <w:bottom w:val="none" w:sz="0" w:space="0" w:color="auto"/>
            <w:right w:val="none" w:sz="0" w:space="0" w:color="auto"/>
          </w:divBdr>
          <w:divsChild>
            <w:div w:id="131025153">
              <w:marLeft w:val="0"/>
              <w:marRight w:val="0"/>
              <w:marTop w:val="0"/>
              <w:marBottom w:val="0"/>
              <w:divBdr>
                <w:top w:val="none" w:sz="0" w:space="0" w:color="auto"/>
                <w:left w:val="none" w:sz="0" w:space="0" w:color="auto"/>
                <w:bottom w:val="none" w:sz="0" w:space="0" w:color="auto"/>
                <w:right w:val="none" w:sz="0" w:space="0" w:color="auto"/>
              </w:divBdr>
              <w:divsChild>
                <w:div w:id="464154429">
                  <w:marLeft w:val="0"/>
                  <w:marRight w:val="0"/>
                  <w:marTop w:val="0"/>
                  <w:marBottom w:val="0"/>
                  <w:divBdr>
                    <w:top w:val="none" w:sz="0" w:space="0" w:color="auto"/>
                    <w:left w:val="none" w:sz="0" w:space="0" w:color="auto"/>
                    <w:bottom w:val="none" w:sz="0" w:space="0" w:color="auto"/>
                    <w:right w:val="none" w:sz="0" w:space="0" w:color="auto"/>
                  </w:divBdr>
                </w:div>
                <w:div w:id="517617842">
                  <w:marLeft w:val="0"/>
                  <w:marRight w:val="0"/>
                  <w:marTop w:val="0"/>
                  <w:marBottom w:val="0"/>
                  <w:divBdr>
                    <w:top w:val="none" w:sz="0" w:space="0" w:color="auto"/>
                    <w:left w:val="none" w:sz="0" w:space="0" w:color="auto"/>
                    <w:bottom w:val="none" w:sz="0" w:space="0" w:color="auto"/>
                    <w:right w:val="none" w:sz="0" w:space="0" w:color="auto"/>
                  </w:divBdr>
                </w:div>
                <w:div w:id="519658490">
                  <w:marLeft w:val="0"/>
                  <w:marRight w:val="0"/>
                  <w:marTop w:val="0"/>
                  <w:marBottom w:val="0"/>
                  <w:divBdr>
                    <w:top w:val="none" w:sz="0" w:space="0" w:color="auto"/>
                    <w:left w:val="none" w:sz="0" w:space="0" w:color="auto"/>
                    <w:bottom w:val="none" w:sz="0" w:space="0" w:color="auto"/>
                    <w:right w:val="none" w:sz="0" w:space="0" w:color="auto"/>
                  </w:divBdr>
                </w:div>
                <w:div w:id="719790362">
                  <w:marLeft w:val="0"/>
                  <w:marRight w:val="0"/>
                  <w:marTop w:val="0"/>
                  <w:marBottom w:val="0"/>
                  <w:divBdr>
                    <w:top w:val="none" w:sz="0" w:space="0" w:color="auto"/>
                    <w:left w:val="none" w:sz="0" w:space="0" w:color="auto"/>
                    <w:bottom w:val="none" w:sz="0" w:space="0" w:color="auto"/>
                    <w:right w:val="none" w:sz="0" w:space="0" w:color="auto"/>
                  </w:divBdr>
                </w:div>
                <w:div w:id="840122657">
                  <w:marLeft w:val="0"/>
                  <w:marRight w:val="0"/>
                  <w:marTop w:val="0"/>
                  <w:marBottom w:val="0"/>
                  <w:divBdr>
                    <w:top w:val="none" w:sz="0" w:space="0" w:color="auto"/>
                    <w:left w:val="none" w:sz="0" w:space="0" w:color="auto"/>
                    <w:bottom w:val="none" w:sz="0" w:space="0" w:color="auto"/>
                    <w:right w:val="none" w:sz="0" w:space="0" w:color="auto"/>
                  </w:divBdr>
                </w:div>
                <w:div w:id="1252734686">
                  <w:marLeft w:val="0"/>
                  <w:marRight w:val="0"/>
                  <w:marTop w:val="0"/>
                  <w:marBottom w:val="0"/>
                  <w:divBdr>
                    <w:top w:val="none" w:sz="0" w:space="0" w:color="auto"/>
                    <w:left w:val="none" w:sz="0" w:space="0" w:color="auto"/>
                    <w:bottom w:val="none" w:sz="0" w:space="0" w:color="auto"/>
                    <w:right w:val="none" w:sz="0" w:space="0" w:color="auto"/>
                  </w:divBdr>
                </w:div>
                <w:div w:id="1890648620">
                  <w:marLeft w:val="0"/>
                  <w:marRight w:val="0"/>
                  <w:marTop w:val="0"/>
                  <w:marBottom w:val="0"/>
                  <w:divBdr>
                    <w:top w:val="none" w:sz="0" w:space="0" w:color="auto"/>
                    <w:left w:val="none" w:sz="0" w:space="0" w:color="auto"/>
                    <w:bottom w:val="none" w:sz="0" w:space="0" w:color="auto"/>
                    <w:right w:val="none" w:sz="0" w:space="0" w:color="auto"/>
                  </w:divBdr>
                </w:div>
              </w:divsChild>
            </w:div>
            <w:div w:id="139620020">
              <w:marLeft w:val="0"/>
              <w:marRight w:val="0"/>
              <w:marTop w:val="0"/>
              <w:marBottom w:val="0"/>
              <w:divBdr>
                <w:top w:val="none" w:sz="0" w:space="0" w:color="auto"/>
                <w:left w:val="none" w:sz="0" w:space="0" w:color="auto"/>
                <w:bottom w:val="none" w:sz="0" w:space="0" w:color="auto"/>
                <w:right w:val="none" w:sz="0" w:space="0" w:color="auto"/>
              </w:divBdr>
            </w:div>
            <w:div w:id="550851139">
              <w:marLeft w:val="0"/>
              <w:marRight w:val="0"/>
              <w:marTop w:val="0"/>
              <w:marBottom w:val="0"/>
              <w:divBdr>
                <w:top w:val="none" w:sz="0" w:space="0" w:color="auto"/>
                <w:left w:val="none" w:sz="0" w:space="0" w:color="auto"/>
                <w:bottom w:val="none" w:sz="0" w:space="0" w:color="auto"/>
                <w:right w:val="none" w:sz="0" w:space="0" w:color="auto"/>
              </w:divBdr>
            </w:div>
            <w:div w:id="624122770">
              <w:marLeft w:val="0"/>
              <w:marRight w:val="0"/>
              <w:marTop w:val="0"/>
              <w:marBottom w:val="0"/>
              <w:divBdr>
                <w:top w:val="none" w:sz="0" w:space="0" w:color="auto"/>
                <w:left w:val="none" w:sz="0" w:space="0" w:color="auto"/>
                <w:bottom w:val="none" w:sz="0" w:space="0" w:color="auto"/>
                <w:right w:val="none" w:sz="0" w:space="0" w:color="auto"/>
              </w:divBdr>
            </w:div>
            <w:div w:id="725228153">
              <w:marLeft w:val="0"/>
              <w:marRight w:val="0"/>
              <w:marTop w:val="0"/>
              <w:marBottom w:val="0"/>
              <w:divBdr>
                <w:top w:val="none" w:sz="0" w:space="0" w:color="auto"/>
                <w:left w:val="none" w:sz="0" w:space="0" w:color="auto"/>
                <w:bottom w:val="none" w:sz="0" w:space="0" w:color="auto"/>
                <w:right w:val="none" w:sz="0" w:space="0" w:color="auto"/>
              </w:divBdr>
            </w:div>
            <w:div w:id="1007513209">
              <w:marLeft w:val="0"/>
              <w:marRight w:val="0"/>
              <w:marTop w:val="0"/>
              <w:marBottom w:val="0"/>
              <w:divBdr>
                <w:top w:val="none" w:sz="0" w:space="0" w:color="auto"/>
                <w:left w:val="none" w:sz="0" w:space="0" w:color="auto"/>
                <w:bottom w:val="none" w:sz="0" w:space="0" w:color="auto"/>
                <w:right w:val="none" w:sz="0" w:space="0" w:color="auto"/>
              </w:divBdr>
            </w:div>
            <w:div w:id="1272125502">
              <w:marLeft w:val="0"/>
              <w:marRight w:val="0"/>
              <w:marTop w:val="0"/>
              <w:marBottom w:val="0"/>
              <w:divBdr>
                <w:top w:val="none" w:sz="0" w:space="0" w:color="auto"/>
                <w:left w:val="none" w:sz="0" w:space="0" w:color="auto"/>
                <w:bottom w:val="none" w:sz="0" w:space="0" w:color="auto"/>
                <w:right w:val="none" w:sz="0" w:space="0" w:color="auto"/>
              </w:divBdr>
            </w:div>
            <w:div w:id="1829176992">
              <w:marLeft w:val="0"/>
              <w:marRight w:val="0"/>
              <w:marTop w:val="0"/>
              <w:marBottom w:val="0"/>
              <w:divBdr>
                <w:top w:val="none" w:sz="0" w:space="0" w:color="auto"/>
                <w:left w:val="none" w:sz="0" w:space="0" w:color="auto"/>
                <w:bottom w:val="none" w:sz="0" w:space="0" w:color="auto"/>
                <w:right w:val="none" w:sz="0" w:space="0" w:color="auto"/>
              </w:divBdr>
            </w:div>
          </w:divsChild>
        </w:div>
        <w:div w:id="737287416">
          <w:marLeft w:val="0"/>
          <w:marRight w:val="0"/>
          <w:marTop w:val="0"/>
          <w:marBottom w:val="0"/>
          <w:divBdr>
            <w:top w:val="none" w:sz="0" w:space="0" w:color="auto"/>
            <w:left w:val="none" w:sz="0" w:space="0" w:color="auto"/>
            <w:bottom w:val="none" w:sz="0" w:space="0" w:color="auto"/>
            <w:right w:val="none" w:sz="0" w:space="0" w:color="auto"/>
          </w:divBdr>
          <w:divsChild>
            <w:div w:id="269901290">
              <w:marLeft w:val="0"/>
              <w:marRight w:val="0"/>
              <w:marTop w:val="0"/>
              <w:marBottom w:val="0"/>
              <w:divBdr>
                <w:top w:val="none" w:sz="0" w:space="0" w:color="auto"/>
                <w:left w:val="none" w:sz="0" w:space="0" w:color="auto"/>
                <w:bottom w:val="none" w:sz="0" w:space="0" w:color="auto"/>
                <w:right w:val="none" w:sz="0" w:space="0" w:color="auto"/>
              </w:divBdr>
              <w:divsChild>
                <w:div w:id="428621472">
                  <w:marLeft w:val="0"/>
                  <w:marRight w:val="0"/>
                  <w:marTop w:val="0"/>
                  <w:marBottom w:val="0"/>
                  <w:divBdr>
                    <w:top w:val="none" w:sz="0" w:space="0" w:color="auto"/>
                    <w:left w:val="none" w:sz="0" w:space="0" w:color="auto"/>
                    <w:bottom w:val="none" w:sz="0" w:space="0" w:color="auto"/>
                    <w:right w:val="none" w:sz="0" w:space="0" w:color="auto"/>
                  </w:divBdr>
                </w:div>
              </w:divsChild>
            </w:div>
            <w:div w:id="551311397">
              <w:marLeft w:val="0"/>
              <w:marRight w:val="0"/>
              <w:marTop w:val="0"/>
              <w:marBottom w:val="0"/>
              <w:divBdr>
                <w:top w:val="none" w:sz="0" w:space="0" w:color="auto"/>
                <w:left w:val="none" w:sz="0" w:space="0" w:color="auto"/>
                <w:bottom w:val="none" w:sz="0" w:space="0" w:color="auto"/>
                <w:right w:val="none" w:sz="0" w:space="0" w:color="auto"/>
              </w:divBdr>
            </w:div>
          </w:divsChild>
        </w:div>
        <w:div w:id="740182058">
          <w:marLeft w:val="0"/>
          <w:marRight w:val="0"/>
          <w:marTop w:val="0"/>
          <w:marBottom w:val="0"/>
          <w:divBdr>
            <w:top w:val="single" w:sz="6" w:space="4" w:color="CCCCCC"/>
            <w:left w:val="single" w:sz="6" w:space="8" w:color="CCCCCC"/>
            <w:bottom w:val="single" w:sz="6" w:space="4" w:color="CCCCCC"/>
            <w:right w:val="single" w:sz="6" w:space="8" w:color="CCCCCC"/>
          </w:divBdr>
          <w:divsChild>
            <w:div w:id="389883954">
              <w:marLeft w:val="0"/>
              <w:marRight w:val="0"/>
              <w:marTop w:val="0"/>
              <w:marBottom w:val="0"/>
              <w:divBdr>
                <w:top w:val="none" w:sz="0" w:space="0" w:color="auto"/>
                <w:left w:val="none" w:sz="0" w:space="0" w:color="auto"/>
                <w:bottom w:val="none" w:sz="0" w:space="0" w:color="auto"/>
                <w:right w:val="none" w:sz="0" w:space="0" w:color="auto"/>
              </w:divBdr>
              <w:divsChild>
                <w:div w:id="1189025898">
                  <w:marLeft w:val="0"/>
                  <w:marRight w:val="0"/>
                  <w:marTop w:val="0"/>
                  <w:marBottom w:val="0"/>
                  <w:divBdr>
                    <w:top w:val="none" w:sz="0" w:space="0" w:color="auto"/>
                    <w:left w:val="none" w:sz="0" w:space="0" w:color="auto"/>
                    <w:bottom w:val="none" w:sz="0" w:space="0" w:color="auto"/>
                    <w:right w:val="none" w:sz="0" w:space="0" w:color="auto"/>
                  </w:divBdr>
                  <w:divsChild>
                    <w:div w:id="108747759">
                      <w:marLeft w:val="0"/>
                      <w:marRight w:val="0"/>
                      <w:marTop w:val="0"/>
                      <w:marBottom w:val="0"/>
                      <w:divBdr>
                        <w:top w:val="none" w:sz="0" w:space="0" w:color="auto"/>
                        <w:left w:val="none" w:sz="0" w:space="0" w:color="auto"/>
                        <w:bottom w:val="none" w:sz="0" w:space="0" w:color="auto"/>
                        <w:right w:val="none" w:sz="0" w:space="0" w:color="auto"/>
                      </w:divBdr>
                    </w:div>
                    <w:div w:id="121270124">
                      <w:marLeft w:val="0"/>
                      <w:marRight w:val="0"/>
                      <w:marTop w:val="0"/>
                      <w:marBottom w:val="0"/>
                      <w:divBdr>
                        <w:top w:val="none" w:sz="0" w:space="0" w:color="auto"/>
                        <w:left w:val="none" w:sz="0" w:space="0" w:color="auto"/>
                        <w:bottom w:val="none" w:sz="0" w:space="0" w:color="auto"/>
                        <w:right w:val="none" w:sz="0" w:space="0" w:color="auto"/>
                      </w:divBdr>
                    </w:div>
                    <w:div w:id="225576183">
                      <w:marLeft w:val="0"/>
                      <w:marRight w:val="0"/>
                      <w:marTop w:val="0"/>
                      <w:marBottom w:val="0"/>
                      <w:divBdr>
                        <w:top w:val="none" w:sz="0" w:space="0" w:color="auto"/>
                        <w:left w:val="none" w:sz="0" w:space="0" w:color="auto"/>
                        <w:bottom w:val="none" w:sz="0" w:space="0" w:color="auto"/>
                        <w:right w:val="none" w:sz="0" w:space="0" w:color="auto"/>
                      </w:divBdr>
                    </w:div>
                    <w:div w:id="382756945">
                      <w:marLeft w:val="0"/>
                      <w:marRight w:val="0"/>
                      <w:marTop w:val="0"/>
                      <w:marBottom w:val="0"/>
                      <w:divBdr>
                        <w:top w:val="none" w:sz="0" w:space="0" w:color="auto"/>
                        <w:left w:val="none" w:sz="0" w:space="0" w:color="auto"/>
                        <w:bottom w:val="none" w:sz="0" w:space="0" w:color="auto"/>
                        <w:right w:val="none" w:sz="0" w:space="0" w:color="auto"/>
                      </w:divBdr>
                    </w:div>
                    <w:div w:id="403181216">
                      <w:marLeft w:val="0"/>
                      <w:marRight w:val="0"/>
                      <w:marTop w:val="0"/>
                      <w:marBottom w:val="0"/>
                      <w:divBdr>
                        <w:top w:val="none" w:sz="0" w:space="0" w:color="auto"/>
                        <w:left w:val="none" w:sz="0" w:space="0" w:color="auto"/>
                        <w:bottom w:val="none" w:sz="0" w:space="0" w:color="auto"/>
                        <w:right w:val="none" w:sz="0" w:space="0" w:color="auto"/>
                      </w:divBdr>
                    </w:div>
                    <w:div w:id="2012679199">
                      <w:marLeft w:val="0"/>
                      <w:marRight w:val="0"/>
                      <w:marTop w:val="0"/>
                      <w:marBottom w:val="0"/>
                      <w:divBdr>
                        <w:top w:val="none" w:sz="0" w:space="0" w:color="auto"/>
                        <w:left w:val="none" w:sz="0" w:space="0" w:color="auto"/>
                        <w:bottom w:val="none" w:sz="0" w:space="0" w:color="auto"/>
                        <w:right w:val="none" w:sz="0" w:space="0" w:color="auto"/>
                      </w:divBdr>
                    </w:div>
                    <w:div w:id="2138572134">
                      <w:marLeft w:val="0"/>
                      <w:marRight w:val="0"/>
                      <w:marTop w:val="0"/>
                      <w:marBottom w:val="0"/>
                      <w:divBdr>
                        <w:top w:val="none" w:sz="0" w:space="0" w:color="auto"/>
                        <w:left w:val="none" w:sz="0" w:space="0" w:color="auto"/>
                        <w:bottom w:val="none" w:sz="0" w:space="0" w:color="auto"/>
                        <w:right w:val="none" w:sz="0" w:space="0" w:color="auto"/>
                      </w:divBdr>
                      <w:divsChild>
                        <w:div w:id="250506545">
                          <w:marLeft w:val="0"/>
                          <w:marRight w:val="0"/>
                          <w:marTop w:val="0"/>
                          <w:marBottom w:val="0"/>
                          <w:divBdr>
                            <w:top w:val="none" w:sz="0" w:space="0" w:color="auto"/>
                            <w:left w:val="none" w:sz="0" w:space="0" w:color="auto"/>
                            <w:bottom w:val="none" w:sz="0" w:space="0" w:color="auto"/>
                            <w:right w:val="none" w:sz="0" w:space="0" w:color="auto"/>
                          </w:divBdr>
                        </w:div>
                        <w:div w:id="271405617">
                          <w:marLeft w:val="0"/>
                          <w:marRight w:val="0"/>
                          <w:marTop w:val="0"/>
                          <w:marBottom w:val="0"/>
                          <w:divBdr>
                            <w:top w:val="none" w:sz="0" w:space="0" w:color="auto"/>
                            <w:left w:val="none" w:sz="0" w:space="0" w:color="auto"/>
                            <w:bottom w:val="none" w:sz="0" w:space="0" w:color="auto"/>
                            <w:right w:val="none" w:sz="0" w:space="0" w:color="auto"/>
                          </w:divBdr>
                        </w:div>
                        <w:div w:id="647901628">
                          <w:marLeft w:val="0"/>
                          <w:marRight w:val="0"/>
                          <w:marTop w:val="0"/>
                          <w:marBottom w:val="0"/>
                          <w:divBdr>
                            <w:top w:val="none" w:sz="0" w:space="0" w:color="auto"/>
                            <w:left w:val="none" w:sz="0" w:space="0" w:color="auto"/>
                            <w:bottom w:val="none" w:sz="0" w:space="0" w:color="auto"/>
                            <w:right w:val="none" w:sz="0" w:space="0" w:color="auto"/>
                          </w:divBdr>
                        </w:div>
                        <w:div w:id="678579743">
                          <w:marLeft w:val="0"/>
                          <w:marRight w:val="0"/>
                          <w:marTop w:val="0"/>
                          <w:marBottom w:val="0"/>
                          <w:divBdr>
                            <w:top w:val="none" w:sz="0" w:space="0" w:color="auto"/>
                            <w:left w:val="none" w:sz="0" w:space="0" w:color="auto"/>
                            <w:bottom w:val="none" w:sz="0" w:space="0" w:color="auto"/>
                            <w:right w:val="none" w:sz="0" w:space="0" w:color="auto"/>
                          </w:divBdr>
                        </w:div>
                        <w:div w:id="763109328">
                          <w:marLeft w:val="0"/>
                          <w:marRight w:val="0"/>
                          <w:marTop w:val="0"/>
                          <w:marBottom w:val="0"/>
                          <w:divBdr>
                            <w:top w:val="none" w:sz="0" w:space="0" w:color="auto"/>
                            <w:left w:val="none" w:sz="0" w:space="0" w:color="auto"/>
                            <w:bottom w:val="none" w:sz="0" w:space="0" w:color="auto"/>
                            <w:right w:val="none" w:sz="0" w:space="0" w:color="auto"/>
                          </w:divBdr>
                        </w:div>
                        <w:div w:id="116616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642332">
          <w:marLeft w:val="0"/>
          <w:marRight w:val="0"/>
          <w:marTop w:val="0"/>
          <w:marBottom w:val="0"/>
          <w:divBdr>
            <w:top w:val="none" w:sz="0" w:space="0" w:color="auto"/>
            <w:left w:val="none" w:sz="0" w:space="0" w:color="auto"/>
            <w:bottom w:val="none" w:sz="0" w:space="0" w:color="auto"/>
            <w:right w:val="none" w:sz="0" w:space="0" w:color="auto"/>
          </w:divBdr>
          <w:divsChild>
            <w:div w:id="65223726">
              <w:marLeft w:val="0"/>
              <w:marRight w:val="0"/>
              <w:marTop w:val="0"/>
              <w:marBottom w:val="0"/>
              <w:divBdr>
                <w:top w:val="none" w:sz="0" w:space="0" w:color="auto"/>
                <w:left w:val="none" w:sz="0" w:space="0" w:color="auto"/>
                <w:bottom w:val="none" w:sz="0" w:space="0" w:color="auto"/>
                <w:right w:val="none" w:sz="0" w:space="0" w:color="auto"/>
              </w:divBdr>
            </w:div>
            <w:div w:id="80688563">
              <w:marLeft w:val="0"/>
              <w:marRight w:val="0"/>
              <w:marTop w:val="0"/>
              <w:marBottom w:val="0"/>
              <w:divBdr>
                <w:top w:val="none" w:sz="0" w:space="0" w:color="auto"/>
                <w:left w:val="none" w:sz="0" w:space="0" w:color="auto"/>
                <w:bottom w:val="none" w:sz="0" w:space="0" w:color="auto"/>
                <w:right w:val="none" w:sz="0" w:space="0" w:color="auto"/>
              </w:divBdr>
            </w:div>
            <w:div w:id="113788267">
              <w:marLeft w:val="0"/>
              <w:marRight w:val="0"/>
              <w:marTop w:val="0"/>
              <w:marBottom w:val="0"/>
              <w:divBdr>
                <w:top w:val="none" w:sz="0" w:space="0" w:color="auto"/>
                <w:left w:val="none" w:sz="0" w:space="0" w:color="auto"/>
                <w:bottom w:val="none" w:sz="0" w:space="0" w:color="auto"/>
                <w:right w:val="none" w:sz="0" w:space="0" w:color="auto"/>
              </w:divBdr>
            </w:div>
            <w:div w:id="152452433">
              <w:marLeft w:val="0"/>
              <w:marRight w:val="0"/>
              <w:marTop w:val="0"/>
              <w:marBottom w:val="0"/>
              <w:divBdr>
                <w:top w:val="none" w:sz="0" w:space="0" w:color="auto"/>
                <w:left w:val="none" w:sz="0" w:space="0" w:color="auto"/>
                <w:bottom w:val="none" w:sz="0" w:space="0" w:color="auto"/>
                <w:right w:val="none" w:sz="0" w:space="0" w:color="auto"/>
              </w:divBdr>
            </w:div>
            <w:div w:id="258217247">
              <w:marLeft w:val="0"/>
              <w:marRight w:val="0"/>
              <w:marTop w:val="0"/>
              <w:marBottom w:val="0"/>
              <w:divBdr>
                <w:top w:val="none" w:sz="0" w:space="0" w:color="auto"/>
                <w:left w:val="none" w:sz="0" w:space="0" w:color="auto"/>
                <w:bottom w:val="none" w:sz="0" w:space="0" w:color="auto"/>
                <w:right w:val="none" w:sz="0" w:space="0" w:color="auto"/>
              </w:divBdr>
            </w:div>
            <w:div w:id="350765447">
              <w:marLeft w:val="0"/>
              <w:marRight w:val="0"/>
              <w:marTop w:val="0"/>
              <w:marBottom w:val="0"/>
              <w:divBdr>
                <w:top w:val="none" w:sz="0" w:space="0" w:color="auto"/>
                <w:left w:val="none" w:sz="0" w:space="0" w:color="auto"/>
                <w:bottom w:val="none" w:sz="0" w:space="0" w:color="auto"/>
                <w:right w:val="none" w:sz="0" w:space="0" w:color="auto"/>
              </w:divBdr>
            </w:div>
            <w:div w:id="627585572">
              <w:marLeft w:val="0"/>
              <w:marRight w:val="0"/>
              <w:marTop w:val="0"/>
              <w:marBottom w:val="0"/>
              <w:divBdr>
                <w:top w:val="none" w:sz="0" w:space="0" w:color="auto"/>
                <w:left w:val="none" w:sz="0" w:space="0" w:color="auto"/>
                <w:bottom w:val="none" w:sz="0" w:space="0" w:color="auto"/>
                <w:right w:val="none" w:sz="0" w:space="0" w:color="auto"/>
              </w:divBdr>
            </w:div>
            <w:div w:id="630592576">
              <w:marLeft w:val="0"/>
              <w:marRight w:val="0"/>
              <w:marTop w:val="0"/>
              <w:marBottom w:val="0"/>
              <w:divBdr>
                <w:top w:val="none" w:sz="0" w:space="0" w:color="auto"/>
                <w:left w:val="none" w:sz="0" w:space="0" w:color="auto"/>
                <w:bottom w:val="none" w:sz="0" w:space="0" w:color="auto"/>
                <w:right w:val="none" w:sz="0" w:space="0" w:color="auto"/>
              </w:divBdr>
            </w:div>
            <w:div w:id="675688574">
              <w:marLeft w:val="0"/>
              <w:marRight w:val="0"/>
              <w:marTop w:val="0"/>
              <w:marBottom w:val="0"/>
              <w:divBdr>
                <w:top w:val="none" w:sz="0" w:space="0" w:color="auto"/>
                <w:left w:val="none" w:sz="0" w:space="0" w:color="auto"/>
                <w:bottom w:val="none" w:sz="0" w:space="0" w:color="auto"/>
                <w:right w:val="none" w:sz="0" w:space="0" w:color="auto"/>
              </w:divBdr>
            </w:div>
            <w:div w:id="739866070">
              <w:marLeft w:val="0"/>
              <w:marRight w:val="0"/>
              <w:marTop w:val="0"/>
              <w:marBottom w:val="0"/>
              <w:divBdr>
                <w:top w:val="none" w:sz="0" w:space="0" w:color="auto"/>
                <w:left w:val="none" w:sz="0" w:space="0" w:color="auto"/>
                <w:bottom w:val="none" w:sz="0" w:space="0" w:color="auto"/>
                <w:right w:val="none" w:sz="0" w:space="0" w:color="auto"/>
              </w:divBdr>
            </w:div>
            <w:div w:id="754475378">
              <w:marLeft w:val="0"/>
              <w:marRight w:val="0"/>
              <w:marTop w:val="0"/>
              <w:marBottom w:val="0"/>
              <w:divBdr>
                <w:top w:val="none" w:sz="0" w:space="0" w:color="auto"/>
                <w:left w:val="none" w:sz="0" w:space="0" w:color="auto"/>
                <w:bottom w:val="none" w:sz="0" w:space="0" w:color="auto"/>
                <w:right w:val="none" w:sz="0" w:space="0" w:color="auto"/>
              </w:divBdr>
            </w:div>
            <w:div w:id="757942512">
              <w:marLeft w:val="0"/>
              <w:marRight w:val="0"/>
              <w:marTop w:val="0"/>
              <w:marBottom w:val="0"/>
              <w:divBdr>
                <w:top w:val="none" w:sz="0" w:space="0" w:color="auto"/>
                <w:left w:val="none" w:sz="0" w:space="0" w:color="auto"/>
                <w:bottom w:val="none" w:sz="0" w:space="0" w:color="auto"/>
                <w:right w:val="none" w:sz="0" w:space="0" w:color="auto"/>
              </w:divBdr>
            </w:div>
            <w:div w:id="965045411">
              <w:marLeft w:val="0"/>
              <w:marRight w:val="0"/>
              <w:marTop w:val="0"/>
              <w:marBottom w:val="0"/>
              <w:divBdr>
                <w:top w:val="none" w:sz="0" w:space="0" w:color="auto"/>
                <w:left w:val="none" w:sz="0" w:space="0" w:color="auto"/>
                <w:bottom w:val="none" w:sz="0" w:space="0" w:color="auto"/>
                <w:right w:val="none" w:sz="0" w:space="0" w:color="auto"/>
              </w:divBdr>
            </w:div>
            <w:div w:id="1011299310">
              <w:marLeft w:val="0"/>
              <w:marRight w:val="0"/>
              <w:marTop w:val="0"/>
              <w:marBottom w:val="0"/>
              <w:divBdr>
                <w:top w:val="none" w:sz="0" w:space="0" w:color="auto"/>
                <w:left w:val="none" w:sz="0" w:space="0" w:color="auto"/>
                <w:bottom w:val="none" w:sz="0" w:space="0" w:color="auto"/>
                <w:right w:val="none" w:sz="0" w:space="0" w:color="auto"/>
              </w:divBdr>
            </w:div>
            <w:div w:id="1059136683">
              <w:marLeft w:val="0"/>
              <w:marRight w:val="0"/>
              <w:marTop w:val="0"/>
              <w:marBottom w:val="0"/>
              <w:divBdr>
                <w:top w:val="none" w:sz="0" w:space="0" w:color="auto"/>
                <w:left w:val="none" w:sz="0" w:space="0" w:color="auto"/>
                <w:bottom w:val="none" w:sz="0" w:space="0" w:color="auto"/>
                <w:right w:val="none" w:sz="0" w:space="0" w:color="auto"/>
              </w:divBdr>
            </w:div>
            <w:div w:id="1201742820">
              <w:marLeft w:val="0"/>
              <w:marRight w:val="0"/>
              <w:marTop w:val="0"/>
              <w:marBottom w:val="0"/>
              <w:divBdr>
                <w:top w:val="none" w:sz="0" w:space="0" w:color="auto"/>
                <w:left w:val="none" w:sz="0" w:space="0" w:color="auto"/>
                <w:bottom w:val="none" w:sz="0" w:space="0" w:color="auto"/>
                <w:right w:val="none" w:sz="0" w:space="0" w:color="auto"/>
              </w:divBdr>
            </w:div>
            <w:div w:id="1209218215">
              <w:marLeft w:val="0"/>
              <w:marRight w:val="0"/>
              <w:marTop w:val="0"/>
              <w:marBottom w:val="0"/>
              <w:divBdr>
                <w:top w:val="none" w:sz="0" w:space="0" w:color="auto"/>
                <w:left w:val="none" w:sz="0" w:space="0" w:color="auto"/>
                <w:bottom w:val="none" w:sz="0" w:space="0" w:color="auto"/>
                <w:right w:val="none" w:sz="0" w:space="0" w:color="auto"/>
              </w:divBdr>
            </w:div>
            <w:div w:id="1250625500">
              <w:marLeft w:val="0"/>
              <w:marRight w:val="0"/>
              <w:marTop w:val="0"/>
              <w:marBottom w:val="0"/>
              <w:divBdr>
                <w:top w:val="none" w:sz="0" w:space="0" w:color="auto"/>
                <w:left w:val="none" w:sz="0" w:space="0" w:color="auto"/>
                <w:bottom w:val="none" w:sz="0" w:space="0" w:color="auto"/>
                <w:right w:val="none" w:sz="0" w:space="0" w:color="auto"/>
              </w:divBdr>
            </w:div>
            <w:div w:id="1258367550">
              <w:marLeft w:val="0"/>
              <w:marRight w:val="0"/>
              <w:marTop w:val="0"/>
              <w:marBottom w:val="0"/>
              <w:divBdr>
                <w:top w:val="none" w:sz="0" w:space="0" w:color="auto"/>
                <w:left w:val="none" w:sz="0" w:space="0" w:color="auto"/>
                <w:bottom w:val="none" w:sz="0" w:space="0" w:color="auto"/>
                <w:right w:val="none" w:sz="0" w:space="0" w:color="auto"/>
              </w:divBdr>
            </w:div>
            <w:div w:id="1284384904">
              <w:marLeft w:val="0"/>
              <w:marRight w:val="0"/>
              <w:marTop w:val="0"/>
              <w:marBottom w:val="0"/>
              <w:divBdr>
                <w:top w:val="none" w:sz="0" w:space="0" w:color="auto"/>
                <w:left w:val="none" w:sz="0" w:space="0" w:color="auto"/>
                <w:bottom w:val="none" w:sz="0" w:space="0" w:color="auto"/>
                <w:right w:val="none" w:sz="0" w:space="0" w:color="auto"/>
              </w:divBdr>
            </w:div>
            <w:div w:id="1335036810">
              <w:marLeft w:val="0"/>
              <w:marRight w:val="0"/>
              <w:marTop w:val="0"/>
              <w:marBottom w:val="0"/>
              <w:divBdr>
                <w:top w:val="none" w:sz="0" w:space="0" w:color="auto"/>
                <w:left w:val="none" w:sz="0" w:space="0" w:color="auto"/>
                <w:bottom w:val="none" w:sz="0" w:space="0" w:color="auto"/>
                <w:right w:val="none" w:sz="0" w:space="0" w:color="auto"/>
              </w:divBdr>
            </w:div>
            <w:div w:id="1347366239">
              <w:marLeft w:val="0"/>
              <w:marRight w:val="0"/>
              <w:marTop w:val="0"/>
              <w:marBottom w:val="0"/>
              <w:divBdr>
                <w:top w:val="none" w:sz="0" w:space="0" w:color="auto"/>
                <w:left w:val="none" w:sz="0" w:space="0" w:color="auto"/>
                <w:bottom w:val="none" w:sz="0" w:space="0" w:color="auto"/>
                <w:right w:val="none" w:sz="0" w:space="0" w:color="auto"/>
              </w:divBdr>
            </w:div>
            <w:div w:id="1439910156">
              <w:marLeft w:val="0"/>
              <w:marRight w:val="0"/>
              <w:marTop w:val="0"/>
              <w:marBottom w:val="0"/>
              <w:divBdr>
                <w:top w:val="none" w:sz="0" w:space="0" w:color="auto"/>
                <w:left w:val="none" w:sz="0" w:space="0" w:color="auto"/>
                <w:bottom w:val="none" w:sz="0" w:space="0" w:color="auto"/>
                <w:right w:val="none" w:sz="0" w:space="0" w:color="auto"/>
              </w:divBdr>
            </w:div>
            <w:div w:id="1443842041">
              <w:marLeft w:val="0"/>
              <w:marRight w:val="0"/>
              <w:marTop w:val="0"/>
              <w:marBottom w:val="0"/>
              <w:divBdr>
                <w:top w:val="none" w:sz="0" w:space="0" w:color="auto"/>
                <w:left w:val="none" w:sz="0" w:space="0" w:color="auto"/>
                <w:bottom w:val="none" w:sz="0" w:space="0" w:color="auto"/>
                <w:right w:val="none" w:sz="0" w:space="0" w:color="auto"/>
              </w:divBdr>
            </w:div>
            <w:div w:id="1608078707">
              <w:marLeft w:val="0"/>
              <w:marRight w:val="0"/>
              <w:marTop w:val="0"/>
              <w:marBottom w:val="0"/>
              <w:divBdr>
                <w:top w:val="none" w:sz="0" w:space="0" w:color="auto"/>
                <w:left w:val="none" w:sz="0" w:space="0" w:color="auto"/>
                <w:bottom w:val="none" w:sz="0" w:space="0" w:color="auto"/>
                <w:right w:val="none" w:sz="0" w:space="0" w:color="auto"/>
              </w:divBdr>
            </w:div>
            <w:div w:id="1615407072">
              <w:marLeft w:val="0"/>
              <w:marRight w:val="0"/>
              <w:marTop w:val="0"/>
              <w:marBottom w:val="0"/>
              <w:divBdr>
                <w:top w:val="none" w:sz="0" w:space="0" w:color="auto"/>
                <w:left w:val="none" w:sz="0" w:space="0" w:color="auto"/>
                <w:bottom w:val="none" w:sz="0" w:space="0" w:color="auto"/>
                <w:right w:val="none" w:sz="0" w:space="0" w:color="auto"/>
              </w:divBdr>
            </w:div>
            <w:div w:id="1708795208">
              <w:marLeft w:val="0"/>
              <w:marRight w:val="0"/>
              <w:marTop w:val="0"/>
              <w:marBottom w:val="0"/>
              <w:divBdr>
                <w:top w:val="none" w:sz="0" w:space="0" w:color="auto"/>
                <w:left w:val="none" w:sz="0" w:space="0" w:color="auto"/>
                <w:bottom w:val="none" w:sz="0" w:space="0" w:color="auto"/>
                <w:right w:val="none" w:sz="0" w:space="0" w:color="auto"/>
              </w:divBdr>
            </w:div>
            <w:div w:id="1725979650">
              <w:marLeft w:val="0"/>
              <w:marRight w:val="0"/>
              <w:marTop w:val="0"/>
              <w:marBottom w:val="0"/>
              <w:divBdr>
                <w:top w:val="none" w:sz="0" w:space="0" w:color="auto"/>
                <w:left w:val="none" w:sz="0" w:space="0" w:color="auto"/>
                <w:bottom w:val="none" w:sz="0" w:space="0" w:color="auto"/>
                <w:right w:val="none" w:sz="0" w:space="0" w:color="auto"/>
              </w:divBdr>
            </w:div>
            <w:div w:id="1745834473">
              <w:marLeft w:val="0"/>
              <w:marRight w:val="0"/>
              <w:marTop w:val="0"/>
              <w:marBottom w:val="0"/>
              <w:divBdr>
                <w:top w:val="none" w:sz="0" w:space="0" w:color="auto"/>
                <w:left w:val="none" w:sz="0" w:space="0" w:color="auto"/>
                <w:bottom w:val="none" w:sz="0" w:space="0" w:color="auto"/>
                <w:right w:val="none" w:sz="0" w:space="0" w:color="auto"/>
              </w:divBdr>
            </w:div>
            <w:div w:id="1778215979">
              <w:marLeft w:val="0"/>
              <w:marRight w:val="0"/>
              <w:marTop w:val="0"/>
              <w:marBottom w:val="0"/>
              <w:divBdr>
                <w:top w:val="none" w:sz="0" w:space="0" w:color="auto"/>
                <w:left w:val="none" w:sz="0" w:space="0" w:color="auto"/>
                <w:bottom w:val="none" w:sz="0" w:space="0" w:color="auto"/>
                <w:right w:val="none" w:sz="0" w:space="0" w:color="auto"/>
              </w:divBdr>
            </w:div>
            <w:div w:id="1864897347">
              <w:marLeft w:val="0"/>
              <w:marRight w:val="0"/>
              <w:marTop w:val="0"/>
              <w:marBottom w:val="0"/>
              <w:divBdr>
                <w:top w:val="none" w:sz="0" w:space="0" w:color="auto"/>
                <w:left w:val="none" w:sz="0" w:space="0" w:color="auto"/>
                <w:bottom w:val="none" w:sz="0" w:space="0" w:color="auto"/>
                <w:right w:val="none" w:sz="0" w:space="0" w:color="auto"/>
              </w:divBdr>
              <w:divsChild>
                <w:div w:id="37630039">
                  <w:marLeft w:val="0"/>
                  <w:marRight w:val="0"/>
                  <w:marTop w:val="0"/>
                  <w:marBottom w:val="0"/>
                  <w:divBdr>
                    <w:top w:val="none" w:sz="0" w:space="0" w:color="auto"/>
                    <w:left w:val="none" w:sz="0" w:space="0" w:color="auto"/>
                    <w:bottom w:val="none" w:sz="0" w:space="0" w:color="auto"/>
                    <w:right w:val="none" w:sz="0" w:space="0" w:color="auto"/>
                  </w:divBdr>
                </w:div>
                <w:div w:id="58407599">
                  <w:marLeft w:val="0"/>
                  <w:marRight w:val="0"/>
                  <w:marTop w:val="0"/>
                  <w:marBottom w:val="0"/>
                  <w:divBdr>
                    <w:top w:val="none" w:sz="0" w:space="0" w:color="auto"/>
                    <w:left w:val="none" w:sz="0" w:space="0" w:color="auto"/>
                    <w:bottom w:val="none" w:sz="0" w:space="0" w:color="auto"/>
                    <w:right w:val="none" w:sz="0" w:space="0" w:color="auto"/>
                  </w:divBdr>
                </w:div>
                <w:div w:id="66807507">
                  <w:marLeft w:val="0"/>
                  <w:marRight w:val="0"/>
                  <w:marTop w:val="0"/>
                  <w:marBottom w:val="0"/>
                  <w:divBdr>
                    <w:top w:val="none" w:sz="0" w:space="0" w:color="auto"/>
                    <w:left w:val="none" w:sz="0" w:space="0" w:color="auto"/>
                    <w:bottom w:val="none" w:sz="0" w:space="0" w:color="auto"/>
                    <w:right w:val="none" w:sz="0" w:space="0" w:color="auto"/>
                  </w:divBdr>
                </w:div>
                <w:div w:id="236130886">
                  <w:marLeft w:val="0"/>
                  <w:marRight w:val="0"/>
                  <w:marTop w:val="0"/>
                  <w:marBottom w:val="0"/>
                  <w:divBdr>
                    <w:top w:val="none" w:sz="0" w:space="0" w:color="auto"/>
                    <w:left w:val="none" w:sz="0" w:space="0" w:color="auto"/>
                    <w:bottom w:val="none" w:sz="0" w:space="0" w:color="auto"/>
                    <w:right w:val="none" w:sz="0" w:space="0" w:color="auto"/>
                  </w:divBdr>
                </w:div>
                <w:div w:id="371659727">
                  <w:marLeft w:val="0"/>
                  <w:marRight w:val="0"/>
                  <w:marTop w:val="0"/>
                  <w:marBottom w:val="0"/>
                  <w:divBdr>
                    <w:top w:val="none" w:sz="0" w:space="0" w:color="auto"/>
                    <w:left w:val="none" w:sz="0" w:space="0" w:color="auto"/>
                    <w:bottom w:val="none" w:sz="0" w:space="0" w:color="auto"/>
                    <w:right w:val="none" w:sz="0" w:space="0" w:color="auto"/>
                  </w:divBdr>
                </w:div>
                <w:div w:id="407651983">
                  <w:marLeft w:val="0"/>
                  <w:marRight w:val="0"/>
                  <w:marTop w:val="0"/>
                  <w:marBottom w:val="0"/>
                  <w:divBdr>
                    <w:top w:val="none" w:sz="0" w:space="0" w:color="auto"/>
                    <w:left w:val="none" w:sz="0" w:space="0" w:color="auto"/>
                    <w:bottom w:val="none" w:sz="0" w:space="0" w:color="auto"/>
                    <w:right w:val="none" w:sz="0" w:space="0" w:color="auto"/>
                  </w:divBdr>
                </w:div>
                <w:div w:id="416899586">
                  <w:marLeft w:val="0"/>
                  <w:marRight w:val="0"/>
                  <w:marTop w:val="0"/>
                  <w:marBottom w:val="0"/>
                  <w:divBdr>
                    <w:top w:val="none" w:sz="0" w:space="0" w:color="auto"/>
                    <w:left w:val="none" w:sz="0" w:space="0" w:color="auto"/>
                    <w:bottom w:val="none" w:sz="0" w:space="0" w:color="auto"/>
                    <w:right w:val="none" w:sz="0" w:space="0" w:color="auto"/>
                  </w:divBdr>
                </w:div>
                <w:div w:id="484975633">
                  <w:marLeft w:val="0"/>
                  <w:marRight w:val="0"/>
                  <w:marTop w:val="0"/>
                  <w:marBottom w:val="0"/>
                  <w:divBdr>
                    <w:top w:val="none" w:sz="0" w:space="0" w:color="auto"/>
                    <w:left w:val="none" w:sz="0" w:space="0" w:color="auto"/>
                    <w:bottom w:val="none" w:sz="0" w:space="0" w:color="auto"/>
                    <w:right w:val="none" w:sz="0" w:space="0" w:color="auto"/>
                  </w:divBdr>
                </w:div>
                <w:div w:id="551040318">
                  <w:marLeft w:val="0"/>
                  <w:marRight w:val="0"/>
                  <w:marTop w:val="0"/>
                  <w:marBottom w:val="0"/>
                  <w:divBdr>
                    <w:top w:val="none" w:sz="0" w:space="0" w:color="auto"/>
                    <w:left w:val="none" w:sz="0" w:space="0" w:color="auto"/>
                    <w:bottom w:val="none" w:sz="0" w:space="0" w:color="auto"/>
                    <w:right w:val="none" w:sz="0" w:space="0" w:color="auto"/>
                  </w:divBdr>
                </w:div>
                <w:div w:id="671563705">
                  <w:marLeft w:val="0"/>
                  <w:marRight w:val="0"/>
                  <w:marTop w:val="0"/>
                  <w:marBottom w:val="0"/>
                  <w:divBdr>
                    <w:top w:val="none" w:sz="0" w:space="0" w:color="auto"/>
                    <w:left w:val="none" w:sz="0" w:space="0" w:color="auto"/>
                    <w:bottom w:val="none" w:sz="0" w:space="0" w:color="auto"/>
                    <w:right w:val="none" w:sz="0" w:space="0" w:color="auto"/>
                  </w:divBdr>
                </w:div>
                <w:div w:id="839658641">
                  <w:marLeft w:val="0"/>
                  <w:marRight w:val="0"/>
                  <w:marTop w:val="0"/>
                  <w:marBottom w:val="0"/>
                  <w:divBdr>
                    <w:top w:val="none" w:sz="0" w:space="0" w:color="auto"/>
                    <w:left w:val="none" w:sz="0" w:space="0" w:color="auto"/>
                    <w:bottom w:val="none" w:sz="0" w:space="0" w:color="auto"/>
                    <w:right w:val="none" w:sz="0" w:space="0" w:color="auto"/>
                  </w:divBdr>
                </w:div>
                <w:div w:id="848525836">
                  <w:marLeft w:val="0"/>
                  <w:marRight w:val="0"/>
                  <w:marTop w:val="0"/>
                  <w:marBottom w:val="0"/>
                  <w:divBdr>
                    <w:top w:val="none" w:sz="0" w:space="0" w:color="auto"/>
                    <w:left w:val="none" w:sz="0" w:space="0" w:color="auto"/>
                    <w:bottom w:val="none" w:sz="0" w:space="0" w:color="auto"/>
                    <w:right w:val="none" w:sz="0" w:space="0" w:color="auto"/>
                  </w:divBdr>
                </w:div>
                <w:div w:id="857082348">
                  <w:marLeft w:val="0"/>
                  <w:marRight w:val="0"/>
                  <w:marTop w:val="0"/>
                  <w:marBottom w:val="0"/>
                  <w:divBdr>
                    <w:top w:val="none" w:sz="0" w:space="0" w:color="auto"/>
                    <w:left w:val="none" w:sz="0" w:space="0" w:color="auto"/>
                    <w:bottom w:val="none" w:sz="0" w:space="0" w:color="auto"/>
                    <w:right w:val="none" w:sz="0" w:space="0" w:color="auto"/>
                  </w:divBdr>
                </w:div>
                <w:div w:id="1151822444">
                  <w:marLeft w:val="0"/>
                  <w:marRight w:val="0"/>
                  <w:marTop w:val="0"/>
                  <w:marBottom w:val="0"/>
                  <w:divBdr>
                    <w:top w:val="none" w:sz="0" w:space="0" w:color="auto"/>
                    <w:left w:val="none" w:sz="0" w:space="0" w:color="auto"/>
                    <w:bottom w:val="none" w:sz="0" w:space="0" w:color="auto"/>
                    <w:right w:val="none" w:sz="0" w:space="0" w:color="auto"/>
                  </w:divBdr>
                </w:div>
                <w:div w:id="1155492263">
                  <w:marLeft w:val="0"/>
                  <w:marRight w:val="0"/>
                  <w:marTop w:val="0"/>
                  <w:marBottom w:val="0"/>
                  <w:divBdr>
                    <w:top w:val="none" w:sz="0" w:space="0" w:color="auto"/>
                    <w:left w:val="none" w:sz="0" w:space="0" w:color="auto"/>
                    <w:bottom w:val="none" w:sz="0" w:space="0" w:color="auto"/>
                    <w:right w:val="none" w:sz="0" w:space="0" w:color="auto"/>
                  </w:divBdr>
                </w:div>
                <w:div w:id="1221743628">
                  <w:marLeft w:val="0"/>
                  <w:marRight w:val="0"/>
                  <w:marTop w:val="0"/>
                  <w:marBottom w:val="0"/>
                  <w:divBdr>
                    <w:top w:val="none" w:sz="0" w:space="0" w:color="auto"/>
                    <w:left w:val="none" w:sz="0" w:space="0" w:color="auto"/>
                    <w:bottom w:val="none" w:sz="0" w:space="0" w:color="auto"/>
                    <w:right w:val="none" w:sz="0" w:space="0" w:color="auto"/>
                  </w:divBdr>
                </w:div>
                <w:div w:id="1250120309">
                  <w:marLeft w:val="0"/>
                  <w:marRight w:val="0"/>
                  <w:marTop w:val="0"/>
                  <w:marBottom w:val="0"/>
                  <w:divBdr>
                    <w:top w:val="none" w:sz="0" w:space="0" w:color="auto"/>
                    <w:left w:val="none" w:sz="0" w:space="0" w:color="auto"/>
                    <w:bottom w:val="none" w:sz="0" w:space="0" w:color="auto"/>
                    <w:right w:val="none" w:sz="0" w:space="0" w:color="auto"/>
                  </w:divBdr>
                </w:div>
                <w:div w:id="1293899631">
                  <w:marLeft w:val="0"/>
                  <w:marRight w:val="0"/>
                  <w:marTop w:val="0"/>
                  <w:marBottom w:val="0"/>
                  <w:divBdr>
                    <w:top w:val="none" w:sz="0" w:space="0" w:color="auto"/>
                    <w:left w:val="none" w:sz="0" w:space="0" w:color="auto"/>
                    <w:bottom w:val="none" w:sz="0" w:space="0" w:color="auto"/>
                    <w:right w:val="none" w:sz="0" w:space="0" w:color="auto"/>
                  </w:divBdr>
                </w:div>
                <w:div w:id="1366565629">
                  <w:marLeft w:val="0"/>
                  <w:marRight w:val="0"/>
                  <w:marTop w:val="0"/>
                  <w:marBottom w:val="0"/>
                  <w:divBdr>
                    <w:top w:val="none" w:sz="0" w:space="0" w:color="auto"/>
                    <w:left w:val="none" w:sz="0" w:space="0" w:color="auto"/>
                    <w:bottom w:val="none" w:sz="0" w:space="0" w:color="auto"/>
                    <w:right w:val="none" w:sz="0" w:space="0" w:color="auto"/>
                  </w:divBdr>
                </w:div>
                <w:div w:id="1371111004">
                  <w:marLeft w:val="0"/>
                  <w:marRight w:val="0"/>
                  <w:marTop w:val="0"/>
                  <w:marBottom w:val="0"/>
                  <w:divBdr>
                    <w:top w:val="none" w:sz="0" w:space="0" w:color="auto"/>
                    <w:left w:val="none" w:sz="0" w:space="0" w:color="auto"/>
                    <w:bottom w:val="none" w:sz="0" w:space="0" w:color="auto"/>
                    <w:right w:val="none" w:sz="0" w:space="0" w:color="auto"/>
                  </w:divBdr>
                </w:div>
                <w:div w:id="1384793296">
                  <w:marLeft w:val="0"/>
                  <w:marRight w:val="0"/>
                  <w:marTop w:val="0"/>
                  <w:marBottom w:val="0"/>
                  <w:divBdr>
                    <w:top w:val="none" w:sz="0" w:space="0" w:color="auto"/>
                    <w:left w:val="none" w:sz="0" w:space="0" w:color="auto"/>
                    <w:bottom w:val="none" w:sz="0" w:space="0" w:color="auto"/>
                    <w:right w:val="none" w:sz="0" w:space="0" w:color="auto"/>
                  </w:divBdr>
                </w:div>
                <w:div w:id="1401906013">
                  <w:marLeft w:val="0"/>
                  <w:marRight w:val="0"/>
                  <w:marTop w:val="0"/>
                  <w:marBottom w:val="0"/>
                  <w:divBdr>
                    <w:top w:val="none" w:sz="0" w:space="0" w:color="auto"/>
                    <w:left w:val="none" w:sz="0" w:space="0" w:color="auto"/>
                    <w:bottom w:val="none" w:sz="0" w:space="0" w:color="auto"/>
                    <w:right w:val="none" w:sz="0" w:space="0" w:color="auto"/>
                  </w:divBdr>
                </w:div>
                <w:div w:id="1429765757">
                  <w:marLeft w:val="0"/>
                  <w:marRight w:val="0"/>
                  <w:marTop w:val="0"/>
                  <w:marBottom w:val="0"/>
                  <w:divBdr>
                    <w:top w:val="none" w:sz="0" w:space="0" w:color="auto"/>
                    <w:left w:val="none" w:sz="0" w:space="0" w:color="auto"/>
                    <w:bottom w:val="none" w:sz="0" w:space="0" w:color="auto"/>
                    <w:right w:val="none" w:sz="0" w:space="0" w:color="auto"/>
                  </w:divBdr>
                </w:div>
                <w:div w:id="1474329766">
                  <w:marLeft w:val="0"/>
                  <w:marRight w:val="0"/>
                  <w:marTop w:val="0"/>
                  <w:marBottom w:val="0"/>
                  <w:divBdr>
                    <w:top w:val="none" w:sz="0" w:space="0" w:color="auto"/>
                    <w:left w:val="none" w:sz="0" w:space="0" w:color="auto"/>
                    <w:bottom w:val="none" w:sz="0" w:space="0" w:color="auto"/>
                    <w:right w:val="none" w:sz="0" w:space="0" w:color="auto"/>
                  </w:divBdr>
                </w:div>
                <w:div w:id="1513452394">
                  <w:marLeft w:val="0"/>
                  <w:marRight w:val="0"/>
                  <w:marTop w:val="0"/>
                  <w:marBottom w:val="0"/>
                  <w:divBdr>
                    <w:top w:val="none" w:sz="0" w:space="0" w:color="auto"/>
                    <w:left w:val="none" w:sz="0" w:space="0" w:color="auto"/>
                    <w:bottom w:val="none" w:sz="0" w:space="0" w:color="auto"/>
                    <w:right w:val="none" w:sz="0" w:space="0" w:color="auto"/>
                  </w:divBdr>
                </w:div>
                <w:div w:id="1517572235">
                  <w:marLeft w:val="0"/>
                  <w:marRight w:val="0"/>
                  <w:marTop w:val="0"/>
                  <w:marBottom w:val="0"/>
                  <w:divBdr>
                    <w:top w:val="none" w:sz="0" w:space="0" w:color="auto"/>
                    <w:left w:val="none" w:sz="0" w:space="0" w:color="auto"/>
                    <w:bottom w:val="none" w:sz="0" w:space="0" w:color="auto"/>
                    <w:right w:val="none" w:sz="0" w:space="0" w:color="auto"/>
                  </w:divBdr>
                </w:div>
                <w:div w:id="1654870867">
                  <w:marLeft w:val="0"/>
                  <w:marRight w:val="0"/>
                  <w:marTop w:val="0"/>
                  <w:marBottom w:val="0"/>
                  <w:divBdr>
                    <w:top w:val="none" w:sz="0" w:space="0" w:color="auto"/>
                    <w:left w:val="none" w:sz="0" w:space="0" w:color="auto"/>
                    <w:bottom w:val="none" w:sz="0" w:space="0" w:color="auto"/>
                    <w:right w:val="none" w:sz="0" w:space="0" w:color="auto"/>
                  </w:divBdr>
                </w:div>
                <w:div w:id="1656955521">
                  <w:marLeft w:val="0"/>
                  <w:marRight w:val="0"/>
                  <w:marTop w:val="0"/>
                  <w:marBottom w:val="0"/>
                  <w:divBdr>
                    <w:top w:val="none" w:sz="0" w:space="0" w:color="auto"/>
                    <w:left w:val="none" w:sz="0" w:space="0" w:color="auto"/>
                    <w:bottom w:val="none" w:sz="0" w:space="0" w:color="auto"/>
                    <w:right w:val="none" w:sz="0" w:space="0" w:color="auto"/>
                  </w:divBdr>
                </w:div>
                <w:div w:id="1684277644">
                  <w:marLeft w:val="0"/>
                  <w:marRight w:val="0"/>
                  <w:marTop w:val="0"/>
                  <w:marBottom w:val="0"/>
                  <w:divBdr>
                    <w:top w:val="none" w:sz="0" w:space="0" w:color="auto"/>
                    <w:left w:val="none" w:sz="0" w:space="0" w:color="auto"/>
                    <w:bottom w:val="none" w:sz="0" w:space="0" w:color="auto"/>
                    <w:right w:val="none" w:sz="0" w:space="0" w:color="auto"/>
                  </w:divBdr>
                </w:div>
                <w:div w:id="1716267972">
                  <w:marLeft w:val="0"/>
                  <w:marRight w:val="0"/>
                  <w:marTop w:val="0"/>
                  <w:marBottom w:val="0"/>
                  <w:divBdr>
                    <w:top w:val="none" w:sz="0" w:space="0" w:color="auto"/>
                    <w:left w:val="none" w:sz="0" w:space="0" w:color="auto"/>
                    <w:bottom w:val="none" w:sz="0" w:space="0" w:color="auto"/>
                    <w:right w:val="none" w:sz="0" w:space="0" w:color="auto"/>
                  </w:divBdr>
                </w:div>
                <w:div w:id="1723795916">
                  <w:marLeft w:val="0"/>
                  <w:marRight w:val="0"/>
                  <w:marTop w:val="0"/>
                  <w:marBottom w:val="0"/>
                  <w:divBdr>
                    <w:top w:val="none" w:sz="0" w:space="0" w:color="auto"/>
                    <w:left w:val="none" w:sz="0" w:space="0" w:color="auto"/>
                    <w:bottom w:val="none" w:sz="0" w:space="0" w:color="auto"/>
                    <w:right w:val="none" w:sz="0" w:space="0" w:color="auto"/>
                  </w:divBdr>
                </w:div>
                <w:div w:id="1895726958">
                  <w:marLeft w:val="0"/>
                  <w:marRight w:val="0"/>
                  <w:marTop w:val="0"/>
                  <w:marBottom w:val="0"/>
                  <w:divBdr>
                    <w:top w:val="none" w:sz="0" w:space="0" w:color="auto"/>
                    <w:left w:val="none" w:sz="0" w:space="0" w:color="auto"/>
                    <w:bottom w:val="none" w:sz="0" w:space="0" w:color="auto"/>
                    <w:right w:val="none" w:sz="0" w:space="0" w:color="auto"/>
                  </w:divBdr>
                </w:div>
                <w:div w:id="1902400472">
                  <w:marLeft w:val="0"/>
                  <w:marRight w:val="0"/>
                  <w:marTop w:val="0"/>
                  <w:marBottom w:val="0"/>
                  <w:divBdr>
                    <w:top w:val="none" w:sz="0" w:space="0" w:color="auto"/>
                    <w:left w:val="none" w:sz="0" w:space="0" w:color="auto"/>
                    <w:bottom w:val="none" w:sz="0" w:space="0" w:color="auto"/>
                    <w:right w:val="none" w:sz="0" w:space="0" w:color="auto"/>
                  </w:divBdr>
                </w:div>
                <w:div w:id="2080669017">
                  <w:marLeft w:val="0"/>
                  <w:marRight w:val="0"/>
                  <w:marTop w:val="0"/>
                  <w:marBottom w:val="0"/>
                  <w:divBdr>
                    <w:top w:val="none" w:sz="0" w:space="0" w:color="auto"/>
                    <w:left w:val="none" w:sz="0" w:space="0" w:color="auto"/>
                    <w:bottom w:val="none" w:sz="0" w:space="0" w:color="auto"/>
                    <w:right w:val="none" w:sz="0" w:space="0" w:color="auto"/>
                  </w:divBdr>
                </w:div>
                <w:div w:id="2144882289">
                  <w:marLeft w:val="0"/>
                  <w:marRight w:val="0"/>
                  <w:marTop w:val="0"/>
                  <w:marBottom w:val="0"/>
                  <w:divBdr>
                    <w:top w:val="none" w:sz="0" w:space="0" w:color="auto"/>
                    <w:left w:val="none" w:sz="0" w:space="0" w:color="auto"/>
                    <w:bottom w:val="none" w:sz="0" w:space="0" w:color="auto"/>
                    <w:right w:val="none" w:sz="0" w:space="0" w:color="auto"/>
                  </w:divBdr>
                </w:div>
              </w:divsChild>
            </w:div>
            <w:div w:id="1932622946">
              <w:marLeft w:val="0"/>
              <w:marRight w:val="0"/>
              <w:marTop w:val="0"/>
              <w:marBottom w:val="0"/>
              <w:divBdr>
                <w:top w:val="none" w:sz="0" w:space="0" w:color="auto"/>
                <w:left w:val="none" w:sz="0" w:space="0" w:color="auto"/>
                <w:bottom w:val="none" w:sz="0" w:space="0" w:color="auto"/>
                <w:right w:val="none" w:sz="0" w:space="0" w:color="auto"/>
              </w:divBdr>
            </w:div>
            <w:div w:id="1939368097">
              <w:marLeft w:val="0"/>
              <w:marRight w:val="0"/>
              <w:marTop w:val="0"/>
              <w:marBottom w:val="0"/>
              <w:divBdr>
                <w:top w:val="none" w:sz="0" w:space="0" w:color="auto"/>
                <w:left w:val="none" w:sz="0" w:space="0" w:color="auto"/>
                <w:bottom w:val="none" w:sz="0" w:space="0" w:color="auto"/>
                <w:right w:val="none" w:sz="0" w:space="0" w:color="auto"/>
              </w:divBdr>
            </w:div>
            <w:div w:id="1995452598">
              <w:marLeft w:val="0"/>
              <w:marRight w:val="0"/>
              <w:marTop w:val="0"/>
              <w:marBottom w:val="0"/>
              <w:divBdr>
                <w:top w:val="none" w:sz="0" w:space="0" w:color="auto"/>
                <w:left w:val="none" w:sz="0" w:space="0" w:color="auto"/>
                <w:bottom w:val="none" w:sz="0" w:space="0" w:color="auto"/>
                <w:right w:val="none" w:sz="0" w:space="0" w:color="auto"/>
              </w:divBdr>
            </w:div>
            <w:div w:id="2096171095">
              <w:marLeft w:val="0"/>
              <w:marRight w:val="0"/>
              <w:marTop w:val="0"/>
              <w:marBottom w:val="0"/>
              <w:divBdr>
                <w:top w:val="none" w:sz="0" w:space="0" w:color="auto"/>
                <w:left w:val="none" w:sz="0" w:space="0" w:color="auto"/>
                <w:bottom w:val="none" w:sz="0" w:space="0" w:color="auto"/>
                <w:right w:val="none" w:sz="0" w:space="0" w:color="auto"/>
              </w:divBdr>
            </w:div>
            <w:div w:id="2136637315">
              <w:marLeft w:val="0"/>
              <w:marRight w:val="0"/>
              <w:marTop w:val="0"/>
              <w:marBottom w:val="0"/>
              <w:divBdr>
                <w:top w:val="none" w:sz="0" w:space="0" w:color="auto"/>
                <w:left w:val="none" w:sz="0" w:space="0" w:color="auto"/>
                <w:bottom w:val="none" w:sz="0" w:space="0" w:color="auto"/>
                <w:right w:val="none" w:sz="0" w:space="0" w:color="auto"/>
              </w:divBdr>
            </w:div>
          </w:divsChild>
        </w:div>
        <w:div w:id="748159977">
          <w:marLeft w:val="0"/>
          <w:marRight w:val="0"/>
          <w:marTop w:val="0"/>
          <w:marBottom w:val="0"/>
          <w:divBdr>
            <w:top w:val="none" w:sz="0" w:space="0" w:color="auto"/>
            <w:left w:val="none" w:sz="0" w:space="0" w:color="auto"/>
            <w:bottom w:val="none" w:sz="0" w:space="0" w:color="auto"/>
            <w:right w:val="none" w:sz="0" w:space="0" w:color="auto"/>
          </w:divBdr>
          <w:divsChild>
            <w:div w:id="231938543">
              <w:marLeft w:val="0"/>
              <w:marRight w:val="0"/>
              <w:marTop w:val="0"/>
              <w:marBottom w:val="0"/>
              <w:divBdr>
                <w:top w:val="none" w:sz="0" w:space="0" w:color="auto"/>
                <w:left w:val="none" w:sz="0" w:space="0" w:color="auto"/>
                <w:bottom w:val="none" w:sz="0" w:space="0" w:color="auto"/>
                <w:right w:val="none" w:sz="0" w:space="0" w:color="auto"/>
              </w:divBdr>
            </w:div>
            <w:div w:id="271592584">
              <w:marLeft w:val="0"/>
              <w:marRight w:val="0"/>
              <w:marTop w:val="0"/>
              <w:marBottom w:val="0"/>
              <w:divBdr>
                <w:top w:val="none" w:sz="0" w:space="0" w:color="auto"/>
                <w:left w:val="none" w:sz="0" w:space="0" w:color="auto"/>
                <w:bottom w:val="none" w:sz="0" w:space="0" w:color="auto"/>
                <w:right w:val="none" w:sz="0" w:space="0" w:color="auto"/>
              </w:divBdr>
            </w:div>
            <w:div w:id="315379236">
              <w:marLeft w:val="0"/>
              <w:marRight w:val="0"/>
              <w:marTop w:val="0"/>
              <w:marBottom w:val="0"/>
              <w:divBdr>
                <w:top w:val="none" w:sz="0" w:space="0" w:color="auto"/>
                <w:left w:val="none" w:sz="0" w:space="0" w:color="auto"/>
                <w:bottom w:val="none" w:sz="0" w:space="0" w:color="auto"/>
                <w:right w:val="none" w:sz="0" w:space="0" w:color="auto"/>
              </w:divBdr>
              <w:divsChild>
                <w:div w:id="18820902">
                  <w:marLeft w:val="0"/>
                  <w:marRight w:val="0"/>
                  <w:marTop w:val="0"/>
                  <w:marBottom w:val="0"/>
                  <w:divBdr>
                    <w:top w:val="none" w:sz="0" w:space="0" w:color="auto"/>
                    <w:left w:val="none" w:sz="0" w:space="0" w:color="auto"/>
                    <w:bottom w:val="none" w:sz="0" w:space="0" w:color="auto"/>
                    <w:right w:val="none" w:sz="0" w:space="0" w:color="auto"/>
                  </w:divBdr>
                </w:div>
                <w:div w:id="485899602">
                  <w:marLeft w:val="0"/>
                  <w:marRight w:val="0"/>
                  <w:marTop w:val="0"/>
                  <w:marBottom w:val="0"/>
                  <w:divBdr>
                    <w:top w:val="none" w:sz="0" w:space="0" w:color="auto"/>
                    <w:left w:val="none" w:sz="0" w:space="0" w:color="auto"/>
                    <w:bottom w:val="none" w:sz="0" w:space="0" w:color="auto"/>
                    <w:right w:val="none" w:sz="0" w:space="0" w:color="auto"/>
                  </w:divBdr>
                </w:div>
                <w:div w:id="645669401">
                  <w:marLeft w:val="0"/>
                  <w:marRight w:val="0"/>
                  <w:marTop w:val="0"/>
                  <w:marBottom w:val="0"/>
                  <w:divBdr>
                    <w:top w:val="none" w:sz="0" w:space="0" w:color="auto"/>
                    <w:left w:val="none" w:sz="0" w:space="0" w:color="auto"/>
                    <w:bottom w:val="none" w:sz="0" w:space="0" w:color="auto"/>
                    <w:right w:val="none" w:sz="0" w:space="0" w:color="auto"/>
                  </w:divBdr>
                </w:div>
                <w:div w:id="756637567">
                  <w:marLeft w:val="0"/>
                  <w:marRight w:val="0"/>
                  <w:marTop w:val="0"/>
                  <w:marBottom w:val="0"/>
                  <w:divBdr>
                    <w:top w:val="none" w:sz="0" w:space="0" w:color="auto"/>
                    <w:left w:val="none" w:sz="0" w:space="0" w:color="auto"/>
                    <w:bottom w:val="none" w:sz="0" w:space="0" w:color="auto"/>
                    <w:right w:val="none" w:sz="0" w:space="0" w:color="auto"/>
                  </w:divBdr>
                </w:div>
                <w:div w:id="1464081080">
                  <w:marLeft w:val="0"/>
                  <w:marRight w:val="0"/>
                  <w:marTop w:val="0"/>
                  <w:marBottom w:val="0"/>
                  <w:divBdr>
                    <w:top w:val="none" w:sz="0" w:space="0" w:color="auto"/>
                    <w:left w:val="none" w:sz="0" w:space="0" w:color="auto"/>
                    <w:bottom w:val="none" w:sz="0" w:space="0" w:color="auto"/>
                    <w:right w:val="none" w:sz="0" w:space="0" w:color="auto"/>
                  </w:divBdr>
                </w:div>
                <w:div w:id="1742436812">
                  <w:marLeft w:val="0"/>
                  <w:marRight w:val="0"/>
                  <w:marTop w:val="0"/>
                  <w:marBottom w:val="0"/>
                  <w:divBdr>
                    <w:top w:val="none" w:sz="0" w:space="0" w:color="auto"/>
                    <w:left w:val="none" w:sz="0" w:space="0" w:color="auto"/>
                    <w:bottom w:val="none" w:sz="0" w:space="0" w:color="auto"/>
                    <w:right w:val="none" w:sz="0" w:space="0" w:color="auto"/>
                  </w:divBdr>
                </w:div>
              </w:divsChild>
            </w:div>
            <w:div w:id="1055472089">
              <w:marLeft w:val="0"/>
              <w:marRight w:val="0"/>
              <w:marTop w:val="0"/>
              <w:marBottom w:val="0"/>
              <w:divBdr>
                <w:top w:val="none" w:sz="0" w:space="0" w:color="auto"/>
                <w:left w:val="none" w:sz="0" w:space="0" w:color="auto"/>
                <w:bottom w:val="none" w:sz="0" w:space="0" w:color="auto"/>
                <w:right w:val="none" w:sz="0" w:space="0" w:color="auto"/>
              </w:divBdr>
            </w:div>
            <w:div w:id="1110667509">
              <w:marLeft w:val="0"/>
              <w:marRight w:val="0"/>
              <w:marTop w:val="0"/>
              <w:marBottom w:val="0"/>
              <w:divBdr>
                <w:top w:val="none" w:sz="0" w:space="0" w:color="auto"/>
                <w:left w:val="none" w:sz="0" w:space="0" w:color="auto"/>
                <w:bottom w:val="none" w:sz="0" w:space="0" w:color="auto"/>
                <w:right w:val="none" w:sz="0" w:space="0" w:color="auto"/>
              </w:divBdr>
            </w:div>
            <w:div w:id="1926299741">
              <w:marLeft w:val="0"/>
              <w:marRight w:val="0"/>
              <w:marTop w:val="0"/>
              <w:marBottom w:val="0"/>
              <w:divBdr>
                <w:top w:val="none" w:sz="0" w:space="0" w:color="auto"/>
                <w:left w:val="none" w:sz="0" w:space="0" w:color="auto"/>
                <w:bottom w:val="none" w:sz="0" w:space="0" w:color="auto"/>
                <w:right w:val="none" w:sz="0" w:space="0" w:color="auto"/>
              </w:divBdr>
            </w:div>
            <w:div w:id="2113356828">
              <w:marLeft w:val="0"/>
              <w:marRight w:val="0"/>
              <w:marTop w:val="0"/>
              <w:marBottom w:val="0"/>
              <w:divBdr>
                <w:top w:val="none" w:sz="0" w:space="0" w:color="auto"/>
                <w:left w:val="none" w:sz="0" w:space="0" w:color="auto"/>
                <w:bottom w:val="none" w:sz="0" w:space="0" w:color="auto"/>
                <w:right w:val="none" w:sz="0" w:space="0" w:color="auto"/>
              </w:divBdr>
            </w:div>
          </w:divsChild>
        </w:div>
        <w:div w:id="753549385">
          <w:marLeft w:val="0"/>
          <w:marRight w:val="0"/>
          <w:marTop w:val="0"/>
          <w:marBottom w:val="0"/>
          <w:divBdr>
            <w:top w:val="none" w:sz="0" w:space="0" w:color="auto"/>
            <w:left w:val="none" w:sz="0" w:space="0" w:color="auto"/>
            <w:bottom w:val="none" w:sz="0" w:space="0" w:color="auto"/>
            <w:right w:val="none" w:sz="0" w:space="0" w:color="auto"/>
          </w:divBdr>
          <w:divsChild>
            <w:div w:id="25521605">
              <w:marLeft w:val="0"/>
              <w:marRight w:val="0"/>
              <w:marTop w:val="0"/>
              <w:marBottom w:val="0"/>
              <w:divBdr>
                <w:top w:val="none" w:sz="0" w:space="0" w:color="auto"/>
                <w:left w:val="none" w:sz="0" w:space="0" w:color="auto"/>
                <w:bottom w:val="none" w:sz="0" w:space="0" w:color="auto"/>
                <w:right w:val="none" w:sz="0" w:space="0" w:color="auto"/>
              </w:divBdr>
            </w:div>
            <w:div w:id="333533264">
              <w:marLeft w:val="0"/>
              <w:marRight w:val="0"/>
              <w:marTop w:val="0"/>
              <w:marBottom w:val="0"/>
              <w:divBdr>
                <w:top w:val="none" w:sz="0" w:space="0" w:color="auto"/>
                <w:left w:val="none" w:sz="0" w:space="0" w:color="auto"/>
                <w:bottom w:val="none" w:sz="0" w:space="0" w:color="auto"/>
                <w:right w:val="none" w:sz="0" w:space="0" w:color="auto"/>
              </w:divBdr>
            </w:div>
            <w:div w:id="356395721">
              <w:marLeft w:val="0"/>
              <w:marRight w:val="0"/>
              <w:marTop w:val="0"/>
              <w:marBottom w:val="0"/>
              <w:divBdr>
                <w:top w:val="none" w:sz="0" w:space="0" w:color="auto"/>
                <w:left w:val="none" w:sz="0" w:space="0" w:color="auto"/>
                <w:bottom w:val="none" w:sz="0" w:space="0" w:color="auto"/>
                <w:right w:val="none" w:sz="0" w:space="0" w:color="auto"/>
              </w:divBdr>
            </w:div>
            <w:div w:id="485559459">
              <w:marLeft w:val="0"/>
              <w:marRight w:val="0"/>
              <w:marTop w:val="0"/>
              <w:marBottom w:val="0"/>
              <w:divBdr>
                <w:top w:val="none" w:sz="0" w:space="0" w:color="auto"/>
                <w:left w:val="none" w:sz="0" w:space="0" w:color="auto"/>
                <w:bottom w:val="none" w:sz="0" w:space="0" w:color="auto"/>
                <w:right w:val="none" w:sz="0" w:space="0" w:color="auto"/>
              </w:divBdr>
            </w:div>
            <w:div w:id="1052919432">
              <w:marLeft w:val="0"/>
              <w:marRight w:val="0"/>
              <w:marTop w:val="0"/>
              <w:marBottom w:val="0"/>
              <w:divBdr>
                <w:top w:val="none" w:sz="0" w:space="0" w:color="auto"/>
                <w:left w:val="none" w:sz="0" w:space="0" w:color="auto"/>
                <w:bottom w:val="none" w:sz="0" w:space="0" w:color="auto"/>
                <w:right w:val="none" w:sz="0" w:space="0" w:color="auto"/>
              </w:divBdr>
            </w:div>
            <w:div w:id="1069691023">
              <w:marLeft w:val="0"/>
              <w:marRight w:val="0"/>
              <w:marTop w:val="0"/>
              <w:marBottom w:val="0"/>
              <w:divBdr>
                <w:top w:val="none" w:sz="0" w:space="0" w:color="auto"/>
                <w:left w:val="none" w:sz="0" w:space="0" w:color="auto"/>
                <w:bottom w:val="none" w:sz="0" w:space="0" w:color="auto"/>
                <w:right w:val="none" w:sz="0" w:space="0" w:color="auto"/>
              </w:divBdr>
            </w:div>
            <w:div w:id="1238438086">
              <w:marLeft w:val="0"/>
              <w:marRight w:val="0"/>
              <w:marTop w:val="0"/>
              <w:marBottom w:val="0"/>
              <w:divBdr>
                <w:top w:val="none" w:sz="0" w:space="0" w:color="auto"/>
                <w:left w:val="none" w:sz="0" w:space="0" w:color="auto"/>
                <w:bottom w:val="none" w:sz="0" w:space="0" w:color="auto"/>
                <w:right w:val="none" w:sz="0" w:space="0" w:color="auto"/>
              </w:divBdr>
            </w:div>
            <w:div w:id="1411198944">
              <w:marLeft w:val="0"/>
              <w:marRight w:val="0"/>
              <w:marTop w:val="0"/>
              <w:marBottom w:val="0"/>
              <w:divBdr>
                <w:top w:val="none" w:sz="0" w:space="0" w:color="auto"/>
                <w:left w:val="none" w:sz="0" w:space="0" w:color="auto"/>
                <w:bottom w:val="none" w:sz="0" w:space="0" w:color="auto"/>
                <w:right w:val="none" w:sz="0" w:space="0" w:color="auto"/>
              </w:divBdr>
            </w:div>
            <w:div w:id="1424181994">
              <w:marLeft w:val="0"/>
              <w:marRight w:val="0"/>
              <w:marTop w:val="0"/>
              <w:marBottom w:val="0"/>
              <w:divBdr>
                <w:top w:val="none" w:sz="0" w:space="0" w:color="auto"/>
                <w:left w:val="none" w:sz="0" w:space="0" w:color="auto"/>
                <w:bottom w:val="none" w:sz="0" w:space="0" w:color="auto"/>
                <w:right w:val="none" w:sz="0" w:space="0" w:color="auto"/>
              </w:divBdr>
            </w:div>
            <w:div w:id="1589583702">
              <w:marLeft w:val="0"/>
              <w:marRight w:val="0"/>
              <w:marTop w:val="0"/>
              <w:marBottom w:val="0"/>
              <w:divBdr>
                <w:top w:val="none" w:sz="0" w:space="0" w:color="auto"/>
                <w:left w:val="none" w:sz="0" w:space="0" w:color="auto"/>
                <w:bottom w:val="none" w:sz="0" w:space="0" w:color="auto"/>
                <w:right w:val="none" w:sz="0" w:space="0" w:color="auto"/>
              </w:divBdr>
              <w:divsChild>
                <w:div w:id="140121356">
                  <w:marLeft w:val="0"/>
                  <w:marRight w:val="0"/>
                  <w:marTop w:val="0"/>
                  <w:marBottom w:val="0"/>
                  <w:divBdr>
                    <w:top w:val="none" w:sz="0" w:space="0" w:color="auto"/>
                    <w:left w:val="none" w:sz="0" w:space="0" w:color="auto"/>
                    <w:bottom w:val="none" w:sz="0" w:space="0" w:color="auto"/>
                    <w:right w:val="none" w:sz="0" w:space="0" w:color="auto"/>
                  </w:divBdr>
                </w:div>
                <w:div w:id="304433515">
                  <w:marLeft w:val="0"/>
                  <w:marRight w:val="0"/>
                  <w:marTop w:val="0"/>
                  <w:marBottom w:val="0"/>
                  <w:divBdr>
                    <w:top w:val="none" w:sz="0" w:space="0" w:color="auto"/>
                    <w:left w:val="none" w:sz="0" w:space="0" w:color="auto"/>
                    <w:bottom w:val="none" w:sz="0" w:space="0" w:color="auto"/>
                    <w:right w:val="none" w:sz="0" w:space="0" w:color="auto"/>
                  </w:divBdr>
                </w:div>
                <w:div w:id="354573056">
                  <w:marLeft w:val="0"/>
                  <w:marRight w:val="0"/>
                  <w:marTop w:val="0"/>
                  <w:marBottom w:val="0"/>
                  <w:divBdr>
                    <w:top w:val="none" w:sz="0" w:space="0" w:color="auto"/>
                    <w:left w:val="none" w:sz="0" w:space="0" w:color="auto"/>
                    <w:bottom w:val="none" w:sz="0" w:space="0" w:color="auto"/>
                    <w:right w:val="none" w:sz="0" w:space="0" w:color="auto"/>
                  </w:divBdr>
                </w:div>
                <w:div w:id="544098068">
                  <w:marLeft w:val="0"/>
                  <w:marRight w:val="0"/>
                  <w:marTop w:val="0"/>
                  <w:marBottom w:val="0"/>
                  <w:divBdr>
                    <w:top w:val="none" w:sz="0" w:space="0" w:color="auto"/>
                    <w:left w:val="none" w:sz="0" w:space="0" w:color="auto"/>
                    <w:bottom w:val="none" w:sz="0" w:space="0" w:color="auto"/>
                    <w:right w:val="none" w:sz="0" w:space="0" w:color="auto"/>
                  </w:divBdr>
                </w:div>
                <w:div w:id="558631461">
                  <w:marLeft w:val="0"/>
                  <w:marRight w:val="0"/>
                  <w:marTop w:val="0"/>
                  <w:marBottom w:val="0"/>
                  <w:divBdr>
                    <w:top w:val="none" w:sz="0" w:space="0" w:color="auto"/>
                    <w:left w:val="none" w:sz="0" w:space="0" w:color="auto"/>
                    <w:bottom w:val="none" w:sz="0" w:space="0" w:color="auto"/>
                    <w:right w:val="none" w:sz="0" w:space="0" w:color="auto"/>
                  </w:divBdr>
                </w:div>
                <w:div w:id="629894350">
                  <w:marLeft w:val="0"/>
                  <w:marRight w:val="0"/>
                  <w:marTop w:val="0"/>
                  <w:marBottom w:val="0"/>
                  <w:divBdr>
                    <w:top w:val="none" w:sz="0" w:space="0" w:color="auto"/>
                    <w:left w:val="none" w:sz="0" w:space="0" w:color="auto"/>
                    <w:bottom w:val="none" w:sz="0" w:space="0" w:color="auto"/>
                    <w:right w:val="none" w:sz="0" w:space="0" w:color="auto"/>
                  </w:divBdr>
                </w:div>
                <w:div w:id="1122459547">
                  <w:marLeft w:val="0"/>
                  <w:marRight w:val="0"/>
                  <w:marTop w:val="0"/>
                  <w:marBottom w:val="0"/>
                  <w:divBdr>
                    <w:top w:val="none" w:sz="0" w:space="0" w:color="auto"/>
                    <w:left w:val="none" w:sz="0" w:space="0" w:color="auto"/>
                    <w:bottom w:val="none" w:sz="0" w:space="0" w:color="auto"/>
                    <w:right w:val="none" w:sz="0" w:space="0" w:color="auto"/>
                  </w:divBdr>
                </w:div>
                <w:div w:id="1211654615">
                  <w:marLeft w:val="0"/>
                  <w:marRight w:val="0"/>
                  <w:marTop w:val="0"/>
                  <w:marBottom w:val="0"/>
                  <w:divBdr>
                    <w:top w:val="none" w:sz="0" w:space="0" w:color="auto"/>
                    <w:left w:val="none" w:sz="0" w:space="0" w:color="auto"/>
                    <w:bottom w:val="none" w:sz="0" w:space="0" w:color="auto"/>
                    <w:right w:val="none" w:sz="0" w:space="0" w:color="auto"/>
                  </w:divBdr>
                </w:div>
                <w:div w:id="1368070597">
                  <w:marLeft w:val="0"/>
                  <w:marRight w:val="0"/>
                  <w:marTop w:val="0"/>
                  <w:marBottom w:val="0"/>
                  <w:divBdr>
                    <w:top w:val="none" w:sz="0" w:space="0" w:color="auto"/>
                    <w:left w:val="none" w:sz="0" w:space="0" w:color="auto"/>
                    <w:bottom w:val="none" w:sz="0" w:space="0" w:color="auto"/>
                    <w:right w:val="none" w:sz="0" w:space="0" w:color="auto"/>
                  </w:divBdr>
                </w:div>
                <w:div w:id="1413352953">
                  <w:marLeft w:val="0"/>
                  <w:marRight w:val="0"/>
                  <w:marTop w:val="0"/>
                  <w:marBottom w:val="0"/>
                  <w:divBdr>
                    <w:top w:val="none" w:sz="0" w:space="0" w:color="auto"/>
                    <w:left w:val="none" w:sz="0" w:space="0" w:color="auto"/>
                    <w:bottom w:val="none" w:sz="0" w:space="0" w:color="auto"/>
                    <w:right w:val="none" w:sz="0" w:space="0" w:color="auto"/>
                  </w:divBdr>
                </w:div>
                <w:div w:id="2130081147">
                  <w:marLeft w:val="0"/>
                  <w:marRight w:val="0"/>
                  <w:marTop w:val="0"/>
                  <w:marBottom w:val="0"/>
                  <w:divBdr>
                    <w:top w:val="none" w:sz="0" w:space="0" w:color="auto"/>
                    <w:left w:val="none" w:sz="0" w:space="0" w:color="auto"/>
                    <w:bottom w:val="none" w:sz="0" w:space="0" w:color="auto"/>
                    <w:right w:val="none" w:sz="0" w:space="0" w:color="auto"/>
                  </w:divBdr>
                </w:div>
              </w:divsChild>
            </w:div>
            <w:div w:id="1873415178">
              <w:marLeft w:val="0"/>
              <w:marRight w:val="0"/>
              <w:marTop w:val="0"/>
              <w:marBottom w:val="0"/>
              <w:divBdr>
                <w:top w:val="none" w:sz="0" w:space="0" w:color="auto"/>
                <w:left w:val="none" w:sz="0" w:space="0" w:color="auto"/>
                <w:bottom w:val="none" w:sz="0" w:space="0" w:color="auto"/>
                <w:right w:val="none" w:sz="0" w:space="0" w:color="auto"/>
              </w:divBdr>
            </w:div>
            <w:div w:id="2038773421">
              <w:marLeft w:val="0"/>
              <w:marRight w:val="0"/>
              <w:marTop w:val="0"/>
              <w:marBottom w:val="0"/>
              <w:divBdr>
                <w:top w:val="none" w:sz="0" w:space="0" w:color="auto"/>
                <w:left w:val="none" w:sz="0" w:space="0" w:color="auto"/>
                <w:bottom w:val="none" w:sz="0" w:space="0" w:color="auto"/>
                <w:right w:val="none" w:sz="0" w:space="0" w:color="auto"/>
              </w:divBdr>
            </w:div>
          </w:divsChild>
        </w:div>
        <w:div w:id="770245619">
          <w:marLeft w:val="0"/>
          <w:marRight w:val="0"/>
          <w:marTop w:val="0"/>
          <w:marBottom w:val="0"/>
          <w:divBdr>
            <w:top w:val="none" w:sz="0" w:space="0" w:color="auto"/>
            <w:left w:val="none" w:sz="0" w:space="0" w:color="auto"/>
            <w:bottom w:val="none" w:sz="0" w:space="0" w:color="auto"/>
            <w:right w:val="none" w:sz="0" w:space="0" w:color="auto"/>
          </w:divBdr>
          <w:divsChild>
            <w:div w:id="65955480">
              <w:marLeft w:val="0"/>
              <w:marRight w:val="0"/>
              <w:marTop w:val="0"/>
              <w:marBottom w:val="0"/>
              <w:divBdr>
                <w:top w:val="none" w:sz="0" w:space="0" w:color="auto"/>
                <w:left w:val="none" w:sz="0" w:space="0" w:color="auto"/>
                <w:bottom w:val="none" w:sz="0" w:space="0" w:color="auto"/>
                <w:right w:val="none" w:sz="0" w:space="0" w:color="auto"/>
              </w:divBdr>
            </w:div>
            <w:div w:id="255140186">
              <w:marLeft w:val="0"/>
              <w:marRight w:val="0"/>
              <w:marTop w:val="0"/>
              <w:marBottom w:val="0"/>
              <w:divBdr>
                <w:top w:val="none" w:sz="0" w:space="0" w:color="auto"/>
                <w:left w:val="none" w:sz="0" w:space="0" w:color="auto"/>
                <w:bottom w:val="none" w:sz="0" w:space="0" w:color="auto"/>
                <w:right w:val="none" w:sz="0" w:space="0" w:color="auto"/>
              </w:divBdr>
            </w:div>
            <w:div w:id="602499727">
              <w:marLeft w:val="0"/>
              <w:marRight w:val="0"/>
              <w:marTop w:val="0"/>
              <w:marBottom w:val="0"/>
              <w:divBdr>
                <w:top w:val="none" w:sz="0" w:space="0" w:color="auto"/>
                <w:left w:val="none" w:sz="0" w:space="0" w:color="auto"/>
                <w:bottom w:val="none" w:sz="0" w:space="0" w:color="auto"/>
                <w:right w:val="none" w:sz="0" w:space="0" w:color="auto"/>
              </w:divBdr>
            </w:div>
            <w:div w:id="672295265">
              <w:marLeft w:val="0"/>
              <w:marRight w:val="0"/>
              <w:marTop w:val="0"/>
              <w:marBottom w:val="0"/>
              <w:divBdr>
                <w:top w:val="none" w:sz="0" w:space="0" w:color="auto"/>
                <w:left w:val="none" w:sz="0" w:space="0" w:color="auto"/>
                <w:bottom w:val="none" w:sz="0" w:space="0" w:color="auto"/>
                <w:right w:val="none" w:sz="0" w:space="0" w:color="auto"/>
              </w:divBdr>
            </w:div>
            <w:div w:id="1524592071">
              <w:marLeft w:val="0"/>
              <w:marRight w:val="0"/>
              <w:marTop w:val="0"/>
              <w:marBottom w:val="0"/>
              <w:divBdr>
                <w:top w:val="none" w:sz="0" w:space="0" w:color="auto"/>
                <w:left w:val="none" w:sz="0" w:space="0" w:color="auto"/>
                <w:bottom w:val="none" w:sz="0" w:space="0" w:color="auto"/>
                <w:right w:val="none" w:sz="0" w:space="0" w:color="auto"/>
              </w:divBdr>
              <w:divsChild>
                <w:div w:id="144783109">
                  <w:marLeft w:val="0"/>
                  <w:marRight w:val="0"/>
                  <w:marTop w:val="0"/>
                  <w:marBottom w:val="0"/>
                  <w:divBdr>
                    <w:top w:val="none" w:sz="0" w:space="0" w:color="auto"/>
                    <w:left w:val="none" w:sz="0" w:space="0" w:color="auto"/>
                    <w:bottom w:val="none" w:sz="0" w:space="0" w:color="auto"/>
                    <w:right w:val="none" w:sz="0" w:space="0" w:color="auto"/>
                  </w:divBdr>
                </w:div>
                <w:div w:id="307781437">
                  <w:marLeft w:val="0"/>
                  <w:marRight w:val="0"/>
                  <w:marTop w:val="0"/>
                  <w:marBottom w:val="0"/>
                  <w:divBdr>
                    <w:top w:val="none" w:sz="0" w:space="0" w:color="auto"/>
                    <w:left w:val="none" w:sz="0" w:space="0" w:color="auto"/>
                    <w:bottom w:val="none" w:sz="0" w:space="0" w:color="auto"/>
                    <w:right w:val="none" w:sz="0" w:space="0" w:color="auto"/>
                  </w:divBdr>
                </w:div>
                <w:div w:id="1455715835">
                  <w:marLeft w:val="0"/>
                  <w:marRight w:val="0"/>
                  <w:marTop w:val="0"/>
                  <w:marBottom w:val="0"/>
                  <w:divBdr>
                    <w:top w:val="none" w:sz="0" w:space="0" w:color="auto"/>
                    <w:left w:val="none" w:sz="0" w:space="0" w:color="auto"/>
                    <w:bottom w:val="none" w:sz="0" w:space="0" w:color="auto"/>
                    <w:right w:val="none" w:sz="0" w:space="0" w:color="auto"/>
                  </w:divBdr>
                </w:div>
                <w:div w:id="1455977610">
                  <w:marLeft w:val="0"/>
                  <w:marRight w:val="0"/>
                  <w:marTop w:val="0"/>
                  <w:marBottom w:val="0"/>
                  <w:divBdr>
                    <w:top w:val="none" w:sz="0" w:space="0" w:color="auto"/>
                    <w:left w:val="none" w:sz="0" w:space="0" w:color="auto"/>
                    <w:bottom w:val="none" w:sz="0" w:space="0" w:color="auto"/>
                    <w:right w:val="none" w:sz="0" w:space="0" w:color="auto"/>
                  </w:divBdr>
                </w:div>
                <w:div w:id="1504395416">
                  <w:marLeft w:val="0"/>
                  <w:marRight w:val="0"/>
                  <w:marTop w:val="0"/>
                  <w:marBottom w:val="0"/>
                  <w:divBdr>
                    <w:top w:val="none" w:sz="0" w:space="0" w:color="auto"/>
                    <w:left w:val="none" w:sz="0" w:space="0" w:color="auto"/>
                    <w:bottom w:val="none" w:sz="0" w:space="0" w:color="auto"/>
                    <w:right w:val="none" w:sz="0" w:space="0" w:color="auto"/>
                  </w:divBdr>
                </w:div>
                <w:div w:id="1538346365">
                  <w:marLeft w:val="0"/>
                  <w:marRight w:val="0"/>
                  <w:marTop w:val="0"/>
                  <w:marBottom w:val="0"/>
                  <w:divBdr>
                    <w:top w:val="none" w:sz="0" w:space="0" w:color="auto"/>
                    <w:left w:val="none" w:sz="0" w:space="0" w:color="auto"/>
                    <w:bottom w:val="none" w:sz="0" w:space="0" w:color="auto"/>
                    <w:right w:val="none" w:sz="0" w:space="0" w:color="auto"/>
                  </w:divBdr>
                </w:div>
                <w:div w:id="1936549851">
                  <w:marLeft w:val="0"/>
                  <w:marRight w:val="0"/>
                  <w:marTop w:val="0"/>
                  <w:marBottom w:val="0"/>
                  <w:divBdr>
                    <w:top w:val="none" w:sz="0" w:space="0" w:color="auto"/>
                    <w:left w:val="none" w:sz="0" w:space="0" w:color="auto"/>
                    <w:bottom w:val="none" w:sz="0" w:space="0" w:color="auto"/>
                    <w:right w:val="none" w:sz="0" w:space="0" w:color="auto"/>
                  </w:divBdr>
                </w:div>
              </w:divsChild>
            </w:div>
            <w:div w:id="1662659000">
              <w:marLeft w:val="0"/>
              <w:marRight w:val="0"/>
              <w:marTop w:val="0"/>
              <w:marBottom w:val="0"/>
              <w:divBdr>
                <w:top w:val="none" w:sz="0" w:space="0" w:color="auto"/>
                <w:left w:val="none" w:sz="0" w:space="0" w:color="auto"/>
                <w:bottom w:val="none" w:sz="0" w:space="0" w:color="auto"/>
                <w:right w:val="none" w:sz="0" w:space="0" w:color="auto"/>
              </w:divBdr>
            </w:div>
            <w:div w:id="2013490415">
              <w:marLeft w:val="0"/>
              <w:marRight w:val="0"/>
              <w:marTop w:val="0"/>
              <w:marBottom w:val="0"/>
              <w:divBdr>
                <w:top w:val="none" w:sz="0" w:space="0" w:color="auto"/>
                <w:left w:val="none" w:sz="0" w:space="0" w:color="auto"/>
                <w:bottom w:val="none" w:sz="0" w:space="0" w:color="auto"/>
                <w:right w:val="none" w:sz="0" w:space="0" w:color="auto"/>
              </w:divBdr>
            </w:div>
            <w:div w:id="2046977122">
              <w:marLeft w:val="0"/>
              <w:marRight w:val="0"/>
              <w:marTop w:val="0"/>
              <w:marBottom w:val="0"/>
              <w:divBdr>
                <w:top w:val="none" w:sz="0" w:space="0" w:color="auto"/>
                <w:left w:val="none" w:sz="0" w:space="0" w:color="auto"/>
                <w:bottom w:val="none" w:sz="0" w:space="0" w:color="auto"/>
                <w:right w:val="none" w:sz="0" w:space="0" w:color="auto"/>
              </w:divBdr>
            </w:div>
          </w:divsChild>
        </w:div>
        <w:div w:id="785856773">
          <w:marLeft w:val="0"/>
          <w:marRight w:val="0"/>
          <w:marTop w:val="0"/>
          <w:marBottom w:val="0"/>
          <w:divBdr>
            <w:top w:val="none" w:sz="0" w:space="0" w:color="auto"/>
            <w:left w:val="none" w:sz="0" w:space="0" w:color="auto"/>
            <w:bottom w:val="none" w:sz="0" w:space="0" w:color="auto"/>
            <w:right w:val="none" w:sz="0" w:space="0" w:color="auto"/>
          </w:divBdr>
          <w:divsChild>
            <w:div w:id="373895264">
              <w:marLeft w:val="0"/>
              <w:marRight w:val="0"/>
              <w:marTop w:val="0"/>
              <w:marBottom w:val="0"/>
              <w:divBdr>
                <w:top w:val="none" w:sz="0" w:space="0" w:color="auto"/>
                <w:left w:val="none" w:sz="0" w:space="0" w:color="auto"/>
                <w:bottom w:val="none" w:sz="0" w:space="0" w:color="auto"/>
                <w:right w:val="none" w:sz="0" w:space="0" w:color="auto"/>
              </w:divBdr>
              <w:divsChild>
                <w:div w:id="695614982">
                  <w:marLeft w:val="0"/>
                  <w:marRight w:val="0"/>
                  <w:marTop w:val="0"/>
                  <w:marBottom w:val="0"/>
                  <w:divBdr>
                    <w:top w:val="none" w:sz="0" w:space="0" w:color="auto"/>
                    <w:left w:val="none" w:sz="0" w:space="0" w:color="auto"/>
                    <w:bottom w:val="none" w:sz="0" w:space="0" w:color="auto"/>
                    <w:right w:val="none" w:sz="0" w:space="0" w:color="auto"/>
                  </w:divBdr>
                </w:div>
                <w:div w:id="2120249797">
                  <w:marLeft w:val="0"/>
                  <w:marRight w:val="0"/>
                  <w:marTop w:val="0"/>
                  <w:marBottom w:val="0"/>
                  <w:divBdr>
                    <w:top w:val="none" w:sz="0" w:space="0" w:color="auto"/>
                    <w:left w:val="none" w:sz="0" w:space="0" w:color="auto"/>
                    <w:bottom w:val="none" w:sz="0" w:space="0" w:color="auto"/>
                    <w:right w:val="none" w:sz="0" w:space="0" w:color="auto"/>
                  </w:divBdr>
                </w:div>
              </w:divsChild>
            </w:div>
            <w:div w:id="899439512">
              <w:marLeft w:val="0"/>
              <w:marRight w:val="0"/>
              <w:marTop w:val="0"/>
              <w:marBottom w:val="0"/>
              <w:divBdr>
                <w:top w:val="none" w:sz="0" w:space="0" w:color="auto"/>
                <w:left w:val="none" w:sz="0" w:space="0" w:color="auto"/>
                <w:bottom w:val="none" w:sz="0" w:space="0" w:color="auto"/>
                <w:right w:val="none" w:sz="0" w:space="0" w:color="auto"/>
              </w:divBdr>
            </w:div>
            <w:div w:id="2069454454">
              <w:marLeft w:val="0"/>
              <w:marRight w:val="0"/>
              <w:marTop w:val="0"/>
              <w:marBottom w:val="0"/>
              <w:divBdr>
                <w:top w:val="none" w:sz="0" w:space="0" w:color="auto"/>
                <w:left w:val="none" w:sz="0" w:space="0" w:color="auto"/>
                <w:bottom w:val="none" w:sz="0" w:space="0" w:color="auto"/>
                <w:right w:val="none" w:sz="0" w:space="0" w:color="auto"/>
              </w:divBdr>
            </w:div>
          </w:divsChild>
        </w:div>
        <w:div w:id="793132479">
          <w:marLeft w:val="0"/>
          <w:marRight w:val="0"/>
          <w:marTop w:val="0"/>
          <w:marBottom w:val="0"/>
          <w:divBdr>
            <w:top w:val="single" w:sz="6" w:space="4" w:color="CCCCCC"/>
            <w:left w:val="single" w:sz="6" w:space="8" w:color="CCCCCC"/>
            <w:bottom w:val="single" w:sz="6" w:space="4" w:color="CCCCCC"/>
            <w:right w:val="single" w:sz="6" w:space="8" w:color="CCCCCC"/>
          </w:divBdr>
        </w:div>
        <w:div w:id="802306543">
          <w:marLeft w:val="0"/>
          <w:marRight w:val="0"/>
          <w:marTop w:val="0"/>
          <w:marBottom w:val="0"/>
          <w:divBdr>
            <w:top w:val="none" w:sz="0" w:space="0" w:color="auto"/>
            <w:left w:val="none" w:sz="0" w:space="0" w:color="auto"/>
            <w:bottom w:val="none" w:sz="0" w:space="0" w:color="auto"/>
            <w:right w:val="none" w:sz="0" w:space="0" w:color="auto"/>
          </w:divBdr>
          <w:divsChild>
            <w:div w:id="784235499">
              <w:marLeft w:val="0"/>
              <w:marRight w:val="0"/>
              <w:marTop w:val="0"/>
              <w:marBottom w:val="0"/>
              <w:divBdr>
                <w:top w:val="none" w:sz="0" w:space="0" w:color="auto"/>
                <w:left w:val="none" w:sz="0" w:space="0" w:color="auto"/>
                <w:bottom w:val="none" w:sz="0" w:space="0" w:color="auto"/>
                <w:right w:val="none" w:sz="0" w:space="0" w:color="auto"/>
              </w:divBdr>
            </w:div>
            <w:div w:id="819421559">
              <w:marLeft w:val="0"/>
              <w:marRight w:val="0"/>
              <w:marTop w:val="0"/>
              <w:marBottom w:val="0"/>
              <w:divBdr>
                <w:top w:val="none" w:sz="0" w:space="0" w:color="auto"/>
                <w:left w:val="none" w:sz="0" w:space="0" w:color="auto"/>
                <w:bottom w:val="none" w:sz="0" w:space="0" w:color="auto"/>
                <w:right w:val="none" w:sz="0" w:space="0" w:color="auto"/>
              </w:divBdr>
            </w:div>
            <w:div w:id="1225138375">
              <w:marLeft w:val="0"/>
              <w:marRight w:val="0"/>
              <w:marTop w:val="0"/>
              <w:marBottom w:val="0"/>
              <w:divBdr>
                <w:top w:val="none" w:sz="0" w:space="0" w:color="auto"/>
                <w:left w:val="none" w:sz="0" w:space="0" w:color="auto"/>
                <w:bottom w:val="none" w:sz="0" w:space="0" w:color="auto"/>
                <w:right w:val="none" w:sz="0" w:space="0" w:color="auto"/>
              </w:divBdr>
              <w:divsChild>
                <w:div w:id="167411275">
                  <w:marLeft w:val="0"/>
                  <w:marRight w:val="0"/>
                  <w:marTop w:val="0"/>
                  <w:marBottom w:val="0"/>
                  <w:divBdr>
                    <w:top w:val="none" w:sz="0" w:space="0" w:color="auto"/>
                    <w:left w:val="none" w:sz="0" w:space="0" w:color="auto"/>
                    <w:bottom w:val="none" w:sz="0" w:space="0" w:color="auto"/>
                    <w:right w:val="none" w:sz="0" w:space="0" w:color="auto"/>
                  </w:divBdr>
                </w:div>
                <w:div w:id="5304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41392">
          <w:marLeft w:val="0"/>
          <w:marRight w:val="0"/>
          <w:marTop w:val="0"/>
          <w:marBottom w:val="0"/>
          <w:divBdr>
            <w:top w:val="none" w:sz="0" w:space="0" w:color="auto"/>
            <w:left w:val="none" w:sz="0" w:space="0" w:color="auto"/>
            <w:bottom w:val="none" w:sz="0" w:space="0" w:color="auto"/>
            <w:right w:val="none" w:sz="0" w:space="0" w:color="auto"/>
          </w:divBdr>
          <w:divsChild>
            <w:div w:id="253320408">
              <w:marLeft w:val="0"/>
              <w:marRight w:val="0"/>
              <w:marTop w:val="0"/>
              <w:marBottom w:val="0"/>
              <w:divBdr>
                <w:top w:val="none" w:sz="0" w:space="0" w:color="auto"/>
                <w:left w:val="none" w:sz="0" w:space="0" w:color="auto"/>
                <w:bottom w:val="none" w:sz="0" w:space="0" w:color="auto"/>
                <w:right w:val="none" w:sz="0" w:space="0" w:color="auto"/>
              </w:divBdr>
            </w:div>
            <w:div w:id="374473039">
              <w:marLeft w:val="0"/>
              <w:marRight w:val="0"/>
              <w:marTop w:val="0"/>
              <w:marBottom w:val="0"/>
              <w:divBdr>
                <w:top w:val="none" w:sz="0" w:space="0" w:color="auto"/>
                <w:left w:val="none" w:sz="0" w:space="0" w:color="auto"/>
                <w:bottom w:val="none" w:sz="0" w:space="0" w:color="auto"/>
                <w:right w:val="none" w:sz="0" w:space="0" w:color="auto"/>
              </w:divBdr>
              <w:divsChild>
                <w:div w:id="2056596">
                  <w:marLeft w:val="0"/>
                  <w:marRight w:val="0"/>
                  <w:marTop w:val="0"/>
                  <w:marBottom w:val="0"/>
                  <w:divBdr>
                    <w:top w:val="none" w:sz="0" w:space="0" w:color="auto"/>
                    <w:left w:val="none" w:sz="0" w:space="0" w:color="auto"/>
                    <w:bottom w:val="none" w:sz="0" w:space="0" w:color="auto"/>
                    <w:right w:val="none" w:sz="0" w:space="0" w:color="auto"/>
                  </w:divBdr>
                </w:div>
                <w:div w:id="19674253">
                  <w:marLeft w:val="0"/>
                  <w:marRight w:val="0"/>
                  <w:marTop w:val="0"/>
                  <w:marBottom w:val="0"/>
                  <w:divBdr>
                    <w:top w:val="none" w:sz="0" w:space="0" w:color="auto"/>
                    <w:left w:val="none" w:sz="0" w:space="0" w:color="auto"/>
                    <w:bottom w:val="none" w:sz="0" w:space="0" w:color="auto"/>
                    <w:right w:val="none" w:sz="0" w:space="0" w:color="auto"/>
                  </w:divBdr>
                </w:div>
                <w:div w:id="337199056">
                  <w:marLeft w:val="0"/>
                  <w:marRight w:val="0"/>
                  <w:marTop w:val="0"/>
                  <w:marBottom w:val="0"/>
                  <w:divBdr>
                    <w:top w:val="none" w:sz="0" w:space="0" w:color="auto"/>
                    <w:left w:val="none" w:sz="0" w:space="0" w:color="auto"/>
                    <w:bottom w:val="none" w:sz="0" w:space="0" w:color="auto"/>
                    <w:right w:val="none" w:sz="0" w:space="0" w:color="auto"/>
                  </w:divBdr>
                </w:div>
                <w:div w:id="463086306">
                  <w:marLeft w:val="0"/>
                  <w:marRight w:val="0"/>
                  <w:marTop w:val="0"/>
                  <w:marBottom w:val="0"/>
                  <w:divBdr>
                    <w:top w:val="none" w:sz="0" w:space="0" w:color="auto"/>
                    <w:left w:val="none" w:sz="0" w:space="0" w:color="auto"/>
                    <w:bottom w:val="none" w:sz="0" w:space="0" w:color="auto"/>
                    <w:right w:val="none" w:sz="0" w:space="0" w:color="auto"/>
                  </w:divBdr>
                </w:div>
                <w:div w:id="776798587">
                  <w:marLeft w:val="0"/>
                  <w:marRight w:val="0"/>
                  <w:marTop w:val="0"/>
                  <w:marBottom w:val="0"/>
                  <w:divBdr>
                    <w:top w:val="none" w:sz="0" w:space="0" w:color="auto"/>
                    <w:left w:val="none" w:sz="0" w:space="0" w:color="auto"/>
                    <w:bottom w:val="none" w:sz="0" w:space="0" w:color="auto"/>
                    <w:right w:val="none" w:sz="0" w:space="0" w:color="auto"/>
                  </w:divBdr>
                </w:div>
                <w:div w:id="848564936">
                  <w:marLeft w:val="0"/>
                  <w:marRight w:val="0"/>
                  <w:marTop w:val="0"/>
                  <w:marBottom w:val="0"/>
                  <w:divBdr>
                    <w:top w:val="none" w:sz="0" w:space="0" w:color="auto"/>
                    <w:left w:val="none" w:sz="0" w:space="0" w:color="auto"/>
                    <w:bottom w:val="none" w:sz="0" w:space="0" w:color="auto"/>
                    <w:right w:val="none" w:sz="0" w:space="0" w:color="auto"/>
                  </w:divBdr>
                </w:div>
                <w:div w:id="1377969925">
                  <w:marLeft w:val="0"/>
                  <w:marRight w:val="0"/>
                  <w:marTop w:val="0"/>
                  <w:marBottom w:val="0"/>
                  <w:divBdr>
                    <w:top w:val="none" w:sz="0" w:space="0" w:color="auto"/>
                    <w:left w:val="none" w:sz="0" w:space="0" w:color="auto"/>
                    <w:bottom w:val="none" w:sz="0" w:space="0" w:color="auto"/>
                    <w:right w:val="none" w:sz="0" w:space="0" w:color="auto"/>
                  </w:divBdr>
                </w:div>
                <w:div w:id="1484395929">
                  <w:marLeft w:val="0"/>
                  <w:marRight w:val="0"/>
                  <w:marTop w:val="0"/>
                  <w:marBottom w:val="0"/>
                  <w:divBdr>
                    <w:top w:val="none" w:sz="0" w:space="0" w:color="auto"/>
                    <w:left w:val="none" w:sz="0" w:space="0" w:color="auto"/>
                    <w:bottom w:val="none" w:sz="0" w:space="0" w:color="auto"/>
                    <w:right w:val="none" w:sz="0" w:space="0" w:color="auto"/>
                  </w:divBdr>
                </w:div>
                <w:div w:id="1588999632">
                  <w:marLeft w:val="0"/>
                  <w:marRight w:val="0"/>
                  <w:marTop w:val="0"/>
                  <w:marBottom w:val="0"/>
                  <w:divBdr>
                    <w:top w:val="none" w:sz="0" w:space="0" w:color="auto"/>
                    <w:left w:val="none" w:sz="0" w:space="0" w:color="auto"/>
                    <w:bottom w:val="none" w:sz="0" w:space="0" w:color="auto"/>
                    <w:right w:val="none" w:sz="0" w:space="0" w:color="auto"/>
                  </w:divBdr>
                </w:div>
                <w:div w:id="2145854187">
                  <w:marLeft w:val="0"/>
                  <w:marRight w:val="0"/>
                  <w:marTop w:val="0"/>
                  <w:marBottom w:val="0"/>
                  <w:divBdr>
                    <w:top w:val="none" w:sz="0" w:space="0" w:color="auto"/>
                    <w:left w:val="none" w:sz="0" w:space="0" w:color="auto"/>
                    <w:bottom w:val="none" w:sz="0" w:space="0" w:color="auto"/>
                    <w:right w:val="none" w:sz="0" w:space="0" w:color="auto"/>
                  </w:divBdr>
                </w:div>
              </w:divsChild>
            </w:div>
            <w:div w:id="900679417">
              <w:marLeft w:val="0"/>
              <w:marRight w:val="0"/>
              <w:marTop w:val="0"/>
              <w:marBottom w:val="0"/>
              <w:divBdr>
                <w:top w:val="none" w:sz="0" w:space="0" w:color="auto"/>
                <w:left w:val="none" w:sz="0" w:space="0" w:color="auto"/>
                <w:bottom w:val="none" w:sz="0" w:space="0" w:color="auto"/>
                <w:right w:val="none" w:sz="0" w:space="0" w:color="auto"/>
              </w:divBdr>
            </w:div>
            <w:div w:id="912274651">
              <w:marLeft w:val="0"/>
              <w:marRight w:val="0"/>
              <w:marTop w:val="0"/>
              <w:marBottom w:val="0"/>
              <w:divBdr>
                <w:top w:val="none" w:sz="0" w:space="0" w:color="auto"/>
                <w:left w:val="none" w:sz="0" w:space="0" w:color="auto"/>
                <w:bottom w:val="none" w:sz="0" w:space="0" w:color="auto"/>
                <w:right w:val="none" w:sz="0" w:space="0" w:color="auto"/>
              </w:divBdr>
            </w:div>
            <w:div w:id="1253274317">
              <w:marLeft w:val="0"/>
              <w:marRight w:val="0"/>
              <w:marTop w:val="0"/>
              <w:marBottom w:val="0"/>
              <w:divBdr>
                <w:top w:val="none" w:sz="0" w:space="0" w:color="auto"/>
                <w:left w:val="none" w:sz="0" w:space="0" w:color="auto"/>
                <w:bottom w:val="none" w:sz="0" w:space="0" w:color="auto"/>
                <w:right w:val="none" w:sz="0" w:space="0" w:color="auto"/>
              </w:divBdr>
            </w:div>
            <w:div w:id="1385371974">
              <w:marLeft w:val="0"/>
              <w:marRight w:val="0"/>
              <w:marTop w:val="0"/>
              <w:marBottom w:val="0"/>
              <w:divBdr>
                <w:top w:val="none" w:sz="0" w:space="0" w:color="auto"/>
                <w:left w:val="none" w:sz="0" w:space="0" w:color="auto"/>
                <w:bottom w:val="none" w:sz="0" w:space="0" w:color="auto"/>
                <w:right w:val="none" w:sz="0" w:space="0" w:color="auto"/>
              </w:divBdr>
            </w:div>
            <w:div w:id="1557352777">
              <w:marLeft w:val="0"/>
              <w:marRight w:val="0"/>
              <w:marTop w:val="0"/>
              <w:marBottom w:val="0"/>
              <w:divBdr>
                <w:top w:val="none" w:sz="0" w:space="0" w:color="auto"/>
                <w:left w:val="none" w:sz="0" w:space="0" w:color="auto"/>
                <w:bottom w:val="none" w:sz="0" w:space="0" w:color="auto"/>
                <w:right w:val="none" w:sz="0" w:space="0" w:color="auto"/>
              </w:divBdr>
            </w:div>
            <w:div w:id="1653026534">
              <w:marLeft w:val="0"/>
              <w:marRight w:val="0"/>
              <w:marTop w:val="0"/>
              <w:marBottom w:val="0"/>
              <w:divBdr>
                <w:top w:val="none" w:sz="0" w:space="0" w:color="auto"/>
                <w:left w:val="none" w:sz="0" w:space="0" w:color="auto"/>
                <w:bottom w:val="none" w:sz="0" w:space="0" w:color="auto"/>
                <w:right w:val="none" w:sz="0" w:space="0" w:color="auto"/>
              </w:divBdr>
            </w:div>
            <w:div w:id="1950963976">
              <w:marLeft w:val="0"/>
              <w:marRight w:val="0"/>
              <w:marTop w:val="0"/>
              <w:marBottom w:val="0"/>
              <w:divBdr>
                <w:top w:val="none" w:sz="0" w:space="0" w:color="auto"/>
                <w:left w:val="none" w:sz="0" w:space="0" w:color="auto"/>
                <w:bottom w:val="none" w:sz="0" w:space="0" w:color="auto"/>
                <w:right w:val="none" w:sz="0" w:space="0" w:color="auto"/>
              </w:divBdr>
            </w:div>
            <w:div w:id="2000041310">
              <w:marLeft w:val="0"/>
              <w:marRight w:val="0"/>
              <w:marTop w:val="0"/>
              <w:marBottom w:val="0"/>
              <w:divBdr>
                <w:top w:val="none" w:sz="0" w:space="0" w:color="auto"/>
                <w:left w:val="none" w:sz="0" w:space="0" w:color="auto"/>
                <w:bottom w:val="none" w:sz="0" w:space="0" w:color="auto"/>
                <w:right w:val="none" w:sz="0" w:space="0" w:color="auto"/>
              </w:divBdr>
            </w:div>
            <w:div w:id="2098283571">
              <w:marLeft w:val="0"/>
              <w:marRight w:val="0"/>
              <w:marTop w:val="0"/>
              <w:marBottom w:val="0"/>
              <w:divBdr>
                <w:top w:val="none" w:sz="0" w:space="0" w:color="auto"/>
                <w:left w:val="none" w:sz="0" w:space="0" w:color="auto"/>
                <w:bottom w:val="none" w:sz="0" w:space="0" w:color="auto"/>
                <w:right w:val="none" w:sz="0" w:space="0" w:color="auto"/>
              </w:divBdr>
            </w:div>
          </w:divsChild>
        </w:div>
        <w:div w:id="822045023">
          <w:marLeft w:val="0"/>
          <w:marRight w:val="0"/>
          <w:marTop w:val="0"/>
          <w:marBottom w:val="0"/>
          <w:divBdr>
            <w:top w:val="none" w:sz="0" w:space="0" w:color="auto"/>
            <w:left w:val="none" w:sz="0" w:space="0" w:color="auto"/>
            <w:bottom w:val="none" w:sz="0" w:space="0" w:color="auto"/>
            <w:right w:val="none" w:sz="0" w:space="0" w:color="auto"/>
          </w:divBdr>
          <w:divsChild>
            <w:div w:id="208470">
              <w:marLeft w:val="0"/>
              <w:marRight w:val="0"/>
              <w:marTop w:val="0"/>
              <w:marBottom w:val="0"/>
              <w:divBdr>
                <w:top w:val="none" w:sz="0" w:space="0" w:color="auto"/>
                <w:left w:val="none" w:sz="0" w:space="0" w:color="auto"/>
                <w:bottom w:val="none" w:sz="0" w:space="0" w:color="auto"/>
                <w:right w:val="none" w:sz="0" w:space="0" w:color="auto"/>
              </w:divBdr>
            </w:div>
            <w:div w:id="362368010">
              <w:marLeft w:val="0"/>
              <w:marRight w:val="0"/>
              <w:marTop w:val="0"/>
              <w:marBottom w:val="0"/>
              <w:divBdr>
                <w:top w:val="none" w:sz="0" w:space="0" w:color="auto"/>
                <w:left w:val="none" w:sz="0" w:space="0" w:color="auto"/>
                <w:bottom w:val="none" w:sz="0" w:space="0" w:color="auto"/>
                <w:right w:val="none" w:sz="0" w:space="0" w:color="auto"/>
              </w:divBdr>
              <w:divsChild>
                <w:div w:id="1045956107">
                  <w:marLeft w:val="0"/>
                  <w:marRight w:val="0"/>
                  <w:marTop w:val="0"/>
                  <w:marBottom w:val="0"/>
                  <w:divBdr>
                    <w:top w:val="none" w:sz="0" w:space="0" w:color="auto"/>
                    <w:left w:val="none" w:sz="0" w:space="0" w:color="auto"/>
                    <w:bottom w:val="none" w:sz="0" w:space="0" w:color="auto"/>
                    <w:right w:val="none" w:sz="0" w:space="0" w:color="auto"/>
                  </w:divBdr>
                </w:div>
                <w:div w:id="1409574843">
                  <w:marLeft w:val="0"/>
                  <w:marRight w:val="0"/>
                  <w:marTop w:val="0"/>
                  <w:marBottom w:val="0"/>
                  <w:divBdr>
                    <w:top w:val="none" w:sz="0" w:space="0" w:color="auto"/>
                    <w:left w:val="none" w:sz="0" w:space="0" w:color="auto"/>
                    <w:bottom w:val="none" w:sz="0" w:space="0" w:color="auto"/>
                    <w:right w:val="none" w:sz="0" w:space="0" w:color="auto"/>
                  </w:divBdr>
                </w:div>
              </w:divsChild>
            </w:div>
            <w:div w:id="1050299764">
              <w:marLeft w:val="0"/>
              <w:marRight w:val="0"/>
              <w:marTop w:val="0"/>
              <w:marBottom w:val="0"/>
              <w:divBdr>
                <w:top w:val="none" w:sz="0" w:space="0" w:color="auto"/>
                <w:left w:val="none" w:sz="0" w:space="0" w:color="auto"/>
                <w:bottom w:val="none" w:sz="0" w:space="0" w:color="auto"/>
                <w:right w:val="none" w:sz="0" w:space="0" w:color="auto"/>
              </w:divBdr>
            </w:div>
          </w:divsChild>
        </w:div>
        <w:div w:id="834996889">
          <w:marLeft w:val="0"/>
          <w:marRight w:val="0"/>
          <w:marTop w:val="0"/>
          <w:marBottom w:val="0"/>
          <w:divBdr>
            <w:top w:val="none" w:sz="0" w:space="0" w:color="auto"/>
            <w:left w:val="none" w:sz="0" w:space="0" w:color="auto"/>
            <w:bottom w:val="none" w:sz="0" w:space="0" w:color="auto"/>
            <w:right w:val="none" w:sz="0" w:space="0" w:color="auto"/>
          </w:divBdr>
          <w:divsChild>
            <w:div w:id="1719813472">
              <w:marLeft w:val="0"/>
              <w:marRight w:val="0"/>
              <w:marTop w:val="0"/>
              <w:marBottom w:val="0"/>
              <w:divBdr>
                <w:top w:val="none" w:sz="0" w:space="0" w:color="auto"/>
                <w:left w:val="none" w:sz="0" w:space="0" w:color="auto"/>
                <w:bottom w:val="none" w:sz="0" w:space="0" w:color="auto"/>
                <w:right w:val="none" w:sz="0" w:space="0" w:color="auto"/>
              </w:divBdr>
            </w:div>
            <w:div w:id="2006743243">
              <w:marLeft w:val="0"/>
              <w:marRight w:val="0"/>
              <w:marTop w:val="0"/>
              <w:marBottom w:val="0"/>
              <w:divBdr>
                <w:top w:val="none" w:sz="0" w:space="0" w:color="auto"/>
                <w:left w:val="none" w:sz="0" w:space="0" w:color="auto"/>
                <w:bottom w:val="none" w:sz="0" w:space="0" w:color="auto"/>
                <w:right w:val="none" w:sz="0" w:space="0" w:color="auto"/>
              </w:divBdr>
              <w:divsChild>
                <w:div w:id="21425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49361">
          <w:marLeft w:val="0"/>
          <w:marRight w:val="0"/>
          <w:marTop w:val="0"/>
          <w:marBottom w:val="0"/>
          <w:divBdr>
            <w:top w:val="none" w:sz="0" w:space="0" w:color="auto"/>
            <w:left w:val="none" w:sz="0" w:space="0" w:color="auto"/>
            <w:bottom w:val="none" w:sz="0" w:space="0" w:color="auto"/>
            <w:right w:val="none" w:sz="0" w:space="0" w:color="auto"/>
          </w:divBdr>
          <w:divsChild>
            <w:div w:id="23337642">
              <w:marLeft w:val="0"/>
              <w:marRight w:val="0"/>
              <w:marTop w:val="0"/>
              <w:marBottom w:val="0"/>
              <w:divBdr>
                <w:top w:val="none" w:sz="0" w:space="0" w:color="auto"/>
                <w:left w:val="none" w:sz="0" w:space="0" w:color="auto"/>
                <w:bottom w:val="none" w:sz="0" w:space="0" w:color="auto"/>
                <w:right w:val="none" w:sz="0" w:space="0" w:color="auto"/>
              </w:divBdr>
              <w:divsChild>
                <w:div w:id="27532735">
                  <w:marLeft w:val="0"/>
                  <w:marRight w:val="0"/>
                  <w:marTop w:val="0"/>
                  <w:marBottom w:val="0"/>
                  <w:divBdr>
                    <w:top w:val="none" w:sz="0" w:space="0" w:color="auto"/>
                    <w:left w:val="none" w:sz="0" w:space="0" w:color="auto"/>
                    <w:bottom w:val="none" w:sz="0" w:space="0" w:color="auto"/>
                    <w:right w:val="none" w:sz="0" w:space="0" w:color="auto"/>
                  </w:divBdr>
                </w:div>
                <w:div w:id="38433017">
                  <w:marLeft w:val="0"/>
                  <w:marRight w:val="0"/>
                  <w:marTop w:val="0"/>
                  <w:marBottom w:val="0"/>
                  <w:divBdr>
                    <w:top w:val="none" w:sz="0" w:space="0" w:color="auto"/>
                    <w:left w:val="none" w:sz="0" w:space="0" w:color="auto"/>
                    <w:bottom w:val="none" w:sz="0" w:space="0" w:color="auto"/>
                    <w:right w:val="none" w:sz="0" w:space="0" w:color="auto"/>
                  </w:divBdr>
                </w:div>
                <w:div w:id="220026042">
                  <w:marLeft w:val="0"/>
                  <w:marRight w:val="0"/>
                  <w:marTop w:val="0"/>
                  <w:marBottom w:val="0"/>
                  <w:divBdr>
                    <w:top w:val="none" w:sz="0" w:space="0" w:color="auto"/>
                    <w:left w:val="none" w:sz="0" w:space="0" w:color="auto"/>
                    <w:bottom w:val="none" w:sz="0" w:space="0" w:color="auto"/>
                    <w:right w:val="none" w:sz="0" w:space="0" w:color="auto"/>
                  </w:divBdr>
                </w:div>
                <w:div w:id="321206346">
                  <w:marLeft w:val="0"/>
                  <w:marRight w:val="0"/>
                  <w:marTop w:val="0"/>
                  <w:marBottom w:val="0"/>
                  <w:divBdr>
                    <w:top w:val="none" w:sz="0" w:space="0" w:color="auto"/>
                    <w:left w:val="none" w:sz="0" w:space="0" w:color="auto"/>
                    <w:bottom w:val="none" w:sz="0" w:space="0" w:color="auto"/>
                    <w:right w:val="none" w:sz="0" w:space="0" w:color="auto"/>
                  </w:divBdr>
                </w:div>
                <w:div w:id="410545330">
                  <w:marLeft w:val="0"/>
                  <w:marRight w:val="0"/>
                  <w:marTop w:val="0"/>
                  <w:marBottom w:val="0"/>
                  <w:divBdr>
                    <w:top w:val="none" w:sz="0" w:space="0" w:color="auto"/>
                    <w:left w:val="none" w:sz="0" w:space="0" w:color="auto"/>
                    <w:bottom w:val="none" w:sz="0" w:space="0" w:color="auto"/>
                    <w:right w:val="none" w:sz="0" w:space="0" w:color="auto"/>
                  </w:divBdr>
                </w:div>
                <w:div w:id="438334880">
                  <w:marLeft w:val="0"/>
                  <w:marRight w:val="0"/>
                  <w:marTop w:val="0"/>
                  <w:marBottom w:val="0"/>
                  <w:divBdr>
                    <w:top w:val="none" w:sz="0" w:space="0" w:color="auto"/>
                    <w:left w:val="none" w:sz="0" w:space="0" w:color="auto"/>
                    <w:bottom w:val="none" w:sz="0" w:space="0" w:color="auto"/>
                    <w:right w:val="none" w:sz="0" w:space="0" w:color="auto"/>
                  </w:divBdr>
                </w:div>
                <w:div w:id="445078398">
                  <w:marLeft w:val="0"/>
                  <w:marRight w:val="0"/>
                  <w:marTop w:val="0"/>
                  <w:marBottom w:val="0"/>
                  <w:divBdr>
                    <w:top w:val="none" w:sz="0" w:space="0" w:color="auto"/>
                    <w:left w:val="none" w:sz="0" w:space="0" w:color="auto"/>
                    <w:bottom w:val="none" w:sz="0" w:space="0" w:color="auto"/>
                    <w:right w:val="none" w:sz="0" w:space="0" w:color="auto"/>
                  </w:divBdr>
                </w:div>
                <w:div w:id="499005113">
                  <w:marLeft w:val="0"/>
                  <w:marRight w:val="0"/>
                  <w:marTop w:val="0"/>
                  <w:marBottom w:val="0"/>
                  <w:divBdr>
                    <w:top w:val="none" w:sz="0" w:space="0" w:color="auto"/>
                    <w:left w:val="none" w:sz="0" w:space="0" w:color="auto"/>
                    <w:bottom w:val="none" w:sz="0" w:space="0" w:color="auto"/>
                    <w:right w:val="none" w:sz="0" w:space="0" w:color="auto"/>
                  </w:divBdr>
                </w:div>
                <w:div w:id="558903216">
                  <w:marLeft w:val="0"/>
                  <w:marRight w:val="0"/>
                  <w:marTop w:val="0"/>
                  <w:marBottom w:val="0"/>
                  <w:divBdr>
                    <w:top w:val="none" w:sz="0" w:space="0" w:color="auto"/>
                    <w:left w:val="none" w:sz="0" w:space="0" w:color="auto"/>
                    <w:bottom w:val="none" w:sz="0" w:space="0" w:color="auto"/>
                    <w:right w:val="none" w:sz="0" w:space="0" w:color="auto"/>
                  </w:divBdr>
                </w:div>
                <w:div w:id="569386945">
                  <w:marLeft w:val="0"/>
                  <w:marRight w:val="0"/>
                  <w:marTop w:val="0"/>
                  <w:marBottom w:val="0"/>
                  <w:divBdr>
                    <w:top w:val="none" w:sz="0" w:space="0" w:color="auto"/>
                    <w:left w:val="none" w:sz="0" w:space="0" w:color="auto"/>
                    <w:bottom w:val="none" w:sz="0" w:space="0" w:color="auto"/>
                    <w:right w:val="none" w:sz="0" w:space="0" w:color="auto"/>
                  </w:divBdr>
                </w:div>
                <w:div w:id="837891309">
                  <w:marLeft w:val="0"/>
                  <w:marRight w:val="0"/>
                  <w:marTop w:val="0"/>
                  <w:marBottom w:val="0"/>
                  <w:divBdr>
                    <w:top w:val="none" w:sz="0" w:space="0" w:color="auto"/>
                    <w:left w:val="none" w:sz="0" w:space="0" w:color="auto"/>
                    <w:bottom w:val="none" w:sz="0" w:space="0" w:color="auto"/>
                    <w:right w:val="none" w:sz="0" w:space="0" w:color="auto"/>
                  </w:divBdr>
                </w:div>
                <w:div w:id="943684512">
                  <w:marLeft w:val="0"/>
                  <w:marRight w:val="0"/>
                  <w:marTop w:val="0"/>
                  <w:marBottom w:val="0"/>
                  <w:divBdr>
                    <w:top w:val="none" w:sz="0" w:space="0" w:color="auto"/>
                    <w:left w:val="none" w:sz="0" w:space="0" w:color="auto"/>
                    <w:bottom w:val="none" w:sz="0" w:space="0" w:color="auto"/>
                    <w:right w:val="none" w:sz="0" w:space="0" w:color="auto"/>
                  </w:divBdr>
                </w:div>
                <w:div w:id="1141729171">
                  <w:marLeft w:val="0"/>
                  <w:marRight w:val="0"/>
                  <w:marTop w:val="0"/>
                  <w:marBottom w:val="0"/>
                  <w:divBdr>
                    <w:top w:val="none" w:sz="0" w:space="0" w:color="auto"/>
                    <w:left w:val="none" w:sz="0" w:space="0" w:color="auto"/>
                    <w:bottom w:val="none" w:sz="0" w:space="0" w:color="auto"/>
                    <w:right w:val="none" w:sz="0" w:space="0" w:color="auto"/>
                  </w:divBdr>
                </w:div>
                <w:div w:id="1722747444">
                  <w:marLeft w:val="0"/>
                  <w:marRight w:val="0"/>
                  <w:marTop w:val="0"/>
                  <w:marBottom w:val="0"/>
                  <w:divBdr>
                    <w:top w:val="none" w:sz="0" w:space="0" w:color="auto"/>
                    <w:left w:val="none" w:sz="0" w:space="0" w:color="auto"/>
                    <w:bottom w:val="none" w:sz="0" w:space="0" w:color="auto"/>
                    <w:right w:val="none" w:sz="0" w:space="0" w:color="auto"/>
                  </w:divBdr>
                </w:div>
                <w:div w:id="1737388667">
                  <w:marLeft w:val="0"/>
                  <w:marRight w:val="0"/>
                  <w:marTop w:val="0"/>
                  <w:marBottom w:val="0"/>
                  <w:divBdr>
                    <w:top w:val="none" w:sz="0" w:space="0" w:color="auto"/>
                    <w:left w:val="none" w:sz="0" w:space="0" w:color="auto"/>
                    <w:bottom w:val="none" w:sz="0" w:space="0" w:color="auto"/>
                    <w:right w:val="none" w:sz="0" w:space="0" w:color="auto"/>
                  </w:divBdr>
                </w:div>
                <w:div w:id="2016229225">
                  <w:marLeft w:val="0"/>
                  <w:marRight w:val="0"/>
                  <w:marTop w:val="0"/>
                  <w:marBottom w:val="0"/>
                  <w:divBdr>
                    <w:top w:val="none" w:sz="0" w:space="0" w:color="auto"/>
                    <w:left w:val="none" w:sz="0" w:space="0" w:color="auto"/>
                    <w:bottom w:val="none" w:sz="0" w:space="0" w:color="auto"/>
                    <w:right w:val="none" w:sz="0" w:space="0" w:color="auto"/>
                  </w:divBdr>
                </w:div>
                <w:div w:id="2103993648">
                  <w:marLeft w:val="0"/>
                  <w:marRight w:val="0"/>
                  <w:marTop w:val="0"/>
                  <w:marBottom w:val="0"/>
                  <w:divBdr>
                    <w:top w:val="none" w:sz="0" w:space="0" w:color="auto"/>
                    <w:left w:val="none" w:sz="0" w:space="0" w:color="auto"/>
                    <w:bottom w:val="none" w:sz="0" w:space="0" w:color="auto"/>
                    <w:right w:val="none" w:sz="0" w:space="0" w:color="auto"/>
                  </w:divBdr>
                </w:div>
                <w:div w:id="2114468792">
                  <w:marLeft w:val="0"/>
                  <w:marRight w:val="0"/>
                  <w:marTop w:val="0"/>
                  <w:marBottom w:val="0"/>
                  <w:divBdr>
                    <w:top w:val="none" w:sz="0" w:space="0" w:color="auto"/>
                    <w:left w:val="none" w:sz="0" w:space="0" w:color="auto"/>
                    <w:bottom w:val="none" w:sz="0" w:space="0" w:color="auto"/>
                    <w:right w:val="none" w:sz="0" w:space="0" w:color="auto"/>
                  </w:divBdr>
                </w:div>
                <w:div w:id="2127309392">
                  <w:marLeft w:val="0"/>
                  <w:marRight w:val="0"/>
                  <w:marTop w:val="0"/>
                  <w:marBottom w:val="0"/>
                  <w:divBdr>
                    <w:top w:val="none" w:sz="0" w:space="0" w:color="auto"/>
                    <w:left w:val="none" w:sz="0" w:space="0" w:color="auto"/>
                    <w:bottom w:val="none" w:sz="0" w:space="0" w:color="auto"/>
                    <w:right w:val="none" w:sz="0" w:space="0" w:color="auto"/>
                  </w:divBdr>
                </w:div>
              </w:divsChild>
            </w:div>
            <w:div w:id="78258673">
              <w:marLeft w:val="0"/>
              <w:marRight w:val="0"/>
              <w:marTop w:val="0"/>
              <w:marBottom w:val="0"/>
              <w:divBdr>
                <w:top w:val="none" w:sz="0" w:space="0" w:color="auto"/>
                <w:left w:val="none" w:sz="0" w:space="0" w:color="auto"/>
                <w:bottom w:val="none" w:sz="0" w:space="0" w:color="auto"/>
                <w:right w:val="none" w:sz="0" w:space="0" w:color="auto"/>
              </w:divBdr>
            </w:div>
            <w:div w:id="128937180">
              <w:marLeft w:val="0"/>
              <w:marRight w:val="0"/>
              <w:marTop w:val="0"/>
              <w:marBottom w:val="0"/>
              <w:divBdr>
                <w:top w:val="none" w:sz="0" w:space="0" w:color="auto"/>
                <w:left w:val="none" w:sz="0" w:space="0" w:color="auto"/>
                <w:bottom w:val="none" w:sz="0" w:space="0" w:color="auto"/>
                <w:right w:val="none" w:sz="0" w:space="0" w:color="auto"/>
              </w:divBdr>
            </w:div>
            <w:div w:id="160705957">
              <w:marLeft w:val="0"/>
              <w:marRight w:val="0"/>
              <w:marTop w:val="0"/>
              <w:marBottom w:val="0"/>
              <w:divBdr>
                <w:top w:val="none" w:sz="0" w:space="0" w:color="auto"/>
                <w:left w:val="none" w:sz="0" w:space="0" w:color="auto"/>
                <w:bottom w:val="none" w:sz="0" w:space="0" w:color="auto"/>
                <w:right w:val="none" w:sz="0" w:space="0" w:color="auto"/>
              </w:divBdr>
            </w:div>
            <w:div w:id="185486239">
              <w:marLeft w:val="0"/>
              <w:marRight w:val="0"/>
              <w:marTop w:val="0"/>
              <w:marBottom w:val="0"/>
              <w:divBdr>
                <w:top w:val="none" w:sz="0" w:space="0" w:color="auto"/>
                <w:left w:val="none" w:sz="0" w:space="0" w:color="auto"/>
                <w:bottom w:val="none" w:sz="0" w:space="0" w:color="auto"/>
                <w:right w:val="none" w:sz="0" w:space="0" w:color="auto"/>
              </w:divBdr>
            </w:div>
            <w:div w:id="315186496">
              <w:marLeft w:val="0"/>
              <w:marRight w:val="0"/>
              <w:marTop w:val="0"/>
              <w:marBottom w:val="0"/>
              <w:divBdr>
                <w:top w:val="none" w:sz="0" w:space="0" w:color="auto"/>
                <w:left w:val="none" w:sz="0" w:space="0" w:color="auto"/>
                <w:bottom w:val="none" w:sz="0" w:space="0" w:color="auto"/>
                <w:right w:val="none" w:sz="0" w:space="0" w:color="auto"/>
              </w:divBdr>
            </w:div>
            <w:div w:id="397094019">
              <w:marLeft w:val="0"/>
              <w:marRight w:val="0"/>
              <w:marTop w:val="0"/>
              <w:marBottom w:val="0"/>
              <w:divBdr>
                <w:top w:val="none" w:sz="0" w:space="0" w:color="auto"/>
                <w:left w:val="none" w:sz="0" w:space="0" w:color="auto"/>
                <w:bottom w:val="none" w:sz="0" w:space="0" w:color="auto"/>
                <w:right w:val="none" w:sz="0" w:space="0" w:color="auto"/>
              </w:divBdr>
            </w:div>
            <w:div w:id="477767320">
              <w:marLeft w:val="0"/>
              <w:marRight w:val="0"/>
              <w:marTop w:val="0"/>
              <w:marBottom w:val="0"/>
              <w:divBdr>
                <w:top w:val="none" w:sz="0" w:space="0" w:color="auto"/>
                <w:left w:val="none" w:sz="0" w:space="0" w:color="auto"/>
                <w:bottom w:val="none" w:sz="0" w:space="0" w:color="auto"/>
                <w:right w:val="none" w:sz="0" w:space="0" w:color="auto"/>
              </w:divBdr>
            </w:div>
            <w:div w:id="551118326">
              <w:marLeft w:val="0"/>
              <w:marRight w:val="0"/>
              <w:marTop w:val="0"/>
              <w:marBottom w:val="0"/>
              <w:divBdr>
                <w:top w:val="none" w:sz="0" w:space="0" w:color="auto"/>
                <w:left w:val="none" w:sz="0" w:space="0" w:color="auto"/>
                <w:bottom w:val="none" w:sz="0" w:space="0" w:color="auto"/>
                <w:right w:val="none" w:sz="0" w:space="0" w:color="auto"/>
              </w:divBdr>
            </w:div>
            <w:div w:id="774330017">
              <w:marLeft w:val="0"/>
              <w:marRight w:val="0"/>
              <w:marTop w:val="0"/>
              <w:marBottom w:val="0"/>
              <w:divBdr>
                <w:top w:val="none" w:sz="0" w:space="0" w:color="auto"/>
                <w:left w:val="none" w:sz="0" w:space="0" w:color="auto"/>
                <w:bottom w:val="none" w:sz="0" w:space="0" w:color="auto"/>
                <w:right w:val="none" w:sz="0" w:space="0" w:color="auto"/>
              </w:divBdr>
            </w:div>
            <w:div w:id="838156395">
              <w:marLeft w:val="0"/>
              <w:marRight w:val="0"/>
              <w:marTop w:val="0"/>
              <w:marBottom w:val="0"/>
              <w:divBdr>
                <w:top w:val="none" w:sz="0" w:space="0" w:color="auto"/>
                <w:left w:val="none" w:sz="0" w:space="0" w:color="auto"/>
                <w:bottom w:val="none" w:sz="0" w:space="0" w:color="auto"/>
                <w:right w:val="none" w:sz="0" w:space="0" w:color="auto"/>
              </w:divBdr>
            </w:div>
            <w:div w:id="847905908">
              <w:marLeft w:val="0"/>
              <w:marRight w:val="0"/>
              <w:marTop w:val="0"/>
              <w:marBottom w:val="0"/>
              <w:divBdr>
                <w:top w:val="none" w:sz="0" w:space="0" w:color="auto"/>
                <w:left w:val="none" w:sz="0" w:space="0" w:color="auto"/>
                <w:bottom w:val="none" w:sz="0" w:space="0" w:color="auto"/>
                <w:right w:val="none" w:sz="0" w:space="0" w:color="auto"/>
              </w:divBdr>
            </w:div>
            <w:div w:id="1060254930">
              <w:marLeft w:val="0"/>
              <w:marRight w:val="0"/>
              <w:marTop w:val="0"/>
              <w:marBottom w:val="0"/>
              <w:divBdr>
                <w:top w:val="none" w:sz="0" w:space="0" w:color="auto"/>
                <w:left w:val="none" w:sz="0" w:space="0" w:color="auto"/>
                <w:bottom w:val="none" w:sz="0" w:space="0" w:color="auto"/>
                <w:right w:val="none" w:sz="0" w:space="0" w:color="auto"/>
              </w:divBdr>
            </w:div>
            <w:div w:id="1084255957">
              <w:marLeft w:val="0"/>
              <w:marRight w:val="0"/>
              <w:marTop w:val="0"/>
              <w:marBottom w:val="0"/>
              <w:divBdr>
                <w:top w:val="none" w:sz="0" w:space="0" w:color="auto"/>
                <w:left w:val="none" w:sz="0" w:space="0" w:color="auto"/>
                <w:bottom w:val="none" w:sz="0" w:space="0" w:color="auto"/>
                <w:right w:val="none" w:sz="0" w:space="0" w:color="auto"/>
              </w:divBdr>
            </w:div>
            <w:div w:id="1364555462">
              <w:marLeft w:val="0"/>
              <w:marRight w:val="0"/>
              <w:marTop w:val="0"/>
              <w:marBottom w:val="0"/>
              <w:divBdr>
                <w:top w:val="none" w:sz="0" w:space="0" w:color="auto"/>
                <w:left w:val="none" w:sz="0" w:space="0" w:color="auto"/>
                <w:bottom w:val="none" w:sz="0" w:space="0" w:color="auto"/>
                <w:right w:val="none" w:sz="0" w:space="0" w:color="auto"/>
              </w:divBdr>
            </w:div>
            <w:div w:id="1584870943">
              <w:marLeft w:val="0"/>
              <w:marRight w:val="0"/>
              <w:marTop w:val="0"/>
              <w:marBottom w:val="0"/>
              <w:divBdr>
                <w:top w:val="none" w:sz="0" w:space="0" w:color="auto"/>
                <w:left w:val="none" w:sz="0" w:space="0" w:color="auto"/>
                <w:bottom w:val="none" w:sz="0" w:space="0" w:color="auto"/>
                <w:right w:val="none" w:sz="0" w:space="0" w:color="auto"/>
              </w:divBdr>
            </w:div>
            <w:div w:id="1664697543">
              <w:marLeft w:val="0"/>
              <w:marRight w:val="0"/>
              <w:marTop w:val="0"/>
              <w:marBottom w:val="0"/>
              <w:divBdr>
                <w:top w:val="none" w:sz="0" w:space="0" w:color="auto"/>
                <w:left w:val="none" w:sz="0" w:space="0" w:color="auto"/>
                <w:bottom w:val="none" w:sz="0" w:space="0" w:color="auto"/>
                <w:right w:val="none" w:sz="0" w:space="0" w:color="auto"/>
              </w:divBdr>
            </w:div>
            <w:div w:id="1728261687">
              <w:marLeft w:val="0"/>
              <w:marRight w:val="0"/>
              <w:marTop w:val="0"/>
              <w:marBottom w:val="0"/>
              <w:divBdr>
                <w:top w:val="none" w:sz="0" w:space="0" w:color="auto"/>
                <w:left w:val="none" w:sz="0" w:space="0" w:color="auto"/>
                <w:bottom w:val="none" w:sz="0" w:space="0" w:color="auto"/>
                <w:right w:val="none" w:sz="0" w:space="0" w:color="auto"/>
              </w:divBdr>
            </w:div>
            <w:div w:id="1800873660">
              <w:marLeft w:val="0"/>
              <w:marRight w:val="0"/>
              <w:marTop w:val="0"/>
              <w:marBottom w:val="0"/>
              <w:divBdr>
                <w:top w:val="none" w:sz="0" w:space="0" w:color="auto"/>
                <w:left w:val="none" w:sz="0" w:space="0" w:color="auto"/>
                <w:bottom w:val="none" w:sz="0" w:space="0" w:color="auto"/>
                <w:right w:val="none" w:sz="0" w:space="0" w:color="auto"/>
              </w:divBdr>
            </w:div>
            <w:div w:id="2063871313">
              <w:marLeft w:val="0"/>
              <w:marRight w:val="0"/>
              <w:marTop w:val="0"/>
              <w:marBottom w:val="0"/>
              <w:divBdr>
                <w:top w:val="none" w:sz="0" w:space="0" w:color="auto"/>
                <w:left w:val="none" w:sz="0" w:space="0" w:color="auto"/>
                <w:bottom w:val="none" w:sz="0" w:space="0" w:color="auto"/>
                <w:right w:val="none" w:sz="0" w:space="0" w:color="auto"/>
              </w:divBdr>
            </w:div>
          </w:divsChild>
        </w:div>
        <w:div w:id="847015742">
          <w:marLeft w:val="0"/>
          <w:marRight w:val="0"/>
          <w:marTop w:val="0"/>
          <w:marBottom w:val="0"/>
          <w:divBdr>
            <w:top w:val="none" w:sz="0" w:space="0" w:color="auto"/>
            <w:left w:val="none" w:sz="0" w:space="0" w:color="auto"/>
            <w:bottom w:val="none" w:sz="0" w:space="0" w:color="auto"/>
            <w:right w:val="none" w:sz="0" w:space="0" w:color="auto"/>
          </w:divBdr>
          <w:divsChild>
            <w:div w:id="88934524">
              <w:marLeft w:val="0"/>
              <w:marRight w:val="0"/>
              <w:marTop w:val="0"/>
              <w:marBottom w:val="0"/>
              <w:divBdr>
                <w:top w:val="none" w:sz="0" w:space="0" w:color="auto"/>
                <w:left w:val="none" w:sz="0" w:space="0" w:color="auto"/>
                <w:bottom w:val="none" w:sz="0" w:space="0" w:color="auto"/>
                <w:right w:val="none" w:sz="0" w:space="0" w:color="auto"/>
              </w:divBdr>
            </w:div>
            <w:div w:id="114520736">
              <w:marLeft w:val="0"/>
              <w:marRight w:val="0"/>
              <w:marTop w:val="0"/>
              <w:marBottom w:val="0"/>
              <w:divBdr>
                <w:top w:val="none" w:sz="0" w:space="0" w:color="auto"/>
                <w:left w:val="none" w:sz="0" w:space="0" w:color="auto"/>
                <w:bottom w:val="none" w:sz="0" w:space="0" w:color="auto"/>
                <w:right w:val="none" w:sz="0" w:space="0" w:color="auto"/>
              </w:divBdr>
            </w:div>
            <w:div w:id="142703562">
              <w:marLeft w:val="0"/>
              <w:marRight w:val="0"/>
              <w:marTop w:val="0"/>
              <w:marBottom w:val="0"/>
              <w:divBdr>
                <w:top w:val="none" w:sz="0" w:space="0" w:color="auto"/>
                <w:left w:val="none" w:sz="0" w:space="0" w:color="auto"/>
                <w:bottom w:val="none" w:sz="0" w:space="0" w:color="auto"/>
                <w:right w:val="none" w:sz="0" w:space="0" w:color="auto"/>
              </w:divBdr>
            </w:div>
            <w:div w:id="305470942">
              <w:marLeft w:val="0"/>
              <w:marRight w:val="0"/>
              <w:marTop w:val="0"/>
              <w:marBottom w:val="0"/>
              <w:divBdr>
                <w:top w:val="none" w:sz="0" w:space="0" w:color="auto"/>
                <w:left w:val="none" w:sz="0" w:space="0" w:color="auto"/>
                <w:bottom w:val="none" w:sz="0" w:space="0" w:color="auto"/>
                <w:right w:val="none" w:sz="0" w:space="0" w:color="auto"/>
              </w:divBdr>
            </w:div>
            <w:div w:id="388382534">
              <w:marLeft w:val="0"/>
              <w:marRight w:val="0"/>
              <w:marTop w:val="0"/>
              <w:marBottom w:val="0"/>
              <w:divBdr>
                <w:top w:val="none" w:sz="0" w:space="0" w:color="auto"/>
                <w:left w:val="none" w:sz="0" w:space="0" w:color="auto"/>
                <w:bottom w:val="none" w:sz="0" w:space="0" w:color="auto"/>
                <w:right w:val="none" w:sz="0" w:space="0" w:color="auto"/>
              </w:divBdr>
            </w:div>
            <w:div w:id="424808690">
              <w:marLeft w:val="0"/>
              <w:marRight w:val="0"/>
              <w:marTop w:val="0"/>
              <w:marBottom w:val="0"/>
              <w:divBdr>
                <w:top w:val="none" w:sz="0" w:space="0" w:color="auto"/>
                <w:left w:val="none" w:sz="0" w:space="0" w:color="auto"/>
                <w:bottom w:val="none" w:sz="0" w:space="0" w:color="auto"/>
                <w:right w:val="none" w:sz="0" w:space="0" w:color="auto"/>
              </w:divBdr>
            </w:div>
            <w:div w:id="458381809">
              <w:marLeft w:val="0"/>
              <w:marRight w:val="0"/>
              <w:marTop w:val="0"/>
              <w:marBottom w:val="0"/>
              <w:divBdr>
                <w:top w:val="none" w:sz="0" w:space="0" w:color="auto"/>
                <w:left w:val="none" w:sz="0" w:space="0" w:color="auto"/>
                <w:bottom w:val="none" w:sz="0" w:space="0" w:color="auto"/>
                <w:right w:val="none" w:sz="0" w:space="0" w:color="auto"/>
              </w:divBdr>
            </w:div>
            <w:div w:id="566112049">
              <w:marLeft w:val="0"/>
              <w:marRight w:val="0"/>
              <w:marTop w:val="0"/>
              <w:marBottom w:val="0"/>
              <w:divBdr>
                <w:top w:val="none" w:sz="0" w:space="0" w:color="auto"/>
                <w:left w:val="none" w:sz="0" w:space="0" w:color="auto"/>
                <w:bottom w:val="none" w:sz="0" w:space="0" w:color="auto"/>
                <w:right w:val="none" w:sz="0" w:space="0" w:color="auto"/>
              </w:divBdr>
              <w:divsChild>
                <w:div w:id="121578445">
                  <w:marLeft w:val="0"/>
                  <w:marRight w:val="0"/>
                  <w:marTop w:val="0"/>
                  <w:marBottom w:val="0"/>
                  <w:divBdr>
                    <w:top w:val="none" w:sz="0" w:space="0" w:color="auto"/>
                    <w:left w:val="none" w:sz="0" w:space="0" w:color="auto"/>
                    <w:bottom w:val="none" w:sz="0" w:space="0" w:color="auto"/>
                    <w:right w:val="none" w:sz="0" w:space="0" w:color="auto"/>
                  </w:divBdr>
                </w:div>
                <w:div w:id="137116970">
                  <w:marLeft w:val="0"/>
                  <w:marRight w:val="0"/>
                  <w:marTop w:val="0"/>
                  <w:marBottom w:val="0"/>
                  <w:divBdr>
                    <w:top w:val="none" w:sz="0" w:space="0" w:color="auto"/>
                    <w:left w:val="none" w:sz="0" w:space="0" w:color="auto"/>
                    <w:bottom w:val="none" w:sz="0" w:space="0" w:color="auto"/>
                    <w:right w:val="none" w:sz="0" w:space="0" w:color="auto"/>
                  </w:divBdr>
                </w:div>
                <w:div w:id="252782316">
                  <w:marLeft w:val="0"/>
                  <w:marRight w:val="0"/>
                  <w:marTop w:val="0"/>
                  <w:marBottom w:val="0"/>
                  <w:divBdr>
                    <w:top w:val="none" w:sz="0" w:space="0" w:color="auto"/>
                    <w:left w:val="none" w:sz="0" w:space="0" w:color="auto"/>
                    <w:bottom w:val="none" w:sz="0" w:space="0" w:color="auto"/>
                    <w:right w:val="none" w:sz="0" w:space="0" w:color="auto"/>
                  </w:divBdr>
                </w:div>
                <w:div w:id="422381960">
                  <w:marLeft w:val="0"/>
                  <w:marRight w:val="0"/>
                  <w:marTop w:val="0"/>
                  <w:marBottom w:val="0"/>
                  <w:divBdr>
                    <w:top w:val="none" w:sz="0" w:space="0" w:color="auto"/>
                    <w:left w:val="none" w:sz="0" w:space="0" w:color="auto"/>
                    <w:bottom w:val="none" w:sz="0" w:space="0" w:color="auto"/>
                    <w:right w:val="none" w:sz="0" w:space="0" w:color="auto"/>
                  </w:divBdr>
                </w:div>
                <w:div w:id="503397001">
                  <w:marLeft w:val="0"/>
                  <w:marRight w:val="0"/>
                  <w:marTop w:val="0"/>
                  <w:marBottom w:val="0"/>
                  <w:divBdr>
                    <w:top w:val="none" w:sz="0" w:space="0" w:color="auto"/>
                    <w:left w:val="none" w:sz="0" w:space="0" w:color="auto"/>
                    <w:bottom w:val="none" w:sz="0" w:space="0" w:color="auto"/>
                    <w:right w:val="none" w:sz="0" w:space="0" w:color="auto"/>
                  </w:divBdr>
                </w:div>
                <w:div w:id="522401573">
                  <w:marLeft w:val="0"/>
                  <w:marRight w:val="0"/>
                  <w:marTop w:val="0"/>
                  <w:marBottom w:val="0"/>
                  <w:divBdr>
                    <w:top w:val="none" w:sz="0" w:space="0" w:color="auto"/>
                    <w:left w:val="none" w:sz="0" w:space="0" w:color="auto"/>
                    <w:bottom w:val="none" w:sz="0" w:space="0" w:color="auto"/>
                    <w:right w:val="none" w:sz="0" w:space="0" w:color="auto"/>
                  </w:divBdr>
                </w:div>
                <w:div w:id="549541174">
                  <w:marLeft w:val="0"/>
                  <w:marRight w:val="0"/>
                  <w:marTop w:val="0"/>
                  <w:marBottom w:val="0"/>
                  <w:divBdr>
                    <w:top w:val="none" w:sz="0" w:space="0" w:color="auto"/>
                    <w:left w:val="none" w:sz="0" w:space="0" w:color="auto"/>
                    <w:bottom w:val="none" w:sz="0" w:space="0" w:color="auto"/>
                    <w:right w:val="none" w:sz="0" w:space="0" w:color="auto"/>
                  </w:divBdr>
                </w:div>
                <w:div w:id="607157462">
                  <w:marLeft w:val="0"/>
                  <w:marRight w:val="0"/>
                  <w:marTop w:val="0"/>
                  <w:marBottom w:val="0"/>
                  <w:divBdr>
                    <w:top w:val="none" w:sz="0" w:space="0" w:color="auto"/>
                    <w:left w:val="none" w:sz="0" w:space="0" w:color="auto"/>
                    <w:bottom w:val="none" w:sz="0" w:space="0" w:color="auto"/>
                    <w:right w:val="none" w:sz="0" w:space="0" w:color="auto"/>
                  </w:divBdr>
                </w:div>
                <w:div w:id="608312852">
                  <w:marLeft w:val="0"/>
                  <w:marRight w:val="0"/>
                  <w:marTop w:val="0"/>
                  <w:marBottom w:val="0"/>
                  <w:divBdr>
                    <w:top w:val="none" w:sz="0" w:space="0" w:color="auto"/>
                    <w:left w:val="none" w:sz="0" w:space="0" w:color="auto"/>
                    <w:bottom w:val="none" w:sz="0" w:space="0" w:color="auto"/>
                    <w:right w:val="none" w:sz="0" w:space="0" w:color="auto"/>
                  </w:divBdr>
                </w:div>
                <w:div w:id="839538029">
                  <w:marLeft w:val="0"/>
                  <w:marRight w:val="0"/>
                  <w:marTop w:val="0"/>
                  <w:marBottom w:val="0"/>
                  <w:divBdr>
                    <w:top w:val="none" w:sz="0" w:space="0" w:color="auto"/>
                    <w:left w:val="none" w:sz="0" w:space="0" w:color="auto"/>
                    <w:bottom w:val="none" w:sz="0" w:space="0" w:color="auto"/>
                    <w:right w:val="none" w:sz="0" w:space="0" w:color="auto"/>
                  </w:divBdr>
                </w:div>
                <w:div w:id="1447501796">
                  <w:marLeft w:val="0"/>
                  <w:marRight w:val="0"/>
                  <w:marTop w:val="0"/>
                  <w:marBottom w:val="0"/>
                  <w:divBdr>
                    <w:top w:val="none" w:sz="0" w:space="0" w:color="auto"/>
                    <w:left w:val="none" w:sz="0" w:space="0" w:color="auto"/>
                    <w:bottom w:val="none" w:sz="0" w:space="0" w:color="auto"/>
                    <w:right w:val="none" w:sz="0" w:space="0" w:color="auto"/>
                  </w:divBdr>
                </w:div>
                <w:div w:id="1516191841">
                  <w:marLeft w:val="0"/>
                  <w:marRight w:val="0"/>
                  <w:marTop w:val="0"/>
                  <w:marBottom w:val="0"/>
                  <w:divBdr>
                    <w:top w:val="none" w:sz="0" w:space="0" w:color="auto"/>
                    <w:left w:val="none" w:sz="0" w:space="0" w:color="auto"/>
                    <w:bottom w:val="none" w:sz="0" w:space="0" w:color="auto"/>
                    <w:right w:val="none" w:sz="0" w:space="0" w:color="auto"/>
                  </w:divBdr>
                </w:div>
                <w:div w:id="1951740731">
                  <w:marLeft w:val="0"/>
                  <w:marRight w:val="0"/>
                  <w:marTop w:val="0"/>
                  <w:marBottom w:val="0"/>
                  <w:divBdr>
                    <w:top w:val="none" w:sz="0" w:space="0" w:color="auto"/>
                    <w:left w:val="none" w:sz="0" w:space="0" w:color="auto"/>
                    <w:bottom w:val="none" w:sz="0" w:space="0" w:color="auto"/>
                    <w:right w:val="none" w:sz="0" w:space="0" w:color="auto"/>
                  </w:divBdr>
                </w:div>
                <w:div w:id="1964119890">
                  <w:marLeft w:val="0"/>
                  <w:marRight w:val="0"/>
                  <w:marTop w:val="0"/>
                  <w:marBottom w:val="0"/>
                  <w:divBdr>
                    <w:top w:val="none" w:sz="0" w:space="0" w:color="auto"/>
                    <w:left w:val="none" w:sz="0" w:space="0" w:color="auto"/>
                    <w:bottom w:val="none" w:sz="0" w:space="0" w:color="auto"/>
                    <w:right w:val="none" w:sz="0" w:space="0" w:color="auto"/>
                  </w:divBdr>
                </w:div>
                <w:div w:id="1998607960">
                  <w:marLeft w:val="0"/>
                  <w:marRight w:val="0"/>
                  <w:marTop w:val="0"/>
                  <w:marBottom w:val="0"/>
                  <w:divBdr>
                    <w:top w:val="none" w:sz="0" w:space="0" w:color="auto"/>
                    <w:left w:val="none" w:sz="0" w:space="0" w:color="auto"/>
                    <w:bottom w:val="none" w:sz="0" w:space="0" w:color="auto"/>
                    <w:right w:val="none" w:sz="0" w:space="0" w:color="auto"/>
                  </w:divBdr>
                </w:div>
                <w:div w:id="2071297312">
                  <w:marLeft w:val="0"/>
                  <w:marRight w:val="0"/>
                  <w:marTop w:val="0"/>
                  <w:marBottom w:val="0"/>
                  <w:divBdr>
                    <w:top w:val="none" w:sz="0" w:space="0" w:color="auto"/>
                    <w:left w:val="none" w:sz="0" w:space="0" w:color="auto"/>
                    <w:bottom w:val="none" w:sz="0" w:space="0" w:color="auto"/>
                    <w:right w:val="none" w:sz="0" w:space="0" w:color="auto"/>
                  </w:divBdr>
                </w:div>
              </w:divsChild>
            </w:div>
            <w:div w:id="576401975">
              <w:marLeft w:val="0"/>
              <w:marRight w:val="0"/>
              <w:marTop w:val="0"/>
              <w:marBottom w:val="0"/>
              <w:divBdr>
                <w:top w:val="none" w:sz="0" w:space="0" w:color="auto"/>
                <w:left w:val="none" w:sz="0" w:space="0" w:color="auto"/>
                <w:bottom w:val="none" w:sz="0" w:space="0" w:color="auto"/>
                <w:right w:val="none" w:sz="0" w:space="0" w:color="auto"/>
              </w:divBdr>
            </w:div>
            <w:div w:id="681397983">
              <w:marLeft w:val="0"/>
              <w:marRight w:val="0"/>
              <w:marTop w:val="0"/>
              <w:marBottom w:val="0"/>
              <w:divBdr>
                <w:top w:val="none" w:sz="0" w:space="0" w:color="auto"/>
                <w:left w:val="none" w:sz="0" w:space="0" w:color="auto"/>
                <w:bottom w:val="none" w:sz="0" w:space="0" w:color="auto"/>
                <w:right w:val="none" w:sz="0" w:space="0" w:color="auto"/>
              </w:divBdr>
            </w:div>
            <w:div w:id="1506477200">
              <w:marLeft w:val="0"/>
              <w:marRight w:val="0"/>
              <w:marTop w:val="0"/>
              <w:marBottom w:val="0"/>
              <w:divBdr>
                <w:top w:val="none" w:sz="0" w:space="0" w:color="auto"/>
                <w:left w:val="none" w:sz="0" w:space="0" w:color="auto"/>
                <w:bottom w:val="none" w:sz="0" w:space="0" w:color="auto"/>
                <w:right w:val="none" w:sz="0" w:space="0" w:color="auto"/>
              </w:divBdr>
            </w:div>
            <w:div w:id="1557626182">
              <w:marLeft w:val="0"/>
              <w:marRight w:val="0"/>
              <w:marTop w:val="0"/>
              <w:marBottom w:val="0"/>
              <w:divBdr>
                <w:top w:val="none" w:sz="0" w:space="0" w:color="auto"/>
                <w:left w:val="none" w:sz="0" w:space="0" w:color="auto"/>
                <w:bottom w:val="none" w:sz="0" w:space="0" w:color="auto"/>
                <w:right w:val="none" w:sz="0" w:space="0" w:color="auto"/>
              </w:divBdr>
            </w:div>
            <w:div w:id="1725176666">
              <w:marLeft w:val="0"/>
              <w:marRight w:val="0"/>
              <w:marTop w:val="0"/>
              <w:marBottom w:val="0"/>
              <w:divBdr>
                <w:top w:val="none" w:sz="0" w:space="0" w:color="auto"/>
                <w:left w:val="none" w:sz="0" w:space="0" w:color="auto"/>
                <w:bottom w:val="none" w:sz="0" w:space="0" w:color="auto"/>
                <w:right w:val="none" w:sz="0" w:space="0" w:color="auto"/>
              </w:divBdr>
            </w:div>
            <w:div w:id="1792822562">
              <w:marLeft w:val="0"/>
              <w:marRight w:val="0"/>
              <w:marTop w:val="0"/>
              <w:marBottom w:val="0"/>
              <w:divBdr>
                <w:top w:val="none" w:sz="0" w:space="0" w:color="auto"/>
                <w:left w:val="none" w:sz="0" w:space="0" w:color="auto"/>
                <w:bottom w:val="none" w:sz="0" w:space="0" w:color="auto"/>
                <w:right w:val="none" w:sz="0" w:space="0" w:color="auto"/>
              </w:divBdr>
            </w:div>
            <w:div w:id="1843274600">
              <w:marLeft w:val="0"/>
              <w:marRight w:val="0"/>
              <w:marTop w:val="0"/>
              <w:marBottom w:val="0"/>
              <w:divBdr>
                <w:top w:val="none" w:sz="0" w:space="0" w:color="auto"/>
                <w:left w:val="none" w:sz="0" w:space="0" w:color="auto"/>
                <w:bottom w:val="none" w:sz="0" w:space="0" w:color="auto"/>
                <w:right w:val="none" w:sz="0" w:space="0" w:color="auto"/>
              </w:divBdr>
            </w:div>
            <w:div w:id="1967538628">
              <w:marLeft w:val="0"/>
              <w:marRight w:val="0"/>
              <w:marTop w:val="0"/>
              <w:marBottom w:val="0"/>
              <w:divBdr>
                <w:top w:val="none" w:sz="0" w:space="0" w:color="auto"/>
                <w:left w:val="none" w:sz="0" w:space="0" w:color="auto"/>
                <w:bottom w:val="none" w:sz="0" w:space="0" w:color="auto"/>
                <w:right w:val="none" w:sz="0" w:space="0" w:color="auto"/>
              </w:divBdr>
            </w:div>
            <w:div w:id="2041274919">
              <w:marLeft w:val="0"/>
              <w:marRight w:val="0"/>
              <w:marTop w:val="0"/>
              <w:marBottom w:val="0"/>
              <w:divBdr>
                <w:top w:val="none" w:sz="0" w:space="0" w:color="auto"/>
                <w:left w:val="none" w:sz="0" w:space="0" w:color="auto"/>
                <w:bottom w:val="none" w:sz="0" w:space="0" w:color="auto"/>
                <w:right w:val="none" w:sz="0" w:space="0" w:color="auto"/>
              </w:divBdr>
            </w:div>
          </w:divsChild>
        </w:div>
        <w:div w:id="849757147">
          <w:marLeft w:val="0"/>
          <w:marRight w:val="0"/>
          <w:marTop w:val="0"/>
          <w:marBottom w:val="0"/>
          <w:divBdr>
            <w:top w:val="none" w:sz="0" w:space="0" w:color="auto"/>
            <w:left w:val="none" w:sz="0" w:space="0" w:color="auto"/>
            <w:bottom w:val="none" w:sz="0" w:space="0" w:color="auto"/>
            <w:right w:val="none" w:sz="0" w:space="0" w:color="auto"/>
          </w:divBdr>
          <w:divsChild>
            <w:div w:id="410394500">
              <w:marLeft w:val="0"/>
              <w:marRight w:val="0"/>
              <w:marTop w:val="0"/>
              <w:marBottom w:val="0"/>
              <w:divBdr>
                <w:top w:val="none" w:sz="0" w:space="0" w:color="auto"/>
                <w:left w:val="none" w:sz="0" w:space="0" w:color="auto"/>
                <w:bottom w:val="none" w:sz="0" w:space="0" w:color="auto"/>
                <w:right w:val="none" w:sz="0" w:space="0" w:color="auto"/>
              </w:divBdr>
              <w:divsChild>
                <w:div w:id="176430269">
                  <w:marLeft w:val="0"/>
                  <w:marRight w:val="0"/>
                  <w:marTop w:val="0"/>
                  <w:marBottom w:val="0"/>
                  <w:divBdr>
                    <w:top w:val="none" w:sz="0" w:space="0" w:color="auto"/>
                    <w:left w:val="none" w:sz="0" w:space="0" w:color="auto"/>
                    <w:bottom w:val="none" w:sz="0" w:space="0" w:color="auto"/>
                    <w:right w:val="none" w:sz="0" w:space="0" w:color="auto"/>
                  </w:divBdr>
                </w:div>
              </w:divsChild>
            </w:div>
            <w:div w:id="1268545111">
              <w:marLeft w:val="0"/>
              <w:marRight w:val="0"/>
              <w:marTop w:val="0"/>
              <w:marBottom w:val="0"/>
              <w:divBdr>
                <w:top w:val="none" w:sz="0" w:space="0" w:color="auto"/>
                <w:left w:val="none" w:sz="0" w:space="0" w:color="auto"/>
                <w:bottom w:val="none" w:sz="0" w:space="0" w:color="auto"/>
                <w:right w:val="none" w:sz="0" w:space="0" w:color="auto"/>
              </w:divBdr>
            </w:div>
          </w:divsChild>
        </w:div>
        <w:div w:id="860707198">
          <w:marLeft w:val="0"/>
          <w:marRight w:val="0"/>
          <w:marTop w:val="0"/>
          <w:marBottom w:val="0"/>
          <w:divBdr>
            <w:top w:val="none" w:sz="0" w:space="0" w:color="auto"/>
            <w:left w:val="none" w:sz="0" w:space="0" w:color="auto"/>
            <w:bottom w:val="none" w:sz="0" w:space="0" w:color="auto"/>
            <w:right w:val="none" w:sz="0" w:space="0" w:color="auto"/>
          </w:divBdr>
          <w:divsChild>
            <w:div w:id="175118409">
              <w:marLeft w:val="0"/>
              <w:marRight w:val="0"/>
              <w:marTop w:val="0"/>
              <w:marBottom w:val="0"/>
              <w:divBdr>
                <w:top w:val="none" w:sz="0" w:space="0" w:color="auto"/>
                <w:left w:val="none" w:sz="0" w:space="0" w:color="auto"/>
                <w:bottom w:val="none" w:sz="0" w:space="0" w:color="auto"/>
                <w:right w:val="none" w:sz="0" w:space="0" w:color="auto"/>
              </w:divBdr>
              <w:divsChild>
                <w:div w:id="115490003">
                  <w:marLeft w:val="0"/>
                  <w:marRight w:val="0"/>
                  <w:marTop w:val="0"/>
                  <w:marBottom w:val="0"/>
                  <w:divBdr>
                    <w:top w:val="none" w:sz="0" w:space="0" w:color="auto"/>
                    <w:left w:val="none" w:sz="0" w:space="0" w:color="auto"/>
                    <w:bottom w:val="none" w:sz="0" w:space="0" w:color="auto"/>
                    <w:right w:val="none" w:sz="0" w:space="0" w:color="auto"/>
                  </w:divBdr>
                </w:div>
                <w:div w:id="249580579">
                  <w:marLeft w:val="0"/>
                  <w:marRight w:val="0"/>
                  <w:marTop w:val="0"/>
                  <w:marBottom w:val="0"/>
                  <w:divBdr>
                    <w:top w:val="none" w:sz="0" w:space="0" w:color="auto"/>
                    <w:left w:val="none" w:sz="0" w:space="0" w:color="auto"/>
                    <w:bottom w:val="none" w:sz="0" w:space="0" w:color="auto"/>
                    <w:right w:val="none" w:sz="0" w:space="0" w:color="auto"/>
                  </w:divBdr>
                </w:div>
                <w:div w:id="385301962">
                  <w:marLeft w:val="0"/>
                  <w:marRight w:val="0"/>
                  <w:marTop w:val="0"/>
                  <w:marBottom w:val="0"/>
                  <w:divBdr>
                    <w:top w:val="none" w:sz="0" w:space="0" w:color="auto"/>
                    <w:left w:val="none" w:sz="0" w:space="0" w:color="auto"/>
                    <w:bottom w:val="none" w:sz="0" w:space="0" w:color="auto"/>
                    <w:right w:val="none" w:sz="0" w:space="0" w:color="auto"/>
                  </w:divBdr>
                </w:div>
                <w:div w:id="2025670414">
                  <w:marLeft w:val="0"/>
                  <w:marRight w:val="0"/>
                  <w:marTop w:val="0"/>
                  <w:marBottom w:val="0"/>
                  <w:divBdr>
                    <w:top w:val="none" w:sz="0" w:space="0" w:color="auto"/>
                    <w:left w:val="none" w:sz="0" w:space="0" w:color="auto"/>
                    <w:bottom w:val="none" w:sz="0" w:space="0" w:color="auto"/>
                    <w:right w:val="none" w:sz="0" w:space="0" w:color="auto"/>
                  </w:divBdr>
                </w:div>
              </w:divsChild>
            </w:div>
            <w:div w:id="702754040">
              <w:marLeft w:val="0"/>
              <w:marRight w:val="0"/>
              <w:marTop w:val="0"/>
              <w:marBottom w:val="0"/>
              <w:divBdr>
                <w:top w:val="none" w:sz="0" w:space="0" w:color="auto"/>
                <w:left w:val="none" w:sz="0" w:space="0" w:color="auto"/>
                <w:bottom w:val="none" w:sz="0" w:space="0" w:color="auto"/>
                <w:right w:val="none" w:sz="0" w:space="0" w:color="auto"/>
              </w:divBdr>
            </w:div>
            <w:div w:id="754475584">
              <w:marLeft w:val="0"/>
              <w:marRight w:val="0"/>
              <w:marTop w:val="0"/>
              <w:marBottom w:val="0"/>
              <w:divBdr>
                <w:top w:val="none" w:sz="0" w:space="0" w:color="auto"/>
                <w:left w:val="none" w:sz="0" w:space="0" w:color="auto"/>
                <w:bottom w:val="none" w:sz="0" w:space="0" w:color="auto"/>
                <w:right w:val="none" w:sz="0" w:space="0" w:color="auto"/>
              </w:divBdr>
            </w:div>
            <w:div w:id="803232612">
              <w:marLeft w:val="0"/>
              <w:marRight w:val="0"/>
              <w:marTop w:val="0"/>
              <w:marBottom w:val="0"/>
              <w:divBdr>
                <w:top w:val="none" w:sz="0" w:space="0" w:color="auto"/>
                <w:left w:val="none" w:sz="0" w:space="0" w:color="auto"/>
                <w:bottom w:val="none" w:sz="0" w:space="0" w:color="auto"/>
                <w:right w:val="none" w:sz="0" w:space="0" w:color="auto"/>
              </w:divBdr>
            </w:div>
            <w:div w:id="1450122202">
              <w:marLeft w:val="0"/>
              <w:marRight w:val="0"/>
              <w:marTop w:val="0"/>
              <w:marBottom w:val="0"/>
              <w:divBdr>
                <w:top w:val="none" w:sz="0" w:space="0" w:color="auto"/>
                <w:left w:val="none" w:sz="0" w:space="0" w:color="auto"/>
                <w:bottom w:val="none" w:sz="0" w:space="0" w:color="auto"/>
                <w:right w:val="none" w:sz="0" w:space="0" w:color="auto"/>
              </w:divBdr>
            </w:div>
          </w:divsChild>
        </w:div>
        <w:div w:id="875848670">
          <w:marLeft w:val="0"/>
          <w:marRight w:val="0"/>
          <w:marTop w:val="0"/>
          <w:marBottom w:val="0"/>
          <w:divBdr>
            <w:top w:val="none" w:sz="0" w:space="0" w:color="auto"/>
            <w:left w:val="none" w:sz="0" w:space="0" w:color="auto"/>
            <w:bottom w:val="none" w:sz="0" w:space="0" w:color="auto"/>
            <w:right w:val="none" w:sz="0" w:space="0" w:color="auto"/>
          </w:divBdr>
          <w:divsChild>
            <w:div w:id="74590851">
              <w:marLeft w:val="0"/>
              <w:marRight w:val="0"/>
              <w:marTop w:val="0"/>
              <w:marBottom w:val="0"/>
              <w:divBdr>
                <w:top w:val="none" w:sz="0" w:space="0" w:color="auto"/>
                <w:left w:val="none" w:sz="0" w:space="0" w:color="auto"/>
                <w:bottom w:val="none" w:sz="0" w:space="0" w:color="auto"/>
                <w:right w:val="none" w:sz="0" w:space="0" w:color="auto"/>
              </w:divBdr>
            </w:div>
            <w:div w:id="260919787">
              <w:marLeft w:val="0"/>
              <w:marRight w:val="0"/>
              <w:marTop w:val="0"/>
              <w:marBottom w:val="0"/>
              <w:divBdr>
                <w:top w:val="none" w:sz="0" w:space="0" w:color="auto"/>
                <w:left w:val="none" w:sz="0" w:space="0" w:color="auto"/>
                <w:bottom w:val="none" w:sz="0" w:space="0" w:color="auto"/>
                <w:right w:val="none" w:sz="0" w:space="0" w:color="auto"/>
              </w:divBdr>
            </w:div>
            <w:div w:id="458259029">
              <w:marLeft w:val="0"/>
              <w:marRight w:val="0"/>
              <w:marTop w:val="0"/>
              <w:marBottom w:val="0"/>
              <w:divBdr>
                <w:top w:val="none" w:sz="0" w:space="0" w:color="auto"/>
                <w:left w:val="none" w:sz="0" w:space="0" w:color="auto"/>
                <w:bottom w:val="none" w:sz="0" w:space="0" w:color="auto"/>
                <w:right w:val="none" w:sz="0" w:space="0" w:color="auto"/>
              </w:divBdr>
            </w:div>
            <w:div w:id="959801538">
              <w:marLeft w:val="0"/>
              <w:marRight w:val="0"/>
              <w:marTop w:val="0"/>
              <w:marBottom w:val="0"/>
              <w:divBdr>
                <w:top w:val="none" w:sz="0" w:space="0" w:color="auto"/>
                <w:left w:val="none" w:sz="0" w:space="0" w:color="auto"/>
                <w:bottom w:val="none" w:sz="0" w:space="0" w:color="auto"/>
                <w:right w:val="none" w:sz="0" w:space="0" w:color="auto"/>
              </w:divBdr>
            </w:div>
            <w:div w:id="1453208864">
              <w:marLeft w:val="0"/>
              <w:marRight w:val="0"/>
              <w:marTop w:val="0"/>
              <w:marBottom w:val="0"/>
              <w:divBdr>
                <w:top w:val="none" w:sz="0" w:space="0" w:color="auto"/>
                <w:left w:val="none" w:sz="0" w:space="0" w:color="auto"/>
                <w:bottom w:val="none" w:sz="0" w:space="0" w:color="auto"/>
                <w:right w:val="none" w:sz="0" w:space="0" w:color="auto"/>
              </w:divBdr>
            </w:div>
            <w:div w:id="1483351813">
              <w:marLeft w:val="0"/>
              <w:marRight w:val="0"/>
              <w:marTop w:val="0"/>
              <w:marBottom w:val="0"/>
              <w:divBdr>
                <w:top w:val="none" w:sz="0" w:space="0" w:color="auto"/>
                <w:left w:val="none" w:sz="0" w:space="0" w:color="auto"/>
                <w:bottom w:val="none" w:sz="0" w:space="0" w:color="auto"/>
                <w:right w:val="none" w:sz="0" w:space="0" w:color="auto"/>
              </w:divBdr>
            </w:div>
            <w:div w:id="1672948384">
              <w:marLeft w:val="0"/>
              <w:marRight w:val="0"/>
              <w:marTop w:val="0"/>
              <w:marBottom w:val="0"/>
              <w:divBdr>
                <w:top w:val="none" w:sz="0" w:space="0" w:color="auto"/>
                <w:left w:val="none" w:sz="0" w:space="0" w:color="auto"/>
                <w:bottom w:val="none" w:sz="0" w:space="0" w:color="auto"/>
                <w:right w:val="none" w:sz="0" w:space="0" w:color="auto"/>
              </w:divBdr>
              <w:divsChild>
                <w:div w:id="697900102">
                  <w:marLeft w:val="0"/>
                  <w:marRight w:val="0"/>
                  <w:marTop w:val="0"/>
                  <w:marBottom w:val="0"/>
                  <w:divBdr>
                    <w:top w:val="none" w:sz="0" w:space="0" w:color="auto"/>
                    <w:left w:val="none" w:sz="0" w:space="0" w:color="auto"/>
                    <w:bottom w:val="none" w:sz="0" w:space="0" w:color="auto"/>
                    <w:right w:val="none" w:sz="0" w:space="0" w:color="auto"/>
                  </w:divBdr>
                </w:div>
                <w:div w:id="788621895">
                  <w:marLeft w:val="0"/>
                  <w:marRight w:val="0"/>
                  <w:marTop w:val="0"/>
                  <w:marBottom w:val="0"/>
                  <w:divBdr>
                    <w:top w:val="none" w:sz="0" w:space="0" w:color="auto"/>
                    <w:left w:val="none" w:sz="0" w:space="0" w:color="auto"/>
                    <w:bottom w:val="none" w:sz="0" w:space="0" w:color="auto"/>
                    <w:right w:val="none" w:sz="0" w:space="0" w:color="auto"/>
                  </w:divBdr>
                </w:div>
                <w:div w:id="791292390">
                  <w:marLeft w:val="0"/>
                  <w:marRight w:val="0"/>
                  <w:marTop w:val="0"/>
                  <w:marBottom w:val="0"/>
                  <w:divBdr>
                    <w:top w:val="none" w:sz="0" w:space="0" w:color="auto"/>
                    <w:left w:val="none" w:sz="0" w:space="0" w:color="auto"/>
                    <w:bottom w:val="none" w:sz="0" w:space="0" w:color="auto"/>
                    <w:right w:val="none" w:sz="0" w:space="0" w:color="auto"/>
                  </w:divBdr>
                </w:div>
                <w:div w:id="811216600">
                  <w:marLeft w:val="0"/>
                  <w:marRight w:val="0"/>
                  <w:marTop w:val="0"/>
                  <w:marBottom w:val="0"/>
                  <w:divBdr>
                    <w:top w:val="none" w:sz="0" w:space="0" w:color="auto"/>
                    <w:left w:val="none" w:sz="0" w:space="0" w:color="auto"/>
                    <w:bottom w:val="none" w:sz="0" w:space="0" w:color="auto"/>
                    <w:right w:val="none" w:sz="0" w:space="0" w:color="auto"/>
                  </w:divBdr>
                </w:div>
                <w:div w:id="1012996487">
                  <w:marLeft w:val="0"/>
                  <w:marRight w:val="0"/>
                  <w:marTop w:val="0"/>
                  <w:marBottom w:val="0"/>
                  <w:divBdr>
                    <w:top w:val="none" w:sz="0" w:space="0" w:color="auto"/>
                    <w:left w:val="none" w:sz="0" w:space="0" w:color="auto"/>
                    <w:bottom w:val="none" w:sz="0" w:space="0" w:color="auto"/>
                    <w:right w:val="none" w:sz="0" w:space="0" w:color="auto"/>
                  </w:divBdr>
                </w:div>
                <w:div w:id="1507091401">
                  <w:marLeft w:val="0"/>
                  <w:marRight w:val="0"/>
                  <w:marTop w:val="0"/>
                  <w:marBottom w:val="0"/>
                  <w:divBdr>
                    <w:top w:val="none" w:sz="0" w:space="0" w:color="auto"/>
                    <w:left w:val="none" w:sz="0" w:space="0" w:color="auto"/>
                    <w:bottom w:val="none" w:sz="0" w:space="0" w:color="auto"/>
                    <w:right w:val="none" w:sz="0" w:space="0" w:color="auto"/>
                  </w:divBdr>
                </w:div>
                <w:div w:id="1658076522">
                  <w:marLeft w:val="0"/>
                  <w:marRight w:val="0"/>
                  <w:marTop w:val="0"/>
                  <w:marBottom w:val="0"/>
                  <w:divBdr>
                    <w:top w:val="none" w:sz="0" w:space="0" w:color="auto"/>
                    <w:left w:val="none" w:sz="0" w:space="0" w:color="auto"/>
                    <w:bottom w:val="none" w:sz="0" w:space="0" w:color="auto"/>
                    <w:right w:val="none" w:sz="0" w:space="0" w:color="auto"/>
                  </w:divBdr>
                </w:div>
                <w:div w:id="1797403920">
                  <w:marLeft w:val="0"/>
                  <w:marRight w:val="0"/>
                  <w:marTop w:val="0"/>
                  <w:marBottom w:val="0"/>
                  <w:divBdr>
                    <w:top w:val="none" w:sz="0" w:space="0" w:color="auto"/>
                    <w:left w:val="none" w:sz="0" w:space="0" w:color="auto"/>
                    <w:bottom w:val="none" w:sz="0" w:space="0" w:color="auto"/>
                    <w:right w:val="none" w:sz="0" w:space="0" w:color="auto"/>
                  </w:divBdr>
                </w:div>
                <w:div w:id="1840805855">
                  <w:marLeft w:val="0"/>
                  <w:marRight w:val="0"/>
                  <w:marTop w:val="0"/>
                  <w:marBottom w:val="0"/>
                  <w:divBdr>
                    <w:top w:val="none" w:sz="0" w:space="0" w:color="auto"/>
                    <w:left w:val="none" w:sz="0" w:space="0" w:color="auto"/>
                    <w:bottom w:val="none" w:sz="0" w:space="0" w:color="auto"/>
                    <w:right w:val="none" w:sz="0" w:space="0" w:color="auto"/>
                  </w:divBdr>
                </w:div>
              </w:divsChild>
            </w:div>
            <w:div w:id="1708750777">
              <w:marLeft w:val="0"/>
              <w:marRight w:val="0"/>
              <w:marTop w:val="0"/>
              <w:marBottom w:val="0"/>
              <w:divBdr>
                <w:top w:val="none" w:sz="0" w:space="0" w:color="auto"/>
                <w:left w:val="none" w:sz="0" w:space="0" w:color="auto"/>
                <w:bottom w:val="none" w:sz="0" w:space="0" w:color="auto"/>
                <w:right w:val="none" w:sz="0" w:space="0" w:color="auto"/>
              </w:divBdr>
            </w:div>
            <w:div w:id="1940677175">
              <w:marLeft w:val="0"/>
              <w:marRight w:val="0"/>
              <w:marTop w:val="0"/>
              <w:marBottom w:val="0"/>
              <w:divBdr>
                <w:top w:val="none" w:sz="0" w:space="0" w:color="auto"/>
                <w:left w:val="none" w:sz="0" w:space="0" w:color="auto"/>
                <w:bottom w:val="none" w:sz="0" w:space="0" w:color="auto"/>
                <w:right w:val="none" w:sz="0" w:space="0" w:color="auto"/>
              </w:divBdr>
            </w:div>
            <w:div w:id="2032953133">
              <w:marLeft w:val="0"/>
              <w:marRight w:val="0"/>
              <w:marTop w:val="0"/>
              <w:marBottom w:val="0"/>
              <w:divBdr>
                <w:top w:val="none" w:sz="0" w:space="0" w:color="auto"/>
                <w:left w:val="none" w:sz="0" w:space="0" w:color="auto"/>
                <w:bottom w:val="none" w:sz="0" w:space="0" w:color="auto"/>
                <w:right w:val="none" w:sz="0" w:space="0" w:color="auto"/>
              </w:divBdr>
            </w:div>
          </w:divsChild>
        </w:div>
        <w:div w:id="883828240">
          <w:marLeft w:val="0"/>
          <w:marRight w:val="0"/>
          <w:marTop w:val="0"/>
          <w:marBottom w:val="0"/>
          <w:divBdr>
            <w:top w:val="none" w:sz="0" w:space="0" w:color="auto"/>
            <w:left w:val="none" w:sz="0" w:space="0" w:color="auto"/>
            <w:bottom w:val="none" w:sz="0" w:space="0" w:color="auto"/>
            <w:right w:val="none" w:sz="0" w:space="0" w:color="auto"/>
          </w:divBdr>
          <w:divsChild>
            <w:div w:id="69275041">
              <w:marLeft w:val="0"/>
              <w:marRight w:val="0"/>
              <w:marTop w:val="0"/>
              <w:marBottom w:val="0"/>
              <w:divBdr>
                <w:top w:val="none" w:sz="0" w:space="0" w:color="auto"/>
                <w:left w:val="none" w:sz="0" w:space="0" w:color="auto"/>
                <w:bottom w:val="none" w:sz="0" w:space="0" w:color="auto"/>
                <w:right w:val="none" w:sz="0" w:space="0" w:color="auto"/>
              </w:divBdr>
            </w:div>
            <w:div w:id="148524898">
              <w:marLeft w:val="0"/>
              <w:marRight w:val="0"/>
              <w:marTop w:val="0"/>
              <w:marBottom w:val="0"/>
              <w:divBdr>
                <w:top w:val="none" w:sz="0" w:space="0" w:color="auto"/>
                <w:left w:val="none" w:sz="0" w:space="0" w:color="auto"/>
                <w:bottom w:val="none" w:sz="0" w:space="0" w:color="auto"/>
                <w:right w:val="none" w:sz="0" w:space="0" w:color="auto"/>
              </w:divBdr>
            </w:div>
            <w:div w:id="152650357">
              <w:marLeft w:val="0"/>
              <w:marRight w:val="0"/>
              <w:marTop w:val="0"/>
              <w:marBottom w:val="0"/>
              <w:divBdr>
                <w:top w:val="none" w:sz="0" w:space="0" w:color="auto"/>
                <w:left w:val="none" w:sz="0" w:space="0" w:color="auto"/>
                <w:bottom w:val="none" w:sz="0" w:space="0" w:color="auto"/>
                <w:right w:val="none" w:sz="0" w:space="0" w:color="auto"/>
              </w:divBdr>
            </w:div>
            <w:div w:id="524052920">
              <w:marLeft w:val="0"/>
              <w:marRight w:val="0"/>
              <w:marTop w:val="0"/>
              <w:marBottom w:val="0"/>
              <w:divBdr>
                <w:top w:val="none" w:sz="0" w:space="0" w:color="auto"/>
                <w:left w:val="none" w:sz="0" w:space="0" w:color="auto"/>
                <w:bottom w:val="none" w:sz="0" w:space="0" w:color="auto"/>
                <w:right w:val="none" w:sz="0" w:space="0" w:color="auto"/>
              </w:divBdr>
            </w:div>
            <w:div w:id="716667521">
              <w:marLeft w:val="0"/>
              <w:marRight w:val="0"/>
              <w:marTop w:val="0"/>
              <w:marBottom w:val="0"/>
              <w:divBdr>
                <w:top w:val="none" w:sz="0" w:space="0" w:color="auto"/>
                <w:left w:val="none" w:sz="0" w:space="0" w:color="auto"/>
                <w:bottom w:val="none" w:sz="0" w:space="0" w:color="auto"/>
                <w:right w:val="none" w:sz="0" w:space="0" w:color="auto"/>
              </w:divBdr>
            </w:div>
            <w:div w:id="1194539132">
              <w:marLeft w:val="0"/>
              <w:marRight w:val="0"/>
              <w:marTop w:val="0"/>
              <w:marBottom w:val="0"/>
              <w:divBdr>
                <w:top w:val="none" w:sz="0" w:space="0" w:color="auto"/>
                <w:left w:val="none" w:sz="0" w:space="0" w:color="auto"/>
                <w:bottom w:val="none" w:sz="0" w:space="0" w:color="auto"/>
                <w:right w:val="none" w:sz="0" w:space="0" w:color="auto"/>
              </w:divBdr>
            </w:div>
            <w:div w:id="1360010238">
              <w:marLeft w:val="0"/>
              <w:marRight w:val="0"/>
              <w:marTop w:val="0"/>
              <w:marBottom w:val="0"/>
              <w:divBdr>
                <w:top w:val="none" w:sz="0" w:space="0" w:color="auto"/>
                <w:left w:val="none" w:sz="0" w:space="0" w:color="auto"/>
                <w:bottom w:val="none" w:sz="0" w:space="0" w:color="auto"/>
                <w:right w:val="none" w:sz="0" w:space="0" w:color="auto"/>
              </w:divBdr>
            </w:div>
            <w:div w:id="1539246433">
              <w:marLeft w:val="0"/>
              <w:marRight w:val="0"/>
              <w:marTop w:val="0"/>
              <w:marBottom w:val="0"/>
              <w:divBdr>
                <w:top w:val="none" w:sz="0" w:space="0" w:color="auto"/>
                <w:left w:val="none" w:sz="0" w:space="0" w:color="auto"/>
                <w:bottom w:val="none" w:sz="0" w:space="0" w:color="auto"/>
                <w:right w:val="none" w:sz="0" w:space="0" w:color="auto"/>
              </w:divBdr>
            </w:div>
            <w:div w:id="1578982370">
              <w:marLeft w:val="0"/>
              <w:marRight w:val="0"/>
              <w:marTop w:val="0"/>
              <w:marBottom w:val="0"/>
              <w:divBdr>
                <w:top w:val="none" w:sz="0" w:space="0" w:color="auto"/>
                <w:left w:val="none" w:sz="0" w:space="0" w:color="auto"/>
                <w:bottom w:val="none" w:sz="0" w:space="0" w:color="auto"/>
                <w:right w:val="none" w:sz="0" w:space="0" w:color="auto"/>
              </w:divBdr>
            </w:div>
            <w:div w:id="1616135584">
              <w:marLeft w:val="0"/>
              <w:marRight w:val="0"/>
              <w:marTop w:val="0"/>
              <w:marBottom w:val="0"/>
              <w:divBdr>
                <w:top w:val="none" w:sz="0" w:space="0" w:color="auto"/>
                <w:left w:val="none" w:sz="0" w:space="0" w:color="auto"/>
                <w:bottom w:val="none" w:sz="0" w:space="0" w:color="auto"/>
                <w:right w:val="none" w:sz="0" w:space="0" w:color="auto"/>
              </w:divBdr>
              <w:divsChild>
                <w:div w:id="738016396">
                  <w:marLeft w:val="0"/>
                  <w:marRight w:val="0"/>
                  <w:marTop w:val="0"/>
                  <w:marBottom w:val="0"/>
                  <w:divBdr>
                    <w:top w:val="none" w:sz="0" w:space="0" w:color="auto"/>
                    <w:left w:val="none" w:sz="0" w:space="0" w:color="auto"/>
                    <w:bottom w:val="none" w:sz="0" w:space="0" w:color="auto"/>
                    <w:right w:val="none" w:sz="0" w:space="0" w:color="auto"/>
                  </w:divBdr>
                </w:div>
                <w:div w:id="876044387">
                  <w:marLeft w:val="0"/>
                  <w:marRight w:val="0"/>
                  <w:marTop w:val="0"/>
                  <w:marBottom w:val="0"/>
                  <w:divBdr>
                    <w:top w:val="none" w:sz="0" w:space="0" w:color="auto"/>
                    <w:left w:val="none" w:sz="0" w:space="0" w:color="auto"/>
                    <w:bottom w:val="none" w:sz="0" w:space="0" w:color="auto"/>
                    <w:right w:val="none" w:sz="0" w:space="0" w:color="auto"/>
                  </w:divBdr>
                </w:div>
                <w:div w:id="1022320353">
                  <w:marLeft w:val="0"/>
                  <w:marRight w:val="0"/>
                  <w:marTop w:val="0"/>
                  <w:marBottom w:val="0"/>
                  <w:divBdr>
                    <w:top w:val="none" w:sz="0" w:space="0" w:color="auto"/>
                    <w:left w:val="none" w:sz="0" w:space="0" w:color="auto"/>
                    <w:bottom w:val="none" w:sz="0" w:space="0" w:color="auto"/>
                    <w:right w:val="none" w:sz="0" w:space="0" w:color="auto"/>
                  </w:divBdr>
                </w:div>
                <w:div w:id="1278875368">
                  <w:marLeft w:val="0"/>
                  <w:marRight w:val="0"/>
                  <w:marTop w:val="0"/>
                  <w:marBottom w:val="0"/>
                  <w:divBdr>
                    <w:top w:val="none" w:sz="0" w:space="0" w:color="auto"/>
                    <w:left w:val="none" w:sz="0" w:space="0" w:color="auto"/>
                    <w:bottom w:val="none" w:sz="0" w:space="0" w:color="auto"/>
                    <w:right w:val="none" w:sz="0" w:space="0" w:color="auto"/>
                  </w:divBdr>
                </w:div>
                <w:div w:id="1523284458">
                  <w:marLeft w:val="0"/>
                  <w:marRight w:val="0"/>
                  <w:marTop w:val="0"/>
                  <w:marBottom w:val="0"/>
                  <w:divBdr>
                    <w:top w:val="none" w:sz="0" w:space="0" w:color="auto"/>
                    <w:left w:val="none" w:sz="0" w:space="0" w:color="auto"/>
                    <w:bottom w:val="none" w:sz="0" w:space="0" w:color="auto"/>
                    <w:right w:val="none" w:sz="0" w:space="0" w:color="auto"/>
                  </w:divBdr>
                </w:div>
                <w:div w:id="1582332192">
                  <w:marLeft w:val="0"/>
                  <w:marRight w:val="0"/>
                  <w:marTop w:val="0"/>
                  <w:marBottom w:val="0"/>
                  <w:divBdr>
                    <w:top w:val="none" w:sz="0" w:space="0" w:color="auto"/>
                    <w:left w:val="none" w:sz="0" w:space="0" w:color="auto"/>
                    <w:bottom w:val="none" w:sz="0" w:space="0" w:color="auto"/>
                    <w:right w:val="none" w:sz="0" w:space="0" w:color="auto"/>
                  </w:divBdr>
                </w:div>
                <w:div w:id="1609047385">
                  <w:marLeft w:val="0"/>
                  <w:marRight w:val="0"/>
                  <w:marTop w:val="0"/>
                  <w:marBottom w:val="0"/>
                  <w:divBdr>
                    <w:top w:val="none" w:sz="0" w:space="0" w:color="auto"/>
                    <w:left w:val="none" w:sz="0" w:space="0" w:color="auto"/>
                    <w:bottom w:val="none" w:sz="0" w:space="0" w:color="auto"/>
                    <w:right w:val="none" w:sz="0" w:space="0" w:color="auto"/>
                  </w:divBdr>
                </w:div>
                <w:div w:id="1653440419">
                  <w:marLeft w:val="0"/>
                  <w:marRight w:val="0"/>
                  <w:marTop w:val="0"/>
                  <w:marBottom w:val="0"/>
                  <w:divBdr>
                    <w:top w:val="none" w:sz="0" w:space="0" w:color="auto"/>
                    <w:left w:val="none" w:sz="0" w:space="0" w:color="auto"/>
                    <w:bottom w:val="none" w:sz="0" w:space="0" w:color="auto"/>
                    <w:right w:val="none" w:sz="0" w:space="0" w:color="auto"/>
                  </w:divBdr>
                </w:div>
                <w:div w:id="1838231773">
                  <w:marLeft w:val="0"/>
                  <w:marRight w:val="0"/>
                  <w:marTop w:val="0"/>
                  <w:marBottom w:val="0"/>
                  <w:divBdr>
                    <w:top w:val="none" w:sz="0" w:space="0" w:color="auto"/>
                    <w:left w:val="none" w:sz="0" w:space="0" w:color="auto"/>
                    <w:bottom w:val="none" w:sz="0" w:space="0" w:color="auto"/>
                    <w:right w:val="none" w:sz="0" w:space="0" w:color="auto"/>
                  </w:divBdr>
                </w:div>
                <w:div w:id="1885174586">
                  <w:marLeft w:val="0"/>
                  <w:marRight w:val="0"/>
                  <w:marTop w:val="0"/>
                  <w:marBottom w:val="0"/>
                  <w:divBdr>
                    <w:top w:val="none" w:sz="0" w:space="0" w:color="auto"/>
                    <w:left w:val="none" w:sz="0" w:space="0" w:color="auto"/>
                    <w:bottom w:val="none" w:sz="0" w:space="0" w:color="auto"/>
                    <w:right w:val="none" w:sz="0" w:space="0" w:color="auto"/>
                  </w:divBdr>
                </w:div>
                <w:div w:id="1914586820">
                  <w:marLeft w:val="0"/>
                  <w:marRight w:val="0"/>
                  <w:marTop w:val="0"/>
                  <w:marBottom w:val="0"/>
                  <w:divBdr>
                    <w:top w:val="none" w:sz="0" w:space="0" w:color="auto"/>
                    <w:left w:val="none" w:sz="0" w:space="0" w:color="auto"/>
                    <w:bottom w:val="none" w:sz="0" w:space="0" w:color="auto"/>
                    <w:right w:val="none" w:sz="0" w:space="0" w:color="auto"/>
                  </w:divBdr>
                </w:div>
                <w:div w:id="2105956831">
                  <w:marLeft w:val="0"/>
                  <w:marRight w:val="0"/>
                  <w:marTop w:val="0"/>
                  <w:marBottom w:val="0"/>
                  <w:divBdr>
                    <w:top w:val="none" w:sz="0" w:space="0" w:color="auto"/>
                    <w:left w:val="none" w:sz="0" w:space="0" w:color="auto"/>
                    <w:bottom w:val="none" w:sz="0" w:space="0" w:color="auto"/>
                    <w:right w:val="none" w:sz="0" w:space="0" w:color="auto"/>
                  </w:divBdr>
                </w:div>
              </w:divsChild>
            </w:div>
            <w:div w:id="1671104972">
              <w:marLeft w:val="0"/>
              <w:marRight w:val="0"/>
              <w:marTop w:val="0"/>
              <w:marBottom w:val="0"/>
              <w:divBdr>
                <w:top w:val="none" w:sz="0" w:space="0" w:color="auto"/>
                <w:left w:val="none" w:sz="0" w:space="0" w:color="auto"/>
                <w:bottom w:val="none" w:sz="0" w:space="0" w:color="auto"/>
                <w:right w:val="none" w:sz="0" w:space="0" w:color="auto"/>
              </w:divBdr>
            </w:div>
            <w:div w:id="1845239988">
              <w:marLeft w:val="0"/>
              <w:marRight w:val="0"/>
              <w:marTop w:val="0"/>
              <w:marBottom w:val="0"/>
              <w:divBdr>
                <w:top w:val="none" w:sz="0" w:space="0" w:color="auto"/>
                <w:left w:val="none" w:sz="0" w:space="0" w:color="auto"/>
                <w:bottom w:val="none" w:sz="0" w:space="0" w:color="auto"/>
                <w:right w:val="none" w:sz="0" w:space="0" w:color="auto"/>
              </w:divBdr>
            </w:div>
            <w:div w:id="2017003557">
              <w:marLeft w:val="0"/>
              <w:marRight w:val="0"/>
              <w:marTop w:val="0"/>
              <w:marBottom w:val="0"/>
              <w:divBdr>
                <w:top w:val="none" w:sz="0" w:space="0" w:color="auto"/>
                <w:left w:val="none" w:sz="0" w:space="0" w:color="auto"/>
                <w:bottom w:val="none" w:sz="0" w:space="0" w:color="auto"/>
                <w:right w:val="none" w:sz="0" w:space="0" w:color="auto"/>
              </w:divBdr>
            </w:div>
          </w:divsChild>
        </w:div>
        <w:div w:id="894195139">
          <w:marLeft w:val="0"/>
          <w:marRight w:val="0"/>
          <w:marTop w:val="0"/>
          <w:marBottom w:val="0"/>
          <w:divBdr>
            <w:top w:val="single" w:sz="6" w:space="4" w:color="CCCCCC"/>
            <w:left w:val="single" w:sz="6" w:space="8" w:color="CCCCCC"/>
            <w:bottom w:val="single" w:sz="6" w:space="4" w:color="CCCCCC"/>
            <w:right w:val="single" w:sz="6" w:space="8" w:color="CCCCCC"/>
          </w:divBdr>
        </w:div>
        <w:div w:id="906496288">
          <w:marLeft w:val="0"/>
          <w:marRight w:val="0"/>
          <w:marTop w:val="0"/>
          <w:marBottom w:val="0"/>
          <w:divBdr>
            <w:top w:val="none" w:sz="0" w:space="0" w:color="auto"/>
            <w:left w:val="none" w:sz="0" w:space="0" w:color="auto"/>
            <w:bottom w:val="none" w:sz="0" w:space="0" w:color="auto"/>
            <w:right w:val="none" w:sz="0" w:space="0" w:color="auto"/>
          </w:divBdr>
          <w:divsChild>
            <w:div w:id="357434465">
              <w:marLeft w:val="0"/>
              <w:marRight w:val="0"/>
              <w:marTop w:val="0"/>
              <w:marBottom w:val="0"/>
              <w:divBdr>
                <w:top w:val="none" w:sz="0" w:space="0" w:color="auto"/>
                <w:left w:val="none" w:sz="0" w:space="0" w:color="auto"/>
                <w:bottom w:val="none" w:sz="0" w:space="0" w:color="auto"/>
                <w:right w:val="none" w:sz="0" w:space="0" w:color="auto"/>
              </w:divBdr>
            </w:div>
            <w:div w:id="367023246">
              <w:marLeft w:val="0"/>
              <w:marRight w:val="0"/>
              <w:marTop w:val="0"/>
              <w:marBottom w:val="0"/>
              <w:divBdr>
                <w:top w:val="none" w:sz="0" w:space="0" w:color="auto"/>
                <w:left w:val="none" w:sz="0" w:space="0" w:color="auto"/>
                <w:bottom w:val="none" w:sz="0" w:space="0" w:color="auto"/>
                <w:right w:val="none" w:sz="0" w:space="0" w:color="auto"/>
              </w:divBdr>
              <w:divsChild>
                <w:div w:id="8916836">
                  <w:marLeft w:val="0"/>
                  <w:marRight w:val="0"/>
                  <w:marTop w:val="0"/>
                  <w:marBottom w:val="0"/>
                  <w:divBdr>
                    <w:top w:val="none" w:sz="0" w:space="0" w:color="auto"/>
                    <w:left w:val="none" w:sz="0" w:space="0" w:color="auto"/>
                    <w:bottom w:val="none" w:sz="0" w:space="0" w:color="auto"/>
                    <w:right w:val="none" w:sz="0" w:space="0" w:color="auto"/>
                  </w:divBdr>
                </w:div>
                <w:div w:id="111828419">
                  <w:marLeft w:val="0"/>
                  <w:marRight w:val="0"/>
                  <w:marTop w:val="0"/>
                  <w:marBottom w:val="0"/>
                  <w:divBdr>
                    <w:top w:val="none" w:sz="0" w:space="0" w:color="auto"/>
                    <w:left w:val="none" w:sz="0" w:space="0" w:color="auto"/>
                    <w:bottom w:val="none" w:sz="0" w:space="0" w:color="auto"/>
                    <w:right w:val="none" w:sz="0" w:space="0" w:color="auto"/>
                  </w:divBdr>
                </w:div>
                <w:div w:id="1848252925">
                  <w:marLeft w:val="0"/>
                  <w:marRight w:val="0"/>
                  <w:marTop w:val="0"/>
                  <w:marBottom w:val="0"/>
                  <w:divBdr>
                    <w:top w:val="none" w:sz="0" w:space="0" w:color="auto"/>
                    <w:left w:val="none" w:sz="0" w:space="0" w:color="auto"/>
                    <w:bottom w:val="none" w:sz="0" w:space="0" w:color="auto"/>
                    <w:right w:val="none" w:sz="0" w:space="0" w:color="auto"/>
                  </w:divBdr>
                </w:div>
              </w:divsChild>
            </w:div>
            <w:div w:id="1022046534">
              <w:marLeft w:val="0"/>
              <w:marRight w:val="0"/>
              <w:marTop w:val="0"/>
              <w:marBottom w:val="0"/>
              <w:divBdr>
                <w:top w:val="none" w:sz="0" w:space="0" w:color="auto"/>
                <w:left w:val="none" w:sz="0" w:space="0" w:color="auto"/>
                <w:bottom w:val="none" w:sz="0" w:space="0" w:color="auto"/>
                <w:right w:val="none" w:sz="0" w:space="0" w:color="auto"/>
              </w:divBdr>
            </w:div>
            <w:div w:id="1672027078">
              <w:marLeft w:val="0"/>
              <w:marRight w:val="0"/>
              <w:marTop w:val="0"/>
              <w:marBottom w:val="0"/>
              <w:divBdr>
                <w:top w:val="none" w:sz="0" w:space="0" w:color="auto"/>
                <w:left w:val="none" w:sz="0" w:space="0" w:color="auto"/>
                <w:bottom w:val="none" w:sz="0" w:space="0" w:color="auto"/>
                <w:right w:val="none" w:sz="0" w:space="0" w:color="auto"/>
              </w:divBdr>
            </w:div>
          </w:divsChild>
        </w:div>
        <w:div w:id="913667401">
          <w:marLeft w:val="0"/>
          <w:marRight w:val="0"/>
          <w:marTop w:val="0"/>
          <w:marBottom w:val="0"/>
          <w:divBdr>
            <w:top w:val="none" w:sz="0" w:space="0" w:color="auto"/>
            <w:left w:val="none" w:sz="0" w:space="0" w:color="auto"/>
            <w:bottom w:val="none" w:sz="0" w:space="0" w:color="auto"/>
            <w:right w:val="none" w:sz="0" w:space="0" w:color="auto"/>
          </w:divBdr>
          <w:divsChild>
            <w:div w:id="573394180">
              <w:marLeft w:val="0"/>
              <w:marRight w:val="0"/>
              <w:marTop w:val="0"/>
              <w:marBottom w:val="0"/>
              <w:divBdr>
                <w:top w:val="none" w:sz="0" w:space="0" w:color="auto"/>
                <w:left w:val="none" w:sz="0" w:space="0" w:color="auto"/>
                <w:bottom w:val="none" w:sz="0" w:space="0" w:color="auto"/>
                <w:right w:val="none" w:sz="0" w:space="0" w:color="auto"/>
              </w:divBdr>
              <w:divsChild>
                <w:div w:id="378668591">
                  <w:marLeft w:val="0"/>
                  <w:marRight w:val="0"/>
                  <w:marTop w:val="0"/>
                  <w:marBottom w:val="0"/>
                  <w:divBdr>
                    <w:top w:val="none" w:sz="0" w:space="0" w:color="auto"/>
                    <w:left w:val="none" w:sz="0" w:space="0" w:color="auto"/>
                    <w:bottom w:val="none" w:sz="0" w:space="0" w:color="auto"/>
                    <w:right w:val="none" w:sz="0" w:space="0" w:color="auto"/>
                  </w:divBdr>
                </w:div>
                <w:div w:id="929432694">
                  <w:marLeft w:val="0"/>
                  <w:marRight w:val="0"/>
                  <w:marTop w:val="0"/>
                  <w:marBottom w:val="0"/>
                  <w:divBdr>
                    <w:top w:val="none" w:sz="0" w:space="0" w:color="auto"/>
                    <w:left w:val="none" w:sz="0" w:space="0" w:color="auto"/>
                    <w:bottom w:val="none" w:sz="0" w:space="0" w:color="auto"/>
                    <w:right w:val="none" w:sz="0" w:space="0" w:color="auto"/>
                  </w:divBdr>
                </w:div>
              </w:divsChild>
            </w:div>
            <w:div w:id="1158887257">
              <w:marLeft w:val="0"/>
              <w:marRight w:val="0"/>
              <w:marTop w:val="0"/>
              <w:marBottom w:val="0"/>
              <w:divBdr>
                <w:top w:val="none" w:sz="0" w:space="0" w:color="auto"/>
                <w:left w:val="none" w:sz="0" w:space="0" w:color="auto"/>
                <w:bottom w:val="none" w:sz="0" w:space="0" w:color="auto"/>
                <w:right w:val="none" w:sz="0" w:space="0" w:color="auto"/>
              </w:divBdr>
            </w:div>
            <w:div w:id="1620797508">
              <w:marLeft w:val="0"/>
              <w:marRight w:val="0"/>
              <w:marTop w:val="0"/>
              <w:marBottom w:val="0"/>
              <w:divBdr>
                <w:top w:val="none" w:sz="0" w:space="0" w:color="auto"/>
                <w:left w:val="none" w:sz="0" w:space="0" w:color="auto"/>
                <w:bottom w:val="none" w:sz="0" w:space="0" w:color="auto"/>
                <w:right w:val="none" w:sz="0" w:space="0" w:color="auto"/>
              </w:divBdr>
            </w:div>
          </w:divsChild>
        </w:div>
        <w:div w:id="923992529">
          <w:marLeft w:val="0"/>
          <w:marRight w:val="0"/>
          <w:marTop w:val="0"/>
          <w:marBottom w:val="0"/>
          <w:divBdr>
            <w:top w:val="none" w:sz="0" w:space="0" w:color="auto"/>
            <w:left w:val="none" w:sz="0" w:space="0" w:color="auto"/>
            <w:bottom w:val="none" w:sz="0" w:space="0" w:color="auto"/>
            <w:right w:val="none" w:sz="0" w:space="0" w:color="auto"/>
          </w:divBdr>
          <w:divsChild>
            <w:div w:id="209919404">
              <w:marLeft w:val="0"/>
              <w:marRight w:val="0"/>
              <w:marTop w:val="0"/>
              <w:marBottom w:val="0"/>
              <w:divBdr>
                <w:top w:val="none" w:sz="0" w:space="0" w:color="auto"/>
                <w:left w:val="none" w:sz="0" w:space="0" w:color="auto"/>
                <w:bottom w:val="none" w:sz="0" w:space="0" w:color="auto"/>
                <w:right w:val="none" w:sz="0" w:space="0" w:color="auto"/>
              </w:divBdr>
            </w:div>
            <w:div w:id="319964923">
              <w:marLeft w:val="0"/>
              <w:marRight w:val="0"/>
              <w:marTop w:val="0"/>
              <w:marBottom w:val="0"/>
              <w:divBdr>
                <w:top w:val="none" w:sz="0" w:space="0" w:color="auto"/>
                <w:left w:val="none" w:sz="0" w:space="0" w:color="auto"/>
                <w:bottom w:val="none" w:sz="0" w:space="0" w:color="auto"/>
                <w:right w:val="none" w:sz="0" w:space="0" w:color="auto"/>
              </w:divBdr>
            </w:div>
            <w:div w:id="328798465">
              <w:marLeft w:val="0"/>
              <w:marRight w:val="0"/>
              <w:marTop w:val="0"/>
              <w:marBottom w:val="0"/>
              <w:divBdr>
                <w:top w:val="none" w:sz="0" w:space="0" w:color="auto"/>
                <w:left w:val="none" w:sz="0" w:space="0" w:color="auto"/>
                <w:bottom w:val="none" w:sz="0" w:space="0" w:color="auto"/>
                <w:right w:val="none" w:sz="0" w:space="0" w:color="auto"/>
              </w:divBdr>
            </w:div>
            <w:div w:id="387146395">
              <w:marLeft w:val="0"/>
              <w:marRight w:val="0"/>
              <w:marTop w:val="0"/>
              <w:marBottom w:val="0"/>
              <w:divBdr>
                <w:top w:val="none" w:sz="0" w:space="0" w:color="auto"/>
                <w:left w:val="none" w:sz="0" w:space="0" w:color="auto"/>
                <w:bottom w:val="none" w:sz="0" w:space="0" w:color="auto"/>
                <w:right w:val="none" w:sz="0" w:space="0" w:color="auto"/>
              </w:divBdr>
            </w:div>
            <w:div w:id="676151681">
              <w:marLeft w:val="0"/>
              <w:marRight w:val="0"/>
              <w:marTop w:val="0"/>
              <w:marBottom w:val="0"/>
              <w:divBdr>
                <w:top w:val="none" w:sz="0" w:space="0" w:color="auto"/>
                <w:left w:val="none" w:sz="0" w:space="0" w:color="auto"/>
                <w:bottom w:val="none" w:sz="0" w:space="0" w:color="auto"/>
                <w:right w:val="none" w:sz="0" w:space="0" w:color="auto"/>
              </w:divBdr>
            </w:div>
            <w:div w:id="816382139">
              <w:marLeft w:val="0"/>
              <w:marRight w:val="0"/>
              <w:marTop w:val="0"/>
              <w:marBottom w:val="0"/>
              <w:divBdr>
                <w:top w:val="none" w:sz="0" w:space="0" w:color="auto"/>
                <w:left w:val="none" w:sz="0" w:space="0" w:color="auto"/>
                <w:bottom w:val="none" w:sz="0" w:space="0" w:color="auto"/>
                <w:right w:val="none" w:sz="0" w:space="0" w:color="auto"/>
              </w:divBdr>
              <w:divsChild>
                <w:div w:id="31539623">
                  <w:marLeft w:val="0"/>
                  <w:marRight w:val="0"/>
                  <w:marTop w:val="0"/>
                  <w:marBottom w:val="0"/>
                  <w:divBdr>
                    <w:top w:val="none" w:sz="0" w:space="0" w:color="auto"/>
                    <w:left w:val="none" w:sz="0" w:space="0" w:color="auto"/>
                    <w:bottom w:val="none" w:sz="0" w:space="0" w:color="auto"/>
                    <w:right w:val="none" w:sz="0" w:space="0" w:color="auto"/>
                  </w:divBdr>
                </w:div>
                <w:div w:id="106434309">
                  <w:marLeft w:val="0"/>
                  <w:marRight w:val="0"/>
                  <w:marTop w:val="0"/>
                  <w:marBottom w:val="0"/>
                  <w:divBdr>
                    <w:top w:val="none" w:sz="0" w:space="0" w:color="auto"/>
                    <w:left w:val="none" w:sz="0" w:space="0" w:color="auto"/>
                    <w:bottom w:val="none" w:sz="0" w:space="0" w:color="auto"/>
                    <w:right w:val="none" w:sz="0" w:space="0" w:color="auto"/>
                  </w:divBdr>
                </w:div>
                <w:div w:id="204026031">
                  <w:marLeft w:val="0"/>
                  <w:marRight w:val="0"/>
                  <w:marTop w:val="0"/>
                  <w:marBottom w:val="0"/>
                  <w:divBdr>
                    <w:top w:val="none" w:sz="0" w:space="0" w:color="auto"/>
                    <w:left w:val="none" w:sz="0" w:space="0" w:color="auto"/>
                    <w:bottom w:val="none" w:sz="0" w:space="0" w:color="auto"/>
                    <w:right w:val="none" w:sz="0" w:space="0" w:color="auto"/>
                  </w:divBdr>
                </w:div>
                <w:div w:id="624965866">
                  <w:marLeft w:val="0"/>
                  <w:marRight w:val="0"/>
                  <w:marTop w:val="0"/>
                  <w:marBottom w:val="0"/>
                  <w:divBdr>
                    <w:top w:val="none" w:sz="0" w:space="0" w:color="auto"/>
                    <w:left w:val="none" w:sz="0" w:space="0" w:color="auto"/>
                    <w:bottom w:val="none" w:sz="0" w:space="0" w:color="auto"/>
                    <w:right w:val="none" w:sz="0" w:space="0" w:color="auto"/>
                  </w:divBdr>
                </w:div>
                <w:div w:id="744687470">
                  <w:marLeft w:val="0"/>
                  <w:marRight w:val="0"/>
                  <w:marTop w:val="0"/>
                  <w:marBottom w:val="0"/>
                  <w:divBdr>
                    <w:top w:val="none" w:sz="0" w:space="0" w:color="auto"/>
                    <w:left w:val="none" w:sz="0" w:space="0" w:color="auto"/>
                    <w:bottom w:val="none" w:sz="0" w:space="0" w:color="auto"/>
                    <w:right w:val="none" w:sz="0" w:space="0" w:color="auto"/>
                  </w:divBdr>
                </w:div>
                <w:div w:id="901600840">
                  <w:marLeft w:val="0"/>
                  <w:marRight w:val="0"/>
                  <w:marTop w:val="0"/>
                  <w:marBottom w:val="0"/>
                  <w:divBdr>
                    <w:top w:val="none" w:sz="0" w:space="0" w:color="auto"/>
                    <w:left w:val="none" w:sz="0" w:space="0" w:color="auto"/>
                    <w:bottom w:val="none" w:sz="0" w:space="0" w:color="auto"/>
                    <w:right w:val="none" w:sz="0" w:space="0" w:color="auto"/>
                  </w:divBdr>
                </w:div>
                <w:div w:id="1091900737">
                  <w:marLeft w:val="0"/>
                  <w:marRight w:val="0"/>
                  <w:marTop w:val="0"/>
                  <w:marBottom w:val="0"/>
                  <w:divBdr>
                    <w:top w:val="none" w:sz="0" w:space="0" w:color="auto"/>
                    <w:left w:val="none" w:sz="0" w:space="0" w:color="auto"/>
                    <w:bottom w:val="none" w:sz="0" w:space="0" w:color="auto"/>
                    <w:right w:val="none" w:sz="0" w:space="0" w:color="auto"/>
                  </w:divBdr>
                </w:div>
                <w:div w:id="1246302468">
                  <w:marLeft w:val="0"/>
                  <w:marRight w:val="0"/>
                  <w:marTop w:val="0"/>
                  <w:marBottom w:val="0"/>
                  <w:divBdr>
                    <w:top w:val="none" w:sz="0" w:space="0" w:color="auto"/>
                    <w:left w:val="none" w:sz="0" w:space="0" w:color="auto"/>
                    <w:bottom w:val="none" w:sz="0" w:space="0" w:color="auto"/>
                    <w:right w:val="none" w:sz="0" w:space="0" w:color="auto"/>
                  </w:divBdr>
                </w:div>
                <w:div w:id="1604918891">
                  <w:marLeft w:val="0"/>
                  <w:marRight w:val="0"/>
                  <w:marTop w:val="0"/>
                  <w:marBottom w:val="0"/>
                  <w:divBdr>
                    <w:top w:val="none" w:sz="0" w:space="0" w:color="auto"/>
                    <w:left w:val="none" w:sz="0" w:space="0" w:color="auto"/>
                    <w:bottom w:val="none" w:sz="0" w:space="0" w:color="auto"/>
                    <w:right w:val="none" w:sz="0" w:space="0" w:color="auto"/>
                  </w:divBdr>
                </w:div>
                <w:div w:id="1668557959">
                  <w:marLeft w:val="0"/>
                  <w:marRight w:val="0"/>
                  <w:marTop w:val="0"/>
                  <w:marBottom w:val="0"/>
                  <w:divBdr>
                    <w:top w:val="none" w:sz="0" w:space="0" w:color="auto"/>
                    <w:left w:val="none" w:sz="0" w:space="0" w:color="auto"/>
                    <w:bottom w:val="none" w:sz="0" w:space="0" w:color="auto"/>
                    <w:right w:val="none" w:sz="0" w:space="0" w:color="auto"/>
                  </w:divBdr>
                </w:div>
                <w:div w:id="1858276749">
                  <w:marLeft w:val="0"/>
                  <w:marRight w:val="0"/>
                  <w:marTop w:val="0"/>
                  <w:marBottom w:val="0"/>
                  <w:divBdr>
                    <w:top w:val="none" w:sz="0" w:space="0" w:color="auto"/>
                    <w:left w:val="none" w:sz="0" w:space="0" w:color="auto"/>
                    <w:bottom w:val="none" w:sz="0" w:space="0" w:color="auto"/>
                    <w:right w:val="none" w:sz="0" w:space="0" w:color="auto"/>
                  </w:divBdr>
                </w:div>
                <w:div w:id="1932202425">
                  <w:marLeft w:val="0"/>
                  <w:marRight w:val="0"/>
                  <w:marTop w:val="0"/>
                  <w:marBottom w:val="0"/>
                  <w:divBdr>
                    <w:top w:val="none" w:sz="0" w:space="0" w:color="auto"/>
                    <w:left w:val="none" w:sz="0" w:space="0" w:color="auto"/>
                    <w:bottom w:val="none" w:sz="0" w:space="0" w:color="auto"/>
                    <w:right w:val="none" w:sz="0" w:space="0" w:color="auto"/>
                  </w:divBdr>
                </w:div>
                <w:div w:id="2012637843">
                  <w:marLeft w:val="0"/>
                  <w:marRight w:val="0"/>
                  <w:marTop w:val="0"/>
                  <w:marBottom w:val="0"/>
                  <w:divBdr>
                    <w:top w:val="none" w:sz="0" w:space="0" w:color="auto"/>
                    <w:left w:val="none" w:sz="0" w:space="0" w:color="auto"/>
                    <w:bottom w:val="none" w:sz="0" w:space="0" w:color="auto"/>
                    <w:right w:val="none" w:sz="0" w:space="0" w:color="auto"/>
                  </w:divBdr>
                </w:div>
              </w:divsChild>
            </w:div>
            <w:div w:id="970328511">
              <w:marLeft w:val="0"/>
              <w:marRight w:val="0"/>
              <w:marTop w:val="0"/>
              <w:marBottom w:val="0"/>
              <w:divBdr>
                <w:top w:val="none" w:sz="0" w:space="0" w:color="auto"/>
                <w:left w:val="none" w:sz="0" w:space="0" w:color="auto"/>
                <w:bottom w:val="none" w:sz="0" w:space="0" w:color="auto"/>
                <w:right w:val="none" w:sz="0" w:space="0" w:color="auto"/>
              </w:divBdr>
            </w:div>
            <w:div w:id="1045519538">
              <w:marLeft w:val="0"/>
              <w:marRight w:val="0"/>
              <w:marTop w:val="0"/>
              <w:marBottom w:val="0"/>
              <w:divBdr>
                <w:top w:val="none" w:sz="0" w:space="0" w:color="auto"/>
                <w:left w:val="none" w:sz="0" w:space="0" w:color="auto"/>
                <w:bottom w:val="none" w:sz="0" w:space="0" w:color="auto"/>
                <w:right w:val="none" w:sz="0" w:space="0" w:color="auto"/>
              </w:divBdr>
            </w:div>
            <w:div w:id="1312096563">
              <w:marLeft w:val="0"/>
              <w:marRight w:val="0"/>
              <w:marTop w:val="0"/>
              <w:marBottom w:val="0"/>
              <w:divBdr>
                <w:top w:val="none" w:sz="0" w:space="0" w:color="auto"/>
                <w:left w:val="none" w:sz="0" w:space="0" w:color="auto"/>
                <w:bottom w:val="none" w:sz="0" w:space="0" w:color="auto"/>
                <w:right w:val="none" w:sz="0" w:space="0" w:color="auto"/>
              </w:divBdr>
            </w:div>
            <w:div w:id="1509515306">
              <w:marLeft w:val="0"/>
              <w:marRight w:val="0"/>
              <w:marTop w:val="0"/>
              <w:marBottom w:val="0"/>
              <w:divBdr>
                <w:top w:val="none" w:sz="0" w:space="0" w:color="auto"/>
                <w:left w:val="none" w:sz="0" w:space="0" w:color="auto"/>
                <w:bottom w:val="none" w:sz="0" w:space="0" w:color="auto"/>
                <w:right w:val="none" w:sz="0" w:space="0" w:color="auto"/>
              </w:divBdr>
            </w:div>
            <w:div w:id="1562666538">
              <w:marLeft w:val="0"/>
              <w:marRight w:val="0"/>
              <w:marTop w:val="0"/>
              <w:marBottom w:val="0"/>
              <w:divBdr>
                <w:top w:val="none" w:sz="0" w:space="0" w:color="auto"/>
                <w:left w:val="none" w:sz="0" w:space="0" w:color="auto"/>
                <w:bottom w:val="none" w:sz="0" w:space="0" w:color="auto"/>
                <w:right w:val="none" w:sz="0" w:space="0" w:color="auto"/>
              </w:divBdr>
            </w:div>
            <w:div w:id="1610773689">
              <w:marLeft w:val="0"/>
              <w:marRight w:val="0"/>
              <w:marTop w:val="0"/>
              <w:marBottom w:val="0"/>
              <w:divBdr>
                <w:top w:val="none" w:sz="0" w:space="0" w:color="auto"/>
                <w:left w:val="none" w:sz="0" w:space="0" w:color="auto"/>
                <w:bottom w:val="none" w:sz="0" w:space="0" w:color="auto"/>
                <w:right w:val="none" w:sz="0" w:space="0" w:color="auto"/>
              </w:divBdr>
            </w:div>
            <w:div w:id="1733038018">
              <w:marLeft w:val="0"/>
              <w:marRight w:val="0"/>
              <w:marTop w:val="0"/>
              <w:marBottom w:val="0"/>
              <w:divBdr>
                <w:top w:val="none" w:sz="0" w:space="0" w:color="auto"/>
                <w:left w:val="none" w:sz="0" w:space="0" w:color="auto"/>
                <w:bottom w:val="none" w:sz="0" w:space="0" w:color="auto"/>
                <w:right w:val="none" w:sz="0" w:space="0" w:color="auto"/>
              </w:divBdr>
            </w:div>
            <w:div w:id="1926111490">
              <w:marLeft w:val="0"/>
              <w:marRight w:val="0"/>
              <w:marTop w:val="0"/>
              <w:marBottom w:val="0"/>
              <w:divBdr>
                <w:top w:val="none" w:sz="0" w:space="0" w:color="auto"/>
                <w:left w:val="none" w:sz="0" w:space="0" w:color="auto"/>
                <w:bottom w:val="none" w:sz="0" w:space="0" w:color="auto"/>
                <w:right w:val="none" w:sz="0" w:space="0" w:color="auto"/>
              </w:divBdr>
            </w:div>
          </w:divsChild>
        </w:div>
        <w:div w:id="926811792">
          <w:marLeft w:val="0"/>
          <w:marRight w:val="0"/>
          <w:marTop w:val="0"/>
          <w:marBottom w:val="0"/>
          <w:divBdr>
            <w:top w:val="none" w:sz="0" w:space="0" w:color="auto"/>
            <w:left w:val="none" w:sz="0" w:space="0" w:color="auto"/>
            <w:bottom w:val="none" w:sz="0" w:space="0" w:color="auto"/>
            <w:right w:val="none" w:sz="0" w:space="0" w:color="auto"/>
          </w:divBdr>
          <w:divsChild>
            <w:div w:id="160971695">
              <w:marLeft w:val="0"/>
              <w:marRight w:val="0"/>
              <w:marTop w:val="0"/>
              <w:marBottom w:val="0"/>
              <w:divBdr>
                <w:top w:val="none" w:sz="0" w:space="0" w:color="auto"/>
                <w:left w:val="none" w:sz="0" w:space="0" w:color="auto"/>
                <w:bottom w:val="none" w:sz="0" w:space="0" w:color="auto"/>
                <w:right w:val="none" w:sz="0" w:space="0" w:color="auto"/>
              </w:divBdr>
            </w:div>
            <w:div w:id="166789685">
              <w:marLeft w:val="0"/>
              <w:marRight w:val="0"/>
              <w:marTop w:val="0"/>
              <w:marBottom w:val="0"/>
              <w:divBdr>
                <w:top w:val="none" w:sz="0" w:space="0" w:color="auto"/>
                <w:left w:val="none" w:sz="0" w:space="0" w:color="auto"/>
                <w:bottom w:val="none" w:sz="0" w:space="0" w:color="auto"/>
                <w:right w:val="none" w:sz="0" w:space="0" w:color="auto"/>
              </w:divBdr>
              <w:divsChild>
                <w:div w:id="23142700">
                  <w:marLeft w:val="0"/>
                  <w:marRight w:val="0"/>
                  <w:marTop w:val="0"/>
                  <w:marBottom w:val="0"/>
                  <w:divBdr>
                    <w:top w:val="none" w:sz="0" w:space="0" w:color="auto"/>
                    <w:left w:val="none" w:sz="0" w:space="0" w:color="auto"/>
                    <w:bottom w:val="none" w:sz="0" w:space="0" w:color="auto"/>
                    <w:right w:val="none" w:sz="0" w:space="0" w:color="auto"/>
                  </w:divBdr>
                </w:div>
                <w:div w:id="24136300">
                  <w:marLeft w:val="0"/>
                  <w:marRight w:val="0"/>
                  <w:marTop w:val="0"/>
                  <w:marBottom w:val="0"/>
                  <w:divBdr>
                    <w:top w:val="none" w:sz="0" w:space="0" w:color="auto"/>
                    <w:left w:val="none" w:sz="0" w:space="0" w:color="auto"/>
                    <w:bottom w:val="none" w:sz="0" w:space="0" w:color="auto"/>
                    <w:right w:val="none" w:sz="0" w:space="0" w:color="auto"/>
                  </w:divBdr>
                </w:div>
                <w:div w:id="91363147">
                  <w:marLeft w:val="0"/>
                  <w:marRight w:val="0"/>
                  <w:marTop w:val="0"/>
                  <w:marBottom w:val="0"/>
                  <w:divBdr>
                    <w:top w:val="none" w:sz="0" w:space="0" w:color="auto"/>
                    <w:left w:val="none" w:sz="0" w:space="0" w:color="auto"/>
                    <w:bottom w:val="none" w:sz="0" w:space="0" w:color="auto"/>
                    <w:right w:val="none" w:sz="0" w:space="0" w:color="auto"/>
                  </w:divBdr>
                </w:div>
                <w:div w:id="197816767">
                  <w:marLeft w:val="0"/>
                  <w:marRight w:val="0"/>
                  <w:marTop w:val="0"/>
                  <w:marBottom w:val="0"/>
                  <w:divBdr>
                    <w:top w:val="none" w:sz="0" w:space="0" w:color="auto"/>
                    <w:left w:val="none" w:sz="0" w:space="0" w:color="auto"/>
                    <w:bottom w:val="none" w:sz="0" w:space="0" w:color="auto"/>
                    <w:right w:val="none" w:sz="0" w:space="0" w:color="auto"/>
                  </w:divBdr>
                </w:div>
                <w:div w:id="391856072">
                  <w:marLeft w:val="0"/>
                  <w:marRight w:val="0"/>
                  <w:marTop w:val="0"/>
                  <w:marBottom w:val="0"/>
                  <w:divBdr>
                    <w:top w:val="none" w:sz="0" w:space="0" w:color="auto"/>
                    <w:left w:val="none" w:sz="0" w:space="0" w:color="auto"/>
                    <w:bottom w:val="none" w:sz="0" w:space="0" w:color="auto"/>
                    <w:right w:val="none" w:sz="0" w:space="0" w:color="auto"/>
                  </w:divBdr>
                </w:div>
                <w:div w:id="599144435">
                  <w:marLeft w:val="0"/>
                  <w:marRight w:val="0"/>
                  <w:marTop w:val="0"/>
                  <w:marBottom w:val="0"/>
                  <w:divBdr>
                    <w:top w:val="none" w:sz="0" w:space="0" w:color="auto"/>
                    <w:left w:val="none" w:sz="0" w:space="0" w:color="auto"/>
                    <w:bottom w:val="none" w:sz="0" w:space="0" w:color="auto"/>
                    <w:right w:val="none" w:sz="0" w:space="0" w:color="auto"/>
                  </w:divBdr>
                </w:div>
                <w:div w:id="708918380">
                  <w:marLeft w:val="0"/>
                  <w:marRight w:val="0"/>
                  <w:marTop w:val="0"/>
                  <w:marBottom w:val="0"/>
                  <w:divBdr>
                    <w:top w:val="none" w:sz="0" w:space="0" w:color="auto"/>
                    <w:left w:val="none" w:sz="0" w:space="0" w:color="auto"/>
                    <w:bottom w:val="none" w:sz="0" w:space="0" w:color="auto"/>
                    <w:right w:val="none" w:sz="0" w:space="0" w:color="auto"/>
                  </w:divBdr>
                </w:div>
                <w:div w:id="778838359">
                  <w:marLeft w:val="0"/>
                  <w:marRight w:val="0"/>
                  <w:marTop w:val="0"/>
                  <w:marBottom w:val="0"/>
                  <w:divBdr>
                    <w:top w:val="none" w:sz="0" w:space="0" w:color="auto"/>
                    <w:left w:val="none" w:sz="0" w:space="0" w:color="auto"/>
                    <w:bottom w:val="none" w:sz="0" w:space="0" w:color="auto"/>
                    <w:right w:val="none" w:sz="0" w:space="0" w:color="auto"/>
                  </w:divBdr>
                </w:div>
                <w:div w:id="835531674">
                  <w:marLeft w:val="0"/>
                  <w:marRight w:val="0"/>
                  <w:marTop w:val="0"/>
                  <w:marBottom w:val="0"/>
                  <w:divBdr>
                    <w:top w:val="none" w:sz="0" w:space="0" w:color="auto"/>
                    <w:left w:val="none" w:sz="0" w:space="0" w:color="auto"/>
                    <w:bottom w:val="none" w:sz="0" w:space="0" w:color="auto"/>
                    <w:right w:val="none" w:sz="0" w:space="0" w:color="auto"/>
                  </w:divBdr>
                </w:div>
                <w:div w:id="1049115449">
                  <w:marLeft w:val="0"/>
                  <w:marRight w:val="0"/>
                  <w:marTop w:val="0"/>
                  <w:marBottom w:val="0"/>
                  <w:divBdr>
                    <w:top w:val="none" w:sz="0" w:space="0" w:color="auto"/>
                    <w:left w:val="none" w:sz="0" w:space="0" w:color="auto"/>
                    <w:bottom w:val="none" w:sz="0" w:space="0" w:color="auto"/>
                    <w:right w:val="none" w:sz="0" w:space="0" w:color="auto"/>
                  </w:divBdr>
                </w:div>
                <w:div w:id="1471509530">
                  <w:marLeft w:val="0"/>
                  <w:marRight w:val="0"/>
                  <w:marTop w:val="0"/>
                  <w:marBottom w:val="0"/>
                  <w:divBdr>
                    <w:top w:val="none" w:sz="0" w:space="0" w:color="auto"/>
                    <w:left w:val="none" w:sz="0" w:space="0" w:color="auto"/>
                    <w:bottom w:val="none" w:sz="0" w:space="0" w:color="auto"/>
                    <w:right w:val="none" w:sz="0" w:space="0" w:color="auto"/>
                  </w:divBdr>
                </w:div>
                <w:div w:id="1536307006">
                  <w:marLeft w:val="0"/>
                  <w:marRight w:val="0"/>
                  <w:marTop w:val="0"/>
                  <w:marBottom w:val="0"/>
                  <w:divBdr>
                    <w:top w:val="none" w:sz="0" w:space="0" w:color="auto"/>
                    <w:left w:val="none" w:sz="0" w:space="0" w:color="auto"/>
                    <w:bottom w:val="none" w:sz="0" w:space="0" w:color="auto"/>
                    <w:right w:val="none" w:sz="0" w:space="0" w:color="auto"/>
                  </w:divBdr>
                </w:div>
                <w:div w:id="1559170856">
                  <w:marLeft w:val="0"/>
                  <w:marRight w:val="0"/>
                  <w:marTop w:val="0"/>
                  <w:marBottom w:val="0"/>
                  <w:divBdr>
                    <w:top w:val="none" w:sz="0" w:space="0" w:color="auto"/>
                    <w:left w:val="none" w:sz="0" w:space="0" w:color="auto"/>
                    <w:bottom w:val="none" w:sz="0" w:space="0" w:color="auto"/>
                    <w:right w:val="none" w:sz="0" w:space="0" w:color="auto"/>
                  </w:divBdr>
                </w:div>
                <w:div w:id="1579946958">
                  <w:marLeft w:val="0"/>
                  <w:marRight w:val="0"/>
                  <w:marTop w:val="0"/>
                  <w:marBottom w:val="0"/>
                  <w:divBdr>
                    <w:top w:val="none" w:sz="0" w:space="0" w:color="auto"/>
                    <w:left w:val="none" w:sz="0" w:space="0" w:color="auto"/>
                    <w:bottom w:val="none" w:sz="0" w:space="0" w:color="auto"/>
                    <w:right w:val="none" w:sz="0" w:space="0" w:color="auto"/>
                  </w:divBdr>
                </w:div>
                <w:div w:id="1697147193">
                  <w:marLeft w:val="0"/>
                  <w:marRight w:val="0"/>
                  <w:marTop w:val="0"/>
                  <w:marBottom w:val="0"/>
                  <w:divBdr>
                    <w:top w:val="none" w:sz="0" w:space="0" w:color="auto"/>
                    <w:left w:val="none" w:sz="0" w:space="0" w:color="auto"/>
                    <w:bottom w:val="none" w:sz="0" w:space="0" w:color="auto"/>
                    <w:right w:val="none" w:sz="0" w:space="0" w:color="auto"/>
                  </w:divBdr>
                </w:div>
                <w:div w:id="1828008252">
                  <w:marLeft w:val="0"/>
                  <w:marRight w:val="0"/>
                  <w:marTop w:val="0"/>
                  <w:marBottom w:val="0"/>
                  <w:divBdr>
                    <w:top w:val="none" w:sz="0" w:space="0" w:color="auto"/>
                    <w:left w:val="none" w:sz="0" w:space="0" w:color="auto"/>
                    <w:bottom w:val="none" w:sz="0" w:space="0" w:color="auto"/>
                    <w:right w:val="none" w:sz="0" w:space="0" w:color="auto"/>
                  </w:divBdr>
                </w:div>
                <w:div w:id="1882477315">
                  <w:marLeft w:val="0"/>
                  <w:marRight w:val="0"/>
                  <w:marTop w:val="0"/>
                  <w:marBottom w:val="0"/>
                  <w:divBdr>
                    <w:top w:val="none" w:sz="0" w:space="0" w:color="auto"/>
                    <w:left w:val="none" w:sz="0" w:space="0" w:color="auto"/>
                    <w:bottom w:val="none" w:sz="0" w:space="0" w:color="auto"/>
                    <w:right w:val="none" w:sz="0" w:space="0" w:color="auto"/>
                  </w:divBdr>
                </w:div>
                <w:div w:id="1930189990">
                  <w:marLeft w:val="0"/>
                  <w:marRight w:val="0"/>
                  <w:marTop w:val="0"/>
                  <w:marBottom w:val="0"/>
                  <w:divBdr>
                    <w:top w:val="none" w:sz="0" w:space="0" w:color="auto"/>
                    <w:left w:val="none" w:sz="0" w:space="0" w:color="auto"/>
                    <w:bottom w:val="none" w:sz="0" w:space="0" w:color="auto"/>
                    <w:right w:val="none" w:sz="0" w:space="0" w:color="auto"/>
                  </w:divBdr>
                </w:div>
                <w:div w:id="1981182009">
                  <w:marLeft w:val="0"/>
                  <w:marRight w:val="0"/>
                  <w:marTop w:val="0"/>
                  <w:marBottom w:val="0"/>
                  <w:divBdr>
                    <w:top w:val="none" w:sz="0" w:space="0" w:color="auto"/>
                    <w:left w:val="none" w:sz="0" w:space="0" w:color="auto"/>
                    <w:bottom w:val="none" w:sz="0" w:space="0" w:color="auto"/>
                    <w:right w:val="none" w:sz="0" w:space="0" w:color="auto"/>
                  </w:divBdr>
                </w:div>
                <w:div w:id="1987775541">
                  <w:marLeft w:val="0"/>
                  <w:marRight w:val="0"/>
                  <w:marTop w:val="0"/>
                  <w:marBottom w:val="0"/>
                  <w:divBdr>
                    <w:top w:val="none" w:sz="0" w:space="0" w:color="auto"/>
                    <w:left w:val="none" w:sz="0" w:space="0" w:color="auto"/>
                    <w:bottom w:val="none" w:sz="0" w:space="0" w:color="auto"/>
                    <w:right w:val="none" w:sz="0" w:space="0" w:color="auto"/>
                  </w:divBdr>
                </w:div>
              </w:divsChild>
            </w:div>
            <w:div w:id="170605228">
              <w:marLeft w:val="0"/>
              <w:marRight w:val="0"/>
              <w:marTop w:val="0"/>
              <w:marBottom w:val="0"/>
              <w:divBdr>
                <w:top w:val="none" w:sz="0" w:space="0" w:color="auto"/>
                <w:left w:val="none" w:sz="0" w:space="0" w:color="auto"/>
                <w:bottom w:val="none" w:sz="0" w:space="0" w:color="auto"/>
                <w:right w:val="none" w:sz="0" w:space="0" w:color="auto"/>
              </w:divBdr>
            </w:div>
            <w:div w:id="186601999">
              <w:marLeft w:val="0"/>
              <w:marRight w:val="0"/>
              <w:marTop w:val="0"/>
              <w:marBottom w:val="0"/>
              <w:divBdr>
                <w:top w:val="none" w:sz="0" w:space="0" w:color="auto"/>
                <w:left w:val="none" w:sz="0" w:space="0" w:color="auto"/>
                <w:bottom w:val="none" w:sz="0" w:space="0" w:color="auto"/>
                <w:right w:val="none" w:sz="0" w:space="0" w:color="auto"/>
              </w:divBdr>
            </w:div>
            <w:div w:id="189033502">
              <w:marLeft w:val="0"/>
              <w:marRight w:val="0"/>
              <w:marTop w:val="0"/>
              <w:marBottom w:val="0"/>
              <w:divBdr>
                <w:top w:val="none" w:sz="0" w:space="0" w:color="auto"/>
                <w:left w:val="none" w:sz="0" w:space="0" w:color="auto"/>
                <w:bottom w:val="none" w:sz="0" w:space="0" w:color="auto"/>
                <w:right w:val="none" w:sz="0" w:space="0" w:color="auto"/>
              </w:divBdr>
            </w:div>
            <w:div w:id="364529165">
              <w:marLeft w:val="0"/>
              <w:marRight w:val="0"/>
              <w:marTop w:val="0"/>
              <w:marBottom w:val="0"/>
              <w:divBdr>
                <w:top w:val="none" w:sz="0" w:space="0" w:color="auto"/>
                <w:left w:val="none" w:sz="0" w:space="0" w:color="auto"/>
                <w:bottom w:val="none" w:sz="0" w:space="0" w:color="auto"/>
                <w:right w:val="none" w:sz="0" w:space="0" w:color="auto"/>
              </w:divBdr>
            </w:div>
            <w:div w:id="382599355">
              <w:marLeft w:val="0"/>
              <w:marRight w:val="0"/>
              <w:marTop w:val="0"/>
              <w:marBottom w:val="0"/>
              <w:divBdr>
                <w:top w:val="none" w:sz="0" w:space="0" w:color="auto"/>
                <w:left w:val="none" w:sz="0" w:space="0" w:color="auto"/>
                <w:bottom w:val="none" w:sz="0" w:space="0" w:color="auto"/>
                <w:right w:val="none" w:sz="0" w:space="0" w:color="auto"/>
              </w:divBdr>
            </w:div>
            <w:div w:id="383337786">
              <w:marLeft w:val="0"/>
              <w:marRight w:val="0"/>
              <w:marTop w:val="0"/>
              <w:marBottom w:val="0"/>
              <w:divBdr>
                <w:top w:val="none" w:sz="0" w:space="0" w:color="auto"/>
                <w:left w:val="none" w:sz="0" w:space="0" w:color="auto"/>
                <w:bottom w:val="none" w:sz="0" w:space="0" w:color="auto"/>
                <w:right w:val="none" w:sz="0" w:space="0" w:color="auto"/>
              </w:divBdr>
            </w:div>
            <w:div w:id="613906971">
              <w:marLeft w:val="0"/>
              <w:marRight w:val="0"/>
              <w:marTop w:val="0"/>
              <w:marBottom w:val="0"/>
              <w:divBdr>
                <w:top w:val="none" w:sz="0" w:space="0" w:color="auto"/>
                <w:left w:val="none" w:sz="0" w:space="0" w:color="auto"/>
                <w:bottom w:val="none" w:sz="0" w:space="0" w:color="auto"/>
                <w:right w:val="none" w:sz="0" w:space="0" w:color="auto"/>
              </w:divBdr>
            </w:div>
            <w:div w:id="979385866">
              <w:marLeft w:val="0"/>
              <w:marRight w:val="0"/>
              <w:marTop w:val="0"/>
              <w:marBottom w:val="0"/>
              <w:divBdr>
                <w:top w:val="none" w:sz="0" w:space="0" w:color="auto"/>
                <w:left w:val="none" w:sz="0" w:space="0" w:color="auto"/>
                <w:bottom w:val="none" w:sz="0" w:space="0" w:color="auto"/>
                <w:right w:val="none" w:sz="0" w:space="0" w:color="auto"/>
              </w:divBdr>
            </w:div>
            <w:div w:id="1333949432">
              <w:marLeft w:val="0"/>
              <w:marRight w:val="0"/>
              <w:marTop w:val="0"/>
              <w:marBottom w:val="0"/>
              <w:divBdr>
                <w:top w:val="none" w:sz="0" w:space="0" w:color="auto"/>
                <w:left w:val="none" w:sz="0" w:space="0" w:color="auto"/>
                <w:bottom w:val="none" w:sz="0" w:space="0" w:color="auto"/>
                <w:right w:val="none" w:sz="0" w:space="0" w:color="auto"/>
              </w:divBdr>
            </w:div>
            <w:div w:id="1359309988">
              <w:marLeft w:val="0"/>
              <w:marRight w:val="0"/>
              <w:marTop w:val="0"/>
              <w:marBottom w:val="0"/>
              <w:divBdr>
                <w:top w:val="none" w:sz="0" w:space="0" w:color="auto"/>
                <w:left w:val="none" w:sz="0" w:space="0" w:color="auto"/>
                <w:bottom w:val="none" w:sz="0" w:space="0" w:color="auto"/>
                <w:right w:val="none" w:sz="0" w:space="0" w:color="auto"/>
              </w:divBdr>
            </w:div>
            <w:div w:id="1367558586">
              <w:marLeft w:val="0"/>
              <w:marRight w:val="0"/>
              <w:marTop w:val="0"/>
              <w:marBottom w:val="0"/>
              <w:divBdr>
                <w:top w:val="none" w:sz="0" w:space="0" w:color="auto"/>
                <w:left w:val="none" w:sz="0" w:space="0" w:color="auto"/>
                <w:bottom w:val="none" w:sz="0" w:space="0" w:color="auto"/>
                <w:right w:val="none" w:sz="0" w:space="0" w:color="auto"/>
              </w:divBdr>
            </w:div>
            <w:div w:id="1424912762">
              <w:marLeft w:val="0"/>
              <w:marRight w:val="0"/>
              <w:marTop w:val="0"/>
              <w:marBottom w:val="0"/>
              <w:divBdr>
                <w:top w:val="none" w:sz="0" w:space="0" w:color="auto"/>
                <w:left w:val="none" w:sz="0" w:space="0" w:color="auto"/>
                <w:bottom w:val="none" w:sz="0" w:space="0" w:color="auto"/>
                <w:right w:val="none" w:sz="0" w:space="0" w:color="auto"/>
              </w:divBdr>
            </w:div>
            <w:div w:id="1609507855">
              <w:marLeft w:val="0"/>
              <w:marRight w:val="0"/>
              <w:marTop w:val="0"/>
              <w:marBottom w:val="0"/>
              <w:divBdr>
                <w:top w:val="none" w:sz="0" w:space="0" w:color="auto"/>
                <w:left w:val="none" w:sz="0" w:space="0" w:color="auto"/>
                <w:bottom w:val="none" w:sz="0" w:space="0" w:color="auto"/>
                <w:right w:val="none" w:sz="0" w:space="0" w:color="auto"/>
              </w:divBdr>
            </w:div>
            <w:div w:id="1695155388">
              <w:marLeft w:val="0"/>
              <w:marRight w:val="0"/>
              <w:marTop w:val="0"/>
              <w:marBottom w:val="0"/>
              <w:divBdr>
                <w:top w:val="none" w:sz="0" w:space="0" w:color="auto"/>
                <w:left w:val="none" w:sz="0" w:space="0" w:color="auto"/>
                <w:bottom w:val="none" w:sz="0" w:space="0" w:color="auto"/>
                <w:right w:val="none" w:sz="0" w:space="0" w:color="auto"/>
              </w:divBdr>
            </w:div>
            <w:div w:id="1832484181">
              <w:marLeft w:val="0"/>
              <w:marRight w:val="0"/>
              <w:marTop w:val="0"/>
              <w:marBottom w:val="0"/>
              <w:divBdr>
                <w:top w:val="none" w:sz="0" w:space="0" w:color="auto"/>
                <w:left w:val="none" w:sz="0" w:space="0" w:color="auto"/>
                <w:bottom w:val="none" w:sz="0" w:space="0" w:color="auto"/>
                <w:right w:val="none" w:sz="0" w:space="0" w:color="auto"/>
              </w:divBdr>
            </w:div>
            <w:div w:id="1856919728">
              <w:marLeft w:val="0"/>
              <w:marRight w:val="0"/>
              <w:marTop w:val="0"/>
              <w:marBottom w:val="0"/>
              <w:divBdr>
                <w:top w:val="none" w:sz="0" w:space="0" w:color="auto"/>
                <w:left w:val="none" w:sz="0" w:space="0" w:color="auto"/>
                <w:bottom w:val="none" w:sz="0" w:space="0" w:color="auto"/>
                <w:right w:val="none" w:sz="0" w:space="0" w:color="auto"/>
              </w:divBdr>
            </w:div>
            <w:div w:id="1945114142">
              <w:marLeft w:val="0"/>
              <w:marRight w:val="0"/>
              <w:marTop w:val="0"/>
              <w:marBottom w:val="0"/>
              <w:divBdr>
                <w:top w:val="none" w:sz="0" w:space="0" w:color="auto"/>
                <w:left w:val="none" w:sz="0" w:space="0" w:color="auto"/>
                <w:bottom w:val="none" w:sz="0" w:space="0" w:color="auto"/>
                <w:right w:val="none" w:sz="0" w:space="0" w:color="auto"/>
              </w:divBdr>
            </w:div>
            <w:div w:id="2100329741">
              <w:marLeft w:val="0"/>
              <w:marRight w:val="0"/>
              <w:marTop w:val="0"/>
              <w:marBottom w:val="0"/>
              <w:divBdr>
                <w:top w:val="none" w:sz="0" w:space="0" w:color="auto"/>
                <w:left w:val="none" w:sz="0" w:space="0" w:color="auto"/>
                <w:bottom w:val="none" w:sz="0" w:space="0" w:color="auto"/>
                <w:right w:val="none" w:sz="0" w:space="0" w:color="auto"/>
              </w:divBdr>
            </w:div>
            <w:div w:id="2120835301">
              <w:marLeft w:val="0"/>
              <w:marRight w:val="0"/>
              <w:marTop w:val="0"/>
              <w:marBottom w:val="0"/>
              <w:divBdr>
                <w:top w:val="none" w:sz="0" w:space="0" w:color="auto"/>
                <w:left w:val="none" w:sz="0" w:space="0" w:color="auto"/>
                <w:bottom w:val="none" w:sz="0" w:space="0" w:color="auto"/>
                <w:right w:val="none" w:sz="0" w:space="0" w:color="auto"/>
              </w:divBdr>
            </w:div>
          </w:divsChild>
        </w:div>
        <w:div w:id="928079405">
          <w:marLeft w:val="0"/>
          <w:marRight w:val="0"/>
          <w:marTop w:val="0"/>
          <w:marBottom w:val="0"/>
          <w:divBdr>
            <w:top w:val="none" w:sz="0" w:space="0" w:color="auto"/>
            <w:left w:val="none" w:sz="0" w:space="0" w:color="auto"/>
            <w:bottom w:val="none" w:sz="0" w:space="0" w:color="auto"/>
            <w:right w:val="none" w:sz="0" w:space="0" w:color="auto"/>
          </w:divBdr>
          <w:divsChild>
            <w:div w:id="144593518">
              <w:marLeft w:val="0"/>
              <w:marRight w:val="0"/>
              <w:marTop w:val="0"/>
              <w:marBottom w:val="0"/>
              <w:divBdr>
                <w:top w:val="none" w:sz="0" w:space="0" w:color="auto"/>
                <w:left w:val="none" w:sz="0" w:space="0" w:color="auto"/>
                <w:bottom w:val="none" w:sz="0" w:space="0" w:color="auto"/>
                <w:right w:val="none" w:sz="0" w:space="0" w:color="auto"/>
              </w:divBdr>
              <w:divsChild>
                <w:div w:id="604656690">
                  <w:marLeft w:val="0"/>
                  <w:marRight w:val="0"/>
                  <w:marTop w:val="0"/>
                  <w:marBottom w:val="0"/>
                  <w:divBdr>
                    <w:top w:val="none" w:sz="0" w:space="0" w:color="auto"/>
                    <w:left w:val="none" w:sz="0" w:space="0" w:color="auto"/>
                    <w:bottom w:val="none" w:sz="0" w:space="0" w:color="auto"/>
                    <w:right w:val="none" w:sz="0" w:space="0" w:color="auto"/>
                  </w:divBdr>
                </w:div>
                <w:div w:id="764112814">
                  <w:marLeft w:val="0"/>
                  <w:marRight w:val="0"/>
                  <w:marTop w:val="0"/>
                  <w:marBottom w:val="0"/>
                  <w:divBdr>
                    <w:top w:val="none" w:sz="0" w:space="0" w:color="auto"/>
                    <w:left w:val="none" w:sz="0" w:space="0" w:color="auto"/>
                    <w:bottom w:val="none" w:sz="0" w:space="0" w:color="auto"/>
                    <w:right w:val="none" w:sz="0" w:space="0" w:color="auto"/>
                  </w:divBdr>
                </w:div>
                <w:div w:id="950355705">
                  <w:marLeft w:val="0"/>
                  <w:marRight w:val="0"/>
                  <w:marTop w:val="0"/>
                  <w:marBottom w:val="0"/>
                  <w:divBdr>
                    <w:top w:val="none" w:sz="0" w:space="0" w:color="auto"/>
                    <w:left w:val="none" w:sz="0" w:space="0" w:color="auto"/>
                    <w:bottom w:val="none" w:sz="0" w:space="0" w:color="auto"/>
                    <w:right w:val="none" w:sz="0" w:space="0" w:color="auto"/>
                  </w:divBdr>
                </w:div>
                <w:div w:id="1743991602">
                  <w:marLeft w:val="0"/>
                  <w:marRight w:val="0"/>
                  <w:marTop w:val="0"/>
                  <w:marBottom w:val="0"/>
                  <w:divBdr>
                    <w:top w:val="none" w:sz="0" w:space="0" w:color="auto"/>
                    <w:left w:val="none" w:sz="0" w:space="0" w:color="auto"/>
                    <w:bottom w:val="none" w:sz="0" w:space="0" w:color="auto"/>
                    <w:right w:val="none" w:sz="0" w:space="0" w:color="auto"/>
                  </w:divBdr>
                </w:div>
              </w:divsChild>
            </w:div>
            <w:div w:id="197788540">
              <w:marLeft w:val="0"/>
              <w:marRight w:val="0"/>
              <w:marTop w:val="0"/>
              <w:marBottom w:val="0"/>
              <w:divBdr>
                <w:top w:val="none" w:sz="0" w:space="0" w:color="auto"/>
                <w:left w:val="none" w:sz="0" w:space="0" w:color="auto"/>
                <w:bottom w:val="none" w:sz="0" w:space="0" w:color="auto"/>
                <w:right w:val="none" w:sz="0" w:space="0" w:color="auto"/>
              </w:divBdr>
            </w:div>
            <w:div w:id="245959496">
              <w:marLeft w:val="0"/>
              <w:marRight w:val="0"/>
              <w:marTop w:val="0"/>
              <w:marBottom w:val="0"/>
              <w:divBdr>
                <w:top w:val="none" w:sz="0" w:space="0" w:color="auto"/>
                <w:left w:val="none" w:sz="0" w:space="0" w:color="auto"/>
                <w:bottom w:val="none" w:sz="0" w:space="0" w:color="auto"/>
                <w:right w:val="none" w:sz="0" w:space="0" w:color="auto"/>
              </w:divBdr>
            </w:div>
            <w:div w:id="686098459">
              <w:marLeft w:val="0"/>
              <w:marRight w:val="0"/>
              <w:marTop w:val="0"/>
              <w:marBottom w:val="0"/>
              <w:divBdr>
                <w:top w:val="none" w:sz="0" w:space="0" w:color="auto"/>
                <w:left w:val="none" w:sz="0" w:space="0" w:color="auto"/>
                <w:bottom w:val="none" w:sz="0" w:space="0" w:color="auto"/>
                <w:right w:val="none" w:sz="0" w:space="0" w:color="auto"/>
              </w:divBdr>
            </w:div>
            <w:div w:id="1407802329">
              <w:marLeft w:val="0"/>
              <w:marRight w:val="0"/>
              <w:marTop w:val="0"/>
              <w:marBottom w:val="0"/>
              <w:divBdr>
                <w:top w:val="none" w:sz="0" w:space="0" w:color="auto"/>
                <w:left w:val="none" w:sz="0" w:space="0" w:color="auto"/>
                <w:bottom w:val="none" w:sz="0" w:space="0" w:color="auto"/>
                <w:right w:val="none" w:sz="0" w:space="0" w:color="auto"/>
              </w:divBdr>
            </w:div>
          </w:divsChild>
        </w:div>
        <w:div w:id="931746681">
          <w:marLeft w:val="0"/>
          <w:marRight w:val="0"/>
          <w:marTop w:val="0"/>
          <w:marBottom w:val="0"/>
          <w:divBdr>
            <w:top w:val="none" w:sz="0" w:space="0" w:color="auto"/>
            <w:left w:val="none" w:sz="0" w:space="0" w:color="auto"/>
            <w:bottom w:val="none" w:sz="0" w:space="0" w:color="auto"/>
            <w:right w:val="none" w:sz="0" w:space="0" w:color="auto"/>
          </w:divBdr>
          <w:divsChild>
            <w:div w:id="363793411">
              <w:marLeft w:val="0"/>
              <w:marRight w:val="0"/>
              <w:marTop w:val="0"/>
              <w:marBottom w:val="0"/>
              <w:divBdr>
                <w:top w:val="none" w:sz="0" w:space="0" w:color="auto"/>
                <w:left w:val="none" w:sz="0" w:space="0" w:color="auto"/>
                <w:bottom w:val="none" w:sz="0" w:space="0" w:color="auto"/>
                <w:right w:val="none" w:sz="0" w:space="0" w:color="auto"/>
              </w:divBdr>
            </w:div>
            <w:div w:id="752429420">
              <w:marLeft w:val="0"/>
              <w:marRight w:val="0"/>
              <w:marTop w:val="0"/>
              <w:marBottom w:val="0"/>
              <w:divBdr>
                <w:top w:val="none" w:sz="0" w:space="0" w:color="auto"/>
                <w:left w:val="none" w:sz="0" w:space="0" w:color="auto"/>
                <w:bottom w:val="none" w:sz="0" w:space="0" w:color="auto"/>
                <w:right w:val="none" w:sz="0" w:space="0" w:color="auto"/>
              </w:divBdr>
              <w:divsChild>
                <w:div w:id="164222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5670">
          <w:marLeft w:val="0"/>
          <w:marRight w:val="0"/>
          <w:marTop w:val="0"/>
          <w:marBottom w:val="0"/>
          <w:divBdr>
            <w:top w:val="none" w:sz="0" w:space="0" w:color="auto"/>
            <w:left w:val="none" w:sz="0" w:space="0" w:color="auto"/>
            <w:bottom w:val="none" w:sz="0" w:space="0" w:color="auto"/>
            <w:right w:val="none" w:sz="0" w:space="0" w:color="auto"/>
          </w:divBdr>
          <w:divsChild>
            <w:div w:id="58328170">
              <w:marLeft w:val="0"/>
              <w:marRight w:val="0"/>
              <w:marTop w:val="0"/>
              <w:marBottom w:val="0"/>
              <w:divBdr>
                <w:top w:val="none" w:sz="0" w:space="0" w:color="auto"/>
                <w:left w:val="none" w:sz="0" w:space="0" w:color="auto"/>
                <w:bottom w:val="none" w:sz="0" w:space="0" w:color="auto"/>
                <w:right w:val="none" w:sz="0" w:space="0" w:color="auto"/>
              </w:divBdr>
            </w:div>
            <w:div w:id="62221793">
              <w:marLeft w:val="0"/>
              <w:marRight w:val="0"/>
              <w:marTop w:val="0"/>
              <w:marBottom w:val="0"/>
              <w:divBdr>
                <w:top w:val="none" w:sz="0" w:space="0" w:color="auto"/>
                <w:left w:val="none" w:sz="0" w:space="0" w:color="auto"/>
                <w:bottom w:val="none" w:sz="0" w:space="0" w:color="auto"/>
                <w:right w:val="none" w:sz="0" w:space="0" w:color="auto"/>
              </w:divBdr>
            </w:div>
            <w:div w:id="274213782">
              <w:marLeft w:val="0"/>
              <w:marRight w:val="0"/>
              <w:marTop w:val="0"/>
              <w:marBottom w:val="0"/>
              <w:divBdr>
                <w:top w:val="none" w:sz="0" w:space="0" w:color="auto"/>
                <w:left w:val="none" w:sz="0" w:space="0" w:color="auto"/>
                <w:bottom w:val="none" w:sz="0" w:space="0" w:color="auto"/>
                <w:right w:val="none" w:sz="0" w:space="0" w:color="auto"/>
              </w:divBdr>
            </w:div>
            <w:div w:id="440806867">
              <w:marLeft w:val="0"/>
              <w:marRight w:val="0"/>
              <w:marTop w:val="0"/>
              <w:marBottom w:val="0"/>
              <w:divBdr>
                <w:top w:val="none" w:sz="0" w:space="0" w:color="auto"/>
                <w:left w:val="none" w:sz="0" w:space="0" w:color="auto"/>
                <w:bottom w:val="none" w:sz="0" w:space="0" w:color="auto"/>
                <w:right w:val="none" w:sz="0" w:space="0" w:color="auto"/>
              </w:divBdr>
            </w:div>
            <w:div w:id="711270751">
              <w:marLeft w:val="0"/>
              <w:marRight w:val="0"/>
              <w:marTop w:val="0"/>
              <w:marBottom w:val="0"/>
              <w:divBdr>
                <w:top w:val="none" w:sz="0" w:space="0" w:color="auto"/>
                <w:left w:val="none" w:sz="0" w:space="0" w:color="auto"/>
                <w:bottom w:val="none" w:sz="0" w:space="0" w:color="auto"/>
                <w:right w:val="none" w:sz="0" w:space="0" w:color="auto"/>
              </w:divBdr>
            </w:div>
            <w:div w:id="1046216740">
              <w:marLeft w:val="0"/>
              <w:marRight w:val="0"/>
              <w:marTop w:val="0"/>
              <w:marBottom w:val="0"/>
              <w:divBdr>
                <w:top w:val="none" w:sz="0" w:space="0" w:color="auto"/>
                <w:left w:val="none" w:sz="0" w:space="0" w:color="auto"/>
                <w:bottom w:val="none" w:sz="0" w:space="0" w:color="auto"/>
                <w:right w:val="none" w:sz="0" w:space="0" w:color="auto"/>
              </w:divBdr>
            </w:div>
            <w:div w:id="1080297385">
              <w:marLeft w:val="0"/>
              <w:marRight w:val="0"/>
              <w:marTop w:val="0"/>
              <w:marBottom w:val="0"/>
              <w:divBdr>
                <w:top w:val="none" w:sz="0" w:space="0" w:color="auto"/>
                <w:left w:val="none" w:sz="0" w:space="0" w:color="auto"/>
                <w:bottom w:val="none" w:sz="0" w:space="0" w:color="auto"/>
                <w:right w:val="none" w:sz="0" w:space="0" w:color="auto"/>
              </w:divBdr>
            </w:div>
            <w:div w:id="1200895436">
              <w:marLeft w:val="0"/>
              <w:marRight w:val="0"/>
              <w:marTop w:val="0"/>
              <w:marBottom w:val="0"/>
              <w:divBdr>
                <w:top w:val="none" w:sz="0" w:space="0" w:color="auto"/>
                <w:left w:val="none" w:sz="0" w:space="0" w:color="auto"/>
                <w:bottom w:val="none" w:sz="0" w:space="0" w:color="auto"/>
                <w:right w:val="none" w:sz="0" w:space="0" w:color="auto"/>
              </w:divBdr>
            </w:div>
            <w:div w:id="1262764176">
              <w:marLeft w:val="0"/>
              <w:marRight w:val="0"/>
              <w:marTop w:val="0"/>
              <w:marBottom w:val="0"/>
              <w:divBdr>
                <w:top w:val="none" w:sz="0" w:space="0" w:color="auto"/>
                <w:left w:val="none" w:sz="0" w:space="0" w:color="auto"/>
                <w:bottom w:val="none" w:sz="0" w:space="0" w:color="auto"/>
                <w:right w:val="none" w:sz="0" w:space="0" w:color="auto"/>
              </w:divBdr>
            </w:div>
            <w:div w:id="1273855016">
              <w:marLeft w:val="0"/>
              <w:marRight w:val="0"/>
              <w:marTop w:val="0"/>
              <w:marBottom w:val="0"/>
              <w:divBdr>
                <w:top w:val="none" w:sz="0" w:space="0" w:color="auto"/>
                <w:left w:val="none" w:sz="0" w:space="0" w:color="auto"/>
                <w:bottom w:val="none" w:sz="0" w:space="0" w:color="auto"/>
                <w:right w:val="none" w:sz="0" w:space="0" w:color="auto"/>
              </w:divBdr>
              <w:divsChild>
                <w:div w:id="35356049">
                  <w:marLeft w:val="0"/>
                  <w:marRight w:val="0"/>
                  <w:marTop w:val="0"/>
                  <w:marBottom w:val="0"/>
                  <w:divBdr>
                    <w:top w:val="none" w:sz="0" w:space="0" w:color="auto"/>
                    <w:left w:val="none" w:sz="0" w:space="0" w:color="auto"/>
                    <w:bottom w:val="none" w:sz="0" w:space="0" w:color="auto"/>
                    <w:right w:val="none" w:sz="0" w:space="0" w:color="auto"/>
                  </w:divBdr>
                </w:div>
                <w:div w:id="303003687">
                  <w:marLeft w:val="0"/>
                  <w:marRight w:val="0"/>
                  <w:marTop w:val="0"/>
                  <w:marBottom w:val="0"/>
                  <w:divBdr>
                    <w:top w:val="none" w:sz="0" w:space="0" w:color="auto"/>
                    <w:left w:val="none" w:sz="0" w:space="0" w:color="auto"/>
                    <w:bottom w:val="none" w:sz="0" w:space="0" w:color="auto"/>
                    <w:right w:val="none" w:sz="0" w:space="0" w:color="auto"/>
                  </w:divBdr>
                </w:div>
                <w:div w:id="657657922">
                  <w:marLeft w:val="0"/>
                  <w:marRight w:val="0"/>
                  <w:marTop w:val="0"/>
                  <w:marBottom w:val="0"/>
                  <w:divBdr>
                    <w:top w:val="none" w:sz="0" w:space="0" w:color="auto"/>
                    <w:left w:val="none" w:sz="0" w:space="0" w:color="auto"/>
                    <w:bottom w:val="none" w:sz="0" w:space="0" w:color="auto"/>
                    <w:right w:val="none" w:sz="0" w:space="0" w:color="auto"/>
                  </w:divBdr>
                </w:div>
                <w:div w:id="671643123">
                  <w:marLeft w:val="0"/>
                  <w:marRight w:val="0"/>
                  <w:marTop w:val="0"/>
                  <w:marBottom w:val="0"/>
                  <w:divBdr>
                    <w:top w:val="none" w:sz="0" w:space="0" w:color="auto"/>
                    <w:left w:val="none" w:sz="0" w:space="0" w:color="auto"/>
                    <w:bottom w:val="none" w:sz="0" w:space="0" w:color="auto"/>
                    <w:right w:val="none" w:sz="0" w:space="0" w:color="auto"/>
                  </w:divBdr>
                </w:div>
                <w:div w:id="757487582">
                  <w:marLeft w:val="0"/>
                  <w:marRight w:val="0"/>
                  <w:marTop w:val="0"/>
                  <w:marBottom w:val="0"/>
                  <w:divBdr>
                    <w:top w:val="none" w:sz="0" w:space="0" w:color="auto"/>
                    <w:left w:val="none" w:sz="0" w:space="0" w:color="auto"/>
                    <w:bottom w:val="none" w:sz="0" w:space="0" w:color="auto"/>
                    <w:right w:val="none" w:sz="0" w:space="0" w:color="auto"/>
                  </w:divBdr>
                </w:div>
                <w:div w:id="1148782776">
                  <w:marLeft w:val="0"/>
                  <w:marRight w:val="0"/>
                  <w:marTop w:val="0"/>
                  <w:marBottom w:val="0"/>
                  <w:divBdr>
                    <w:top w:val="none" w:sz="0" w:space="0" w:color="auto"/>
                    <w:left w:val="none" w:sz="0" w:space="0" w:color="auto"/>
                    <w:bottom w:val="none" w:sz="0" w:space="0" w:color="auto"/>
                    <w:right w:val="none" w:sz="0" w:space="0" w:color="auto"/>
                  </w:divBdr>
                </w:div>
                <w:div w:id="1296836503">
                  <w:marLeft w:val="0"/>
                  <w:marRight w:val="0"/>
                  <w:marTop w:val="0"/>
                  <w:marBottom w:val="0"/>
                  <w:divBdr>
                    <w:top w:val="none" w:sz="0" w:space="0" w:color="auto"/>
                    <w:left w:val="none" w:sz="0" w:space="0" w:color="auto"/>
                    <w:bottom w:val="none" w:sz="0" w:space="0" w:color="auto"/>
                    <w:right w:val="none" w:sz="0" w:space="0" w:color="auto"/>
                  </w:divBdr>
                </w:div>
                <w:div w:id="1352876560">
                  <w:marLeft w:val="0"/>
                  <w:marRight w:val="0"/>
                  <w:marTop w:val="0"/>
                  <w:marBottom w:val="0"/>
                  <w:divBdr>
                    <w:top w:val="none" w:sz="0" w:space="0" w:color="auto"/>
                    <w:left w:val="none" w:sz="0" w:space="0" w:color="auto"/>
                    <w:bottom w:val="none" w:sz="0" w:space="0" w:color="auto"/>
                    <w:right w:val="none" w:sz="0" w:space="0" w:color="auto"/>
                  </w:divBdr>
                </w:div>
                <w:div w:id="1384913331">
                  <w:marLeft w:val="0"/>
                  <w:marRight w:val="0"/>
                  <w:marTop w:val="0"/>
                  <w:marBottom w:val="0"/>
                  <w:divBdr>
                    <w:top w:val="none" w:sz="0" w:space="0" w:color="auto"/>
                    <w:left w:val="none" w:sz="0" w:space="0" w:color="auto"/>
                    <w:bottom w:val="none" w:sz="0" w:space="0" w:color="auto"/>
                    <w:right w:val="none" w:sz="0" w:space="0" w:color="auto"/>
                  </w:divBdr>
                </w:div>
                <w:div w:id="1522088839">
                  <w:marLeft w:val="0"/>
                  <w:marRight w:val="0"/>
                  <w:marTop w:val="0"/>
                  <w:marBottom w:val="0"/>
                  <w:divBdr>
                    <w:top w:val="none" w:sz="0" w:space="0" w:color="auto"/>
                    <w:left w:val="none" w:sz="0" w:space="0" w:color="auto"/>
                    <w:bottom w:val="none" w:sz="0" w:space="0" w:color="auto"/>
                    <w:right w:val="none" w:sz="0" w:space="0" w:color="auto"/>
                  </w:divBdr>
                </w:div>
                <w:div w:id="1578595210">
                  <w:marLeft w:val="0"/>
                  <w:marRight w:val="0"/>
                  <w:marTop w:val="0"/>
                  <w:marBottom w:val="0"/>
                  <w:divBdr>
                    <w:top w:val="none" w:sz="0" w:space="0" w:color="auto"/>
                    <w:left w:val="none" w:sz="0" w:space="0" w:color="auto"/>
                    <w:bottom w:val="none" w:sz="0" w:space="0" w:color="auto"/>
                    <w:right w:val="none" w:sz="0" w:space="0" w:color="auto"/>
                  </w:divBdr>
                </w:div>
                <w:div w:id="1898661312">
                  <w:marLeft w:val="0"/>
                  <w:marRight w:val="0"/>
                  <w:marTop w:val="0"/>
                  <w:marBottom w:val="0"/>
                  <w:divBdr>
                    <w:top w:val="none" w:sz="0" w:space="0" w:color="auto"/>
                    <w:left w:val="none" w:sz="0" w:space="0" w:color="auto"/>
                    <w:bottom w:val="none" w:sz="0" w:space="0" w:color="auto"/>
                    <w:right w:val="none" w:sz="0" w:space="0" w:color="auto"/>
                  </w:divBdr>
                </w:div>
                <w:div w:id="1975480002">
                  <w:marLeft w:val="0"/>
                  <w:marRight w:val="0"/>
                  <w:marTop w:val="0"/>
                  <w:marBottom w:val="0"/>
                  <w:divBdr>
                    <w:top w:val="none" w:sz="0" w:space="0" w:color="auto"/>
                    <w:left w:val="none" w:sz="0" w:space="0" w:color="auto"/>
                    <w:bottom w:val="none" w:sz="0" w:space="0" w:color="auto"/>
                    <w:right w:val="none" w:sz="0" w:space="0" w:color="auto"/>
                  </w:divBdr>
                </w:div>
                <w:div w:id="2049908034">
                  <w:marLeft w:val="0"/>
                  <w:marRight w:val="0"/>
                  <w:marTop w:val="0"/>
                  <w:marBottom w:val="0"/>
                  <w:divBdr>
                    <w:top w:val="none" w:sz="0" w:space="0" w:color="auto"/>
                    <w:left w:val="none" w:sz="0" w:space="0" w:color="auto"/>
                    <w:bottom w:val="none" w:sz="0" w:space="0" w:color="auto"/>
                    <w:right w:val="none" w:sz="0" w:space="0" w:color="auto"/>
                  </w:divBdr>
                </w:div>
                <w:div w:id="2055932607">
                  <w:marLeft w:val="0"/>
                  <w:marRight w:val="0"/>
                  <w:marTop w:val="0"/>
                  <w:marBottom w:val="0"/>
                  <w:divBdr>
                    <w:top w:val="none" w:sz="0" w:space="0" w:color="auto"/>
                    <w:left w:val="none" w:sz="0" w:space="0" w:color="auto"/>
                    <w:bottom w:val="none" w:sz="0" w:space="0" w:color="auto"/>
                    <w:right w:val="none" w:sz="0" w:space="0" w:color="auto"/>
                  </w:divBdr>
                </w:div>
                <w:div w:id="2141998895">
                  <w:marLeft w:val="0"/>
                  <w:marRight w:val="0"/>
                  <w:marTop w:val="0"/>
                  <w:marBottom w:val="0"/>
                  <w:divBdr>
                    <w:top w:val="none" w:sz="0" w:space="0" w:color="auto"/>
                    <w:left w:val="none" w:sz="0" w:space="0" w:color="auto"/>
                    <w:bottom w:val="none" w:sz="0" w:space="0" w:color="auto"/>
                    <w:right w:val="none" w:sz="0" w:space="0" w:color="auto"/>
                  </w:divBdr>
                </w:div>
              </w:divsChild>
            </w:div>
            <w:div w:id="1608851305">
              <w:marLeft w:val="0"/>
              <w:marRight w:val="0"/>
              <w:marTop w:val="0"/>
              <w:marBottom w:val="0"/>
              <w:divBdr>
                <w:top w:val="none" w:sz="0" w:space="0" w:color="auto"/>
                <w:left w:val="none" w:sz="0" w:space="0" w:color="auto"/>
                <w:bottom w:val="none" w:sz="0" w:space="0" w:color="auto"/>
                <w:right w:val="none" w:sz="0" w:space="0" w:color="auto"/>
              </w:divBdr>
            </w:div>
            <w:div w:id="1615406177">
              <w:marLeft w:val="0"/>
              <w:marRight w:val="0"/>
              <w:marTop w:val="0"/>
              <w:marBottom w:val="0"/>
              <w:divBdr>
                <w:top w:val="none" w:sz="0" w:space="0" w:color="auto"/>
                <w:left w:val="none" w:sz="0" w:space="0" w:color="auto"/>
                <w:bottom w:val="none" w:sz="0" w:space="0" w:color="auto"/>
                <w:right w:val="none" w:sz="0" w:space="0" w:color="auto"/>
              </w:divBdr>
            </w:div>
            <w:div w:id="1663895299">
              <w:marLeft w:val="0"/>
              <w:marRight w:val="0"/>
              <w:marTop w:val="0"/>
              <w:marBottom w:val="0"/>
              <w:divBdr>
                <w:top w:val="none" w:sz="0" w:space="0" w:color="auto"/>
                <w:left w:val="none" w:sz="0" w:space="0" w:color="auto"/>
                <w:bottom w:val="none" w:sz="0" w:space="0" w:color="auto"/>
                <w:right w:val="none" w:sz="0" w:space="0" w:color="auto"/>
              </w:divBdr>
            </w:div>
            <w:div w:id="1874539067">
              <w:marLeft w:val="0"/>
              <w:marRight w:val="0"/>
              <w:marTop w:val="0"/>
              <w:marBottom w:val="0"/>
              <w:divBdr>
                <w:top w:val="none" w:sz="0" w:space="0" w:color="auto"/>
                <w:left w:val="none" w:sz="0" w:space="0" w:color="auto"/>
                <w:bottom w:val="none" w:sz="0" w:space="0" w:color="auto"/>
                <w:right w:val="none" w:sz="0" w:space="0" w:color="auto"/>
              </w:divBdr>
            </w:div>
            <w:div w:id="2000884261">
              <w:marLeft w:val="0"/>
              <w:marRight w:val="0"/>
              <w:marTop w:val="0"/>
              <w:marBottom w:val="0"/>
              <w:divBdr>
                <w:top w:val="none" w:sz="0" w:space="0" w:color="auto"/>
                <w:left w:val="none" w:sz="0" w:space="0" w:color="auto"/>
                <w:bottom w:val="none" w:sz="0" w:space="0" w:color="auto"/>
                <w:right w:val="none" w:sz="0" w:space="0" w:color="auto"/>
              </w:divBdr>
            </w:div>
            <w:div w:id="2014795895">
              <w:marLeft w:val="0"/>
              <w:marRight w:val="0"/>
              <w:marTop w:val="0"/>
              <w:marBottom w:val="0"/>
              <w:divBdr>
                <w:top w:val="none" w:sz="0" w:space="0" w:color="auto"/>
                <w:left w:val="none" w:sz="0" w:space="0" w:color="auto"/>
                <w:bottom w:val="none" w:sz="0" w:space="0" w:color="auto"/>
                <w:right w:val="none" w:sz="0" w:space="0" w:color="auto"/>
              </w:divBdr>
            </w:div>
            <w:div w:id="2111779312">
              <w:marLeft w:val="0"/>
              <w:marRight w:val="0"/>
              <w:marTop w:val="0"/>
              <w:marBottom w:val="0"/>
              <w:divBdr>
                <w:top w:val="none" w:sz="0" w:space="0" w:color="auto"/>
                <w:left w:val="none" w:sz="0" w:space="0" w:color="auto"/>
                <w:bottom w:val="none" w:sz="0" w:space="0" w:color="auto"/>
                <w:right w:val="none" w:sz="0" w:space="0" w:color="auto"/>
              </w:divBdr>
            </w:div>
          </w:divsChild>
        </w:div>
        <w:div w:id="938440904">
          <w:marLeft w:val="0"/>
          <w:marRight w:val="0"/>
          <w:marTop w:val="0"/>
          <w:marBottom w:val="0"/>
          <w:divBdr>
            <w:top w:val="none" w:sz="0" w:space="0" w:color="auto"/>
            <w:left w:val="none" w:sz="0" w:space="0" w:color="auto"/>
            <w:bottom w:val="none" w:sz="0" w:space="0" w:color="auto"/>
            <w:right w:val="none" w:sz="0" w:space="0" w:color="auto"/>
          </w:divBdr>
          <w:divsChild>
            <w:div w:id="136805205">
              <w:marLeft w:val="0"/>
              <w:marRight w:val="0"/>
              <w:marTop w:val="0"/>
              <w:marBottom w:val="0"/>
              <w:divBdr>
                <w:top w:val="none" w:sz="0" w:space="0" w:color="auto"/>
                <w:left w:val="none" w:sz="0" w:space="0" w:color="auto"/>
                <w:bottom w:val="none" w:sz="0" w:space="0" w:color="auto"/>
                <w:right w:val="none" w:sz="0" w:space="0" w:color="auto"/>
              </w:divBdr>
            </w:div>
            <w:div w:id="589119528">
              <w:marLeft w:val="0"/>
              <w:marRight w:val="0"/>
              <w:marTop w:val="0"/>
              <w:marBottom w:val="0"/>
              <w:divBdr>
                <w:top w:val="none" w:sz="0" w:space="0" w:color="auto"/>
                <w:left w:val="none" w:sz="0" w:space="0" w:color="auto"/>
                <w:bottom w:val="none" w:sz="0" w:space="0" w:color="auto"/>
                <w:right w:val="none" w:sz="0" w:space="0" w:color="auto"/>
              </w:divBdr>
            </w:div>
            <w:div w:id="757672499">
              <w:marLeft w:val="0"/>
              <w:marRight w:val="0"/>
              <w:marTop w:val="0"/>
              <w:marBottom w:val="0"/>
              <w:divBdr>
                <w:top w:val="none" w:sz="0" w:space="0" w:color="auto"/>
                <w:left w:val="none" w:sz="0" w:space="0" w:color="auto"/>
                <w:bottom w:val="none" w:sz="0" w:space="0" w:color="auto"/>
                <w:right w:val="none" w:sz="0" w:space="0" w:color="auto"/>
              </w:divBdr>
            </w:div>
            <w:div w:id="773400492">
              <w:marLeft w:val="0"/>
              <w:marRight w:val="0"/>
              <w:marTop w:val="0"/>
              <w:marBottom w:val="0"/>
              <w:divBdr>
                <w:top w:val="none" w:sz="0" w:space="0" w:color="auto"/>
                <w:left w:val="none" w:sz="0" w:space="0" w:color="auto"/>
                <w:bottom w:val="none" w:sz="0" w:space="0" w:color="auto"/>
                <w:right w:val="none" w:sz="0" w:space="0" w:color="auto"/>
              </w:divBdr>
            </w:div>
            <w:div w:id="822046105">
              <w:marLeft w:val="0"/>
              <w:marRight w:val="0"/>
              <w:marTop w:val="0"/>
              <w:marBottom w:val="0"/>
              <w:divBdr>
                <w:top w:val="none" w:sz="0" w:space="0" w:color="auto"/>
                <w:left w:val="none" w:sz="0" w:space="0" w:color="auto"/>
                <w:bottom w:val="none" w:sz="0" w:space="0" w:color="auto"/>
                <w:right w:val="none" w:sz="0" w:space="0" w:color="auto"/>
              </w:divBdr>
            </w:div>
            <w:div w:id="968706223">
              <w:marLeft w:val="0"/>
              <w:marRight w:val="0"/>
              <w:marTop w:val="0"/>
              <w:marBottom w:val="0"/>
              <w:divBdr>
                <w:top w:val="none" w:sz="0" w:space="0" w:color="auto"/>
                <w:left w:val="none" w:sz="0" w:space="0" w:color="auto"/>
                <w:bottom w:val="none" w:sz="0" w:space="0" w:color="auto"/>
                <w:right w:val="none" w:sz="0" w:space="0" w:color="auto"/>
              </w:divBdr>
            </w:div>
            <w:div w:id="1184393091">
              <w:marLeft w:val="0"/>
              <w:marRight w:val="0"/>
              <w:marTop w:val="0"/>
              <w:marBottom w:val="0"/>
              <w:divBdr>
                <w:top w:val="none" w:sz="0" w:space="0" w:color="auto"/>
                <w:left w:val="none" w:sz="0" w:space="0" w:color="auto"/>
                <w:bottom w:val="none" w:sz="0" w:space="0" w:color="auto"/>
                <w:right w:val="none" w:sz="0" w:space="0" w:color="auto"/>
              </w:divBdr>
            </w:div>
            <w:div w:id="1515026005">
              <w:marLeft w:val="0"/>
              <w:marRight w:val="0"/>
              <w:marTop w:val="0"/>
              <w:marBottom w:val="0"/>
              <w:divBdr>
                <w:top w:val="none" w:sz="0" w:space="0" w:color="auto"/>
                <w:left w:val="none" w:sz="0" w:space="0" w:color="auto"/>
                <w:bottom w:val="none" w:sz="0" w:space="0" w:color="auto"/>
                <w:right w:val="none" w:sz="0" w:space="0" w:color="auto"/>
              </w:divBdr>
              <w:divsChild>
                <w:div w:id="15816616">
                  <w:marLeft w:val="0"/>
                  <w:marRight w:val="0"/>
                  <w:marTop w:val="0"/>
                  <w:marBottom w:val="0"/>
                  <w:divBdr>
                    <w:top w:val="none" w:sz="0" w:space="0" w:color="auto"/>
                    <w:left w:val="none" w:sz="0" w:space="0" w:color="auto"/>
                    <w:bottom w:val="none" w:sz="0" w:space="0" w:color="auto"/>
                    <w:right w:val="none" w:sz="0" w:space="0" w:color="auto"/>
                  </w:divBdr>
                </w:div>
                <w:div w:id="128478860">
                  <w:marLeft w:val="0"/>
                  <w:marRight w:val="0"/>
                  <w:marTop w:val="0"/>
                  <w:marBottom w:val="0"/>
                  <w:divBdr>
                    <w:top w:val="none" w:sz="0" w:space="0" w:color="auto"/>
                    <w:left w:val="none" w:sz="0" w:space="0" w:color="auto"/>
                    <w:bottom w:val="none" w:sz="0" w:space="0" w:color="auto"/>
                    <w:right w:val="none" w:sz="0" w:space="0" w:color="auto"/>
                  </w:divBdr>
                </w:div>
                <w:div w:id="250355406">
                  <w:marLeft w:val="0"/>
                  <w:marRight w:val="0"/>
                  <w:marTop w:val="0"/>
                  <w:marBottom w:val="0"/>
                  <w:divBdr>
                    <w:top w:val="none" w:sz="0" w:space="0" w:color="auto"/>
                    <w:left w:val="none" w:sz="0" w:space="0" w:color="auto"/>
                    <w:bottom w:val="none" w:sz="0" w:space="0" w:color="auto"/>
                    <w:right w:val="none" w:sz="0" w:space="0" w:color="auto"/>
                  </w:divBdr>
                </w:div>
                <w:div w:id="709108188">
                  <w:marLeft w:val="0"/>
                  <w:marRight w:val="0"/>
                  <w:marTop w:val="0"/>
                  <w:marBottom w:val="0"/>
                  <w:divBdr>
                    <w:top w:val="none" w:sz="0" w:space="0" w:color="auto"/>
                    <w:left w:val="none" w:sz="0" w:space="0" w:color="auto"/>
                    <w:bottom w:val="none" w:sz="0" w:space="0" w:color="auto"/>
                    <w:right w:val="none" w:sz="0" w:space="0" w:color="auto"/>
                  </w:divBdr>
                </w:div>
                <w:div w:id="709962906">
                  <w:marLeft w:val="0"/>
                  <w:marRight w:val="0"/>
                  <w:marTop w:val="0"/>
                  <w:marBottom w:val="0"/>
                  <w:divBdr>
                    <w:top w:val="none" w:sz="0" w:space="0" w:color="auto"/>
                    <w:left w:val="none" w:sz="0" w:space="0" w:color="auto"/>
                    <w:bottom w:val="none" w:sz="0" w:space="0" w:color="auto"/>
                    <w:right w:val="none" w:sz="0" w:space="0" w:color="auto"/>
                  </w:divBdr>
                </w:div>
                <w:div w:id="831337334">
                  <w:marLeft w:val="0"/>
                  <w:marRight w:val="0"/>
                  <w:marTop w:val="0"/>
                  <w:marBottom w:val="0"/>
                  <w:divBdr>
                    <w:top w:val="none" w:sz="0" w:space="0" w:color="auto"/>
                    <w:left w:val="none" w:sz="0" w:space="0" w:color="auto"/>
                    <w:bottom w:val="none" w:sz="0" w:space="0" w:color="auto"/>
                    <w:right w:val="none" w:sz="0" w:space="0" w:color="auto"/>
                  </w:divBdr>
                </w:div>
                <w:div w:id="1610434628">
                  <w:marLeft w:val="0"/>
                  <w:marRight w:val="0"/>
                  <w:marTop w:val="0"/>
                  <w:marBottom w:val="0"/>
                  <w:divBdr>
                    <w:top w:val="none" w:sz="0" w:space="0" w:color="auto"/>
                    <w:left w:val="none" w:sz="0" w:space="0" w:color="auto"/>
                    <w:bottom w:val="none" w:sz="0" w:space="0" w:color="auto"/>
                    <w:right w:val="none" w:sz="0" w:space="0" w:color="auto"/>
                  </w:divBdr>
                </w:div>
                <w:div w:id="1987582258">
                  <w:marLeft w:val="0"/>
                  <w:marRight w:val="0"/>
                  <w:marTop w:val="0"/>
                  <w:marBottom w:val="0"/>
                  <w:divBdr>
                    <w:top w:val="none" w:sz="0" w:space="0" w:color="auto"/>
                    <w:left w:val="none" w:sz="0" w:space="0" w:color="auto"/>
                    <w:bottom w:val="none" w:sz="0" w:space="0" w:color="auto"/>
                    <w:right w:val="none" w:sz="0" w:space="0" w:color="auto"/>
                  </w:divBdr>
                </w:div>
                <w:div w:id="2012369753">
                  <w:marLeft w:val="0"/>
                  <w:marRight w:val="0"/>
                  <w:marTop w:val="0"/>
                  <w:marBottom w:val="0"/>
                  <w:divBdr>
                    <w:top w:val="none" w:sz="0" w:space="0" w:color="auto"/>
                    <w:left w:val="none" w:sz="0" w:space="0" w:color="auto"/>
                    <w:bottom w:val="none" w:sz="0" w:space="0" w:color="auto"/>
                    <w:right w:val="none" w:sz="0" w:space="0" w:color="auto"/>
                  </w:divBdr>
                </w:div>
              </w:divsChild>
            </w:div>
            <w:div w:id="1719431514">
              <w:marLeft w:val="0"/>
              <w:marRight w:val="0"/>
              <w:marTop w:val="0"/>
              <w:marBottom w:val="0"/>
              <w:divBdr>
                <w:top w:val="none" w:sz="0" w:space="0" w:color="auto"/>
                <w:left w:val="none" w:sz="0" w:space="0" w:color="auto"/>
                <w:bottom w:val="none" w:sz="0" w:space="0" w:color="auto"/>
                <w:right w:val="none" w:sz="0" w:space="0" w:color="auto"/>
              </w:divBdr>
            </w:div>
            <w:div w:id="1960063662">
              <w:marLeft w:val="0"/>
              <w:marRight w:val="0"/>
              <w:marTop w:val="0"/>
              <w:marBottom w:val="0"/>
              <w:divBdr>
                <w:top w:val="none" w:sz="0" w:space="0" w:color="auto"/>
                <w:left w:val="none" w:sz="0" w:space="0" w:color="auto"/>
                <w:bottom w:val="none" w:sz="0" w:space="0" w:color="auto"/>
                <w:right w:val="none" w:sz="0" w:space="0" w:color="auto"/>
              </w:divBdr>
            </w:div>
          </w:divsChild>
        </w:div>
        <w:div w:id="955411499">
          <w:marLeft w:val="0"/>
          <w:marRight w:val="0"/>
          <w:marTop w:val="0"/>
          <w:marBottom w:val="0"/>
          <w:divBdr>
            <w:top w:val="none" w:sz="0" w:space="0" w:color="auto"/>
            <w:left w:val="none" w:sz="0" w:space="0" w:color="auto"/>
            <w:bottom w:val="none" w:sz="0" w:space="0" w:color="auto"/>
            <w:right w:val="none" w:sz="0" w:space="0" w:color="auto"/>
          </w:divBdr>
          <w:divsChild>
            <w:div w:id="559097384">
              <w:marLeft w:val="0"/>
              <w:marRight w:val="0"/>
              <w:marTop w:val="0"/>
              <w:marBottom w:val="0"/>
              <w:divBdr>
                <w:top w:val="none" w:sz="0" w:space="0" w:color="auto"/>
                <w:left w:val="none" w:sz="0" w:space="0" w:color="auto"/>
                <w:bottom w:val="none" w:sz="0" w:space="0" w:color="auto"/>
                <w:right w:val="none" w:sz="0" w:space="0" w:color="auto"/>
              </w:divBdr>
              <w:divsChild>
                <w:div w:id="1550874215">
                  <w:marLeft w:val="0"/>
                  <w:marRight w:val="0"/>
                  <w:marTop w:val="0"/>
                  <w:marBottom w:val="0"/>
                  <w:divBdr>
                    <w:top w:val="none" w:sz="0" w:space="0" w:color="auto"/>
                    <w:left w:val="none" w:sz="0" w:space="0" w:color="auto"/>
                    <w:bottom w:val="none" w:sz="0" w:space="0" w:color="auto"/>
                    <w:right w:val="none" w:sz="0" w:space="0" w:color="auto"/>
                  </w:divBdr>
                </w:div>
                <w:div w:id="1793815824">
                  <w:marLeft w:val="0"/>
                  <w:marRight w:val="0"/>
                  <w:marTop w:val="0"/>
                  <w:marBottom w:val="0"/>
                  <w:divBdr>
                    <w:top w:val="none" w:sz="0" w:space="0" w:color="auto"/>
                    <w:left w:val="none" w:sz="0" w:space="0" w:color="auto"/>
                    <w:bottom w:val="none" w:sz="0" w:space="0" w:color="auto"/>
                    <w:right w:val="none" w:sz="0" w:space="0" w:color="auto"/>
                  </w:divBdr>
                </w:div>
              </w:divsChild>
            </w:div>
            <w:div w:id="1002661300">
              <w:marLeft w:val="0"/>
              <w:marRight w:val="0"/>
              <w:marTop w:val="0"/>
              <w:marBottom w:val="0"/>
              <w:divBdr>
                <w:top w:val="none" w:sz="0" w:space="0" w:color="auto"/>
                <w:left w:val="none" w:sz="0" w:space="0" w:color="auto"/>
                <w:bottom w:val="none" w:sz="0" w:space="0" w:color="auto"/>
                <w:right w:val="none" w:sz="0" w:space="0" w:color="auto"/>
              </w:divBdr>
            </w:div>
            <w:div w:id="1346861803">
              <w:marLeft w:val="0"/>
              <w:marRight w:val="0"/>
              <w:marTop w:val="0"/>
              <w:marBottom w:val="0"/>
              <w:divBdr>
                <w:top w:val="none" w:sz="0" w:space="0" w:color="auto"/>
                <w:left w:val="none" w:sz="0" w:space="0" w:color="auto"/>
                <w:bottom w:val="none" w:sz="0" w:space="0" w:color="auto"/>
                <w:right w:val="none" w:sz="0" w:space="0" w:color="auto"/>
              </w:divBdr>
            </w:div>
          </w:divsChild>
        </w:div>
        <w:div w:id="962031631">
          <w:marLeft w:val="0"/>
          <w:marRight w:val="0"/>
          <w:marTop w:val="0"/>
          <w:marBottom w:val="0"/>
          <w:divBdr>
            <w:top w:val="none" w:sz="0" w:space="0" w:color="auto"/>
            <w:left w:val="none" w:sz="0" w:space="0" w:color="auto"/>
            <w:bottom w:val="none" w:sz="0" w:space="0" w:color="auto"/>
            <w:right w:val="none" w:sz="0" w:space="0" w:color="auto"/>
          </w:divBdr>
          <w:divsChild>
            <w:div w:id="322196333">
              <w:marLeft w:val="0"/>
              <w:marRight w:val="0"/>
              <w:marTop w:val="0"/>
              <w:marBottom w:val="0"/>
              <w:divBdr>
                <w:top w:val="none" w:sz="0" w:space="0" w:color="auto"/>
                <w:left w:val="none" w:sz="0" w:space="0" w:color="auto"/>
                <w:bottom w:val="none" w:sz="0" w:space="0" w:color="auto"/>
                <w:right w:val="none" w:sz="0" w:space="0" w:color="auto"/>
              </w:divBdr>
            </w:div>
            <w:div w:id="336926559">
              <w:marLeft w:val="0"/>
              <w:marRight w:val="0"/>
              <w:marTop w:val="0"/>
              <w:marBottom w:val="0"/>
              <w:divBdr>
                <w:top w:val="none" w:sz="0" w:space="0" w:color="auto"/>
                <w:left w:val="none" w:sz="0" w:space="0" w:color="auto"/>
                <w:bottom w:val="none" w:sz="0" w:space="0" w:color="auto"/>
                <w:right w:val="none" w:sz="0" w:space="0" w:color="auto"/>
              </w:divBdr>
            </w:div>
            <w:div w:id="371999860">
              <w:marLeft w:val="0"/>
              <w:marRight w:val="0"/>
              <w:marTop w:val="0"/>
              <w:marBottom w:val="0"/>
              <w:divBdr>
                <w:top w:val="none" w:sz="0" w:space="0" w:color="auto"/>
                <w:left w:val="none" w:sz="0" w:space="0" w:color="auto"/>
                <w:bottom w:val="none" w:sz="0" w:space="0" w:color="auto"/>
                <w:right w:val="none" w:sz="0" w:space="0" w:color="auto"/>
              </w:divBdr>
              <w:divsChild>
                <w:div w:id="179785662">
                  <w:marLeft w:val="0"/>
                  <w:marRight w:val="0"/>
                  <w:marTop w:val="0"/>
                  <w:marBottom w:val="0"/>
                  <w:divBdr>
                    <w:top w:val="none" w:sz="0" w:space="0" w:color="auto"/>
                    <w:left w:val="none" w:sz="0" w:space="0" w:color="auto"/>
                    <w:bottom w:val="none" w:sz="0" w:space="0" w:color="auto"/>
                    <w:right w:val="none" w:sz="0" w:space="0" w:color="auto"/>
                  </w:divBdr>
                </w:div>
                <w:div w:id="465003564">
                  <w:marLeft w:val="0"/>
                  <w:marRight w:val="0"/>
                  <w:marTop w:val="0"/>
                  <w:marBottom w:val="0"/>
                  <w:divBdr>
                    <w:top w:val="none" w:sz="0" w:space="0" w:color="auto"/>
                    <w:left w:val="none" w:sz="0" w:space="0" w:color="auto"/>
                    <w:bottom w:val="none" w:sz="0" w:space="0" w:color="auto"/>
                    <w:right w:val="none" w:sz="0" w:space="0" w:color="auto"/>
                  </w:divBdr>
                </w:div>
                <w:div w:id="478570690">
                  <w:marLeft w:val="0"/>
                  <w:marRight w:val="0"/>
                  <w:marTop w:val="0"/>
                  <w:marBottom w:val="0"/>
                  <w:divBdr>
                    <w:top w:val="none" w:sz="0" w:space="0" w:color="auto"/>
                    <w:left w:val="none" w:sz="0" w:space="0" w:color="auto"/>
                    <w:bottom w:val="none" w:sz="0" w:space="0" w:color="auto"/>
                    <w:right w:val="none" w:sz="0" w:space="0" w:color="auto"/>
                  </w:divBdr>
                </w:div>
                <w:div w:id="488180357">
                  <w:marLeft w:val="0"/>
                  <w:marRight w:val="0"/>
                  <w:marTop w:val="0"/>
                  <w:marBottom w:val="0"/>
                  <w:divBdr>
                    <w:top w:val="none" w:sz="0" w:space="0" w:color="auto"/>
                    <w:left w:val="none" w:sz="0" w:space="0" w:color="auto"/>
                    <w:bottom w:val="none" w:sz="0" w:space="0" w:color="auto"/>
                    <w:right w:val="none" w:sz="0" w:space="0" w:color="auto"/>
                  </w:divBdr>
                </w:div>
                <w:div w:id="597448870">
                  <w:marLeft w:val="0"/>
                  <w:marRight w:val="0"/>
                  <w:marTop w:val="0"/>
                  <w:marBottom w:val="0"/>
                  <w:divBdr>
                    <w:top w:val="none" w:sz="0" w:space="0" w:color="auto"/>
                    <w:left w:val="none" w:sz="0" w:space="0" w:color="auto"/>
                    <w:bottom w:val="none" w:sz="0" w:space="0" w:color="auto"/>
                    <w:right w:val="none" w:sz="0" w:space="0" w:color="auto"/>
                  </w:divBdr>
                </w:div>
                <w:div w:id="829371390">
                  <w:marLeft w:val="0"/>
                  <w:marRight w:val="0"/>
                  <w:marTop w:val="0"/>
                  <w:marBottom w:val="0"/>
                  <w:divBdr>
                    <w:top w:val="none" w:sz="0" w:space="0" w:color="auto"/>
                    <w:left w:val="none" w:sz="0" w:space="0" w:color="auto"/>
                    <w:bottom w:val="none" w:sz="0" w:space="0" w:color="auto"/>
                    <w:right w:val="none" w:sz="0" w:space="0" w:color="auto"/>
                  </w:divBdr>
                </w:div>
                <w:div w:id="904148303">
                  <w:marLeft w:val="0"/>
                  <w:marRight w:val="0"/>
                  <w:marTop w:val="0"/>
                  <w:marBottom w:val="0"/>
                  <w:divBdr>
                    <w:top w:val="none" w:sz="0" w:space="0" w:color="auto"/>
                    <w:left w:val="none" w:sz="0" w:space="0" w:color="auto"/>
                    <w:bottom w:val="none" w:sz="0" w:space="0" w:color="auto"/>
                    <w:right w:val="none" w:sz="0" w:space="0" w:color="auto"/>
                  </w:divBdr>
                </w:div>
                <w:div w:id="936135594">
                  <w:marLeft w:val="0"/>
                  <w:marRight w:val="0"/>
                  <w:marTop w:val="0"/>
                  <w:marBottom w:val="0"/>
                  <w:divBdr>
                    <w:top w:val="none" w:sz="0" w:space="0" w:color="auto"/>
                    <w:left w:val="none" w:sz="0" w:space="0" w:color="auto"/>
                    <w:bottom w:val="none" w:sz="0" w:space="0" w:color="auto"/>
                    <w:right w:val="none" w:sz="0" w:space="0" w:color="auto"/>
                  </w:divBdr>
                </w:div>
                <w:div w:id="1024137756">
                  <w:marLeft w:val="0"/>
                  <w:marRight w:val="0"/>
                  <w:marTop w:val="0"/>
                  <w:marBottom w:val="0"/>
                  <w:divBdr>
                    <w:top w:val="none" w:sz="0" w:space="0" w:color="auto"/>
                    <w:left w:val="none" w:sz="0" w:space="0" w:color="auto"/>
                    <w:bottom w:val="none" w:sz="0" w:space="0" w:color="auto"/>
                    <w:right w:val="none" w:sz="0" w:space="0" w:color="auto"/>
                  </w:divBdr>
                </w:div>
                <w:div w:id="1169294128">
                  <w:marLeft w:val="0"/>
                  <w:marRight w:val="0"/>
                  <w:marTop w:val="0"/>
                  <w:marBottom w:val="0"/>
                  <w:divBdr>
                    <w:top w:val="none" w:sz="0" w:space="0" w:color="auto"/>
                    <w:left w:val="none" w:sz="0" w:space="0" w:color="auto"/>
                    <w:bottom w:val="none" w:sz="0" w:space="0" w:color="auto"/>
                    <w:right w:val="none" w:sz="0" w:space="0" w:color="auto"/>
                  </w:divBdr>
                </w:div>
                <w:div w:id="1330452002">
                  <w:marLeft w:val="0"/>
                  <w:marRight w:val="0"/>
                  <w:marTop w:val="0"/>
                  <w:marBottom w:val="0"/>
                  <w:divBdr>
                    <w:top w:val="none" w:sz="0" w:space="0" w:color="auto"/>
                    <w:left w:val="none" w:sz="0" w:space="0" w:color="auto"/>
                    <w:bottom w:val="none" w:sz="0" w:space="0" w:color="auto"/>
                    <w:right w:val="none" w:sz="0" w:space="0" w:color="auto"/>
                  </w:divBdr>
                </w:div>
                <w:div w:id="1359550665">
                  <w:marLeft w:val="0"/>
                  <w:marRight w:val="0"/>
                  <w:marTop w:val="0"/>
                  <w:marBottom w:val="0"/>
                  <w:divBdr>
                    <w:top w:val="none" w:sz="0" w:space="0" w:color="auto"/>
                    <w:left w:val="none" w:sz="0" w:space="0" w:color="auto"/>
                    <w:bottom w:val="none" w:sz="0" w:space="0" w:color="auto"/>
                    <w:right w:val="none" w:sz="0" w:space="0" w:color="auto"/>
                  </w:divBdr>
                </w:div>
                <w:div w:id="1437597902">
                  <w:marLeft w:val="0"/>
                  <w:marRight w:val="0"/>
                  <w:marTop w:val="0"/>
                  <w:marBottom w:val="0"/>
                  <w:divBdr>
                    <w:top w:val="none" w:sz="0" w:space="0" w:color="auto"/>
                    <w:left w:val="none" w:sz="0" w:space="0" w:color="auto"/>
                    <w:bottom w:val="none" w:sz="0" w:space="0" w:color="auto"/>
                    <w:right w:val="none" w:sz="0" w:space="0" w:color="auto"/>
                  </w:divBdr>
                </w:div>
                <w:div w:id="1584417712">
                  <w:marLeft w:val="0"/>
                  <w:marRight w:val="0"/>
                  <w:marTop w:val="0"/>
                  <w:marBottom w:val="0"/>
                  <w:divBdr>
                    <w:top w:val="none" w:sz="0" w:space="0" w:color="auto"/>
                    <w:left w:val="none" w:sz="0" w:space="0" w:color="auto"/>
                    <w:bottom w:val="none" w:sz="0" w:space="0" w:color="auto"/>
                    <w:right w:val="none" w:sz="0" w:space="0" w:color="auto"/>
                  </w:divBdr>
                </w:div>
                <w:div w:id="1658152011">
                  <w:marLeft w:val="0"/>
                  <w:marRight w:val="0"/>
                  <w:marTop w:val="0"/>
                  <w:marBottom w:val="0"/>
                  <w:divBdr>
                    <w:top w:val="none" w:sz="0" w:space="0" w:color="auto"/>
                    <w:left w:val="none" w:sz="0" w:space="0" w:color="auto"/>
                    <w:bottom w:val="none" w:sz="0" w:space="0" w:color="auto"/>
                    <w:right w:val="none" w:sz="0" w:space="0" w:color="auto"/>
                  </w:divBdr>
                </w:div>
                <w:div w:id="1847985989">
                  <w:marLeft w:val="0"/>
                  <w:marRight w:val="0"/>
                  <w:marTop w:val="0"/>
                  <w:marBottom w:val="0"/>
                  <w:divBdr>
                    <w:top w:val="none" w:sz="0" w:space="0" w:color="auto"/>
                    <w:left w:val="none" w:sz="0" w:space="0" w:color="auto"/>
                    <w:bottom w:val="none" w:sz="0" w:space="0" w:color="auto"/>
                    <w:right w:val="none" w:sz="0" w:space="0" w:color="auto"/>
                  </w:divBdr>
                </w:div>
                <w:div w:id="1911843042">
                  <w:marLeft w:val="0"/>
                  <w:marRight w:val="0"/>
                  <w:marTop w:val="0"/>
                  <w:marBottom w:val="0"/>
                  <w:divBdr>
                    <w:top w:val="none" w:sz="0" w:space="0" w:color="auto"/>
                    <w:left w:val="none" w:sz="0" w:space="0" w:color="auto"/>
                    <w:bottom w:val="none" w:sz="0" w:space="0" w:color="auto"/>
                    <w:right w:val="none" w:sz="0" w:space="0" w:color="auto"/>
                  </w:divBdr>
                </w:div>
                <w:div w:id="1927692580">
                  <w:marLeft w:val="0"/>
                  <w:marRight w:val="0"/>
                  <w:marTop w:val="0"/>
                  <w:marBottom w:val="0"/>
                  <w:divBdr>
                    <w:top w:val="none" w:sz="0" w:space="0" w:color="auto"/>
                    <w:left w:val="none" w:sz="0" w:space="0" w:color="auto"/>
                    <w:bottom w:val="none" w:sz="0" w:space="0" w:color="auto"/>
                    <w:right w:val="none" w:sz="0" w:space="0" w:color="auto"/>
                  </w:divBdr>
                </w:div>
                <w:div w:id="1974408256">
                  <w:marLeft w:val="0"/>
                  <w:marRight w:val="0"/>
                  <w:marTop w:val="0"/>
                  <w:marBottom w:val="0"/>
                  <w:divBdr>
                    <w:top w:val="none" w:sz="0" w:space="0" w:color="auto"/>
                    <w:left w:val="none" w:sz="0" w:space="0" w:color="auto"/>
                    <w:bottom w:val="none" w:sz="0" w:space="0" w:color="auto"/>
                    <w:right w:val="none" w:sz="0" w:space="0" w:color="auto"/>
                  </w:divBdr>
                </w:div>
                <w:div w:id="1984432505">
                  <w:marLeft w:val="0"/>
                  <w:marRight w:val="0"/>
                  <w:marTop w:val="0"/>
                  <w:marBottom w:val="0"/>
                  <w:divBdr>
                    <w:top w:val="none" w:sz="0" w:space="0" w:color="auto"/>
                    <w:left w:val="none" w:sz="0" w:space="0" w:color="auto"/>
                    <w:bottom w:val="none" w:sz="0" w:space="0" w:color="auto"/>
                    <w:right w:val="none" w:sz="0" w:space="0" w:color="auto"/>
                  </w:divBdr>
                </w:div>
                <w:div w:id="2122608562">
                  <w:marLeft w:val="0"/>
                  <w:marRight w:val="0"/>
                  <w:marTop w:val="0"/>
                  <w:marBottom w:val="0"/>
                  <w:divBdr>
                    <w:top w:val="none" w:sz="0" w:space="0" w:color="auto"/>
                    <w:left w:val="none" w:sz="0" w:space="0" w:color="auto"/>
                    <w:bottom w:val="none" w:sz="0" w:space="0" w:color="auto"/>
                    <w:right w:val="none" w:sz="0" w:space="0" w:color="auto"/>
                  </w:divBdr>
                </w:div>
              </w:divsChild>
            </w:div>
            <w:div w:id="422186841">
              <w:marLeft w:val="0"/>
              <w:marRight w:val="0"/>
              <w:marTop w:val="0"/>
              <w:marBottom w:val="0"/>
              <w:divBdr>
                <w:top w:val="none" w:sz="0" w:space="0" w:color="auto"/>
                <w:left w:val="none" w:sz="0" w:space="0" w:color="auto"/>
                <w:bottom w:val="none" w:sz="0" w:space="0" w:color="auto"/>
                <w:right w:val="none" w:sz="0" w:space="0" w:color="auto"/>
              </w:divBdr>
            </w:div>
            <w:div w:id="572008744">
              <w:marLeft w:val="0"/>
              <w:marRight w:val="0"/>
              <w:marTop w:val="0"/>
              <w:marBottom w:val="0"/>
              <w:divBdr>
                <w:top w:val="none" w:sz="0" w:space="0" w:color="auto"/>
                <w:left w:val="none" w:sz="0" w:space="0" w:color="auto"/>
                <w:bottom w:val="none" w:sz="0" w:space="0" w:color="auto"/>
                <w:right w:val="none" w:sz="0" w:space="0" w:color="auto"/>
              </w:divBdr>
            </w:div>
            <w:div w:id="616565886">
              <w:marLeft w:val="0"/>
              <w:marRight w:val="0"/>
              <w:marTop w:val="0"/>
              <w:marBottom w:val="0"/>
              <w:divBdr>
                <w:top w:val="none" w:sz="0" w:space="0" w:color="auto"/>
                <w:left w:val="none" w:sz="0" w:space="0" w:color="auto"/>
                <w:bottom w:val="none" w:sz="0" w:space="0" w:color="auto"/>
                <w:right w:val="none" w:sz="0" w:space="0" w:color="auto"/>
              </w:divBdr>
            </w:div>
            <w:div w:id="665593570">
              <w:marLeft w:val="0"/>
              <w:marRight w:val="0"/>
              <w:marTop w:val="0"/>
              <w:marBottom w:val="0"/>
              <w:divBdr>
                <w:top w:val="none" w:sz="0" w:space="0" w:color="auto"/>
                <w:left w:val="none" w:sz="0" w:space="0" w:color="auto"/>
                <w:bottom w:val="none" w:sz="0" w:space="0" w:color="auto"/>
                <w:right w:val="none" w:sz="0" w:space="0" w:color="auto"/>
              </w:divBdr>
            </w:div>
            <w:div w:id="699429722">
              <w:marLeft w:val="0"/>
              <w:marRight w:val="0"/>
              <w:marTop w:val="0"/>
              <w:marBottom w:val="0"/>
              <w:divBdr>
                <w:top w:val="none" w:sz="0" w:space="0" w:color="auto"/>
                <w:left w:val="none" w:sz="0" w:space="0" w:color="auto"/>
                <w:bottom w:val="none" w:sz="0" w:space="0" w:color="auto"/>
                <w:right w:val="none" w:sz="0" w:space="0" w:color="auto"/>
              </w:divBdr>
            </w:div>
            <w:div w:id="762343129">
              <w:marLeft w:val="0"/>
              <w:marRight w:val="0"/>
              <w:marTop w:val="0"/>
              <w:marBottom w:val="0"/>
              <w:divBdr>
                <w:top w:val="none" w:sz="0" w:space="0" w:color="auto"/>
                <w:left w:val="none" w:sz="0" w:space="0" w:color="auto"/>
                <w:bottom w:val="none" w:sz="0" w:space="0" w:color="auto"/>
                <w:right w:val="none" w:sz="0" w:space="0" w:color="auto"/>
              </w:divBdr>
            </w:div>
            <w:div w:id="786856466">
              <w:marLeft w:val="0"/>
              <w:marRight w:val="0"/>
              <w:marTop w:val="0"/>
              <w:marBottom w:val="0"/>
              <w:divBdr>
                <w:top w:val="none" w:sz="0" w:space="0" w:color="auto"/>
                <w:left w:val="none" w:sz="0" w:space="0" w:color="auto"/>
                <w:bottom w:val="none" w:sz="0" w:space="0" w:color="auto"/>
                <w:right w:val="none" w:sz="0" w:space="0" w:color="auto"/>
              </w:divBdr>
            </w:div>
            <w:div w:id="893659316">
              <w:marLeft w:val="0"/>
              <w:marRight w:val="0"/>
              <w:marTop w:val="0"/>
              <w:marBottom w:val="0"/>
              <w:divBdr>
                <w:top w:val="none" w:sz="0" w:space="0" w:color="auto"/>
                <w:left w:val="none" w:sz="0" w:space="0" w:color="auto"/>
                <w:bottom w:val="none" w:sz="0" w:space="0" w:color="auto"/>
                <w:right w:val="none" w:sz="0" w:space="0" w:color="auto"/>
              </w:divBdr>
            </w:div>
            <w:div w:id="1075054579">
              <w:marLeft w:val="0"/>
              <w:marRight w:val="0"/>
              <w:marTop w:val="0"/>
              <w:marBottom w:val="0"/>
              <w:divBdr>
                <w:top w:val="none" w:sz="0" w:space="0" w:color="auto"/>
                <w:left w:val="none" w:sz="0" w:space="0" w:color="auto"/>
                <w:bottom w:val="none" w:sz="0" w:space="0" w:color="auto"/>
                <w:right w:val="none" w:sz="0" w:space="0" w:color="auto"/>
              </w:divBdr>
            </w:div>
            <w:div w:id="1121345779">
              <w:marLeft w:val="0"/>
              <w:marRight w:val="0"/>
              <w:marTop w:val="0"/>
              <w:marBottom w:val="0"/>
              <w:divBdr>
                <w:top w:val="none" w:sz="0" w:space="0" w:color="auto"/>
                <w:left w:val="none" w:sz="0" w:space="0" w:color="auto"/>
                <w:bottom w:val="none" w:sz="0" w:space="0" w:color="auto"/>
                <w:right w:val="none" w:sz="0" w:space="0" w:color="auto"/>
              </w:divBdr>
            </w:div>
            <w:div w:id="1438057928">
              <w:marLeft w:val="0"/>
              <w:marRight w:val="0"/>
              <w:marTop w:val="0"/>
              <w:marBottom w:val="0"/>
              <w:divBdr>
                <w:top w:val="none" w:sz="0" w:space="0" w:color="auto"/>
                <w:left w:val="none" w:sz="0" w:space="0" w:color="auto"/>
                <w:bottom w:val="none" w:sz="0" w:space="0" w:color="auto"/>
                <w:right w:val="none" w:sz="0" w:space="0" w:color="auto"/>
              </w:divBdr>
            </w:div>
            <w:div w:id="1443498459">
              <w:marLeft w:val="0"/>
              <w:marRight w:val="0"/>
              <w:marTop w:val="0"/>
              <w:marBottom w:val="0"/>
              <w:divBdr>
                <w:top w:val="none" w:sz="0" w:space="0" w:color="auto"/>
                <w:left w:val="none" w:sz="0" w:space="0" w:color="auto"/>
                <w:bottom w:val="none" w:sz="0" w:space="0" w:color="auto"/>
                <w:right w:val="none" w:sz="0" w:space="0" w:color="auto"/>
              </w:divBdr>
            </w:div>
            <w:div w:id="1459757934">
              <w:marLeft w:val="0"/>
              <w:marRight w:val="0"/>
              <w:marTop w:val="0"/>
              <w:marBottom w:val="0"/>
              <w:divBdr>
                <w:top w:val="none" w:sz="0" w:space="0" w:color="auto"/>
                <w:left w:val="none" w:sz="0" w:space="0" w:color="auto"/>
                <w:bottom w:val="none" w:sz="0" w:space="0" w:color="auto"/>
                <w:right w:val="none" w:sz="0" w:space="0" w:color="auto"/>
              </w:divBdr>
            </w:div>
            <w:div w:id="1733115596">
              <w:marLeft w:val="0"/>
              <w:marRight w:val="0"/>
              <w:marTop w:val="0"/>
              <w:marBottom w:val="0"/>
              <w:divBdr>
                <w:top w:val="none" w:sz="0" w:space="0" w:color="auto"/>
                <w:left w:val="none" w:sz="0" w:space="0" w:color="auto"/>
                <w:bottom w:val="none" w:sz="0" w:space="0" w:color="auto"/>
                <w:right w:val="none" w:sz="0" w:space="0" w:color="auto"/>
              </w:divBdr>
            </w:div>
            <w:div w:id="1840997584">
              <w:marLeft w:val="0"/>
              <w:marRight w:val="0"/>
              <w:marTop w:val="0"/>
              <w:marBottom w:val="0"/>
              <w:divBdr>
                <w:top w:val="none" w:sz="0" w:space="0" w:color="auto"/>
                <w:left w:val="none" w:sz="0" w:space="0" w:color="auto"/>
                <w:bottom w:val="none" w:sz="0" w:space="0" w:color="auto"/>
                <w:right w:val="none" w:sz="0" w:space="0" w:color="auto"/>
              </w:divBdr>
            </w:div>
            <w:div w:id="2026901571">
              <w:marLeft w:val="0"/>
              <w:marRight w:val="0"/>
              <w:marTop w:val="0"/>
              <w:marBottom w:val="0"/>
              <w:divBdr>
                <w:top w:val="none" w:sz="0" w:space="0" w:color="auto"/>
                <w:left w:val="none" w:sz="0" w:space="0" w:color="auto"/>
                <w:bottom w:val="none" w:sz="0" w:space="0" w:color="auto"/>
                <w:right w:val="none" w:sz="0" w:space="0" w:color="auto"/>
              </w:divBdr>
            </w:div>
            <w:div w:id="2036535793">
              <w:marLeft w:val="0"/>
              <w:marRight w:val="0"/>
              <w:marTop w:val="0"/>
              <w:marBottom w:val="0"/>
              <w:divBdr>
                <w:top w:val="none" w:sz="0" w:space="0" w:color="auto"/>
                <w:left w:val="none" w:sz="0" w:space="0" w:color="auto"/>
                <w:bottom w:val="none" w:sz="0" w:space="0" w:color="auto"/>
                <w:right w:val="none" w:sz="0" w:space="0" w:color="auto"/>
              </w:divBdr>
            </w:div>
            <w:div w:id="2093239025">
              <w:marLeft w:val="0"/>
              <w:marRight w:val="0"/>
              <w:marTop w:val="0"/>
              <w:marBottom w:val="0"/>
              <w:divBdr>
                <w:top w:val="none" w:sz="0" w:space="0" w:color="auto"/>
                <w:left w:val="none" w:sz="0" w:space="0" w:color="auto"/>
                <w:bottom w:val="none" w:sz="0" w:space="0" w:color="auto"/>
                <w:right w:val="none" w:sz="0" w:space="0" w:color="auto"/>
              </w:divBdr>
            </w:div>
            <w:div w:id="2100521750">
              <w:marLeft w:val="0"/>
              <w:marRight w:val="0"/>
              <w:marTop w:val="0"/>
              <w:marBottom w:val="0"/>
              <w:divBdr>
                <w:top w:val="none" w:sz="0" w:space="0" w:color="auto"/>
                <w:left w:val="none" w:sz="0" w:space="0" w:color="auto"/>
                <w:bottom w:val="none" w:sz="0" w:space="0" w:color="auto"/>
                <w:right w:val="none" w:sz="0" w:space="0" w:color="auto"/>
              </w:divBdr>
            </w:div>
          </w:divsChild>
        </w:div>
        <w:div w:id="962150016">
          <w:marLeft w:val="0"/>
          <w:marRight w:val="0"/>
          <w:marTop w:val="0"/>
          <w:marBottom w:val="0"/>
          <w:divBdr>
            <w:top w:val="none" w:sz="0" w:space="0" w:color="auto"/>
            <w:left w:val="none" w:sz="0" w:space="0" w:color="auto"/>
            <w:bottom w:val="none" w:sz="0" w:space="0" w:color="auto"/>
            <w:right w:val="none" w:sz="0" w:space="0" w:color="auto"/>
          </w:divBdr>
          <w:divsChild>
            <w:div w:id="69011080">
              <w:marLeft w:val="0"/>
              <w:marRight w:val="0"/>
              <w:marTop w:val="0"/>
              <w:marBottom w:val="0"/>
              <w:divBdr>
                <w:top w:val="none" w:sz="0" w:space="0" w:color="auto"/>
                <w:left w:val="none" w:sz="0" w:space="0" w:color="auto"/>
                <w:bottom w:val="none" w:sz="0" w:space="0" w:color="auto"/>
                <w:right w:val="none" w:sz="0" w:space="0" w:color="auto"/>
              </w:divBdr>
            </w:div>
            <w:div w:id="122966223">
              <w:marLeft w:val="0"/>
              <w:marRight w:val="0"/>
              <w:marTop w:val="0"/>
              <w:marBottom w:val="0"/>
              <w:divBdr>
                <w:top w:val="none" w:sz="0" w:space="0" w:color="auto"/>
                <w:left w:val="none" w:sz="0" w:space="0" w:color="auto"/>
                <w:bottom w:val="none" w:sz="0" w:space="0" w:color="auto"/>
                <w:right w:val="none" w:sz="0" w:space="0" w:color="auto"/>
              </w:divBdr>
            </w:div>
            <w:div w:id="287470910">
              <w:marLeft w:val="0"/>
              <w:marRight w:val="0"/>
              <w:marTop w:val="0"/>
              <w:marBottom w:val="0"/>
              <w:divBdr>
                <w:top w:val="none" w:sz="0" w:space="0" w:color="auto"/>
                <w:left w:val="none" w:sz="0" w:space="0" w:color="auto"/>
                <w:bottom w:val="none" w:sz="0" w:space="0" w:color="auto"/>
                <w:right w:val="none" w:sz="0" w:space="0" w:color="auto"/>
              </w:divBdr>
            </w:div>
            <w:div w:id="357900540">
              <w:marLeft w:val="0"/>
              <w:marRight w:val="0"/>
              <w:marTop w:val="0"/>
              <w:marBottom w:val="0"/>
              <w:divBdr>
                <w:top w:val="none" w:sz="0" w:space="0" w:color="auto"/>
                <w:left w:val="none" w:sz="0" w:space="0" w:color="auto"/>
                <w:bottom w:val="none" w:sz="0" w:space="0" w:color="auto"/>
                <w:right w:val="none" w:sz="0" w:space="0" w:color="auto"/>
              </w:divBdr>
            </w:div>
            <w:div w:id="371272973">
              <w:marLeft w:val="0"/>
              <w:marRight w:val="0"/>
              <w:marTop w:val="0"/>
              <w:marBottom w:val="0"/>
              <w:divBdr>
                <w:top w:val="none" w:sz="0" w:space="0" w:color="auto"/>
                <w:left w:val="none" w:sz="0" w:space="0" w:color="auto"/>
                <w:bottom w:val="none" w:sz="0" w:space="0" w:color="auto"/>
                <w:right w:val="none" w:sz="0" w:space="0" w:color="auto"/>
              </w:divBdr>
            </w:div>
            <w:div w:id="414939058">
              <w:marLeft w:val="0"/>
              <w:marRight w:val="0"/>
              <w:marTop w:val="0"/>
              <w:marBottom w:val="0"/>
              <w:divBdr>
                <w:top w:val="none" w:sz="0" w:space="0" w:color="auto"/>
                <w:left w:val="none" w:sz="0" w:space="0" w:color="auto"/>
                <w:bottom w:val="none" w:sz="0" w:space="0" w:color="auto"/>
                <w:right w:val="none" w:sz="0" w:space="0" w:color="auto"/>
              </w:divBdr>
            </w:div>
            <w:div w:id="435100716">
              <w:marLeft w:val="0"/>
              <w:marRight w:val="0"/>
              <w:marTop w:val="0"/>
              <w:marBottom w:val="0"/>
              <w:divBdr>
                <w:top w:val="none" w:sz="0" w:space="0" w:color="auto"/>
                <w:left w:val="none" w:sz="0" w:space="0" w:color="auto"/>
                <w:bottom w:val="none" w:sz="0" w:space="0" w:color="auto"/>
                <w:right w:val="none" w:sz="0" w:space="0" w:color="auto"/>
              </w:divBdr>
            </w:div>
            <w:div w:id="454255211">
              <w:marLeft w:val="0"/>
              <w:marRight w:val="0"/>
              <w:marTop w:val="0"/>
              <w:marBottom w:val="0"/>
              <w:divBdr>
                <w:top w:val="none" w:sz="0" w:space="0" w:color="auto"/>
                <w:left w:val="none" w:sz="0" w:space="0" w:color="auto"/>
                <w:bottom w:val="none" w:sz="0" w:space="0" w:color="auto"/>
                <w:right w:val="none" w:sz="0" w:space="0" w:color="auto"/>
              </w:divBdr>
            </w:div>
            <w:div w:id="473645704">
              <w:marLeft w:val="0"/>
              <w:marRight w:val="0"/>
              <w:marTop w:val="0"/>
              <w:marBottom w:val="0"/>
              <w:divBdr>
                <w:top w:val="none" w:sz="0" w:space="0" w:color="auto"/>
                <w:left w:val="none" w:sz="0" w:space="0" w:color="auto"/>
                <w:bottom w:val="none" w:sz="0" w:space="0" w:color="auto"/>
                <w:right w:val="none" w:sz="0" w:space="0" w:color="auto"/>
              </w:divBdr>
            </w:div>
            <w:div w:id="489977985">
              <w:marLeft w:val="0"/>
              <w:marRight w:val="0"/>
              <w:marTop w:val="0"/>
              <w:marBottom w:val="0"/>
              <w:divBdr>
                <w:top w:val="none" w:sz="0" w:space="0" w:color="auto"/>
                <w:left w:val="none" w:sz="0" w:space="0" w:color="auto"/>
                <w:bottom w:val="none" w:sz="0" w:space="0" w:color="auto"/>
                <w:right w:val="none" w:sz="0" w:space="0" w:color="auto"/>
              </w:divBdr>
            </w:div>
            <w:div w:id="714081528">
              <w:marLeft w:val="0"/>
              <w:marRight w:val="0"/>
              <w:marTop w:val="0"/>
              <w:marBottom w:val="0"/>
              <w:divBdr>
                <w:top w:val="none" w:sz="0" w:space="0" w:color="auto"/>
                <w:left w:val="none" w:sz="0" w:space="0" w:color="auto"/>
                <w:bottom w:val="none" w:sz="0" w:space="0" w:color="auto"/>
                <w:right w:val="none" w:sz="0" w:space="0" w:color="auto"/>
              </w:divBdr>
            </w:div>
            <w:div w:id="849636518">
              <w:marLeft w:val="0"/>
              <w:marRight w:val="0"/>
              <w:marTop w:val="0"/>
              <w:marBottom w:val="0"/>
              <w:divBdr>
                <w:top w:val="none" w:sz="0" w:space="0" w:color="auto"/>
                <w:left w:val="none" w:sz="0" w:space="0" w:color="auto"/>
                <w:bottom w:val="none" w:sz="0" w:space="0" w:color="auto"/>
                <w:right w:val="none" w:sz="0" w:space="0" w:color="auto"/>
              </w:divBdr>
            </w:div>
            <w:div w:id="895045269">
              <w:marLeft w:val="0"/>
              <w:marRight w:val="0"/>
              <w:marTop w:val="0"/>
              <w:marBottom w:val="0"/>
              <w:divBdr>
                <w:top w:val="none" w:sz="0" w:space="0" w:color="auto"/>
                <w:left w:val="none" w:sz="0" w:space="0" w:color="auto"/>
                <w:bottom w:val="none" w:sz="0" w:space="0" w:color="auto"/>
                <w:right w:val="none" w:sz="0" w:space="0" w:color="auto"/>
              </w:divBdr>
            </w:div>
            <w:div w:id="911551060">
              <w:marLeft w:val="0"/>
              <w:marRight w:val="0"/>
              <w:marTop w:val="0"/>
              <w:marBottom w:val="0"/>
              <w:divBdr>
                <w:top w:val="none" w:sz="0" w:space="0" w:color="auto"/>
                <w:left w:val="none" w:sz="0" w:space="0" w:color="auto"/>
                <w:bottom w:val="none" w:sz="0" w:space="0" w:color="auto"/>
                <w:right w:val="none" w:sz="0" w:space="0" w:color="auto"/>
              </w:divBdr>
            </w:div>
            <w:div w:id="931474679">
              <w:marLeft w:val="0"/>
              <w:marRight w:val="0"/>
              <w:marTop w:val="0"/>
              <w:marBottom w:val="0"/>
              <w:divBdr>
                <w:top w:val="none" w:sz="0" w:space="0" w:color="auto"/>
                <w:left w:val="none" w:sz="0" w:space="0" w:color="auto"/>
                <w:bottom w:val="none" w:sz="0" w:space="0" w:color="auto"/>
                <w:right w:val="none" w:sz="0" w:space="0" w:color="auto"/>
              </w:divBdr>
              <w:divsChild>
                <w:div w:id="383867211">
                  <w:marLeft w:val="0"/>
                  <w:marRight w:val="0"/>
                  <w:marTop w:val="0"/>
                  <w:marBottom w:val="0"/>
                  <w:divBdr>
                    <w:top w:val="none" w:sz="0" w:space="0" w:color="auto"/>
                    <w:left w:val="none" w:sz="0" w:space="0" w:color="auto"/>
                    <w:bottom w:val="none" w:sz="0" w:space="0" w:color="auto"/>
                    <w:right w:val="none" w:sz="0" w:space="0" w:color="auto"/>
                  </w:divBdr>
                </w:div>
                <w:div w:id="401223388">
                  <w:marLeft w:val="0"/>
                  <w:marRight w:val="0"/>
                  <w:marTop w:val="0"/>
                  <w:marBottom w:val="0"/>
                  <w:divBdr>
                    <w:top w:val="none" w:sz="0" w:space="0" w:color="auto"/>
                    <w:left w:val="none" w:sz="0" w:space="0" w:color="auto"/>
                    <w:bottom w:val="none" w:sz="0" w:space="0" w:color="auto"/>
                    <w:right w:val="none" w:sz="0" w:space="0" w:color="auto"/>
                  </w:divBdr>
                </w:div>
                <w:div w:id="418255801">
                  <w:marLeft w:val="0"/>
                  <w:marRight w:val="0"/>
                  <w:marTop w:val="0"/>
                  <w:marBottom w:val="0"/>
                  <w:divBdr>
                    <w:top w:val="none" w:sz="0" w:space="0" w:color="auto"/>
                    <w:left w:val="none" w:sz="0" w:space="0" w:color="auto"/>
                    <w:bottom w:val="none" w:sz="0" w:space="0" w:color="auto"/>
                    <w:right w:val="none" w:sz="0" w:space="0" w:color="auto"/>
                  </w:divBdr>
                </w:div>
                <w:div w:id="506022466">
                  <w:marLeft w:val="0"/>
                  <w:marRight w:val="0"/>
                  <w:marTop w:val="0"/>
                  <w:marBottom w:val="0"/>
                  <w:divBdr>
                    <w:top w:val="none" w:sz="0" w:space="0" w:color="auto"/>
                    <w:left w:val="none" w:sz="0" w:space="0" w:color="auto"/>
                    <w:bottom w:val="none" w:sz="0" w:space="0" w:color="auto"/>
                    <w:right w:val="none" w:sz="0" w:space="0" w:color="auto"/>
                  </w:divBdr>
                </w:div>
                <w:div w:id="506215113">
                  <w:marLeft w:val="0"/>
                  <w:marRight w:val="0"/>
                  <w:marTop w:val="0"/>
                  <w:marBottom w:val="0"/>
                  <w:divBdr>
                    <w:top w:val="none" w:sz="0" w:space="0" w:color="auto"/>
                    <w:left w:val="none" w:sz="0" w:space="0" w:color="auto"/>
                    <w:bottom w:val="none" w:sz="0" w:space="0" w:color="auto"/>
                    <w:right w:val="none" w:sz="0" w:space="0" w:color="auto"/>
                  </w:divBdr>
                </w:div>
                <w:div w:id="528764804">
                  <w:marLeft w:val="0"/>
                  <w:marRight w:val="0"/>
                  <w:marTop w:val="0"/>
                  <w:marBottom w:val="0"/>
                  <w:divBdr>
                    <w:top w:val="none" w:sz="0" w:space="0" w:color="auto"/>
                    <w:left w:val="none" w:sz="0" w:space="0" w:color="auto"/>
                    <w:bottom w:val="none" w:sz="0" w:space="0" w:color="auto"/>
                    <w:right w:val="none" w:sz="0" w:space="0" w:color="auto"/>
                  </w:divBdr>
                </w:div>
                <w:div w:id="584146342">
                  <w:marLeft w:val="0"/>
                  <w:marRight w:val="0"/>
                  <w:marTop w:val="0"/>
                  <w:marBottom w:val="0"/>
                  <w:divBdr>
                    <w:top w:val="none" w:sz="0" w:space="0" w:color="auto"/>
                    <w:left w:val="none" w:sz="0" w:space="0" w:color="auto"/>
                    <w:bottom w:val="none" w:sz="0" w:space="0" w:color="auto"/>
                    <w:right w:val="none" w:sz="0" w:space="0" w:color="auto"/>
                  </w:divBdr>
                </w:div>
                <w:div w:id="590700359">
                  <w:marLeft w:val="0"/>
                  <w:marRight w:val="0"/>
                  <w:marTop w:val="0"/>
                  <w:marBottom w:val="0"/>
                  <w:divBdr>
                    <w:top w:val="none" w:sz="0" w:space="0" w:color="auto"/>
                    <w:left w:val="none" w:sz="0" w:space="0" w:color="auto"/>
                    <w:bottom w:val="none" w:sz="0" w:space="0" w:color="auto"/>
                    <w:right w:val="none" w:sz="0" w:space="0" w:color="auto"/>
                  </w:divBdr>
                </w:div>
                <w:div w:id="741175421">
                  <w:marLeft w:val="0"/>
                  <w:marRight w:val="0"/>
                  <w:marTop w:val="0"/>
                  <w:marBottom w:val="0"/>
                  <w:divBdr>
                    <w:top w:val="none" w:sz="0" w:space="0" w:color="auto"/>
                    <w:left w:val="none" w:sz="0" w:space="0" w:color="auto"/>
                    <w:bottom w:val="none" w:sz="0" w:space="0" w:color="auto"/>
                    <w:right w:val="none" w:sz="0" w:space="0" w:color="auto"/>
                  </w:divBdr>
                </w:div>
                <w:div w:id="812721131">
                  <w:marLeft w:val="0"/>
                  <w:marRight w:val="0"/>
                  <w:marTop w:val="0"/>
                  <w:marBottom w:val="0"/>
                  <w:divBdr>
                    <w:top w:val="none" w:sz="0" w:space="0" w:color="auto"/>
                    <w:left w:val="none" w:sz="0" w:space="0" w:color="auto"/>
                    <w:bottom w:val="none" w:sz="0" w:space="0" w:color="auto"/>
                    <w:right w:val="none" w:sz="0" w:space="0" w:color="auto"/>
                  </w:divBdr>
                </w:div>
                <w:div w:id="815218827">
                  <w:marLeft w:val="0"/>
                  <w:marRight w:val="0"/>
                  <w:marTop w:val="0"/>
                  <w:marBottom w:val="0"/>
                  <w:divBdr>
                    <w:top w:val="none" w:sz="0" w:space="0" w:color="auto"/>
                    <w:left w:val="none" w:sz="0" w:space="0" w:color="auto"/>
                    <w:bottom w:val="none" w:sz="0" w:space="0" w:color="auto"/>
                    <w:right w:val="none" w:sz="0" w:space="0" w:color="auto"/>
                  </w:divBdr>
                </w:div>
                <w:div w:id="838616300">
                  <w:marLeft w:val="0"/>
                  <w:marRight w:val="0"/>
                  <w:marTop w:val="0"/>
                  <w:marBottom w:val="0"/>
                  <w:divBdr>
                    <w:top w:val="none" w:sz="0" w:space="0" w:color="auto"/>
                    <w:left w:val="none" w:sz="0" w:space="0" w:color="auto"/>
                    <w:bottom w:val="none" w:sz="0" w:space="0" w:color="auto"/>
                    <w:right w:val="none" w:sz="0" w:space="0" w:color="auto"/>
                  </w:divBdr>
                </w:div>
                <w:div w:id="1007363611">
                  <w:marLeft w:val="0"/>
                  <w:marRight w:val="0"/>
                  <w:marTop w:val="0"/>
                  <w:marBottom w:val="0"/>
                  <w:divBdr>
                    <w:top w:val="none" w:sz="0" w:space="0" w:color="auto"/>
                    <w:left w:val="none" w:sz="0" w:space="0" w:color="auto"/>
                    <w:bottom w:val="none" w:sz="0" w:space="0" w:color="auto"/>
                    <w:right w:val="none" w:sz="0" w:space="0" w:color="auto"/>
                  </w:divBdr>
                </w:div>
                <w:div w:id="1016424850">
                  <w:marLeft w:val="0"/>
                  <w:marRight w:val="0"/>
                  <w:marTop w:val="0"/>
                  <w:marBottom w:val="0"/>
                  <w:divBdr>
                    <w:top w:val="none" w:sz="0" w:space="0" w:color="auto"/>
                    <w:left w:val="none" w:sz="0" w:space="0" w:color="auto"/>
                    <w:bottom w:val="none" w:sz="0" w:space="0" w:color="auto"/>
                    <w:right w:val="none" w:sz="0" w:space="0" w:color="auto"/>
                  </w:divBdr>
                </w:div>
                <w:div w:id="1032077687">
                  <w:marLeft w:val="0"/>
                  <w:marRight w:val="0"/>
                  <w:marTop w:val="0"/>
                  <w:marBottom w:val="0"/>
                  <w:divBdr>
                    <w:top w:val="none" w:sz="0" w:space="0" w:color="auto"/>
                    <w:left w:val="none" w:sz="0" w:space="0" w:color="auto"/>
                    <w:bottom w:val="none" w:sz="0" w:space="0" w:color="auto"/>
                    <w:right w:val="none" w:sz="0" w:space="0" w:color="auto"/>
                  </w:divBdr>
                </w:div>
                <w:div w:id="1043479692">
                  <w:marLeft w:val="0"/>
                  <w:marRight w:val="0"/>
                  <w:marTop w:val="0"/>
                  <w:marBottom w:val="0"/>
                  <w:divBdr>
                    <w:top w:val="none" w:sz="0" w:space="0" w:color="auto"/>
                    <w:left w:val="none" w:sz="0" w:space="0" w:color="auto"/>
                    <w:bottom w:val="none" w:sz="0" w:space="0" w:color="auto"/>
                    <w:right w:val="none" w:sz="0" w:space="0" w:color="auto"/>
                  </w:divBdr>
                </w:div>
                <w:div w:id="1065638851">
                  <w:marLeft w:val="0"/>
                  <w:marRight w:val="0"/>
                  <w:marTop w:val="0"/>
                  <w:marBottom w:val="0"/>
                  <w:divBdr>
                    <w:top w:val="none" w:sz="0" w:space="0" w:color="auto"/>
                    <w:left w:val="none" w:sz="0" w:space="0" w:color="auto"/>
                    <w:bottom w:val="none" w:sz="0" w:space="0" w:color="auto"/>
                    <w:right w:val="none" w:sz="0" w:space="0" w:color="auto"/>
                  </w:divBdr>
                </w:div>
                <w:div w:id="1070693861">
                  <w:marLeft w:val="0"/>
                  <w:marRight w:val="0"/>
                  <w:marTop w:val="0"/>
                  <w:marBottom w:val="0"/>
                  <w:divBdr>
                    <w:top w:val="none" w:sz="0" w:space="0" w:color="auto"/>
                    <w:left w:val="none" w:sz="0" w:space="0" w:color="auto"/>
                    <w:bottom w:val="none" w:sz="0" w:space="0" w:color="auto"/>
                    <w:right w:val="none" w:sz="0" w:space="0" w:color="auto"/>
                  </w:divBdr>
                </w:div>
                <w:div w:id="1129083035">
                  <w:marLeft w:val="0"/>
                  <w:marRight w:val="0"/>
                  <w:marTop w:val="0"/>
                  <w:marBottom w:val="0"/>
                  <w:divBdr>
                    <w:top w:val="none" w:sz="0" w:space="0" w:color="auto"/>
                    <w:left w:val="none" w:sz="0" w:space="0" w:color="auto"/>
                    <w:bottom w:val="none" w:sz="0" w:space="0" w:color="auto"/>
                    <w:right w:val="none" w:sz="0" w:space="0" w:color="auto"/>
                  </w:divBdr>
                </w:div>
                <w:div w:id="1151872474">
                  <w:marLeft w:val="0"/>
                  <w:marRight w:val="0"/>
                  <w:marTop w:val="0"/>
                  <w:marBottom w:val="0"/>
                  <w:divBdr>
                    <w:top w:val="none" w:sz="0" w:space="0" w:color="auto"/>
                    <w:left w:val="none" w:sz="0" w:space="0" w:color="auto"/>
                    <w:bottom w:val="none" w:sz="0" w:space="0" w:color="auto"/>
                    <w:right w:val="none" w:sz="0" w:space="0" w:color="auto"/>
                  </w:divBdr>
                </w:div>
                <w:div w:id="1271815019">
                  <w:marLeft w:val="0"/>
                  <w:marRight w:val="0"/>
                  <w:marTop w:val="0"/>
                  <w:marBottom w:val="0"/>
                  <w:divBdr>
                    <w:top w:val="none" w:sz="0" w:space="0" w:color="auto"/>
                    <w:left w:val="none" w:sz="0" w:space="0" w:color="auto"/>
                    <w:bottom w:val="none" w:sz="0" w:space="0" w:color="auto"/>
                    <w:right w:val="none" w:sz="0" w:space="0" w:color="auto"/>
                  </w:divBdr>
                </w:div>
                <w:div w:id="1442141150">
                  <w:marLeft w:val="0"/>
                  <w:marRight w:val="0"/>
                  <w:marTop w:val="0"/>
                  <w:marBottom w:val="0"/>
                  <w:divBdr>
                    <w:top w:val="none" w:sz="0" w:space="0" w:color="auto"/>
                    <w:left w:val="none" w:sz="0" w:space="0" w:color="auto"/>
                    <w:bottom w:val="none" w:sz="0" w:space="0" w:color="auto"/>
                    <w:right w:val="none" w:sz="0" w:space="0" w:color="auto"/>
                  </w:divBdr>
                </w:div>
                <w:div w:id="1542131888">
                  <w:marLeft w:val="0"/>
                  <w:marRight w:val="0"/>
                  <w:marTop w:val="0"/>
                  <w:marBottom w:val="0"/>
                  <w:divBdr>
                    <w:top w:val="none" w:sz="0" w:space="0" w:color="auto"/>
                    <w:left w:val="none" w:sz="0" w:space="0" w:color="auto"/>
                    <w:bottom w:val="none" w:sz="0" w:space="0" w:color="auto"/>
                    <w:right w:val="none" w:sz="0" w:space="0" w:color="auto"/>
                  </w:divBdr>
                </w:div>
                <w:div w:id="1639144184">
                  <w:marLeft w:val="0"/>
                  <w:marRight w:val="0"/>
                  <w:marTop w:val="0"/>
                  <w:marBottom w:val="0"/>
                  <w:divBdr>
                    <w:top w:val="none" w:sz="0" w:space="0" w:color="auto"/>
                    <w:left w:val="none" w:sz="0" w:space="0" w:color="auto"/>
                    <w:bottom w:val="none" w:sz="0" w:space="0" w:color="auto"/>
                    <w:right w:val="none" w:sz="0" w:space="0" w:color="auto"/>
                  </w:divBdr>
                </w:div>
                <w:div w:id="1644697234">
                  <w:marLeft w:val="0"/>
                  <w:marRight w:val="0"/>
                  <w:marTop w:val="0"/>
                  <w:marBottom w:val="0"/>
                  <w:divBdr>
                    <w:top w:val="none" w:sz="0" w:space="0" w:color="auto"/>
                    <w:left w:val="none" w:sz="0" w:space="0" w:color="auto"/>
                    <w:bottom w:val="none" w:sz="0" w:space="0" w:color="auto"/>
                    <w:right w:val="none" w:sz="0" w:space="0" w:color="auto"/>
                  </w:divBdr>
                </w:div>
                <w:div w:id="1668286790">
                  <w:marLeft w:val="0"/>
                  <w:marRight w:val="0"/>
                  <w:marTop w:val="0"/>
                  <w:marBottom w:val="0"/>
                  <w:divBdr>
                    <w:top w:val="none" w:sz="0" w:space="0" w:color="auto"/>
                    <w:left w:val="none" w:sz="0" w:space="0" w:color="auto"/>
                    <w:bottom w:val="none" w:sz="0" w:space="0" w:color="auto"/>
                    <w:right w:val="none" w:sz="0" w:space="0" w:color="auto"/>
                  </w:divBdr>
                </w:div>
                <w:div w:id="1844205293">
                  <w:marLeft w:val="0"/>
                  <w:marRight w:val="0"/>
                  <w:marTop w:val="0"/>
                  <w:marBottom w:val="0"/>
                  <w:divBdr>
                    <w:top w:val="none" w:sz="0" w:space="0" w:color="auto"/>
                    <w:left w:val="none" w:sz="0" w:space="0" w:color="auto"/>
                    <w:bottom w:val="none" w:sz="0" w:space="0" w:color="auto"/>
                    <w:right w:val="none" w:sz="0" w:space="0" w:color="auto"/>
                  </w:divBdr>
                </w:div>
                <w:div w:id="1942250805">
                  <w:marLeft w:val="0"/>
                  <w:marRight w:val="0"/>
                  <w:marTop w:val="0"/>
                  <w:marBottom w:val="0"/>
                  <w:divBdr>
                    <w:top w:val="none" w:sz="0" w:space="0" w:color="auto"/>
                    <w:left w:val="none" w:sz="0" w:space="0" w:color="auto"/>
                    <w:bottom w:val="none" w:sz="0" w:space="0" w:color="auto"/>
                    <w:right w:val="none" w:sz="0" w:space="0" w:color="auto"/>
                  </w:divBdr>
                </w:div>
                <w:div w:id="1949114508">
                  <w:marLeft w:val="0"/>
                  <w:marRight w:val="0"/>
                  <w:marTop w:val="0"/>
                  <w:marBottom w:val="0"/>
                  <w:divBdr>
                    <w:top w:val="none" w:sz="0" w:space="0" w:color="auto"/>
                    <w:left w:val="none" w:sz="0" w:space="0" w:color="auto"/>
                    <w:bottom w:val="none" w:sz="0" w:space="0" w:color="auto"/>
                    <w:right w:val="none" w:sz="0" w:space="0" w:color="auto"/>
                  </w:divBdr>
                </w:div>
                <w:div w:id="2072264797">
                  <w:marLeft w:val="0"/>
                  <w:marRight w:val="0"/>
                  <w:marTop w:val="0"/>
                  <w:marBottom w:val="0"/>
                  <w:divBdr>
                    <w:top w:val="none" w:sz="0" w:space="0" w:color="auto"/>
                    <w:left w:val="none" w:sz="0" w:space="0" w:color="auto"/>
                    <w:bottom w:val="none" w:sz="0" w:space="0" w:color="auto"/>
                    <w:right w:val="none" w:sz="0" w:space="0" w:color="auto"/>
                  </w:divBdr>
                </w:div>
                <w:div w:id="2086801040">
                  <w:marLeft w:val="0"/>
                  <w:marRight w:val="0"/>
                  <w:marTop w:val="0"/>
                  <w:marBottom w:val="0"/>
                  <w:divBdr>
                    <w:top w:val="none" w:sz="0" w:space="0" w:color="auto"/>
                    <w:left w:val="none" w:sz="0" w:space="0" w:color="auto"/>
                    <w:bottom w:val="none" w:sz="0" w:space="0" w:color="auto"/>
                    <w:right w:val="none" w:sz="0" w:space="0" w:color="auto"/>
                  </w:divBdr>
                </w:div>
                <w:div w:id="2140681478">
                  <w:marLeft w:val="0"/>
                  <w:marRight w:val="0"/>
                  <w:marTop w:val="0"/>
                  <w:marBottom w:val="0"/>
                  <w:divBdr>
                    <w:top w:val="none" w:sz="0" w:space="0" w:color="auto"/>
                    <w:left w:val="none" w:sz="0" w:space="0" w:color="auto"/>
                    <w:bottom w:val="none" w:sz="0" w:space="0" w:color="auto"/>
                    <w:right w:val="none" w:sz="0" w:space="0" w:color="auto"/>
                  </w:divBdr>
                </w:div>
              </w:divsChild>
            </w:div>
            <w:div w:id="959461512">
              <w:marLeft w:val="0"/>
              <w:marRight w:val="0"/>
              <w:marTop w:val="0"/>
              <w:marBottom w:val="0"/>
              <w:divBdr>
                <w:top w:val="none" w:sz="0" w:space="0" w:color="auto"/>
                <w:left w:val="none" w:sz="0" w:space="0" w:color="auto"/>
                <w:bottom w:val="none" w:sz="0" w:space="0" w:color="auto"/>
                <w:right w:val="none" w:sz="0" w:space="0" w:color="auto"/>
              </w:divBdr>
            </w:div>
            <w:div w:id="983004638">
              <w:marLeft w:val="0"/>
              <w:marRight w:val="0"/>
              <w:marTop w:val="0"/>
              <w:marBottom w:val="0"/>
              <w:divBdr>
                <w:top w:val="none" w:sz="0" w:space="0" w:color="auto"/>
                <w:left w:val="none" w:sz="0" w:space="0" w:color="auto"/>
                <w:bottom w:val="none" w:sz="0" w:space="0" w:color="auto"/>
                <w:right w:val="none" w:sz="0" w:space="0" w:color="auto"/>
              </w:divBdr>
            </w:div>
            <w:div w:id="989676119">
              <w:marLeft w:val="0"/>
              <w:marRight w:val="0"/>
              <w:marTop w:val="0"/>
              <w:marBottom w:val="0"/>
              <w:divBdr>
                <w:top w:val="none" w:sz="0" w:space="0" w:color="auto"/>
                <w:left w:val="none" w:sz="0" w:space="0" w:color="auto"/>
                <w:bottom w:val="none" w:sz="0" w:space="0" w:color="auto"/>
                <w:right w:val="none" w:sz="0" w:space="0" w:color="auto"/>
              </w:divBdr>
            </w:div>
            <w:div w:id="1063598600">
              <w:marLeft w:val="0"/>
              <w:marRight w:val="0"/>
              <w:marTop w:val="0"/>
              <w:marBottom w:val="0"/>
              <w:divBdr>
                <w:top w:val="none" w:sz="0" w:space="0" w:color="auto"/>
                <w:left w:val="none" w:sz="0" w:space="0" w:color="auto"/>
                <w:bottom w:val="none" w:sz="0" w:space="0" w:color="auto"/>
                <w:right w:val="none" w:sz="0" w:space="0" w:color="auto"/>
              </w:divBdr>
            </w:div>
            <w:div w:id="1069381835">
              <w:marLeft w:val="0"/>
              <w:marRight w:val="0"/>
              <w:marTop w:val="0"/>
              <w:marBottom w:val="0"/>
              <w:divBdr>
                <w:top w:val="none" w:sz="0" w:space="0" w:color="auto"/>
                <w:left w:val="none" w:sz="0" w:space="0" w:color="auto"/>
                <w:bottom w:val="none" w:sz="0" w:space="0" w:color="auto"/>
                <w:right w:val="none" w:sz="0" w:space="0" w:color="auto"/>
              </w:divBdr>
            </w:div>
            <w:div w:id="1111968975">
              <w:marLeft w:val="0"/>
              <w:marRight w:val="0"/>
              <w:marTop w:val="0"/>
              <w:marBottom w:val="0"/>
              <w:divBdr>
                <w:top w:val="none" w:sz="0" w:space="0" w:color="auto"/>
                <w:left w:val="none" w:sz="0" w:space="0" w:color="auto"/>
                <w:bottom w:val="none" w:sz="0" w:space="0" w:color="auto"/>
                <w:right w:val="none" w:sz="0" w:space="0" w:color="auto"/>
              </w:divBdr>
            </w:div>
            <w:div w:id="1123619175">
              <w:marLeft w:val="0"/>
              <w:marRight w:val="0"/>
              <w:marTop w:val="0"/>
              <w:marBottom w:val="0"/>
              <w:divBdr>
                <w:top w:val="none" w:sz="0" w:space="0" w:color="auto"/>
                <w:left w:val="none" w:sz="0" w:space="0" w:color="auto"/>
                <w:bottom w:val="none" w:sz="0" w:space="0" w:color="auto"/>
                <w:right w:val="none" w:sz="0" w:space="0" w:color="auto"/>
              </w:divBdr>
            </w:div>
            <w:div w:id="1293289440">
              <w:marLeft w:val="0"/>
              <w:marRight w:val="0"/>
              <w:marTop w:val="0"/>
              <w:marBottom w:val="0"/>
              <w:divBdr>
                <w:top w:val="none" w:sz="0" w:space="0" w:color="auto"/>
                <w:left w:val="none" w:sz="0" w:space="0" w:color="auto"/>
                <w:bottom w:val="none" w:sz="0" w:space="0" w:color="auto"/>
                <w:right w:val="none" w:sz="0" w:space="0" w:color="auto"/>
              </w:divBdr>
            </w:div>
            <w:div w:id="1510943912">
              <w:marLeft w:val="0"/>
              <w:marRight w:val="0"/>
              <w:marTop w:val="0"/>
              <w:marBottom w:val="0"/>
              <w:divBdr>
                <w:top w:val="none" w:sz="0" w:space="0" w:color="auto"/>
                <w:left w:val="none" w:sz="0" w:space="0" w:color="auto"/>
                <w:bottom w:val="none" w:sz="0" w:space="0" w:color="auto"/>
                <w:right w:val="none" w:sz="0" w:space="0" w:color="auto"/>
              </w:divBdr>
            </w:div>
            <w:div w:id="1524201985">
              <w:marLeft w:val="0"/>
              <w:marRight w:val="0"/>
              <w:marTop w:val="0"/>
              <w:marBottom w:val="0"/>
              <w:divBdr>
                <w:top w:val="none" w:sz="0" w:space="0" w:color="auto"/>
                <w:left w:val="none" w:sz="0" w:space="0" w:color="auto"/>
                <w:bottom w:val="none" w:sz="0" w:space="0" w:color="auto"/>
                <w:right w:val="none" w:sz="0" w:space="0" w:color="auto"/>
              </w:divBdr>
            </w:div>
            <w:div w:id="1622374910">
              <w:marLeft w:val="0"/>
              <w:marRight w:val="0"/>
              <w:marTop w:val="0"/>
              <w:marBottom w:val="0"/>
              <w:divBdr>
                <w:top w:val="none" w:sz="0" w:space="0" w:color="auto"/>
                <w:left w:val="none" w:sz="0" w:space="0" w:color="auto"/>
                <w:bottom w:val="none" w:sz="0" w:space="0" w:color="auto"/>
                <w:right w:val="none" w:sz="0" w:space="0" w:color="auto"/>
              </w:divBdr>
            </w:div>
            <w:div w:id="1685015398">
              <w:marLeft w:val="0"/>
              <w:marRight w:val="0"/>
              <w:marTop w:val="0"/>
              <w:marBottom w:val="0"/>
              <w:divBdr>
                <w:top w:val="none" w:sz="0" w:space="0" w:color="auto"/>
                <w:left w:val="none" w:sz="0" w:space="0" w:color="auto"/>
                <w:bottom w:val="none" w:sz="0" w:space="0" w:color="auto"/>
                <w:right w:val="none" w:sz="0" w:space="0" w:color="auto"/>
              </w:divBdr>
            </w:div>
            <w:div w:id="1715226093">
              <w:marLeft w:val="0"/>
              <w:marRight w:val="0"/>
              <w:marTop w:val="0"/>
              <w:marBottom w:val="0"/>
              <w:divBdr>
                <w:top w:val="none" w:sz="0" w:space="0" w:color="auto"/>
                <w:left w:val="none" w:sz="0" w:space="0" w:color="auto"/>
                <w:bottom w:val="none" w:sz="0" w:space="0" w:color="auto"/>
                <w:right w:val="none" w:sz="0" w:space="0" w:color="auto"/>
              </w:divBdr>
            </w:div>
            <w:div w:id="1771512418">
              <w:marLeft w:val="0"/>
              <w:marRight w:val="0"/>
              <w:marTop w:val="0"/>
              <w:marBottom w:val="0"/>
              <w:divBdr>
                <w:top w:val="none" w:sz="0" w:space="0" w:color="auto"/>
                <w:left w:val="none" w:sz="0" w:space="0" w:color="auto"/>
                <w:bottom w:val="none" w:sz="0" w:space="0" w:color="auto"/>
                <w:right w:val="none" w:sz="0" w:space="0" w:color="auto"/>
              </w:divBdr>
            </w:div>
            <w:div w:id="1847015115">
              <w:marLeft w:val="0"/>
              <w:marRight w:val="0"/>
              <w:marTop w:val="0"/>
              <w:marBottom w:val="0"/>
              <w:divBdr>
                <w:top w:val="none" w:sz="0" w:space="0" w:color="auto"/>
                <w:left w:val="none" w:sz="0" w:space="0" w:color="auto"/>
                <w:bottom w:val="none" w:sz="0" w:space="0" w:color="auto"/>
                <w:right w:val="none" w:sz="0" w:space="0" w:color="auto"/>
              </w:divBdr>
            </w:div>
            <w:div w:id="1882592274">
              <w:marLeft w:val="0"/>
              <w:marRight w:val="0"/>
              <w:marTop w:val="0"/>
              <w:marBottom w:val="0"/>
              <w:divBdr>
                <w:top w:val="none" w:sz="0" w:space="0" w:color="auto"/>
                <w:left w:val="none" w:sz="0" w:space="0" w:color="auto"/>
                <w:bottom w:val="none" w:sz="0" w:space="0" w:color="auto"/>
                <w:right w:val="none" w:sz="0" w:space="0" w:color="auto"/>
              </w:divBdr>
            </w:div>
            <w:div w:id="1944411473">
              <w:marLeft w:val="0"/>
              <w:marRight w:val="0"/>
              <w:marTop w:val="0"/>
              <w:marBottom w:val="0"/>
              <w:divBdr>
                <w:top w:val="none" w:sz="0" w:space="0" w:color="auto"/>
                <w:left w:val="none" w:sz="0" w:space="0" w:color="auto"/>
                <w:bottom w:val="none" w:sz="0" w:space="0" w:color="auto"/>
                <w:right w:val="none" w:sz="0" w:space="0" w:color="auto"/>
              </w:divBdr>
            </w:div>
            <w:div w:id="2095199111">
              <w:marLeft w:val="0"/>
              <w:marRight w:val="0"/>
              <w:marTop w:val="0"/>
              <w:marBottom w:val="0"/>
              <w:divBdr>
                <w:top w:val="none" w:sz="0" w:space="0" w:color="auto"/>
                <w:left w:val="none" w:sz="0" w:space="0" w:color="auto"/>
                <w:bottom w:val="none" w:sz="0" w:space="0" w:color="auto"/>
                <w:right w:val="none" w:sz="0" w:space="0" w:color="auto"/>
              </w:divBdr>
            </w:div>
          </w:divsChild>
        </w:div>
        <w:div w:id="966621012">
          <w:marLeft w:val="0"/>
          <w:marRight w:val="0"/>
          <w:marTop w:val="0"/>
          <w:marBottom w:val="0"/>
          <w:divBdr>
            <w:top w:val="none" w:sz="0" w:space="0" w:color="auto"/>
            <w:left w:val="none" w:sz="0" w:space="0" w:color="auto"/>
            <w:bottom w:val="none" w:sz="0" w:space="0" w:color="auto"/>
            <w:right w:val="none" w:sz="0" w:space="0" w:color="auto"/>
          </w:divBdr>
          <w:divsChild>
            <w:div w:id="22364608">
              <w:marLeft w:val="0"/>
              <w:marRight w:val="0"/>
              <w:marTop w:val="0"/>
              <w:marBottom w:val="0"/>
              <w:divBdr>
                <w:top w:val="none" w:sz="0" w:space="0" w:color="auto"/>
                <w:left w:val="none" w:sz="0" w:space="0" w:color="auto"/>
                <w:bottom w:val="none" w:sz="0" w:space="0" w:color="auto"/>
                <w:right w:val="none" w:sz="0" w:space="0" w:color="auto"/>
              </w:divBdr>
            </w:div>
            <w:div w:id="209726593">
              <w:marLeft w:val="0"/>
              <w:marRight w:val="0"/>
              <w:marTop w:val="0"/>
              <w:marBottom w:val="0"/>
              <w:divBdr>
                <w:top w:val="none" w:sz="0" w:space="0" w:color="auto"/>
                <w:left w:val="none" w:sz="0" w:space="0" w:color="auto"/>
                <w:bottom w:val="none" w:sz="0" w:space="0" w:color="auto"/>
                <w:right w:val="none" w:sz="0" w:space="0" w:color="auto"/>
              </w:divBdr>
            </w:div>
            <w:div w:id="492991519">
              <w:marLeft w:val="0"/>
              <w:marRight w:val="0"/>
              <w:marTop w:val="0"/>
              <w:marBottom w:val="0"/>
              <w:divBdr>
                <w:top w:val="none" w:sz="0" w:space="0" w:color="auto"/>
                <w:left w:val="none" w:sz="0" w:space="0" w:color="auto"/>
                <w:bottom w:val="none" w:sz="0" w:space="0" w:color="auto"/>
                <w:right w:val="none" w:sz="0" w:space="0" w:color="auto"/>
              </w:divBdr>
            </w:div>
            <w:div w:id="1926912015">
              <w:marLeft w:val="0"/>
              <w:marRight w:val="0"/>
              <w:marTop w:val="0"/>
              <w:marBottom w:val="0"/>
              <w:divBdr>
                <w:top w:val="none" w:sz="0" w:space="0" w:color="auto"/>
                <w:left w:val="none" w:sz="0" w:space="0" w:color="auto"/>
                <w:bottom w:val="none" w:sz="0" w:space="0" w:color="auto"/>
                <w:right w:val="none" w:sz="0" w:space="0" w:color="auto"/>
              </w:divBdr>
              <w:divsChild>
                <w:div w:id="58746270">
                  <w:marLeft w:val="0"/>
                  <w:marRight w:val="0"/>
                  <w:marTop w:val="0"/>
                  <w:marBottom w:val="0"/>
                  <w:divBdr>
                    <w:top w:val="none" w:sz="0" w:space="0" w:color="auto"/>
                    <w:left w:val="none" w:sz="0" w:space="0" w:color="auto"/>
                    <w:bottom w:val="none" w:sz="0" w:space="0" w:color="auto"/>
                    <w:right w:val="none" w:sz="0" w:space="0" w:color="auto"/>
                  </w:divBdr>
                </w:div>
                <w:div w:id="543445014">
                  <w:marLeft w:val="0"/>
                  <w:marRight w:val="0"/>
                  <w:marTop w:val="0"/>
                  <w:marBottom w:val="0"/>
                  <w:divBdr>
                    <w:top w:val="none" w:sz="0" w:space="0" w:color="auto"/>
                    <w:left w:val="none" w:sz="0" w:space="0" w:color="auto"/>
                    <w:bottom w:val="none" w:sz="0" w:space="0" w:color="auto"/>
                    <w:right w:val="none" w:sz="0" w:space="0" w:color="auto"/>
                  </w:divBdr>
                </w:div>
                <w:div w:id="1458258868">
                  <w:marLeft w:val="0"/>
                  <w:marRight w:val="0"/>
                  <w:marTop w:val="0"/>
                  <w:marBottom w:val="0"/>
                  <w:divBdr>
                    <w:top w:val="none" w:sz="0" w:space="0" w:color="auto"/>
                    <w:left w:val="none" w:sz="0" w:space="0" w:color="auto"/>
                    <w:bottom w:val="none" w:sz="0" w:space="0" w:color="auto"/>
                    <w:right w:val="none" w:sz="0" w:space="0" w:color="auto"/>
                  </w:divBdr>
                </w:div>
                <w:div w:id="1671983716">
                  <w:marLeft w:val="0"/>
                  <w:marRight w:val="0"/>
                  <w:marTop w:val="0"/>
                  <w:marBottom w:val="0"/>
                  <w:divBdr>
                    <w:top w:val="none" w:sz="0" w:space="0" w:color="auto"/>
                    <w:left w:val="none" w:sz="0" w:space="0" w:color="auto"/>
                    <w:bottom w:val="none" w:sz="0" w:space="0" w:color="auto"/>
                    <w:right w:val="none" w:sz="0" w:space="0" w:color="auto"/>
                  </w:divBdr>
                </w:div>
                <w:div w:id="1915815431">
                  <w:marLeft w:val="0"/>
                  <w:marRight w:val="0"/>
                  <w:marTop w:val="0"/>
                  <w:marBottom w:val="0"/>
                  <w:divBdr>
                    <w:top w:val="none" w:sz="0" w:space="0" w:color="auto"/>
                    <w:left w:val="none" w:sz="0" w:space="0" w:color="auto"/>
                    <w:bottom w:val="none" w:sz="0" w:space="0" w:color="auto"/>
                    <w:right w:val="none" w:sz="0" w:space="0" w:color="auto"/>
                  </w:divBdr>
                </w:div>
              </w:divsChild>
            </w:div>
            <w:div w:id="1944416334">
              <w:marLeft w:val="0"/>
              <w:marRight w:val="0"/>
              <w:marTop w:val="0"/>
              <w:marBottom w:val="0"/>
              <w:divBdr>
                <w:top w:val="none" w:sz="0" w:space="0" w:color="auto"/>
                <w:left w:val="none" w:sz="0" w:space="0" w:color="auto"/>
                <w:bottom w:val="none" w:sz="0" w:space="0" w:color="auto"/>
                <w:right w:val="none" w:sz="0" w:space="0" w:color="auto"/>
              </w:divBdr>
            </w:div>
            <w:div w:id="2011760901">
              <w:marLeft w:val="0"/>
              <w:marRight w:val="0"/>
              <w:marTop w:val="0"/>
              <w:marBottom w:val="0"/>
              <w:divBdr>
                <w:top w:val="none" w:sz="0" w:space="0" w:color="auto"/>
                <w:left w:val="none" w:sz="0" w:space="0" w:color="auto"/>
                <w:bottom w:val="none" w:sz="0" w:space="0" w:color="auto"/>
                <w:right w:val="none" w:sz="0" w:space="0" w:color="auto"/>
              </w:divBdr>
            </w:div>
          </w:divsChild>
        </w:div>
        <w:div w:id="968130365">
          <w:marLeft w:val="0"/>
          <w:marRight w:val="0"/>
          <w:marTop w:val="0"/>
          <w:marBottom w:val="0"/>
          <w:divBdr>
            <w:top w:val="none" w:sz="0" w:space="0" w:color="auto"/>
            <w:left w:val="none" w:sz="0" w:space="0" w:color="auto"/>
            <w:bottom w:val="none" w:sz="0" w:space="0" w:color="auto"/>
            <w:right w:val="none" w:sz="0" w:space="0" w:color="auto"/>
          </w:divBdr>
          <w:divsChild>
            <w:div w:id="471290144">
              <w:marLeft w:val="0"/>
              <w:marRight w:val="0"/>
              <w:marTop w:val="0"/>
              <w:marBottom w:val="0"/>
              <w:divBdr>
                <w:top w:val="none" w:sz="0" w:space="0" w:color="auto"/>
                <w:left w:val="none" w:sz="0" w:space="0" w:color="auto"/>
                <w:bottom w:val="none" w:sz="0" w:space="0" w:color="auto"/>
                <w:right w:val="none" w:sz="0" w:space="0" w:color="auto"/>
              </w:divBdr>
            </w:div>
            <w:div w:id="996616145">
              <w:marLeft w:val="0"/>
              <w:marRight w:val="0"/>
              <w:marTop w:val="0"/>
              <w:marBottom w:val="0"/>
              <w:divBdr>
                <w:top w:val="none" w:sz="0" w:space="0" w:color="auto"/>
                <w:left w:val="none" w:sz="0" w:space="0" w:color="auto"/>
                <w:bottom w:val="none" w:sz="0" w:space="0" w:color="auto"/>
                <w:right w:val="none" w:sz="0" w:space="0" w:color="auto"/>
              </w:divBdr>
            </w:div>
            <w:div w:id="1611401254">
              <w:marLeft w:val="0"/>
              <w:marRight w:val="0"/>
              <w:marTop w:val="0"/>
              <w:marBottom w:val="0"/>
              <w:divBdr>
                <w:top w:val="none" w:sz="0" w:space="0" w:color="auto"/>
                <w:left w:val="none" w:sz="0" w:space="0" w:color="auto"/>
                <w:bottom w:val="none" w:sz="0" w:space="0" w:color="auto"/>
                <w:right w:val="none" w:sz="0" w:space="0" w:color="auto"/>
              </w:divBdr>
            </w:div>
            <w:div w:id="1905798002">
              <w:marLeft w:val="0"/>
              <w:marRight w:val="0"/>
              <w:marTop w:val="0"/>
              <w:marBottom w:val="0"/>
              <w:divBdr>
                <w:top w:val="none" w:sz="0" w:space="0" w:color="auto"/>
                <w:left w:val="none" w:sz="0" w:space="0" w:color="auto"/>
                <w:bottom w:val="none" w:sz="0" w:space="0" w:color="auto"/>
                <w:right w:val="none" w:sz="0" w:space="0" w:color="auto"/>
              </w:divBdr>
              <w:divsChild>
                <w:div w:id="348219161">
                  <w:marLeft w:val="0"/>
                  <w:marRight w:val="0"/>
                  <w:marTop w:val="0"/>
                  <w:marBottom w:val="0"/>
                  <w:divBdr>
                    <w:top w:val="none" w:sz="0" w:space="0" w:color="auto"/>
                    <w:left w:val="none" w:sz="0" w:space="0" w:color="auto"/>
                    <w:bottom w:val="none" w:sz="0" w:space="0" w:color="auto"/>
                    <w:right w:val="none" w:sz="0" w:space="0" w:color="auto"/>
                  </w:divBdr>
                </w:div>
                <w:div w:id="547650993">
                  <w:marLeft w:val="0"/>
                  <w:marRight w:val="0"/>
                  <w:marTop w:val="0"/>
                  <w:marBottom w:val="0"/>
                  <w:divBdr>
                    <w:top w:val="none" w:sz="0" w:space="0" w:color="auto"/>
                    <w:left w:val="none" w:sz="0" w:space="0" w:color="auto"/>
                    <w:bottom w:val="none" w:sz="0" w:space="0" w:color="auto"/>
                    <w:right w:val="none" w:sz="0" w:space="0" w:color="auto"/>
                  </w:divBdr>
                </w:div>
                <w:div w:id="1126968489">
                  <w:marLeft w:val="0"/>
                  <w:marRight w:val="0"/>
                  <w:marTop w:val="0"/>
                  <w:marBottom w:val="0"/>
                  <w:divBdr>
                    <w:top w:val="none" w:sz="0" w:space="0" w:color="auto"/>
                    <w:left w:val="none" w:sz="0" w:space="0" w:color="auto"/>
                    <w:bottom w:val="none" w:sz="0" w:space="0" w:color="auto"/>
                    <w:right w:val="none" w:sz="0" w:space="0" w:color="auto"/>
                  </w:divBdr>
                </w:div>
                <w:div w:id="1501461551">
                  <w:marLeft w:val="0"/>
                  <w:marRight w:val="0"/>
                  <w:marTop w:val="0"/>
                  <w:marBottom w:val="0"/>
                  <w:divBdr>
                    <w:top w:val="none" w:sz="0" w:space="0" w:color="auto"/>
                    <w:left w:val="none" w:sz="0" w:space="0" w:color="auto"/>
                    <w:bottom w:val="none" w:sz="0" w:space="0" w:color="auto"/>
                    <w:right w:val="none" w:sz="0" w:space="0" w:color="auto"/>
                  </w:divBdr>
                </w:div>
              </w:divsChild>
            </w:div>
            <w:div w:id="2020354983">
              <w:marLeft w:val="0"/>
              <w:marRight w:val="0"/>
              <w:marTop w:val="0"/>
              <w:marBottom w:val="0"/>
              <w:divBdr>
                <w:top w:val="none" w:sz="0" w:space="0" w:color="auto"/>
                <w:left w:val="none" w:sz="0" w:space="0" w:color="auto"/>
                <w:bottom w:val="none" w:sz="0" w:space="0" w:color="auto"/>
                <w:right w:val="none" w:sz="0" w:space="0" w:color="auto"/>
              </w:divBdr>
            </w:div>
          </w:divsChild>
        </w:div>
        <w:div w:id="977224302">
          <w:marLeft w:val="0"/>
          <w:marRight w:val="0"/>
          <w:marTop w:val="0"/>
          <w:marBottom w:val="0"/>
          <w:divBdr>
            <w:top w:val="none" w:sz="0" w:space="0" w:color="auto"/>
            <w:left w:val="none" w:sz="0" w:space="0" w:color="auto"/>
            <w:bottom w:val="none" w:sz="0" w:space="0" w:color="auto"/>
            <w:right w:val="none" w:sz="0" w:space="0" w:color="auto"/>
          </w:divBdr>
        </w:div>
        <w:div w:id="984430699">
          <w:marLeft w:val="0"/>
          <w:marRight w:val="0"/>
          <w:marTop w:val="0"/>
          <w:marBottom w:val="0"/>
          <w:divBdr>
            <w:top w:val="none" w:sz="0" w:space="0" w:color="auto"/>
            <w:left w:val="none" w:sz="0" w:space="0" w:color="auto"/>
            <w:bottom w:val="none" w:sz="0" w:space="0" w:color="auto"/>
            <w:right w:val="none" w:sz="0" w:space="0" w:color="auto"/>
          </w:divBdr>
          <w:divsChild>
            <w:div w:id="18821284">
              <w:marLeft w:val="0"/>
              <w:marRight w:val="0"/>
              <w:marTop w:val="0"/>
              <w:marBottom w:val="0"/>
              <w:divBdr>
                <w:top w:val="none" w:sz="0" w:space="0" w:color="auto"/>
                <w:left w:val="none" w:sz="0" w:space="0" w:color="auto"/>
                <w:bottom w:val="none" w:sz="0" w:space="0" w:color="auto"/>
                <w:right w:val="none" w:sz="0" w:space="0" w:color="auto"/>
              </w:divBdr>
            </w:div>
            <w:div w:id="91247808">
              <w:marLeft w:val="0"/>
              <w:marRight w:val="0"/>
              <w:marTop w:val="0"/>
              <w:marBottom w:val="0"/>
              <w:divBdr>
                <w:top w:val="none" w:sz="0" w:space="0" w:color="auto"/>
                <w:left w:val="none" w:sz="0" w:space="0" w:color="auto"/>
                <w:bottom w:val="none" w:sz="0" w:space="0" w:color="auto"/>
                <w:right w:val="none" w:sz="0" w:space="0" w:color="auto"/>
              </w:divBdr>
            </w:div>
            <w:div w:id="96021127">
              <w:marLeft w:val="0"/>
              <w:marRight w:val="0"/>
              <w:marTop w:val="0"/>
              <w:marBottom w:val="0"/>
              <w:divBdr>
                <w:top w:val="none" w:sz="0" w:space="0" w:color="auto"/>
                <w:left w:val="none" w:sz="0" w:space="0" w:color="auto"/>
                <w:bottom w:val="none" w:sz="0" w:space="0" w:color="auto"/>
                <w:right w:val="none" w:sz="0" w:space="0" w:color="auto"/>
              </w:divBdr>
            </w:div>
            <w:div w:id="274798760">
              <w:marLeft w:val="0"/>
              <w:marRight w:val="0"/>
              <w:marTop w:val="0"/>
              <w:marBottom w:val="0"/>
              <w:divBdr>
                <w:top w:val="none" w:sz="0" w:space="0" w:color="auto"/>
                <w:left w:val="none" w:sz="0" w:space="0" w:color="auto"/>
                <w:bottom w:val="none" w:sz="0" w:space="0" w:color="auto"/>
                <w:right w:val="none" w:sz="0" w:space="0" w:color="auto"/>
              </w:divBdr>
            </w:div>
            <w:div w:id="300960844">
              <w:marLeft w:val="0"/>
              <w:marRight w:val="0"/>
              <w:marTop w:val="0"/>
              <w:marBottom w:val="0"/>
              <w:divBdr>
                <w:top w:val="none" w:sz="0" w:space="0" w:color="auto"/>
                <w:left w:val="none" w:sz="0" w:space="0" w:color="auto"/>
                <w:bottom w:val="none" w:sz="0" w:space="0" w:color="auto"/>
                <w:right w:val="none" w:sz="0" w:space="0" w:color="auto"/>
              </w:divBdr>
            </w:div>
            <w:div w:id="385186999">
              <w:marLeft w:val="0"/>
              <w:marRight w:val="0"/>
              <w:marTop w:val="0"/>
              <w:marBottom w:val="0"/>
              <w:divBdr>
                <w:top w:val="none" w:sz="0" w:space="0" w:color="auto"/>
                <w:left w:val="none" w:sz="0" w:space="0" w:color="auto"/>
                <w:bottom w:val="none" w:sz="0" w:space="0" w:color="auto"/>
                <w:right w:val="none" w:sz="0" w:space="0" w:color="auto"/>
              </w:divBdr>
            </w:div>
            <w:div w:id="507335334">
              <w:marLeft w:val="0"/>
              <w:marRight w:val="0"/>
              <w:marTop w:val="0"/>
              <w:marBottom w:val="0"/>
              <w:divBdr>
                <w:top w:val="none" w:sz="0" w:space="0" w:color="auto"/>
                <w:left w:val="none" w:sz="0" w:space="0" w:color="auto"/>
                <w:bottom w:val="none" w:sz="0" w:space="0" w:color="auto"/>
                <w:right w:val="none" w:sz="0" w:space="0" w:color="auto"/>
              </w:divBdr>
            </w:div>
            <w:div w:id="626395021">
              <w:marLeft w:val="0"/>
              <w:marRight w:val="0"/>
              <w:marTop w:val="0"/>
              <w:marBottom w:val="0"/>
              <w:divBdr>
                <w:top w:val="none" w:sz="0" w:space="0" w:color="auto"/>
                <w:left w:val="none" w:sz="0" w:space="0" w:color="auto"/>
                <w:bottom w:val="none" w:sz="0" w:space="0" w:color="auto"/>
                <w:right w:val="none" w:sz="0" w:space="0" w:color="auto"/>
              </w:divBdr>
            </w:div>
            <w:div w:id="633486226">
              <w:marLeft w:val="0"/>
              <w:marRight w:val="0"/>
              <w:marTop w:val="0"/>
              <w:marBottom w:val="0"/>
              <w:divBdr>
                <w:top w:val="none" w:sz="0" w:space="0" w:color="auto"/>
                <w:left w:val="none" w:sz="0" w:space="0" w:color="auto"/>
                <w:bottom w:val="none" w:sz="0" w:space="0" w:color="auto"/>
                <w:right w:val="none" w:sz="0" w:space="0" w:color="auto"/>
              </w:divBdr>
            </w:div>
            <w:div w:id="668605974">
              <w:marLeft w:val="0"/>
              <w:marRight w:val="0"/>
              <w:marTop w:val="0"/>
              <w:marBottom w:val="0"/>
              <w:divBdr>
                <w:top w:val="none" w:sz="0" w:space="0" w:color="auto"/>
                <w:left w:val="none" w:sz="0" w:space="0" w:color="auto"/>
                <w:bottom w:val="none" w:sz="0" w:space="0" w:color="auto"/>
                <w:right w:val="none" w:sz="0" w:space="0" w:color="auto"/>
              </w:divBdr>
              <w:divsChild>
                <w:div w:id="62995660">
                  <w:marLeft w:val="0"/>
                  <w:marRight w:val="0"/>
                  <w:marTop w:val="0"/>
                  <w:marBottom w:val="0"/>
                  <w:divBdr>
                    <w:top w:val="none" w:sz="0" w:space="0" w:color="auto"/>
                    <w:left w:val="none" w:sz="0" w:space="0" w:color="auto"/>
                    <w:bottom w:val="none" w:sz="0" w:space="0" w:color="auto"/>
                    <w:right w:val="none" w:sz="0" w:space="0" w:color="auto"/>
                  </w:divBdr>
                </w:div>
                <w:div w:id="129902286">
                  <w:marLeft w:val="0"/>
                  <w:marRight w:val="0"/>
                  <w:marTop w:val="0"/>
                  <w:marBottom w:val="0"/>
                  <w:divBdr>
                    <w:top w:val="none" w:sz="0" w:space="0" w:color="auto"/>
                    <w:left w:val="none" w:sz="0" w:space="0" w:color="auto"/>
                    <w:bottom w:val="none" w:sz="0" w:space="0" w:color="auto"/>
                    <w:right w:val="none" w:sz="0" w:space="0" w:color="auto"/>
                  </w:divBdr>
                </w:div>
                <w:div w:id="283006752">
                  <w:marLeft w:val="0"/>
                  <w:marRight w:val="0"/>
                  <w:marTop w:val="0"/>
                  <w:marBottom w:val="0"/>
                  <w:divBdr>
                    <w:top w:val="none" w:sz="0" w:space="0" w:color="auto"/>
                    <w:left w:val="none" w:sz="0" w:space="0" w:color="auto"/>
                    <w:bottom w:val="none" w:sz="0" w:space="0" w:color="auto"/>
                    <w:right w:val="none" w:sz="0" w:space="0" w:color="auto"/>
                  </w:divBdr>
                </w:div>
                <w:div w:id="290675082">
                  <w:marLeft w:val="0"/>
                  <w:marRight w:val="0"/>
                  <w:marTop w:val="0"/>
                  <w:marBottom w:val="0"/>
                  <w:divBdr>
                    <w:top w:val="none" w:sz="0" w:space="0" w:color="auto"/>
                    <w:left w:val="none" w:sz="0" w:space="0" w:color="auto"/>
                    <w:bottom w:val="none" w:sz="0" w:space="0" w:color="auto"/>
                    <w:right w:val="none" w:sz="0" w:space="0" w:color="auto"/>
                  </w:divBdr>
                </w:div>
                <w:div w:id="376583551">
                  <w:marLeft w:val="0"/>
                  <w:marRight w:val="0"/>
                  <w:marTop w:val="0"/>
                  <w:marBottom w:val="0"/>
                  <w:divBdr>
                    <w:top w:val="none" w:sz="0" w:space="0" w:color="auto"/>
                    <w:left w:val="none" w:sz="0" w:space="0" w:color="auto"/>
                    <w:bottom w:val="none" w:sz="0" w:space="0" w:color="auto"/>
                    <w:right w:val="none" w:sz="0" w:space="0" w:color="auto"/>
                  </w:divBdr>
                </w:div>
                <w:div w:id="530070748">
                  <w:marLeft w:val="0"/>
                  <w:marRight w:val="0"/>
                  <w:marTop w:val="0"/>
                  <w:marBottom w:val="0"/>
                  <w:divBdr>
                    <w:top w:val="none" w:sz="0" w:space="0" w:color="auto"/>
                    <w:left w:val="none" w:sz="0" w:space="0" w:color="auto"/>
                    <w:bottom w:val="none" w:sz="0" w:space="0" w:color="auto"/>
                    <w:right w:val="none" w:sz="0" w:space="0" w:color="auto"/>
                  </w:divBdr>
                </w:div>
                <w:div w:id="698359494">
                  <w:marLeft w:val="0"/>
                  <w:marRight w:val="0"/>
                  <w:marTop w:val="0"/>
                  <w:marBottom w:val="0"/>
                  <w:divBdr>
                    <w:top w:val="none" w:sz="0" w:space="0" w:color="auto"/>
                    <w:left w:val="none" w:sz="0" w:space="0" w:color="auto"/>
                    <w:bottom w:val="none" w:sz="0" w:space="0" w:color="auto"/>
                    <w:right w:val="none" w:sz="0" w:space="0" w:color="auto"/>
                  </w:divBdr>
                </w:div>
                <w:div w:id="705061997">
                  <w:marLeft w:val="0"/>
                  <w:marRight w:val="0"/>
                  <w:marTop w:val="0"/>
                  <w:marBottom w:val="0"/>
                  <w:divBdr>
                    <w:top w:val="none" w:sz="0" w:space="0" w:color="auto"/>
                    <w:left w:val="none" w:sz="0" w:space="0" w:color="auto"/>
                    <w:bottom w:val="none" w:sz="0" w:space="0" w:color="auto"/>
                    <w:right w:val="none" w:sz="0" w:space="0" w:color="auto"/>
                  </w:divBdr>
                </w:div>
                <w:div w:id="736589546">
                  <w:marLeft w:val="0"/>
                  <w:marRight w:val="0"/>
                  <w:marTop w:val="0"/>
                  <w:marBottom w:val="0"/>
                  <w:divBdr>
                    <w:top w:val="none" w:sz="0" w:space="0" w:color="auto"/>
                    <w:left w:val="none" w:sz="0" w:space="0" w:color="auto"/>
                    <w:bottom w:val="none" w:sz="0" w:space="0" w:color="auto"/>
                    <w:right w:val="none" w:sz="0" w:space="0" w:color="auto"/>
                  </w:divBdr>
                </w:div>
                <w:div w:id="790562265">
                  <w:marLeft w:val="0"/>
                  <w:marRight w:val="0"/>
                  <w:marTop w:val="0"/>
                  <w:marBottom w:val="0"/>
                  <w:divBdr>
                    <w:top w:val="none" w:sz="0" w:space="0" w:color="auto"/>
                    <w:left w:val="none" w:sz="0" w:space="0" w:color="auto"/>
                    <w:bottom w:val="none" w:sz="0" w:space="0" w:color="auto"/>
                    <w:right w:val="none" w:sz="0" w:space="0" w:color="auto"/>
                  </w:divBdr>
                </w:div>
                <w:div w:id="794174392">
                  <w:marLeft w:val="0"/>
                  <w:marRight w:val="0"/>
                  <w:marTop w:val="0"/>
                  <w:marBottom w:val="0"/>
                  <w:divBdr>
                    <w:top w:val="none" w:sz="0" w:space="0" w:color="auto"/>
                    <w:left w:val="none" w:sz="0" w:space="0" w:color="auto"/>
                    <w:bottom w:val="none" w:sz="0" w:space="0" w:color="auto"/>
                    <w:right w:val="none" w:sz="0" w:space="0" w:color="auto"/>
                  </w:divBdr>
                </w:div>
                <w:div w:id="910699949">
                  <w:marLeft w:val="0"/>
                  <w:marRight w:val="0"/>
                  <w:marTop w:val="0"/>
                  <w:marBottom w:val="0"/>
                  <w:divBdr>
                    <w:top w:val="none" w:sz="0" w:space="0" w:color="auto"/>
                    <w:left w:val="none" w:sz="0" w:space="0" w:color="auto"/>
                    <w:bottom w:val="none" w:sz="0" w:space="0" w:color="auto"/>
                    <w:right w:val="none" w:sz="0" w:space="0" w:color="auto"/>
                  </w:divBdr>
                </w:div>
                <w:div w:id="1190946206">
                  <w:marLeft w:val="0"/>
                  <w:marRight w:val="0"/>
                  <w:marTop w:val="0"/>
                  <w:marBottom w:val="0"/>
                  <w:divBdr>
                    <w:top w:val="none" w:sz="0" w:space="0" w:color="auto"/>
                    <w:left w:val="none" w:sz="0" w:space="0" w:color="auto"/>
                    <w:bottom w:val="none" w:sz="0" w:space="0" w:color="auto"/>
                    <w:right w:val="none" w:sz="0" w:space="0" w:color="auto"/>
                  </w:divBdr>
                </w:div>
                <w:div w:id="1248734462">
                  <w:marLeft w:val="0"/>
                  <w:marRight w:val="0"/>
                  <w:marTop w:val="0"/>
                  <w:marBottom w:val="0"/>
                  <w:divBdr>
                    <w:top w:val="none" w:sz="0" w:space="0" w:color="auto"/>
                    <w:left w:val="none" w:sz="0" w:space="0" w:color="auto"/>
                    <w:bottom w:val="none" w:sz="0" w:space="0" w:color="auto"/>
                    <w:right w:val="none" w:sz="0" w:space="0" w:color="auto"/>
                  </w:divBdr>
                </w:div>
                <w:div w:id="1308129870">
                  <w:marLeft w:val="0"/>
                  <w:marRight w:val="0"/>
                  <w:marTop w:val="0"/>
                  <w:marBottom w:val="0"/>
                  <w:divBdr>
                    <w:top w:val="none" w:sz="0" w:space="0" w:color="auto"/>
                    <w:left w:val="none" w:sz="0" w:space="0" w:color="auto"/>
                    <w:bottom w:val="none" w:sz="0" w:space="0" w:color="auto"/>
                    <w:right w:val="none" w:sz="0" w:space="0" w:color="auto"/>
                  </w:divBdr>
                </w:div>
                <w:div w:id="1366633198">
                  <w:marLeft w:val="0"/>
                  <w:marRight w:val="0"/>
                  <w:marTop w:val="0"/>
                  <w:marBottom w:val="0"/>
                  <w:divBdr>
                    <w:top w:val="none" w:sz="0" w:space="0" w:color="auto"/>
                    <w:left w:val="none" w:sz="0" w:space="0" w:color="auto"/>
                    <w:bottom w:val="none" w:sz="0" w:space="0" w:color="auto"/>
                    <w:right w:val="none" w:sz="0" w:space="0" w:color="auto"/>
                  </w:divBdr>
                </w:div>
                <w:div w:id="1412852108">
                  <w:marLeft w:val="0"/>
                  <w:marRight w:val="0"/>
                  <w:marTop w:val="0"/>
                  <w:marBottom w:val="0"/>
                  <w:divBdr>
                    <w:top w:val="none" w:sz="0" w:space="0" w:color="auto"/>
                    <w:left w:val="none" w:sz="0" w:space="0" w:color="auto"/>
                    <w:bottom w:val="none" w:sz="0" w:space="0" w:color="auto"/>
                    <w:right w:val="none" w:sz="0" w:space="0" w:color="auto"/>
                  </w:divBdr>
                </w:div>
                <w:div w:id="1489436713">
                  <w:marLeft w:val="0"/>
                  <w:marRight w:val="0"/>
                  <w:marTop w:val="0"/>
                  <w:marBottom w:val="0"/>
                  <w:divBdr>
                    <w:top w:val="none" w:sz="0" w:space="0" w:color="auto"/>
                    <w:left w:val="none" w:sz="0" w:space="0" w:color="auto"/>
                    <w:bottom w:val="none" w:sz="0" w:space="0" w:color="auto"/>
                    <w:right w:val="none" w:sz="0" w:space="0" w:color="auto"/>
                  </w:divBdr>
                </w:div>
                <w:div w:id="1608809327">
                  <w:marLeft w:val="0"/>
                  <w:marRight w:val="0"/>
                  <w:marTop w:val="0"/>
                  <w:marBottom w:val="0"/>
                  <w:divBdr>
                    <w:top w:val="none" w:sz="0" w:space="0" w:color="auto"/>
                    <w:left w:val="none" w:sz="0" w:space="0" w:color="auto"/>
                    <w:bottom w:val="none" w:sz="0" w:space="0" w:color="auto"/>
                    <w:right w:val="none" w:sz="0" w:space="0" w:color="auto"/>
                  </w:divBdr>
                </w:div>
                <w:div w:id="1830974577">
                  <w:marLeft w:val="0"/>
                  <w:marRight w:val="0"/>
                  <w:marTop w:val="0"/>
                  <w:marBottom w:val="0"/>
                  <w:divBdr>
                    <w:top w:val="none" w:sz="0" w:space="0" w:color="auto"/>
                    <w:left w:val="none" w:sz="0" w:space="0" w:color="auto"/>
                    <w:bottom w:val="none" w:sz="0" w:space="0" w:color="auto"/>
                    <w:right w:val="none" w:sz="0" w:space="0" w:color="auto"/>
                  </w:divBdr>
                </w:div>
                <w:div w:id="1858737255">
                  <w:marLeft w:val="0"/>
                  <w:marRight w:val="0"/>
                  <w:marTop w:val="0"/>
                  <w:marBottom w:val="0"/>
                  <w:divBdr>
                    <w:top w:val="none" w:sz="0" w:space="0" w:color="auto"/>
                    <w:left w:val="none" w:sz="0" w:space="0" w:color="auto"/>
                    <w:bottom w:val="none" w:sz="0" w:space="0" w:color="auto"/>
                    <w:right w:val="none" w:sz="0" w:space="0" w:color="auto"/>
                  </w:divBdr>
                </w:div>
                <w:div w:id="2024238572">
                  <w:marLeft w:val="0"/>
                  <w:marRight w:val="0"/>
                  <w:marTop w:val="0"/>
                  <w:marBottom w:val="0"/>
                  <w:divBdr>
                    <w:top w:val="none" w:sz="0" w:space="0" w:color="auto"/>
                    <w:left w:val="none" w:sz="0" w:space="0" w:color="auto"/>
                    <w:bottom w:val="none" w:sz="0" w:space="0" w:color="auto"/>
                    <w:right w:val="none" w:sz="0" w:space="0" w:color="auto"/>
                  </w:divBdr>
                </w:div>
              </w:divsChild>
            </w:div>
            <w:div w:id="993139315">
              <w:marLeft w:val="0"/>
              <w:marRight w:val="0"/>
              <w:marTop w:val="0"/>
              <w:marBottom w:val="0"/>
              <w:divBdr>
                <w:top w:val="none" w:sz="0" w:space="0" w:color="auto"/>
                <w:left w:val="none" w:sz="0" w:space="0" w:color="auto"/>
                <w:bottom w:val="none" w:sz="0" w:space="0" w:color="auto"/>
                <w:right w:val="none" w:sz="0" w:space="0" w:color="auto"/>
              </w:divBdr>
            </w:div>
            <w:div w:id="1033459065">
              <w:marLeft w:val="0"/>
              <w:marRight w:val="0"/>
              <w:marTop w:val="0"/>
              <w:marBottom w:val="0"/>
              <w:divBdr>
                <w:top w:val="none" w:sz="0" w:space="0" w:color="auto"/>
                <w:left w:val="none" w:sz="0" w:space="0" w:color="auto"/>
                <w:bottom w:val="none" w:sz="0" w:space="0" w:color="auto"/>
                <w:right w:val="none" w:sz="0" w:space="0" w:color="auto"/>
              </w:divBdr>
            </w:div>
            <w:div w:id="1122922084">
              <w:marLeft w:val="0"/>
              <w:marRight w:val="0"/>
              <w:marTop w:val="0"/>
              <w:marBottom w:val="0"/>
              <w:divBdr>
                <w:top w:val="none" w:sz="0" w:space="0" w:color="auto"/>
                <w:left w:val="none" w:sz="0" w:space="0" w:color="auto"/>
                <w:bottom w:val="none" w:sz="0" w:space="0" w:color="auto"/>
                <w:right w:val="none" w:sz="0" w:space="0" w:color="auto"/>
              </w:divBdr>
            </w:div>
            <w:div w:id="1186407919">
              <w:marLeft w:val="0"/>
              <w:marRight w:val="0"/>
              <w:marTop w:val="0"/>
              <w:marBottom w:val="0"/>
              <w:divBdr>
                <w:top w:val="none" w:sz="0" w:space="0" w:color="auto"/>
                <w:left w:val="none" w:sz="0" w:space="0" w:color="auto"/>
                <w:bottom w:val="none" w:sz="0" w:space="0" w:color="auto"/>
                <w:right w:val="none" w:sz="0" w:space="0" w:color="auto"/>
              </w:divBdr>
            </w:div>
            <w:div w:id="1627547641">
              <w:marLeft w:val="0"/>
              <w:marRight w:val="0"/>
              <w:marTop w:val="0"/>
              <w:marBottom w:val="0"/>
              <w:divBdr>
                <w:top w:val="none" w:sz="0" w:space="0" w:color="auto"/>
                <w:left w:val="none" w:sz="0" w:space="0" w:color="auto"/>
                <w:bottom w:val="none" w:sz="0" w:space="0" w:color="auto"/>
                <w:right w:val="none" w:sz="0" w:space="0" w:color="auto"/>
              </w:divBdr>
            </w:div>
            <w:div w:id="1640107364">
              <w:marLeft w:val="0"/>
              <w:marRight w:val="0"/>
              <w:marTop w:val="0"/>
              <w:marBottom w:val="0"/>
              <w:divBdr>
                <w:top w:val="none" w:sz="0" w:space="0" w:color="auto"/>
                <w:left w:val="none" w:sz="0" w:space="0" w:color="auto"/>
                <w:bottom w:val="none" w:sz="0" w:space="0" w:color="auto"/>
                <w:right w:val="none" w:sz="0" w:space="0" w:color="auto"/>
              </w:divBdr>
            </w:div>
            <w:div w:id="1820414909">
              <w:marLeft w:val="0"/>
              <w:marRight w:val="0"/>
              <w:marTop w:val="0"/>
              <w:marBottom w:val="0"/>
              <w:divBdr>
                <w:top w:val="none" w:sz="0" w:space="0" w:color="auto"/>
                <w:left w:val="none" w:sz="0" w:space="0" w:color="auto"/>
                <w:bottom w:val="none" w:sz="0" w:space="0" w:color="auto"/>
                <w:right w:val="none" w:sz="0" w:space="0" w:color="auto"/>
              </w:divBdr>
            </w:div>
            <w:div w:id="1832982439">
              <w:marLeft w:val="0"/>
              <w:marRight w:val="0"/>
              <w:marTop w:val="0"/>
              <w:marBottom w:val="0"/>
              <w:divBdr>
                <w:top w:val="none" w:sz="0" w:space="0" w:color="auto"/>
                <w:left w:val="none" w:sz="0" w:space="0" w:color="auto"/>
                <w:bottom w:val="none" w:sz="0" w:space="0" w:color="auto"/>
                <w:right w:val="none" w:sz="0" w:space="0" w:color="auto"/>
              </w:divBdr>
            </w:div>
            <w:div w:id="1873568000">
              <w:marLeft w:val="0"/>
              <w:marRight w:val="0"/>
              <w:marTop w:val="0"/>
              <w:marBottom w:val="0"/>
              <w:divBdr>
                <w:top w:val="none" w:sz="0" w:space="0" w:color="auto"/>
                <w:left w:val="none" w:sz="0" w:space="0" w:color="auto"/>
                <w:bottom w:val="none" w:sz="0" w:space="0" w:color="auto"/>
                <w:right w:val="none" w:sz="0" w:space="0" w:color="auto"/>
              </w:divBdr>
            </w:div>
            <w:div w:id="1879704920">
              <w:marLeft w:val="0"/>
              <w:marRight w:val="0"/>
              <w:marTop w:val="0"/>
              <w:marBottom w:val="0"/>
              <w:divBdr>
                <w:top w:val="none" w:sz="0" w:space="0" w:color="auto"/>
                <w:left w:val="none" w:sz="0" w:space="0" w:color="auto"/>
                <w:bottom w:val="none" w:sz="0" w:space="0" w:color="auto"/>
                <w:right w:val="none" w:sz="0" w:space="0" w:color="auto"/>
              </w:divBdr>
            </w:div>
            <w:div w:id="2017730585">
              <w:marLeft w:val="0"/>
              <w:marRight w:val="0"/>
              <w:marTop w:val="0"/>
              <w:marBottom w:val="0"/>
              <w:divBdr>
                <w:top w:val="none" w:sz="0" w:space="0" w:color="auto"/>
                <w:left w:val="none" w:sz="0" w:space="0" w:color="auto"/>
                <w:bottom w:val="none" w:sz="0" w:space="0" w:color="auto"/>
                <w:right w:val="none" w:sz="0" w:space="0" w:color="auto"/>
              </w:divBdr>
            </w:div>
            <w:div w:id="2022244455">
              <w:marLeft w:val="0"/>
              <w:marRight w:val="0"/>
              <w:marTop w:val="0"/>
              <w:marBottom w:val="0"/>
              <w:divBdr>
                <w:top w:val="none" w:sz="0" w:space="0" w:color="auto"/>
                <w:left w:val="none" w:sz="0" w:space="0" w:color="auto"/>
                <w:bottom w:val="none" w:sz="0" w:space="0" w:color="auto"/>
                <w:right w:val="none" w:sz="0" w:space="0" w:color="auto"/>
              </w:divBdr>
            </w:div>
            <w:div w:id="2061787886">
              <w:marLeft w:val="0"/>
              <w:marRight w:val="0"/>
              <w:marTop w:val="0"/>
              <w:marBottom w:val="0"/>
              <w:divBdr>
                <w:top w:val="none" w:sz="0" w:space="0" w:color="auto"/>
                <w:left w:val="none" w:sz="0" w:space="0" w:color="auto"/>
                <w:bottom w:val="none" w:sz="0" w:space="0" w:color="auto"/>
                <w:right w:val="none" w:sz="0" w:space="0" w:color="auto"/>
              </w:divBdr>
            </w:div>
          </w:divsChild>
        </w:div>
        <w:div w:id="993528370">
          <w:marLeft w:val="0"/>
          <w:marRight w:val="0"/>
          <w:marTop w:val="0"/>
          <w:marBottom w:val="0"/>
          <w:divBdr>
            <w:top w:val="none" w:sz="0" w:space="0" w:color="auto"/>
            <w:left w:val="none" w:sz="0" w:space="0" w:color="auto"/>
            <w:bottom w:val="none" w:sz="0" w:space="0" w:color="auto"/>
            <w:right w:val="none" w:sz="0" w:space="0" w:color="auto"/>
          </w:divBdr>
          <w:divsChild>
            <w:div w:id="105926274">
              <w:marLeft w:val="0"/>
              <w:marRight w:val="0"/>
              <w:marTop w:val="0"/>
              <w:marBottom w:val="0"/>
              <w:divBdr>
                <w:top w:val="none" w:sz="0" w:space="0" w:color="auto"/>
                <w:left w:val="none" w:sz="0" w:space="0" w:color="auto"/>
                <w:bottom w:val="none" w:sz="0" w:space="0" w:color="auto"/>
                <w:right w:val="none" w:sz="0" w:space="0" w:color="auto"/>
              </w:divBdr>
            </w:div>
            <w:div w:id="368188703">
              <w:marLeft w:val="0"/>
              <w:marRight w:val="0"/>
              <w:marTop w:val="0"/>
              <w:marBottom w:val="0"/>
              <w:divBdr>
                <w:top w:val="none" w:sz="0" w:space="0" w:color="auto"/>
                <w:left w:val="none" w:sz="0" w:space="0" w:color="auto"/>
                <w:bottom w:val="none" w:sz="0" w:space="0" w:color="auto"/>
                <w:right w:val="none" w:sz="0" w:space="0" w:color="auto"/>
              </w:divBdr>
            </w:div>
            <w:div w:id="516508966">
              <w:marLeft w:val="0"/>
              <w:marRight w:val="0"/>
              <w:marTop w:val="0"/>
              <w:marBottom w:val="0"/>
              <w:divBdr>
                <w:top w:val="none" w:sz="0" w:space="0" w:color="auto"/>
                <w:left w:val="none" w:sz="0" w:space="0" w:color="auto"/>
                <w:bottom w:val="none" w:sz="0" w:space="0" w:color="auto"/>
                <w:right w:val="none" w:sz="0" w:space="0" w:color="auto"/>
              </w:divBdr>
            </w:div>
            <w:div w:id="643700586">
              <w:marLeft w:val="0"/>
              <w:marRight w:val="0"/>
              <w:marTop w:val="0"/>
              <w:marBottom w:val="0"/>
              <w:divBdr>
                <w:top w:val="none" w:sz="0" w:space="0" w:color="auto"/>
                <w:left w:val="none" w:sz="0" w:space="0" w:color="auto"/>
                <w:bottom w:val="none" w:sz="0" w:space="0" w:color="auto"/>
                <w:right w:val="none" w:sz="0" w:space="0" w:color="auto"/>
              </w:divBdr>
            </w:div>
            <w:div w:id="739861674">
              <w:marLeft w:val="0"/>
              <w:marRight w:val="0"/>
              <w:marTop w:val="0"/>
              <w:marBottom w:val="0"/>
              <w:divBdr>
                <w:top w:val="none" w:sz="0" w:space="0" w:color="auto"/>
                <w:left w:val="none" w:sz="0" w:space="0" w:color="auto"/>
                <w:bottom w:val="none" w:sz="0" w:space="0" w:color="auto"/>
                <w:right w:val="none" w:sz="0" w:space="0" w:color="auto"/>
              </w:divBdr>
            </w:div>
            <w:div w:id="800197057">
              <w:marLeft w:val="0"/>
              <w:marRight w:val="0"/>
              <w:marTop w:val="0"/>
              <w:marBottom w:val="0"/>
              <w:divBdr>
                <w:top w:val="none" w:sz="0" w:space="0" w:color="auto"/>
                <w:left w:val="none" w:sz="0" w:space="0" w:color="auto"/>
                <w:bottom w:val="none" w:sz="0" w:space="0" w:color="auto"/>
                <w:right w:val="none" w:sz="0" w:space="0" w:color="auto"/>
              </w:divBdr>
            </w:div>
            <w:div w:id="1051462037">
              <w:marLeft w:val="0"/>
              <w:marRight w:val="0"/>
              <w:marTop w:val="0"/>
              <w:marBottom w:val="0"/>
              <w:divBdr>
                <w:top w:val="none" w:sz="0" w:space="0" w:color="auto"/>
                <w:left w:val="none" w:sz="0" w:space="0" w:color="auto"/>
                <w:bottom w:val="none" w:sz="0" w:space="0" w:color="auto"/>
                <w:right w:val="none" w:sz="0" w:space="0" w:color="auto"/>
              </w:divBdr>
            </w:div>
            <w:div w:id="1129394263">
              <w:marLeft w:val="0"/>
              <w:marRight w:val="0"/>
              <w:marTop w:val="0"/>
              <w:marBottom w:val="0"/>
              <w:divBdr>
                <w:top w:val="none" w:sz="0" w:space="0" w:color="auto"/>
                <w:left w:val="none" w:sz="0" w:space="0" w:color="auto"/>
                <w:bottom w:val="none" w:sz="0" w:space="0" w:color="auto"/>
                <w:right w:val="none" w:sz="0" w:space="0" w:color="auto"/>
              </w:divBdr>
            </w:div>
            <w:div w:id="1362168295">
              <w:marLeft w:val="0"/>
              <w:marRight w:val="0"/>
              <w:marTop w:val="0"/>
              <w:marBottom w:val="0"/>
              <w:divBdr>
                <w:top w:val="none" w:sz="0" w:space="0" w:color="auto"/>
                <w:left w:val="none" w:sz="0" w:space="0" w:color="auto"/>
                <w:bottom w:val="none" w:sz="0" w:space="0" w:color="auto"/>
                <w:right w:val="none" w:sz="0" w:space="0" w:color="auto"/>
              </w:divBdr>
              <w:divsChild>
                <w:div w:id="29957358">
                  <w:marLeft w:val="0"/>
                  <w:marRight w:val="0"/>
                  <w:marTop w:val="0"/>
                  <w:marBottom w:val="0"/>
                  <w:divBdr>
                    <w:top w:val="none" w:sz="0" w:space="0" w:color="auto"/>
                    <w:left w:val="none" w:sz="0" w:space="0" w:color="auto"/>
                    <w:bottom w:val="none" w:sz="0" w:space="0" w:color="auto"/>
                    <w:right w:val="none" w:sz="0" w:space="0" w:color="auto"/>
                  </w:divBdr>
                </w:div>
                <w:div w:id="745806505">
                  <w:marLeft w:val="0"/>
                  <w:marRight w:val="0"/>
                  <w:marTop w:val="0"/>
                  <w:marBottom w:val="0"/>
                  <w:divBdr>
                    <w:top w:val="none" w:sz="0" w:space="0" w:color="auto"/>
                    <w:left w:val="none" w:sz="0" w:space="0" w:color="auto"/>
                    <w:bottom w:val="none" w:sz="0" w:space="0" w:color="auto"/>
                    <w:right w:val="none" w:sz="0" w:space="0" w:color="auto"/>
                  </w:divBdr>
                </w:div>
                <w:div w:id="812604805">
                  <w:marLeft w:val="0"/>
                  <w:marRight w:val="0"/>
                  <w:marTop w:val="0"/>
                  <w:marBottom w:val="0"/>
                  <w:divBdr>
                    <w:top w:val="none" w:sz="0" w:space="0" w:color="auto"/>
                    <w:left w:val="none" w:sz="0" w:space="0" w:color="auto"/>
                    <w:bottom w:val="none" w:sz="0" w:space="0" w:color="auto"/>
                    <w:right w:val="none" w:sz="0" w:space="0" w:color="auto"/>
                  </w:divBdr>
                </w:div>
                <w:div w:id="814568736">
                  <w:marLeft w:val="0"/>
                  <w:marRight w:val="0"/>
                  <w:marTop w:val="0"/>
                  <w:marBottom w:val="0"/>
                  <w:divBdr>
                    <w:top w:val="none" w:sz="0" w:space="0" w:color="auto"/>
                    <w:left w:val="none" w:sz="0" w:space="0" w:color="auto"/>
                    <w:bottom w:val="none" w:sz="0" w:space="0" w:color="auto"/>
                    <w:right w:val="none" w:sz="0" w:space="0" w:color="auto"/>
                  </w:divBdr>
                </w:div>
                <w:div w:id="1018461793">
                  <w:marLeft w:val="0"/>
                  <w:marRight w:val="0"/>
                  <w:marTop w:val="0"/>
                  <w:marBottom w:val="0"/>
                  <w:divBdr>
                    <w:top w:val="none" w:sz="0" w:space="0" w:color="auto"/>
                    <w:left w:val="none" w:sz="0" w:space="0" w:color="auto"/>
                    <w:bottom w:val="none" w:sz="0" w:space="0" w:color="auto"/>
                    <w:right w:val="none" w:sz="0" w:space="0" w:color="auto"/>
                  </w:divBdr>
                </w:div>
                <w:div w:id="1153569764">
                  <w:marLeft w:val="0"/>
                  <w:marRight w:val="0"/>
                  <w:marTop w:val="0"/>
                  <w:marBottom w:val="0"/>
                  <w:divBdr>
                    <w:top w:val="none" w:sz="0" w:space="0" w:color="auto"/>
                    <w:left w:val="none" w:sz="0" w:space="0" w:color="auto"/>
                    <w:bottom w:val="none" w:sz="0" w:space="0" w:color="auto"/>
                    <w:right w:val="none" w:sz="0" w:space="0" w:color="auto"/>
                  </w:divBdr>
                </w:div>
                <w:div w:id="1255361062">
                  <w:marLeft w:val="0"/>
                  <w:marRight w:val="0"/>
                  <w:marTop w:val="0"/>
                  <w:marBottom w:val="0"/>
                  <w:divBdr>
                    <w:top w:val="none" w:sz="0" w:space="0" w:color="auto"/>
                    <w:left w:val="none" w:sz="0" w:space="0" w:color="auto"/>
                    <w:bottom w:val="none" w:sz="0" w:space="0" w:color="auto"/>
                    <w:right w:val="none" w:sz="0" w:space="0" w:color="auto"/>
                  </w:divBdr>
                </w:div>
                <w:div w:id="1394697131">
                  <w:marLeft w:val="0"/>
                  <w:marRight w:val="0"/>
                  <w:marTop w:val="0"/>
                  <w:marBottom w:val="0"/>
                  <w:divBdr>
                    <w:top w:val="none" w:sz="0" w:space="0" w:color="auto"/>
                    <w:left w:val="none" w:sz="0" w:space="0" w:color="auto"/>
                    <w:bottom w:val="none" w:sz="0" w:space="0" w:color="auto"/>
                    <w:right w:val="none" w:sz="0" w:space="0" w:color="auto"/>
                  </w:divBdr>
                </w:div>
                <w:div w:id="1413817240">
                  <w:marLeft w:val="0"/>
                  <w:marRight w:val="0"/>
                  <w:marTop w:val="0"/>
                  <w:marBottom w:val="0"/>
                  <w:divBdr>
                    <w:top w:val="none" w:sz="0" w:space="0" w:color="auto"/>
                    <w:left w:val="none" w:sz="0" w:space="0" w:color="auto"/>
                    <w:bottom w:val="none" w:sz="0" w:space="0" w:color="auto"/>
                    <w:right w:val="none" w:sz="0" w:space="0" w:color="auto"/>
                  </w:divBdr>
                </w:div>
                <w:div w:id="1420831940">
                  <w:marLeft w:val="0"/>
                  <w:marRight w:val="0"/>
                  <w:marTop w:val="0"/>
                  <w:marBottom w:val="0"/>
                  <w:divBdr>
                    <w:top w:val="none" w:sz="0" w:space="0" w:color="auto"/>
                    <w:left w:val="none" w:sz="0" w:space="0" w:color="auto"/>
                    <w:bottom w:val="none" w:sz="0" w:space="0" w:color="auto"/>
                    <w:right w:val="none" w:sz="0" w:space="0" w:color="auto"/>
                  </w:divBdr>
                </w:div>
                <w:div w:id="1552158176">
                  <w:marLeft w:val="0"/>
                  <w:marRight w:val="0"/>
                  <w:marTop w:val="0"/>
                  <w:marBottom w:val="0"/>
                  <w:divBdr>
                    <w:top w:val="none" w:sz="0" w:space="0" w:color="auto"/>
                    <w:left w:val="none" w:sz="0" w:space="0" w:color="auto"/>
                    <w:bottom w:val="none" w:sz="0" w:space="0" w:color="auto"/>
                    <w:right w:val="none" w:sz="0" w:space="0" w:color="auto"/>
                  </w:divBdr>
                </w:div>
                <w:div w:id="1744910840">
                  <w:marLeft w:val="0"/>
                  <w:marRight w:val="0"/>
                  <w:marTop w:val="0"/>
                  <w:marBottom w:val="0"/>
                  <w:divBdr>
                    <w:top w:val="none" w:sz="0" w:space="0" w:color="auto"/>
                    <w:left w:val="none" w:sz="0" w:space="0" w:color="auto"/>
                    <w:bottom w:val="none" w:sz="0" w:space="0" w:color="auto"/>
                    <w:right w:val="none" w:sz="0" w:space="0" w:color="auto"/>
                  </w:divBdr>
                </w:div>
                <w:div w:id="1900625790">
                  <w:marLeft w:val="0"/>
                  <w:marRight w:val="0"/>
                  <w:marTop w:val="0"/>
                  <w:marBottom w:val="0"/>
                  <w:divBdr>
                    <w:top w:val="none" w:sz="0" w:space="0" w:color="auto"/>
                    <w:left w:val="none" w:sz="0" w:space="0" w:color="auto"/>
                    <w:bottom w:val="none" w:sz="0" w:space="0" w:color="auto"/>
                    <w:right w:val="none" w:sz="0" w:space="0" w:color="auto"/>
                  </w:divBdr>
                </w:div>
                <w:div w:id="1992245201">
                  <w:marLeft w:val="0"/>
                  <w:marRight w:val="0"/>
                  <w:marTop w:val="0"/>
                  <w:marBottom w:val="0"/>
                  <w:divBdr>
                    <w:top w:val="none" w:sz="0" w:space="0" w:color="auto"/>
                    <w:left w:val="none" w:sz="0" w:space="0" w:color="auto"/>
                    <w:bottom w:val="none" w:sz="0" w:space="0" w:color="auto"/>
                    <w:right w:val="none" w:sz="0" w:space="0" w:color="auto"/>
                  </w:divBdr>
                </w:div>
                <w:div w:id="2141917707">
                  <w:marLeft w:val="0"/>
                  <w:marRight w:val="0"/>
                  <w:marTop w:val="0"/>
                  <w:marBottom w:val="0"/>
                  <w:divBdr>
                    <w:top w:val="none" w:sz="0" w:space="0" w:color="auto"/>
                    <w:left w:val="none" w:sz="0" w:space="0" w:color="auto"/>
                    <w:bottom w:val="none" w:sz="0" w:space="0" w:color="auto"/>
                    <w:right w:val="none" w:sz="0" w:space="0" w:color="auto"/>
                  </w:divBdr>
                </w:div>
                <w:div w:id="2143619796">
                  <w:marLeft w:val="0"/>
                  <w:marRight w:val="0"/>
                  <w:marTop w:val="0"/>
                  <w:marBottom w:val="0"/>
                  <w:divBdr>
                    <w:top w:val="none" w:sz="0" w:space="0" w:color="auto"/>
                    <w:left w:val="none" w:sz="0" w:space="0" w:color="auto"/>
                    <w:bottom w:val="none" w:sz="0" w:space="0" w:color="auto"/>
                    <w:right w:val="none" w:sz="0" w:space="0" w:color="auto"/>
                  </w:divBdr>
                </w:div>
              </w:divsChild>
            </w:div>
            <w:div w:id="1404331710">
              <w:marLeft w:val="0"/>
              <w:marRight w:val="0"/>
              <w:marTop w:val="0"/>
              <w:marBottom w:val="0"/>
              <w:divBdr>
                <w:top w:val="none" w:sz="0" w:space="0" w:color="auto"/>
                <w:left w:val="none" w:sz="0" w:space="0" w:color="auto"/>
                <w:bottom w:val="none" w:sz="0" w:space="0" w:color="auto"/>
                <w:right w:val="none" w:sz="0" w:space="0" w:color="auto"/>
              </w:divBdr>
            </w:div>
            <w:div w:id="1516378838">
              <w:marLeft w:val="0"/>
              <w:marRight w:val="0"/>
              <w:marTop w:val="0"/>
              <w:marBottom w:val="0"/>
              <w:divBdr>
                <w:top w:val="none" w:sz="0" w:space="0" w:color="auto"/>
                <w:left w:val="none" w:sz="0" w:space="0" w:color="auto"/>
                <w:bottom w:val="none" w:sz="0" w:space="0" w:color="auto"/>
                <w:right w:val="none" w:sz="0" w:space="0" w:color="auto"/>
              </w:divBdr>
            </w:div>
            <w:div w:id="1529829529">
              <w:marLeft w:val="0"/>
              <w:marRight w:val="0"/>
              <w:marTop w:val="0"/>
              <w:marBottom w:val="0"/>
              <w:divBdr>
                <w:top w:val="none" w:sz="0" w:space="0" w:color="auto"/>
                <w:left w:val="none" w:sz="0" w:space="0" w:color="auto"/>
                <w:bottom w:val="none" w:sz="0" w:space="0" w:color="auto"/>
                <w:right w:val="none" w:sz="0" w:space="0" w:color="auto"/>
              </w:divBdr>
            </w:div>
            <w:div w:id="1570846076">
              <w:marLeft w:val="0"/>
              <w:marRight w:val="0"/>
              <w:marTop w:val="0"/>
              <w:marBottom w:val="0"/>
              <w:divBdr>
                <w:top w:val="none" w:sz="0" w:space="0" w:color="auto"/>
                <w:left w:val="none" w:sz="0" w:space="0" w:color="auto"/>
                <w:bottom w:val="none" w:sz="0" w:space="0" w:color="auto"/>
                <w:right w:val="none" w:sz="0" w:space="0" w:color="auto"/>
              </w:divBdr>
            </w:div>
            <w:div w:id="1733042020">
              <w:marLeft w:val="0"/>
              <w:marRight w:val="0"/>
              <w:marTop w:val="0"/>
              <w:marBottom w:val="0"/>
              <w:divBdr>
                <w:top w:val="none" w:sz="0" w:space="0" w:color="auto"/>
                <w:left w:val="none" w:sz="0" w:space="0" w:color="auto"/>
                <w:bottom w:val="none" w:sz="0" w:space="0" w:color="auto"/>
                <w:right w:val="none" w:sz="0" w:space="0" w:color="auto"/>
              </w:divBdr>
            </w:div>
            <w:div w:id="1793788844">
              <w:marLeft w:val="0"/>
              <w:marRight w:val="0"/>
              <w:marTop w:val="0"/>
              <w:marBottom w:val="0"/>
              <w:divBdr>
                <w:top w:val="none" w:sz="0" w:space="0" w:color="auto"/>
                <w:left w:val="none" w:sz="0" w:space="0" w:color="auto"/>
                <w:bottom w:val="none" w:sz="0" w:space="0" w:color="auto"/>
                <w:right w:val="none" w:sz="0" w:space="0" w:color="auto"/>
              </w:divBdr>
            </w:div>
            <w:div w:id="2066248925">
              <w:marLeft w:val="0"/>
              <w:marRight w:val="0"/>
              <w:marTop w:val="0"/>
              <w:marBottom w:val="0"/>
              <w:divBdr>
                <w:top w:val="none" w:sz="0" w:space="0" w:color="auto"/>
                <w:left w:val="none" w:sz="0" w:space="0" w:color="auto"/>
                <w:bottom w:val="none" w:sz="0" w:space="0" w:color="auto"/>
                <w:right w:val="none" w:sz="0" w:space="0" w:color="auto"/>
              </w:divBdr>
            </w:div>
            <w:div w:id="2083524802">
              <w:marLeft w:val="0"/>
              <w:marRight w:val="0"/>
              <w:marTop w:val="0"/>
              <w:marBottom w:val="0"/>
              <w:divBdr>
                <w:top w:val="none" w:sz="0" w:space="0" w:color="auto"/>
                <w:left w:val="none" w:sz="0" w:space="0" w:color="auto"/>
                <w:bottom w:val="none" w:sz="0" w:space="0" w:color="auto"/>
                <w:right w:val="none" w:sz="0" w:space="0" w:color="auto"/>
              </w:divBdr>
            </w:div>
          </w:divsChild>
        </w:div>
        <w:div w:id="996149491">
          <w:marLeft w:val="0"/>
          <w:marRight w:val="0"/>
          <w:marTop w:val="0"/>
          <w:marBottom w:val="0"/>
          <w:divBdr>
            <w:top w:val="none" w:sz="0" w:space="0" w:color="auto"/>
            <w:left w:val="none" w:sz="0" w:space="0" w:color="auto"/>
            <w:bottom w:val="none" w:sz="0" w:space="0" w:color="auto"/>
            <w:right w:val="none" w:sz="0" w:space="0" w:color="auto"/>
          </w:divBdr>
          <w:divsChild>
            <w:div w:id="21908267">
              <w:marLeft w:val="0"/>
              <w:marRight w:val="0"/>
              <w:marTop w:val="0"/>
              <w:marBottom w:val="0"/>
              <w:divBdr>
                <w:top w:val="none" w:sz="0" w:space="0" w:color="auto"/>
                <w:left w:val="none" w:sz="0" w:space="0" w:color="auto"/>
                <w:bottom w:val="none" w:sz="0" w:space="0" w:color="auto"/>
                <w:right w:val="none" w:sz="0" w:space="0" w:color="auto"/>
              </w:divBdr>
            </w:div>
            <w:div w:id="104665154">
              <w:marLeft w:val="0"/>
              <w:marRight w:val="0"/>
              <w:marTop w:val="0"/>
              <w:marBottom w:val="0"/>
              <w:divBdr>
                <w:top w:val="none" w:sz="0" w:space="0" w:color="auto"/>
                <w:left w:val="none" w:sz="0" w:space="0" w:color="auto"/>
                <w:bottom w:val="none" w:sz="0" w:space="0" w:color="auto"/>
                <w:right w:val="none" w:sz="0" w:space="0" w:color="auto"/>
              </w:divBdr>
            </w:div>
            <w:div w:id="121507604">
              <w:marLeft w:val="0"/>
              <w:marRight w:val="0"/>
              <w:marTop w:val="0"/>
              <w:marBottom w:val="0"/>
              <w:divBdr>
                <w:top w:val="none" w:sz="0" w:space="0" w:color="auto"/>
                <w:left w:val="none" w:sz="0" w:space="0" w:color="auto"/>
                <w:bottom w:val="none" w:sz="0" w:space="0" w:color="auto"/>
                <w:right w:val="none" w:sz="0" w:space="0" w:color="auto"/>
              </w:divBdr>
            </w:div>
            <w:div w:id="133527952">
              <w:marLeft w:val="0"/>
              <w:marRight w:val="0"/>
              <w:marTop w:val="0"/>
              <w:marBottom w:val="0"/>
              <w:divBdr>
                <w:top w:val="none" w:sz="0" w:space="0" w:color="auto"/>
                <w:left w:val="none" w:sz="0" w:space="0" w:color="auto"/>
                <w:bottom w:val="none" w:sz="0" w:space="0" w:color="auto"/>
                <w:right w:val="none" w:sz="0" w:space="0" w:color="auto"/>
              </w:divBdr>
            </w:div>
            <w:div w:id="145974635">
              <w:marLeft w:val="0"/>
              <w:marRight w:val="0"/>
              <w:marTop w:val="0"/>
              <w:marBottom w:val="0"/>
              <w:divBdr>
                <w:top w:val="none" w:sz="0" w:space="0" w:color="auto"/>
                <w:left w:val="none" w:sz="0" w:space="0" w:color="auto"/>
                <w:bottom w:val="none" w:sz="0" w:space="0" w:color="auto"/>
                <w:right w:val="none" w:sz="0" w:space="0" w:color="auto"/>
              </w:divBdr>
            </w:div>
            <w:div w:id="170150400">
              <w:marLeft w:val="0"/>
              <w:marRight w:val="0"/>
              <w:marTop w:val="0"/>
              <w:marBottom w:val="0"/>
              <w:divBdr>
                <w:top w:val="none" w:sz="0" w:space="0" w:color="auto"/>
                <w:left w:val="none" w:sz="0" w:space="0" w:color="auto"/>
                <w:bottom w:val="none" w:sz="0" w:space="0" w:color="auto"/>
                <w:right w:val="none" w:sz="0" w:space="0" w:color="auto"/>
              </w:divBdr>
            </w:div>
            <w:div w:id="260602657">
              <w:marLeft w:val="0"/>
              <w:marRight w:val="0"/>
              <w:marTop w:val="0"/>
              <w:marBottom w:val="0"/>
              <w:divBdr>
                <w:top w:val="none" w:sz="0" w:space="0" w:color="auto"/>
                <w:left w:val="none" w:sz="0" w:space="0" w:color="auto"/>
                <w:bottom w:val="none" w:sz="0" w:space="0" w:color="auto"/>
                <w:right w:val="none" w:sz="0" w:space="0" w:color="auto"/>
              </w:divBdr>
            </w:div>
            <w:div w:id="267809285">
              <w:marLeft w:val="0"/>
              <w:marRight w:val="0"/>
              <w:marTop w:val="0"/>
              <w:marBottom w:val="0"/>
              <w:divBdr>
                <w:top w:val="none" w:sz="0" w:space="0" w:color="auto"/>
                <w:left w:val="none" w:sz="0" w:space="0" w:color="auto"/>
                <w:bottom w:val="none" w:sz="0" w:space="0" w:color="auto"/>
                <w:right w:val="none" w:sz="0" w:space="0" w:color="auto"/>
              </w:divBdr>
            </w:div>
            <w:div w:id="294216765">
              <w:marLeft w:val="0"/>
              <w:marRight w:val="0"/>
              <w:marTop w:val="0"/>
              <w:marBottom w:val="0"/>
              <w:divBdr>
                <w:top w:val="none" w:sz="0" w:space="0" w:color="auto"/>
                <w:left w:val="none" w:sz="0" w:space="0" w:color="auto"/>
                <w:bottom w:val="none" w:sz="0" w:space="0" w:color="auto"/>
                <w:right w:val="none" w:sz="0" w:space="0" w:color="auto"/>
              </w:divBdr>
            </w:div>
            <w:div w:id="310715896">
              <w:marLeft w:val="0"/>
              <w:marRight w:val="0"/>
              <w:marTop w:val="0"/>
              <w:marBottom w:val="0"/>
              <w:divBdr>
                <w:top w:val="none" w:sz="0" w:space="0" w:color="auto"/>
                <w:left w:val="none" w:sz="0" w:space="0" w:color="auto"/>
                <w:bottom w:val="none" w:sz="0" w:space="0" w:color="auto"/>
                <w:right w:val="none" w:sz="0" w:space="0" w:color="auto"/>
              </w:divBdr>
            </w:div>
            <w:div w:id="428890534">
              <w:marLeft w:val="0"/>
              <w:marRight w:val="0"/>
              <w:marTop w:val="0"/>
              <w:marBottom w:val="0"/>
              <w:divBdr>
                <w:top w:val="none" w:sz="0" w:space="0" w:color="auto"/>
                <w:left w:val="none" w:sz="0" w:space="0" w:color="auto"/>
                <w:bottom w:val="none" w:sz="0" w:space="0" w:color="auto"/>
                <w:right w:val="none" w:sz="0" w:space="0" w:color="auto"/>
              </w:divBdr>
            </w:div>
            <w:div w:id="483930704">
              <w:marLeft w:val="0"/>
              <w:marRight w:val="0"/>
              <w:marTop w:val="0"/>
              <w:marBottom w:val="0"/>
              <w:divBdr>
                <w:top w:val="none" w:sz="0" w:space="0" w:color="auto"/>
                <w:left w:val="none" w:sz="0" w:space="0" w:color="auto"/>
                <w:bottom w:val="none" w:sz="0" w:space="0" w:color="auto"/>
                <w:right w:val="none" w:sz="0" w:space="0" w:color="auto"/>
              </w:divBdr>
            </w:div>
            <w:div w:id="509947785">
              <w:marLeft w:val="0"/>
              <w:marRight w:val="0"/>
              <w:marTop w:val="0"/>
              <w:marBottom w:val="0"/>
              <w:divBdr>
                <w:top w:val="none" w:sz="0" w:space="0" w:color="auto"/>
                <w:left w:val="none" w:sz="0" w:space="0" w:color="auto"/>
                <w:bottom w:val="none" w:sz="0" w:space="0" w:color="auto"/>
                <w:right w:val="none" w:sz="0" w:space="0" w:color="auto"/>
              </w:divBdr>
            </w:div>
            <w:div w:id="600260586">
              <w:marLeft w:val="0"/>
              <w:marRight w:val="0"/>
              <w:marTop w:val="0"/>
              <w:marBottom w:val="0"/>
              <w:divBdr>
                <w:top w:val="none" w:sz="0" w:space="0" w:color="auto"/>
                <w:left w:val="none" w:sz="0" w:space="0" w:color="auto"/>
                <w:bottom w:val="none" w:sz="0" w:space="0" w:color="auto"/>
                <w:right w:val="none" w:sz="0" w:space="0" w:color="auto"/>
              </w:divBdr>
            </w:div>
            <w:div w:id="609901231">
              <w:marLeft w:val="0"/>
              <w:marRight w:val="0"/>
              <w:marTop w:val="0"/>
              <w:marBottom w:val="0"/>
              <w:divBdr>
                <w:top w:val="none" w:sz="0" w:space="0" w:color="auto"/>
                <w:left w:val="none" w:sz="0" w:space="0" w:color="auto"/>
                <w:bottom w:val="none" w:sz="0" w:space="0" w:color="auto"/>
                <w:right w:val="none" w:sz="0" w:space="0" w:color="auto"/>
              </w:divBdr>
            </w:div>
            <w:div w:id="646208226">
              <w:marLeft w:val="0"/>
              <w:marRight w:val="0"/>
              <w:marTop w:val="0"/>
              <w:marBottom w:val="0"/>
              <w:divBdr>
                <w:top w:val="none" w:sz="0" w:space="0" w:color="auto"/>
                <w:left w:val="none" w:sz="0" w:space="0" w:color="auto"/>
                <w:bottom w:val="none" w:sz="0" w:space="0" w:color="auto"/>
                <w:right w:val="none" w:sz="0" w:space="0" w:color="auto"/>
              </w:divBdr>
            </w:div>
            <w:div w:id="675961155">
              <w:marLeft w:val="0"/>
              <w:marRight w:val="0"/>
              <w:marTop w:val="0"/>
              <w:marBottom w:val="0"/>
              <w:divBdr>
                <w:top w:val="none" w:sz="0" w:space="0" w:color="auto"/>
                <w:left w:val="none" w:sz="0" w:space="0" w:color="auto"/>
                <w:bottom w:val="none" w:sz="0" w:space="0" w:color="auto"/>
                <w:right w:val="none" w:sz="0" w:space="0" w:color="auto"/>
              </w:divBdr>
            </w:div>
            <w:div w:id="688798696">
              <w:marLeft w:val="0"/>
              <w:marRight w:val="0"/>
              <w:marTop w:val="0"/>
              <w:marBottom w:val="0"/>
              <w:divBdr>
                <w:top w:val="none" w:sz="0" w:space="0" w:color="auto"/>
                <w:left w:val="none" w:sz="0" w:space="0" w:color="auto"/>
                <w:bottom w:val="none" w:sz="0" w:space="0" w:color="auto"/>
                <w:right w:val="none" w:sz="0" w:space="0" w:color="auto"/>
              </w:divBdr>
            </w:div>
            <w:div w:id="700740756">
              <w:marLeft w:val="0"/>
              <w:marRight w:val="0"/>
              <w:marTop w:val="0"/>
              <w:marBottom w:val="0"/>
              <w:divBdr>
                <w:top w:val="none" w:sz="0" w:space="0" w:color="auto"/>
                <w:left w:val="none" w:sz="0" w:space="0" w:color="auto"/>
                <w:bottom w:val="none" w:sz="0" w:space="0" w:color="auto"/>
                <w:right w:val="none" w:sz="0" w:space="0" w:color="auto"/>
              </w:divBdr>
            </w:div>
            <w:div w:id="731543435">
              <w:marLeft w:val="0"/>
              <w:marRight w:val="0"/>
              <w:marTop w:val="0"/>
              <w:marBottom w:val="0"/>
              <w:divBdr>
                <w:top w:val="none" w:sz="0" w:space="0" w:color="auto"/>
                <w:left w:val="none" w:sz="0" w:space="0" w:color="auto"/>
                <w:bottom w:val="none" w:sz="0" w:space="0" w:color="auto"/>
                <w:right w:val="none" w:sz="0" w:space="0" w:color="auto"/>
              </w:divBdr>
            </w:div>
            <w:div w:id="772822817">
              <w:marLeft w:val="0"/>
              <w:marRight w:val="0"/>
              <w:marTop w:val="0"/>
              <w:marBottom w:val="0"/>
              <w:divBdr>
                <w:top w:val="none" w:sz="0" w:space="0" w:color="auto"/>
                <w:left w:val="none" w:sz="0" w:space="0" w:color="auto"/>
                <w:bottom w:val="none" w:sz="0" w:space="0" w:color="auto"/>
                <w:right w:val="none" w:sz="0" w:space="0" w:color="auto"/>
              </w:divBdr>
            </w:div>
            <w:div w:id="793788531">
              <w:marLeft w:val="0"/>
              <w:marRight w:val="0"/>
              <w:marTop w:val="0"/>
              <w:marBottom w:val="0"/>
              <w:divBdr>
                <w:top w:val="none" w:sz="0" w:space="0" w:color="auto"/>
                <w:left w:val="none" w:sz="0" w:space="0" w:color="auto"/>
                <w:bottom w:val="none" w:sz="0" w:space="0" w:color="auto"/>
                <w:right w:val="none" w:sz="0" w:space="0" w:color="auto"/>
              </w:divBdr>
            </w:div>
            <w:div w:id="794640501">
              <w:marLeft w:val="0"/>
              <w:marRight w:val="0"/>
              <w:marTop w:val="0"/>
              <w:marBottom w:val="0"/>
              <w:divBdr>
                <w:top w:val="none" w:sz="0" w:space="0" w:color="auto"/>
                <w:left w:val="none" w:sz="0" w:space="0" w:color="auto"/>
                <w:bottom w:val="none" w:sz="0" w:space="0" w:color="auto"/>
                <w:right w:val="none" w:sz="0" w:space="0" w:color="auto"/>
              </w:divBdr>
            </w:div>
            <w:div w:id="797840210">
              <w:marLeft w:val="0"/>
              <w:marRight w:val="0"/>
              <w:marTop w:val="0"/>
              <w:marBottom w:val="0"/>
              <w:divBdr>
                <w:top w:val="none" w:sz="0" w:space="0" w:color="auto"/>
                <w:left w:val="none" w:sz="0" w:space="0" w:color="auto"/>
                <w:bottom w:val="none" w:sz="0" w:space="0" w:color="auto"/>
                <w:right w:val="none" w:sz="0" w:space="0" w:color="auto"/>
              </w:divBdr>
            </w:div>
            <w:div w:id="815797188">
              <w:marLeft w:val="0"/>
              <w:marRight w:val="0"/>
              <w:marTop w:val="0"/>
              <w:marBottom w:val="0"/>
              <w:divBdr>
                <w:top w:val="none" w:sz="0" w:space="0" w:color="auto"/>
                <w:left w:val="none" w:sz="0" w:space="0" w:color="auto"/>
                <w:bottom w:val="none" w:sz="0" w:space="0" w:color="auto"/>
                <w:right w:val="none" w:sz="0" w:space="0" w:color="auto"/>
              </w:divBdr>
            </w:div>
            <w:div w:id="899053649">
              <w:marLeft w:val="0"/>
              <w:marRight w:val="0"/>
              <w:marTop w:val="0"/>
              <w:marBottom w:val="0"/>
              <w:divBdr>
                <w:top w:val="none" w:sz="0" w:space="0" w:color="auto"/>
                <w:left w:val="none" w:sz="0" w:space="0" w:color="auto"/>
                <w:bottom w:val="none" w:sz="0" w:space="0" w:color="auto"/>
                <w:right w:val="none" w:sz="0" w:space="0" w:color="auto"/>
              </w:divBdr>
            </w:div>
            <w:div w:id="928657179">
              <w:marLeft w:val="0"/>
              <w:marRight w:val="0"/>
              <w:marTop w:val="0"/>
              <w:marBottom w:val="0"/>
              <w:divBdr>
                <w:top w:val="none" w:sz="0" w:space="0" w:color="auto"/>
                <w:left w:val="none" w:sz="0" w:space="0" w:color="auto"/>
                <w:bottom w:val="none" w:sz="0" w:space="0" w:color="auto"/>
                <w:right w:val="none" w:sz="0" w:space="0" w:color="auto"/>
              </w:divBdr>
              <w:divsChild>
                <w:div w:id="48114694">
                  <w:marLeft w:val="0"/>
                  <w:marRight w:val="0"/>
                  <w:marTop w:val="0"/>
                  <w:marBottom w:val="0"/>
                  <w:divBdr>
                    <w:top w:val="none" w:sz="0" w:space="0" w:color="auto"/>
                    <w:left w:val="none" w:sz="0" w:space="0" w:color="auto"/>
                    <w:bottom w:val="none" w:sz="0" w:space="0" w:color="auto"/>
                    <w:right w:val="none" w:sz="0" w:space="0" w:color="auto"/>
                  </w:divBdr>
                </w:div>
                <w:div w:id="71398129">
                  <w:marLeft w:val="0"/>
                  <w:marRight w:val="0"/>
                  <w:marTop w:val="0"/>
                  <w:marBottom w:val="0"/>
                  <w:divBdr>
                    <w:top w:val="none" w:sz="0" w:space="0" w:color="auto"/>
                    <w:left w:val="none" w:sz="0" w:space="0" w:color="auto"/>
                    <w:bottom w:val="none" w:sz="0" w:space="0" w:color="auto"/>
                    <w:right w:val="none" w:sz="0" w:space="0" w:color="auto"/>
                  </w:divBdr>
                </w:div>
                <w:div w:id="72440267">
                  <w:marLeft w:val="0"/>
                  <w:marRight w:val="0"/>
                  <w:marTop w:val="0"/>
                  <w:marBottom w:val="0"/>
                  <w:divBdr>
                    <w:top w:val="none" w:sz="0" w:space="0" w:color="auto"/>
                    <w:left w:val="none" w:sz="0" w:space="0" w:color="auto"/>
                    <w:bottom w:val="none" w:sz="0" w:space="0" w:color="auto"/>
                    <w:right w:val="none" w:sz="0" w:space="0" w:color="auto"/>
                  </w:divBdr>
                </w:div>
                <w:div w:id="77681196">
                  <w:marLeft w:val="0"/>
                  <w:marRight w:val="0"/>
                  <w:marTop w:val="0"/>
                  <w:marBottom w:val="0"/>
                  <w:divBdr>
                    <w:top w:val="none" w:sz="0" w:space="0" w:color="auto"/>
                    <w:left w:val="none" w:sz="0" w:space="0" w:color="auto"/>
                    <w:bottom w:val="none" w:sz="0" w:space="0" w:color="auto"/>
                    <w:right w:val="none" w:sz="0" w:space="0" w:color="auto"/>
                  </w:divBdr>
                </w:div>
                <w:div w:id="140391813">
                  <w:marLeft w:val="0"/>
                  <w:marRight w:val="0"/>
                  <w:marTop w:val="0"/>
                  <w:marBottom w:val="0"/>
                  <w:divBdr>
                    <w:top w:val="none" w:sz="0" w:space="0" w:color="auto"/>
                    <w:left w:val="none" w:sz="0" w:space="0" w:color="auto"/>
                    <w:bottom w:val="none" w:sz="0" w:space="0" w:color="auto"/>
                    <w:right w:val="none" w:sz="0" w:space="0" w:color="auto"/>
                  </w:divBdr>
                </w:div>
                <w:div w:id="182519458">
                  <w:marLeft w:val="0"/>
                  <w:marRight w:val="0"/>
                  <w:marTop w:val="0"/>
                  <w:marBottom w:val="0"/>
                  <w:divBdr>
                    <w:top w:val="none" w:sz="0" w:space="0" w:color="auto"/>
                    <w:left w:val="none" w:sz="0" w:space="0" w:color="auto"/>
                    <w:bottom w:val="none" w:sz="0" w:space="0" w:color="auto"/>
                    <w:right w:val="none" w:sz="0" w:space="0" w:color="auto"/>
                  </w:divBdr>
                </w:div>
                <w:div w:id="182520253">
                  <w:marLeft w:val="0"/>
                  <w:marRight w:val="0"/>
                  <w:marTop w:val="0"/>
                  <w:marBottom w:val="0"/>
                  <w:divBdr>
                    <w:top w:val="none" w:sz="0" w:space="0" w:color="auto"/>
                    <w:left w:val="none" w:sz="0" w:space="0" w:color="auto"/>
                    <w:bottom w:val="none" w:sz="0" w:space="0" w:color="auto"/>
                    <w:right w:val="none" w:sz="0" w:space="0" w:color="auto"/>
                  </w:divBdr>
                </w:div>
                <w:div w:id="240719639">
                  <w:marLeft w:val="0"/>
                  <w:marRight w:val="0"/>
                  <w:marTop w:val="0"/>
                  <w:marBottom w:val="0"/>
                  <w:divBdr>
                    <w:top w:val="none" w:sz="0" w:space="0" w:color="auto"/>
                    <w:left w:val="none" w:sz="0" w:space="0" w:color="auto"/>
                    <w:bottom w:val="none" w:sz="0" w:space="0" w:color="auto"/>
                    <w:right w:val="none" w:sz="0" w:space="0" w:color="auto"/>
                  </w:divBdr>
                </w:div>
                <w:div w:id="290477691">
                  <w:marLeft w:val="0"/>
                  <w:marRight w:val="0"/>
                  <w:marTop w:val="0"/>
                  <w:marBottom w:val="0"/>
                  <w:divBdr>
                    <w:top w:val="none" w:sz="0" w:space="0" w:color="auto"/>
                    <w:left w:val="none" w:sz="0" w:space="0" w:color="auto"/>
                    <w:bottom w:val="none" w:sz="0" w:space="0" w:color="auto"/>
                    <w:right w:val="none" w:sz="0" w:space="0" w:color="auto"/>
                  </w:divBdr>
                </w:div>
                <w:div w:id="291176881">
                  <w:marLeft w:val="0"/>
                  <w:marRight w:val="0"/>
                  <w:marTop w:val="0"/>
                  <w:marBottom w:val="0"/>
                  <w:divBdr>
                    <w:top w:val="none" w:sz="0" w:space="0" w:color="auto"/>
                    <w:left w:val="none" w:sz="0" w:space="0" w:color="auto"/>
                    <w:bottom w:val="none" w:sz="0" w:space="0" w:color="auto"/>
                    <w:right w:val="none" w:sz="0" w:space="0" w:color="auto"/>
                  </w:divBdr>
                </w:div>
                <w:div w:id="334655371">
                  <w:marLeft w:val="0"/>
                  <w:marRight w:val="0"/>
                  <w:marTop w:val="0"/>
                  <w:marBottom w:val="0"/>
                  <w:divBdr>
                    <w:top w:val="none" w:sz="0" w:space="0" w:color="auto"/>
                    <w:left w:val="none" w:sz="0" w:space="0" w:color="auto"/>
                    <w:bottom w:val="none" w:sz="0" w:space="0" w:color="auto"/>
                    <w:right w:val="none" w:sz="0" w:space="0" w:color="auto"/>
                  </w:divBdr>
                </w:div>
                <w:div w:id="405764249">
                  <w:marLeft w:val="0"/>
                  <w:marRight w:val="0"/>
                  <w:marTop w:val="0"/>
                  <w:marBottom w:val="0"/>
                  <w:divBdr>
                    <w:top w:val="none" w:sz="0" w:space="0" w:color="auto"/>
                    <w:left w:val="none" w:sz="0" w:space="0" w:color="auto"/>
                    <w:bottom w:val="none" w:sz="0" w:space="0" w:color="auto"/>
                    <w:right w:val="none" w:sz="0" w:space="0" w:color="auto"/>
                  </w:divBdr>
                </w:div>
                <w:div w:id="445737737">
                  <w:marLeft w:val="0"/>
                  <w:marRight w:val="0"/>
                  <w:marTop w:val="0"/>
                  <w:marBottom w:val="0"/>
                  <w:divBdr>
                    <w:top w:val="none" w:sz="0" w:space="0" w:color="auto"/>
                    <w:left w:val="none" w:sz="0" w:space="0" w:color="auto"/>
                    <w:bottom w:val="none" w:sz="0" w:space="0" w:color="auto"/>
                    <w:right w:val="none" w:sz="0" w:space="0" w:color="auto"/>
                  </w:divBdr>
                </w:div>
                <w:div w:id="483620607">
                  <w:marLeft w:val="0"/>
                  <w:marRight w:val="0"/>
                  <w:marTop w:val="0"/>
                  <w:marBottom w:val="0"/>
                  <w:divBdr>
                    <w:top w:val="none" w:sz="0" w:space="0" w:color="auto"/>
                    <w:left w:val="none" w:sz="0" w:space="0" w:color="auto"/>
                    <w:bottom w:val="none" w:sz="0" w:space="0" w:color="auto"/>
                    <w:right w:val="none" w:sz="0" w:space="0" w:color="auto"/>
                  </w:divBdr>
                </w:div>
                <w:div w:id="502941789">
                  <w:marLeft w:val="0"/>
                  <w:marRight w:val="0"/>
                  <w:marTop w:val="0"/>
                  <w:marBottom w:val="0"/>
                  <w:divBdr>
                    <w:top w:val="none" w:sz="0" w:space="0" w:color="auto"/>
                    <w:left w:val="none" w:sz="0" w:space="0" w:color="auto"/>
                    <w:bottom w:val="none" w:sz="0" w:space="0" w:color="auto"/>
                    <w:right w:val="none" w:sz="0" w:space="0" w:color="auto"/>
                  </w:divBdr>
                </w:div>
                <w:div w:id="534343852">
                  <w:marLeft w:val="0"/>
                  <w:marRight w:val="0"/>
                  <w:marTop w:val="0"/>
                  <w:marBottom w:val="0"/>
                  <w:divBdr>
                    <w:top w:val="none" w:sz="0" w:space="0" w:color="auto"/>
                    <w:left w:val="none" w:sz="0" w:space="0" w:color="auto"/>
                    <w:bottom w:val="none" w:sz="0" w:space="0" w:color="auto"/>
                    <w:right w:val="none" w:sz="0" w:space="0" w:color="auto"/>
                  </w:divBdr>
                </w:div>
                <w:div w:id="551698722">
                  <w:marLeft w:val="0"/>
                  <w:marRight w:val="0"/>
                  <w:marTop w:val="0"/>
                  <w:marBottom w:val="0"/>
                  <w:divBdr>
                    <w:top w:val="none" w:sz="0" w:space="0" w:color="auto"/>
                    <w:left w:val="none" w:sz="0" w:space="0" w:color="auto"/>
                    <w:bottom w:val="none" w:sz="0" w:space="0" w:color="auto"/>
                    <w:right w:val="none" w:sz="0" w:space="0" w:color="auto"/>
                  </w:divBdr>
                </w:div>
                <w:div w:id="575896573">
                  <w:marLeft w:val="0"/>
                  <w:marRight w:val="0"/>
                  <w:marTop w:val="0"/>
                  <w:marBottom w:val="0"/>
                  <w:divBdr>
                    <w:top w:val="none" w:sz="0" w:space="0" w:color="auto"/>
                    <w:left w:val="none" w:sz="0" w:space="0" w:color="auto"/>
                    <w:bottom w:val="none" w:sz="0" w:space="0" w:color="auto"/>
                    <w:right w:val="none" w:sz="0" w:space="0" w:color="auto"/>
                  </w:divBdr>
                </w:div>
                <w:div w:id="632371301">
                  <w:marLeft w:val="0"/>
                  <w:marRight w:val="0"/>
                  <w:marTop w:val="0"/>
                  <w:marBottom w:val="0"/>
                  <w:divBdr>
                    <w:top w:val="none" w:sz="0" w:space="0" w:color="auto"/>
                    <w:left w:val="none" w:sz="0" w:space="0" w:color="auto"/>
                    <w:bottom w:val="none" w:sz="0" w:space="0" w:color="auto"/>
                    <w:right w:val="none" w:sz="0" w:space="0" w:color="auto"/>
                  </w:divBdr>
                </w:div>
                <w:div w:id="678964346">
                  <w:marLeft w:val="0"/>
                  <w:marRight w:val="0"/>
                  <w:marTop w:val="0"/>
                  <w:marBottom w:val="0"/>
                  <w:divBdr>
                    <w:top w:val="none" w:sz="0" w:space="0" w:color="auto"/>
                    <w:left w:val="none" w:sz="0" w:space="0" w:color="auto"/>
                    <w:bottom w:val="none" w:sz="0" w:space="0" w:color="auto"/>
                    <w:right w:val="none" w:sz="0" w:space="0" w:color="auto"/>
                  </w:divBdr>
                </w:div>
                <w:div w:id="704212932">
                  <w:marLeft w:val="0"/>
                  <w:marRight w:val="0"/>
                  <w:marTop w:val="0"/>
                  <w:marBottom w:val="0"/>
                  <w:divBdr>
                    <w:top w:val="none" w:sz="0" w:space="0" w:color="auto"/>
                    <w:left w:val="none" w:sz="0" w:space="0" w:color="auto"/>
                    <w:bottom w:val="none" w:sz="0" w:space="0" w:color="auto"/>
                    <w:right w:val="none" w:sz="0" w:space="0" w:color="auto"/>
                  </w:divBdr>
                </w:div>
                <w:div w:id="711268391">
                  <w:marLeft w:val="0"/>
                  <w:marRight w:val="0"/>
                  <w:marTop w:val="0"/>
                  <w:marBottom w:val="0"/>
                  <w:divBdr>
                    <w:top w:val="none" w:sz="0" w:space="0" w:color="auto"/>
                    <w:left w:val="none" w:sz="0" w:space="0" w:color="auto"/>
                    <w:bottom w:val="none" w:sz="0" w:space="0" w:color="auto"/>
                    <w:right w:val="none" w:sz="0" w:space="0" w:color="auto"/>
                  </w:divBdr>
                </w:div>
                <w:div w:id="713696128">
                  <w:marLeft w:val="0"/>
                  <w:marRight w:val="0"/>
                  <w:marTop w:val="0"/>
                  <w:marBottom w:val="0"/>
                  <w:divBdr>
                    <w:top w:val="none" w:sz="0" w:space="0" w:color="auto"/>
                    <w:left w:val="none" w:sz="0" w:space="0" w:color="auto"/>
                    <w:bottom w:val="none" w:sz="0" w:space="0" w:color="auto"/>
                    <w:right w:val="none" w:sz="0" w:space="0" w:color="auto"/>
                  </w:divBdr>
                </w:div>
                <w:div w:id="832262977">
                  <w:marLeft w:val="0"/>
                  <w:marRight w:val="0"/>
                  <w:marTop w:val="0"/>
                  <w:marBottom w:val="0"/>
                  <w:divBdr>
                    <w:top w:val="none" w:sz="0" w:space="0" w:color="auto"/>
                    <w:left w:val="none" w:sz="0" w:space="0" w:color="auto"/>
                    <w:bottom w:val="none" w:sz="0" w:space="0" w:color="auto"/>
                    <w:right w:val="none" w:sz="0" w:space="0" w:color="auto"/>
                  </w:divBdr>
                </w:div>
                <w:div w:id="848787146">
                  <w:marLeft w:val="0"/>
                  <w:marRight w:val="0"/>
                  <w:marTop w:val="0"/>
                  <w:marBottom w:val="0"/>
                  <w:divBdr>
                    <w:top w:val="none" w:sz="0" w:space="0" w:color="auto"/>
                    <w:left w:val="none" w:sz="0" w:space="0" w:color="auto"/>
                    <w:bottom w:val="none" w:sz="0" w:space="0" w:color="auto"/>
                    <w:right w:val="none" w:sz="0" w:space="0" w:color="auto"/>
                  </w:divBdr>
                </w:div>
                <w:div w:id="891846194">
                  <w:marLeft w:val="0"/>
                  <w:marRight w:val="0"/>
                  <w:marTop w:val="0"/>
                  <w:marBottom w:val="0"/>
                  <w:divBdr>
                    <w:top w:val="none" w:sz="0" w:space="0" w:color="auto"/>
                    <w:left w:val="none" w:sz="0" w:space="0" w:color="auto"/>
                    <w:bottom w:val="none" w:sz="0" w:space="0" w:color="auto"/>
                    <w:right w:val="none" w:sz="0" w:space="0" w:color="auto"/>
                  </w:divBdr>
                </w:div>
                <w:div w:id="966854110">
                  <w:marLeft w:val="0"/>
                  <w:marRight w:val="0"/>
                  <w:marTop w:val="0"/>
                  <w:marBottom w:val="0"/>
                  <w:divBdr>
                    <w:top w:val="none" w:sz="0" w:space="0" w:color="auto"/>
                    <w:left w:val="none" w:sz="0" w:space="0" w:color="auto"/>
                    <w:bottom w:val="none" w:sz="0" w:space="0" w:color="auto"/>
                    <w:right w:val="none" w:sz="0" w:space="0" w:color="auto"/>
                  </w:divBdr>
                </w:div>
                <w:div w:id="1028683409">
                  <w:marLeft w:val="0"/>
                  <w:marRight w:val="0"/>
                  <w:marTop w:val="0"/>
                  <w:marBottom w:val="0"/>
                  <w:divBdr>
                    <w:top w:val="none" w:sz="0" w:space="0" w:color="auto"/>
                    <w:left w:val="none" w:sz="0" w:space="0" w:color="auto"/>
                    <w:bottom w:val="none" w:sz="0" w:space="0" w:color="auto"/>
                    <w:right w:val="none" w:sz="0" w:space="0" w:color="auto"/>
                  </w:divBdr>
                </w:div>
                <w:div w:id="1072894378">
                  <w:marLeft w:val="0"/>
                  <w:marRight w:val="0"/>
                  <w:marTop w:val="0"/>
                  <w:marBottom w:val="0"/>
                  <w:divBdr>
                    <w:top w:val="none" w:sz="0" w:space="0" w:color="auto"/>
                    <w:left w:val="none" w:sz="0" w:space="0" w:color="auto"/>
                    <w:bottom w:val="none" w:sz="0" w:space="0" w:color="auto"/>
                    <w:right w:val="none" w:sz="0" w:space="0" w:color="auto"/>
                  </w:divBdr>
                </w:div>
                <w:div w:id="1088502443">
                  <w:marLeft w:val="0"/>
                  <w:marRight w:val="0"/>
                  <w:marTop w:val="0"/>
                  <w:marBottom w:val="0"/>
                  <w:divBdr>
                    <w:top w:val="none" w:sz="0" w:space="0" w:color="auto"/>
                    <w:left w:val="none" w:sz="0" w:space="0" w:color="auto"/>
                    <w:bottom w:val="none" w:sz="0" w:space="0" w:color="auto"/>
                    <w:right w:val="none" w:sz="0" w:space="0" w:color="auto"/>
                  </w:divBdr>
                </w:div>
                <w:div w:id="1099567165">
                  <w:marLeft w:val="0"/>
                  <w:marRight w:val="0"/>
                  <w:marTop w:val="0"/>
                  <w:marBottom w:val="0"/>
                  <w:divBdr>
                    <w:top w:val="none" w:sz="0" w:space="0" w:color="auto"/>
                    <w:left w:val="none" w:sz="0" w:space="0" w:color="auto"/>
                    <w:bottom w:val="none" w:sz="0" w:space="0" w:color="auto"/>
                    <w:right w:val="none" w:sz="0" w:space="0" w:color="auto"/>
                  </w:divBdr>
                </w:div>
                <w:div w:id="1119379510">
                  <w:marLeft w:val="0"/>
                  <w:marRight w:val="0"/>
                  <w:marTop w:val="0"/>
                  <w:marBottom w:val="0"/>
                  <w:divBdr>
                    <w:top w:val="none" w:sz="0" w:space="0" w:color="auto"/>
                    <w:left w:val="none" w:sz="0" w:space="0" w:color="auto"/>
                    <w:bottom w:val="none" w:sz="0" w:space="0" w:color="auto"/>
                    <w:right w:val="none" w:sz="0" w:space="0" w:color="auto"/>
                  </w:divBdr>
                </w:div>
                <w:div w:id="1120490279">
                  <w:marLeft w:val="0"/>
                  <w:marRight w:val="0"/>
                  <w:marTop w:val="0"/>
                  <w:marBottom w:val="0"/>
                  <w:divBdr>
                    <w:top w:val="none" w:sz="0" w:space="0" w:color="auto"/>
                    <w:left w:val="none" w:sz="0" w:space="0" w:color="auto"/>
                    <w:bottom w:val="none" w:sz="0" w:space="0" w:color="auto"/>
                    <w:right w:val="none" w:sz="0" w:space="0" w:color="auto"/>
                  </w:divBdr>
                </w:div>
                <w:div w:id="1125076544">
                  <w:marLeft w:val="0"/>
                  <w:marRight w:val="0"/>
                  <w:marTop w:val="0"/>
                  <w:marBottom w:val="0"/>
                  <w:divBdr>
                    <w:top w:val="none" w:sz="0" w:space="0" w:color="auto"/>
                    <w:left w:val="none" w:sz="0" w:space="0" w:color="auto"/>
                    <w:bottom w:val="none" w:sz="0" w:space="0" w:color="auto"/>
                    <w:right w:val="none" w:sz="0" w:space="0" w:color="auto"/>
                  </w:divBdr>
                </w:div>
                <w:div w:id="1148747272">
                  <w:marLeft w:val="0"/>
                  <w:marRight w:val="0"/>
                  <w:marTop w:val="0"/>
                  <w:marBottom w:val="0"/>
                  <w:divBdr>
                    <w:top w:val="none" w:sz="0" w:space="0" w:color="auto"/>
                    <w:left w:val="none" w:sz="0" w:space="0" w:color="auto"/>
                    <w:bottom w:val="none" w:sz="0" w:space="0" w:color="auto"/>
                    <w:right w:val="none" w:sz="0" w:space="0" w:color="auto"/>
                  </w:divBdr>
                </w:div>
                <w:div w:id="1153327538">
                  <w:marLeft w:val="0"/>
                  <w:marRight w:val="0"/>
                  <w:marTop w:val="0"/>
                  <w:marBottom w:val="0"/>
                  <w:divBdr>
                    <w:top w:val="none" w:sz="0" w:space="0" w:color="auto"/>
                    <w:left w:val="none" w:sz="0" w:space="0" w:color="auto"/>
                    <w:bottom w:val="none" w:sz="0" w:space="0" w:color="auto"/>
                    <w:right w:val="none" w:sz="0" w:space="0" w:color="auto"/>
                  </w:divBdr>
                </w:div>
                <w:div w:id="1165317528">
                  <w:marLeft w:val="0"/>
                  <w:marRight w:val="0"/>
                  <w:marTop w:val="0"/>
                  <w:marBottom w:val="0"/>
                  <w:divBdr>
                    <w:top w:val="none" w:sz="0" w:space="0" w:color="auto"/>
                    <w:left w:val="none" w:sz="0" w:space="0" w:color="auto"/>
                    <w:bottom w:val="none" w:sz="0" w:space="0" w:color="auto"/>
                    <w:right w:val="none" w:sz="0" w:space="0" w:color="auto"/>
                  </w:divBdr>
                </w:div>
                <w:div w:id="1175143819">
                  <w:marLeft w:val="0"/>
                  <w:marRight w:val="0"/>
                  <w:marTop w:val="0"/>
                  <w:marBottom w:val="0"/>
                  <w:divBdr>
                    <w:top w:val="none" w:sz="0" w:space="0" w:color="auto"/>
                    <w:left w:val="none" w:sz="0" w:space="0" w:color="auto"/>
                    <w:bottom w:val="none" w:sz="0" w:space="0" w:color="auto"/>
                    <w:right w:val="none" w:sz="0" w:space="0" w:color="auto"/>
                  </w:divBdr>
                </w:div>
                <w:div w:id="1178231469">
                  <w:marLeft w:val="0"/>
                  <w:marRight w:val="0"/>
                  <w:marTop w:val="0"/>
                  <w:marBottom w:val="0"/>
                  <w:divBdr>
                    <w:top w:val="none" w:sz="0" w:space="0" w:color="auto"/>
                    <w:left w:val="none" w:sz="0" w:space="0" w:color="auto"/>
                    <w:bottom w:val="none" w:sz="0" w:space="0" w:color="auto"/>
                    <w:right w:val="none" w:sz="0" w:space="0" w:color="auto"/>
                  </w:divBdr>
                </w:div>
                <w:div w:id="1211764165">
                  <w:marLeft w:val="0"/>
                  <w:marRight w:val="0"/>
                  <w:marTop w:val="0"/>
                  <w:marBottom w:val="0"/>
                  <w:divBdr>
                    <w:top w:val="none" w:sz="0" w:space="0" w:color="auto"/>
                    <w:left w:val="none" w:sz="0" w:space="0" w:color="auto"/>
                    <w:bottom w:val="none" w:sz="0" w:space="0" w:color="auto"/>
                    <w:right w:val="none" w:sz="0" w:space="0" w:color="auto"/>
                  </w:divBdr>
                </w:div>
                <w:div w:id="1262369760">
                  <w:marLeft w:val="0"/>
                  <w:marRight w:val="0"/>
                  <w:marTop w:val="0"/>
                  <w:marBottom w:val="0"/>
                  <w:divBdr>
                    <w:top w:val="none" w:sz="0" w:space="0" w:color="auto"/>
                    <w:left w:val="none" w:sz="0" w:space="0" w:color="auto"/>
                    <w:bottom w:val="none" w:sz="0" w:space="0" w:color="auto"/>
                    <w:right w:val="none" w:sz="0" w:space="0" w:color="auto"/>
                  </w:divBdr>
                </w:div>
                <w:div w:id="1279340276">
                  <w:marLeft w:val="0"/>
                  <w:marRight w:val="0"/>
                  <w:marTop w:val="0"/>
                  <w:marBottom w:val="0"/>
                  <w:divBdr>
                    <w:top w:val="none" w:sz="0" w:space="0" w:color="auto"/>
                    <w:left w:val="none" w:sz="0" w:space="0" w:color="auto"/>
                    <w:bottom w:val="none" w:sz="0" w:space="0" w:color="auto"/>
                    <w:right w:val="none" w:sz="0" w:space="0" w:color="auto"/>
                  </w:divBdr>
                </w:div>
                <w:div w:id="1318807233">
                  <w:marLeft w:val="0"/>
                  <w:marRight w:val="0"/>
                  <w:marTop w:val="0"/>
                  <w:marBottom w:val="0"/>
                  <w:divBdr>
                    <w:top w:val="none" w:sz="0" w:space="0" w:color="auto"/>
                    <w:left w:val="none" w:sz="0" w:space="0" w:color="auto"/>
                    <w:bottom w:val="none" w:sz="0" w:space="0" w:color="auto"/>
                    <w:right w:val="none" w:sz="0" w:space="0" w:color="auto"/>
                  </w:divBdr>
                </w:div>
                <w:div w:id="1356610451">
                  <w:marLeft w:val="0"/>
                  <w:marRight w:val="0"/>
                  <w:marTop w:val="0"/>
                  <w:marBottom w:val="0"/>
                  <w:divBdr>
                    <w:top w:val="none" w:sz="0" w:space="0" w:color="auto"/>
                    <w:left w:val="none" w:sz="0" w:space="0" w:color="auto"/>
                    <w:bottom w:val="none" w:sz="0" w:space="0" w:color="auto"/>
                    <w:right w:val="none" w:sz="0" w:space="0" w:color="auto"/>
                  </w:divBdr>
                </w:div>
                <w:div w:id="1382512661">
                  <w:marLeft w:val="0"/>
                  <w:marRight w:val="0"/>
                  <w:marTop w:val="0"/>
                  <w:marBottom w:val="0"/>
                  <w:divBdr>
                    <w:top w:val="none" w:sz="0" w:space="0" w:color="auto"/>
                    <w:left w:val="none" w:sz="0" w:space="0" w:color="auto"/>
                    <w:bottom w:val="none" w:sz="0" w:space="0" w:color="auto"/>
                    <w:right w:val="none" w:sz="0" w:space="0" w:color="auto"/>
                  </w:divBdr>
                </w:div>
                <w:div w:id="1401902685">
                  <w:marLeft w:val="0"/>
                  <w:marRight w:val="0"/>
                  <w:marTop w:val="0"/>
                  <w:marBottom w:val="0"/>
                  <w:divBdr>
                    <w:top w:val="none" w:sz="0" w:space="0" w:color="auto"/>
                    <w:left w:val="none" w:sz="0" w:space="0" w:color="auto"/>
                    <w:bottom w:val="none" w:sz="0" w:space="0" w:color="auto"/>
                    <w:right w:val="none" w:sz="0" w:space="0" w:color="auto"/>
                  </w:divBdr>
                </w:div>
                <w:div w:id="1458373606">
                  <w:marLeft w:val="0"/>
                  <w:marRight w:val="0"/>
                  <w:marTop w:val="0"/>
                  <w:marBottom w:val="0"/>
                  <w:divBdr>
                    <w:top w:val="none" w:sz="0" w:space="0" w:color="auto"/>
                    <w:left w:val="none" w:sz="0" w:space="0" w:color="auto"/>
                    <w:bottom w:val="none" w:sz="0" w:space="0" w:color="auto"/>
                    <w:right w:val="none" w:sz="0" w:space="0" w:color="auto"/>
                  </w:divBdr>
                </w:div>
                <w:div w:id="1475833549">
                  <w:marLeft w:val="0"/>
                  <w:marRight w:val="0"/>
                  <w:marTop w:val="0"/>
                  <w:marBottom w:val="0"/>
                  <w:divBdr>
                    <w:top w:val="none" w:sz="0" w:space="0" w:color="auto"/>
                    <w:left w:val="none" w:sz="0" w:space="0" w:color="auto"/>
                    <w:bottom w:val="none" w:sz="0" w:space="0" w:color="auto"/>
                    <w:right w:val="none" w:sz="0" w:space="0" w:color="auto"/>
                  </w:divBdr>
                </w:div>
                <w:div w:id="1531331870">
                  <w:marLeft w:val="0"/>
                  <w:marRight w:val="0"/>
                  <w:marTop w:val="0"/>
                  <w:marBottom w:val="0"/>
                  <w:divBdr>
                    <w:top w:val="none" w:sz="0" w:space="0" w:color="auto"/>
                    <w:left w:val="none" w:sz="0" w:space="0" w:color="auto"/>
                    <w:bottom w:val="none" w:sz="0" w:space="0" w:color="auto"/>
                    <w:right w:val="none" w:sz="0" w:space="0" w:color="auto"/>
                  </w:divBdr>
                </w:div>
                <w:div w:id="1545947411">
                  <w:marLeft w:val="0"/>
                  <w:marRight w:val="0"/>
                  <w:marTop w:val="0"/>
                  <w:marBottom w:val="0"/>
                  <w:divBdr>
                    <w:top w:val="none" w:sz="0" w:space="0" w:color="auto"/>
                    <w:left w:val="none" w:sz="0" w:space="0" w:color="auto"/>
                    <w:bottom w:val="none" w:sz="0" w:space="0" w:color="auto"/>
                    <w:right w:val="none" w:sz="0" w:space="0" w:color="auto"/>
                  </w:divBdr>
                </w:div>
                <w:div w:id="1563371173">
                  <w:marLeft w:val="0"/>
                  <w:marRight w:val="0"/>
                  <w:marTop w:val="0"/>
                  <w:marBottom w:val="0"/>
                  <w:divBdr>
                    <w:top w:val="none" w:sz="0" w:space="0" w:color="auto"/>
                    <w:left w:val="none" w:sz="0" w:space="0" w:color="auto"/>
                    <w:bottom w:val="none" w:sz="0" w:space="0" w:color="auto"/>
                    <w:right w:val="none" w:sz="0" w:space="0" w:color="auto"/>
                  </w:divBdr>
                </w:div>
                <w:div w:id="1666129807">
                  <w:marLeft w:val="0"/>
                  <w:marRight w:val="0"/>
                  <w:marTop w:val="0"/>
                  <w:marBottom w:val="0"/>
                  <w:divBdr>
                    <w:top w:val="none" w:sz="0" w:space="0" w:color="auto"/>
                    <w:left w:val="none" w:sz="0" w:space="0" w:color="auto"/>
                    <w:bottom w:val="none" w:sz="0" w:space="0" w:color="auto"/>
                    <w:right w:val="none" w:sz="0" w:space="0" w:color="auto"/>
                  </w:divBdr>
                </w:div>
                <w:div w:id="1720589848">
                  <w:marLeft w:val="0"/>
                  <w:marRight w:val="0"/>
                  <w:marTop w:val="0"/>
                  <w:marBottom w:val="0"/>
                  <w:divBdr>
                    <w:top w:val="none" w:sz="0" w:space="0" w:color="auto"/>
                    <w:left w:val="none" w:sz="0" w:space="0" w:color="auto"/>
                    <w:bottom w:val="none" w:sz="0" w:space="0" w:color="auto"/>
                    <w:right w:val="none" w:sz="0" w:space="0" w:color="auto"/>
                  </w:divBdr>
                </w:div>
                <w:div w:id="1751462938">
                  <w:marLeft w:val="0"/>
                  <w:marRight w:val="0"/>
                  <w:marTop w:val="0"/>
                  <w:marBottom w:val="0"/>
                  <w:divBdr>
                    <w:top w:val="none" w:sz="0" w:space="0" w:color="auto"/>
                    <w:left w:val="none" w:sz="0" w:space="0" w:color="auto"/>
                    <w:bottom w:val="none" w:sz="0" w:space="0" w:color="auto"/>
                    <w:right w:val="none" w:sz="0" w:space="0" w:color="auto"/>
                  </w:divBdr>
                </w:div>
                <w:div w:id="1754544966">
                  <w:marLeft w:val="0"/>
                  <w:marRight w:val="0"/>
                  <w:marTop w:val="0"/>
                  <w:marBottom w:val="0"/>
                  <w:divBdr>
                    <w:top w:val="none" w:sz="0" w:space="0" w:color="auto"/>
                    <w:left w:val="none" w:sz="0" w:space="0" w:color="auto"/>
                    <w:bottom w:val="none" w:sz="0" w:space="0" w:color="auto"/>
                    <w:right w:val="none" w:sz="0" w:space="0" w:color="auto"/>
                  </w:divBdr>
                </w:div>
                <w:div w:id="1793327629">
                  <w:marLeft w:val="0"/>
                  <w:marRight w:val="0"/>
                  <w:marTop w:val="0"/>
                  <w:marBottom w:val="0"/>
                  <w:divBdr>
                    <w:top w:val="none" w:sz="0" w:space="0" w:color="auto"/>
                    <w:left w:val="none" w:sz="0" w:space="0" w:color="auto"/>
                    <w:bottom w:val="none" w:sz="0" w:space="0" w:color="auto"/>
                    <w:right w:val="none" w:sz="0" w:space="0" w:color="auto"/>
                  </w:divBdr>
                </w:div>
                <w:div w:id="1844201172">
                  <w:marLeft w:val="0"/>
                  <w:marRight w:val="0"/>
                  <w:marTop w:val="0"/>
                  <w:marBottom w:val="0"/>
                  <w:divBdr>
                    <w:top w:val="none" w:sz="0" w:space="0" w:color="auto"/>
                    <w:left w:val="none" w:sz="0" w:space="0" w:color="auto"/>
                    <w:bottom w:val="none" w:sz="0" w:space="0" w:color="auto"/>
                    <w:right w:val="none" w:sz="0" w:space="0" w:color="auto"/>
                  </w:divBdr>
                </w:div>
                <w:div w:id="1847864224">
                  <w:marLeft w:val="0"/>
                  <w:marRight w:val="0"/>
                  <w:marTop w:val="0"/>
                  <w:marBottom w:val="0"/>
                  <w:divBdr>
                    <w:top w:val="none" w:sz="0" w:space="0" w:color="auto"/>
                    <w:left w:val="none" w:sz="0" w:space="0" w:color="auto"/>
                    <w:bottom w:val="none" w:sz="0" w:space="0" w:color="auto"/>
                    <w:right w:val="none" w:sz="0" w:space="0" w:color="auto"/>
                  </w:divBdr>
                </w:div>
                <w:div w:id="1858617898">
                  <w:marLeft w:val="0"/>
                  <w:marRight w:val="0"/>
                  <w:marTop w:val="0"/>
                  <w:marBottom w:val="0"/>
                  <w:divBdr>
                    <w:top w:val="none" w:sz="0" w:space="0" w:color="auto"/>
                    <w:left w:val="none" w:sz="0" w:space="0" w:color="auto"/>
                    <w:bottom w:val="none" w:sz="0" w:space="0" w:color="auto"/>
                    <w:right w:val="none" w:sz="0" w:space="0" w:color="auto"/>
                  </w:divBdr>
                </w:div>
                <w:div w:id="1860966578">
                  <w:marLeft w:val="0"/>
                  <w:marRight w:val="0"/>
                  <w:marTop w:val="0"/>
                  <w:marBottom w:val="0"/>
                  <w:divBdr>
                    <w:top w:val="none" w:sz="0" w:space="0" w:color="auto"/>
                    <w:left w:val="none" w:sz="0" w:space="0" w:color="auto"/>
                    <w:bottom w:val="none" w:sz="0" w:space="0" w:color="auto"/>
                    <w:right w:val="none" w:sz="0" w:space="0" w:color="auto"/>
                  </w:divBdr>
                </w:div>
                <w:div w:id="1889685041">
                  <w:marLeft w:val="0"/>
                  <w:marRight w:val="0"/>
                  <w:marTop w:val="0"/>
                  <w:marBottom w:val="0"/>
                  <w:divBdr>
                    <w:top w:val="none" w:sz="0" w:space="0" w:color="auto"/>
                    <w:left w:val="none" w:sz="0" w:space="0" w:color="auto"/>
                    <w:bottom w:val="none" w:sz="0" w:space="0" w:color="auto"/>
                    <w:right w:val="none" w:sz="0" w:space="0" w:color="auto"/>
                  </w:divBdr>
                </w:div>
                <w:div w:id="1986205531">
                  <w:marLeft w:val="0"/>
                  <w:marRight w:val="0"/>
                  <w:marTop w:val="0"/>
                  <w:marBottom w:val="0"/>
                  <w:divBdr>
                    <w:top w:val="none" w:sz="0" w:space="0" w:color="auto"/>
                    <w:left w:val="none" w:sz="0" w:space="0" w:color="auto"/>
                    <w:bottom w:val="none" w:sz="0" w:space="0" w:color="auto"/>
                    <w:right w:val="none" w:sz="0" w:space="0" w:color="auto"/>
                  </w:divBdr>
                </w:div>
                <w:div w:id="2141612097">
                  <w:marLeft w:val="0"/>
                  <w:marRight w:val="0"/>
                  <w:marTop w:val="0"/>
                  <w:marBottom w:val="0"/>
                  <w:divBdr>
                    <w:top w:val="none" w:sz="0" w:space="0" w:color="auto"/>
                    <w:left w:val="none" w:sz="0" w:space="0" w:color="auto"/>
                    <w:bottom w:val="none" w:sz="0" w:space="0" w:color="auto"/>
                    <w:right w:val="none" w:sz="0" w:space="0" w:color="auto"/>
                  </w:divBdr>
                </w:div>
              </w:divsChild>
            </w:div>
            <w:div w:id="957102425">
              <w:marLeft w:val="0"/>
              <w:marRight w:val="0"/>
              <w:marTop w:val="0"/>
              <w:marBottom w:val="0"/>
              <w:divBdr>
                <w:top w:val="none" w:sz="0" w:space="0" w:color="auto"/>
                <w:left w:val="none" w:sz="0" w:space="0" w:color="auto"/>
                <w:bottom w:val="none" w:sz="0" w:space="0" w:color="auto"/>
                <w:right w:val="none" w:sz="0" w:space="0" w:color="auto"/>
              </w:divBdr>
            </w:div>
            <w:div w:id="961156528">
              <w:marLeft w:val="0"/>
              <w:marRight w:val="0"/>
              <w:marTop w:val="0"/>
              <w:marBottom w:val="0"/>
              <w:divBdr>
                <w:top w:val="none" w:sz="0" w:space="0" w:color="auto"/>
                <w:left w:val="none" w:sz="0" w:space="0" w:color="auto"/>
                <w:bottom w:val="none" w:sz="0" w:space="0" w:color="auto"/>
                <w:right w:val="none" w:sz="0" w:space="0" w:color="auto"/>
              </w:divBdr>
            </w:div>
            <w:div w:id="1010334445">
              <w:marLeft w:val="0"/>
              <w:marRight w:val="0"/>
              <w:marTop w:val="0"/>
              <w:marBottom w:val="0"/>
              <w:divBdr>
                <w:top w:val="none" w:sz="0" w:space="0" w:color="auto"/>
                <w:left w:val="none" w:sz="0" w:space="0" w:color="auto"/>
                <w:bottom w:val="none" w:sz="0" w:space="0" w:color="auto"/>
                <w:right w:val="none" w:sz="0" w:space="0" w:color="auto"/>
              </w:divBdr>
            </w:div>
            <w:div w:id="1045914186">
              <w:marLeft w:val="0"/>
              <w:marRight w:val="0"/>
              <w:marTop w:val="0"/>
              <w:marBottom w:val="0"/>
              <w:divBdr>
                <w:top w:val="none" w:sz="0" w:space="0" w:color="auto"/>
                <w:left w:val="none" w:sz="0" w:space="0" w:color="auto"/>
                <w:bottom w:val="none" w:sz="0" w:space="0" w:color="auto"/>
                <w:right w:val="none" w:sz="0" w:space="0" w:color="auto"/>
              </w:divBdr>
            </w:div>
            <w:div w:id="1107852044">
              <w:marLeft w:val="0"/>
              <w:marRight w:val="0"/>
              <w:marTop w:val="0"/>
              <w:marBottom w:val="0"/>
              <w:divBdr>
                <w:top w:val="none" w:sz="0" w:space="0" w:color="auto"/>
                <w:left w:val="none" w:sz="0" w:space="0" w:color="auto"/>
                <w:bottom w:val="none" w:sz="0" w:space="0" w:color="auto"/>
                <w:right w:val="none" w:sz="0" w:space="0" w:color="auto"/>
              </w:divBdr>
            </w:div>
            <w:div w:id="1110508625">
              <w:marLeft w:val="0"/>
              <w:marRight w:val="0"/>
              <w:marTop w:val="0"/>
              <w:marBottom w:val="0"/>
              <w:divBdr>
                <w:top w:val="none" w:sz="0" w:space="0" w:color="auto"/>
                <w:left w:val="none" w:sz="0" w:space="0" w:color="auto"/>
                <w:bottom w:val="none" w:sz="0" w:space="0" w:color="auto"/>
                <w:right w:val="none" w:sz="0" w:space="0" w:color="auto"/>
              </w:divBdr>
            </w:div>
            <w:div w:id="1128859824">
              <w:marLeft w:val="0"/>
              <w:marRight w:val="0"/>
              <w:marTop w:val="0"/>
              <w:marBottom w:val="0"/>
              <w:divBdr>
                <w:top w:val="none" w:sz="0" w:space="0" w:color="auto"/>
                <w:left w:val="none" w:sz="0" w:space="0" w:color="auto"/>
                <w:bottom w:val="none" w:sz="0" w:space="0" w:color="auto"/>
                <w:right w:val="none" w:sz="0" w:space="0" w:color="auto"/>
              </w:divBdr>
            </w:div>
            <w:div w:id="1168861725">
              <w:marLeft w:val="0"/>
              <w:marRight w:val="0"/>
              <w:marTop w:val="0"/>
              <w:marBottom w:val="0"/>
              <w:divBdr>
                <w:top w:val="none" w:sz="0" w:space="0" w:color="auto"/>
                <w:left w:val="none" w:sz="0" w:space="0" w:color="auto"/>
                <w:bottom w:val="none" w:sz="0" w:space="0" w:color="auto"/>
                <w:right w:val="none" w:sz="0" w:space="0" w:color="auto"/>
              </w:divBdr>
            </w:div>
            <w:div w:id="1171027406">
              <w:marLeft w:val="0"/>
              <w:marRight w:val="0"/>
              <w:marTop w:val="0"/>
              <w:marBottom w:val="0"/>
              <w:divBdr>
                <w:top w:val="none" w:sz="0" w:space="0" w:color="auto"/>
                <w:left w:val="none" w:sz="0" w:space="0" w:color="auto"/>
                <w:bottom w:val="none" w:sz="0" w:space="0" w:color="auto"/>
                <w:right w:val="none" w:sz="0" w:space="0" w:color="auto"/>
              </w:divBdr>
            </w:div>
            <w:div w:id="1187644492">
              <w:marLeft w:val="0"/>
              <w:marRight w:val="0"/>
              <w:marTop w:val="0"/>
              <w:marBottom w:val="0"/>
              <w:divBdr>
                <w:top w:val="none" w:sz="0" w:space="0" w:color="auto"/>
                <w:left w:val="none" w:sz="0" w:space="0" w:color="auto"/>
                <w:bottom w:val="none" w:sz="0" w:space="0" w:color="auto"/>
                <w:right w:val="none" w:sz="0" w:space="0" w:color="auto"/>
              </w:divBdr>
            </w:div>
            <w:div w:id="1236361665">
              <w:marLeft w:val="0"/>
              <w:marRight w:val="0"/>
              <w:marTop w:val="0"/>
              <w:marBottom w:val="0"/>
              <w:divBdr>
                <w:top w:val="none" w:sz="0" w:space="0" w:color="auto"/>
                <w:left w:val="none" w:sz="0" w:space="0" w:color="auto"/>
                <w:bottom w:val="none" w:sz="0" w:space="0" w:color="auto"/>
                <w:right w:val="none" w:sz="0" w:space="0" w:color="auto"/>
              </w:divBdr>
            </w:div>
            <w:div w:id="1258250714">
              <w:marLeft w:val="0"/>
              <w:marRight w:val="0"/>
              <w:marTop w:val="0"/>
              <w:marBottom w:val="0"/>
              <w:divBdr>
                <w:top w:val="none" w:sz="0" w:space="0" w:color="auto"/>
                <w:left w:val="none" w:sz="0" w:space="0" w:color="auto"/>
                <w:bottom w:val="none" w:sz="0" w:space="0" w:color="auto"/>
                <w:right w:val="none" w:sz="0" w:space="0" w:color="auto"/>
              </w:divBdr>
            </w:div>
            <w:div w:id="1282299420">
              <w:marLeft w:val="0"/>
              <w:marRight w:val="0"/>
              <w:marTop w:val="0"/>
              <w:marBottom w:val="0"/>
              <w:divBdr>
                <w:top w:val="none" w:sz="0" w:space="0" w:color="auto"/>
                <w:left w:val="none" w:sz="0" w:space="0" w:color="auto"/>
                <w:bottom w:val="none" w:sz="0" w:space="0" w:color="auto"/>
                <w:right w:val="none" w:sz="0" w:space="0" w:color="auto"/>
              </w:divBdr>
            </w:div>
            <w:div w:id="1307055430">
              <w:marLeft w:val="0"/>
              <w:marRight w:val="0"/>
              <w:marTop w:val="0"/>
              <w:marBottom w:val="0"/>
              <w:divBdr>
                <w:top w:val="none" w:sz="0" w:space="0" w:color="auto"/>
                <w:left w:val="none" w:sz="0" w:space="0" w:color="auto"/>
                <w:bottom w:val="none" w:sz="0" w:space="0" w:color="auto"/>
                <w:right w:val="none" w:sz="0" w:space="0" w:color="auto"/>
              </w:divBdr>
            </w:div>
            <w:div w:id="1328636888">
              <w:marLeft w:val="0"/>
              <w:marRight w:val="0"/>
              <w:marTop w:val="0"/>
              <w:marBottom w:val="0"/>
              <w:divBdr>
                <w:top w:val="none" w:sz="0" w:space="0" w:color="auto"/>
                <w:left w:val="none" w:sz="0" w:space="0" w:color="auto"/>
                <w:bottom w:val="none" w:sz="0" w:space="0" w:color="auto"/>
                <w:right w:val="none" w:sz="0" w:space="0" w:color="auto"/>
              </w:divBdr>
            </w:div>
            <w:div w:id="1339383136">
              <w:marLeft w:val="0"/>
              <w:marRight w:val="0"/>
              <w:marTop w:val="0"/>
              <w:marBottom w:val="0"/>
              <w:divBdr>
                <w:top w:val="none" w:sz="0" w:space="0" w:color="auto"/>
                <w:left w:val="none" w:sz="0" w:space="0" w:color="auto"/>
                <w:bottom w:val="none" w:sz="0" w:space="0" w:color="auto"/>
                <w:right w:val="none" w:sz="0" w:space="0" w:color="auto"/>
              </w:divBdr>
            </w:div>
            <w:div w:id="1350638174">
              <w:marLeft w:val="0"/>
              <w:marRight w:val="0"/>
              <w:marTop w:val="0"/>
              <w:marBottom w:val="0"/>
              <w:divBdr>
                <w:top w:val="none" w:sz="0" w:space="0" w:color="auto"/>
                <w:left w:val="none" w:sz="0" w:space="0" w:color="auto"/>
                <w:bottom w:val="none" w:sz="0" w:space="0" w:color="auto"/>
                <w:right w:val="none" w:sz="0" w:space="0" w:color="auto"/>
              </w:divBdr>
            </w:div>
            <w:div w:id="1355038373">
              <w:marLeft w:val="0"/>
              <w:marRight w:val="0"/>
              <w:marTop w:val="0"/>
              <w:marBottom w:val="0"/>
              <w:divBdr>
                <w:top w:val="none" w:sz="0" w:space="0" w:color="auto"/>
                <w:left w:val="none" w:sz="0" w:space="0" w:color="auto"/>
                <w:bottom w:val="none" w:sz="0" w:space="0" w:color="auto"/>
                <w:right w:val="none" w:sz="0" w:space="0" w:color="auto"/>
              </w:divBdr>
            </w:div>
            <w:div w:id="1382439945">
              <w:marLeft w:val="0"/>
              <w:marRight w:val="0"/>
              <w:marTop w:val="0"/>
              <w:marBottom w:val="0"/>
              <w:divBdr>
                <w:top w:val="none" w:sz="0" w:space="0" w:color="auto"/>
                <w:left w:val="none" w:sz="0" w:space="0" w:color="auto"/>
                <w:bottom w:val="none" w:sz="0" w:space="0" w:color="auto"/>
                <w:right w:val="none" w:sz="0" w:space="0" w:color="auto"/>
              </w:divBdr>
            </w:div>
            <w:div w:id="1490321325">
              <w:marLeft w:val="0"/>
              <w:marRight w:val="0"/>
              <w:marTop w:val="0"/>
              <w:marBottom w:val="0"/>
              <w:divBdr>
                <w:top w:val="none" w:sz="0" w:space="0" w:color="auto"/>
                <w:left w:val="none" w:sz="0" w:space="0" w:color="auto"/>
                <w:bottom w:val="none" w:sz="0" w:space="0" w:color="auto"/>
                <w:right w:val="none" w:sz="0" w:space="0" w:color="auto"/>
              </w:divBdr>
            </w:div>
            <w:div w:id="1641811948">
              <w:marLeft w:val="0"/>
              <w:marRight w:val="0"/>
              <w:marTop w:val="0"/>
              <w:marBottom w:val="0"/>
              <w:divBdr>
                <w:top w:val="none" w:sz="0" w:space="0" w:color="auto"/>
                <w:left w:val="none" w:sz="0" w:space="0" w:color="auto"/>
                <w:bottom w:val="none" w:sz="0" w:space="0" w:color="auto"/>
                <w:right w:val="none" w:sz="0" w:space="0" w:color="auto"/>
              </w:divBdr>
            </w:div>
            <w:div w:id="1676960344">
              <w:marLeft w:val="0"/>
              <w:marRight w:val="0"/>
              <w:marTop w:val="0"/>
              <w:marBottom w:val="0"/>
              <w:divBdr>
                <w:top w:val="none" w:sz="0" w:space="0" w:color="auto"/>
                <w:left w:val="none" w:sz="0" w:space="0" w:color="auto"/>
                <w:bottom w:val="none" w:sz="0" w:space="0" w:color="auto"/>
                <w:right w:val="none" w:sz="0" w:space="0" w:color="auto"/>
              </w:divBdr>
            </w:div>
            <w:div w:id="1803693398">
              <w:marLeft w:val="0"/>
              <w:marRight w:val="0"/>
              <w:marTop w:val="0"/>
              <w:marBottom w:val="0"/>
              <w:divBdr>
                <w:top w:val="none" w:sz="0" w:space="0" w:color="auto"/>
                <w:left w:val="none" w:sz="0" w:space="0" w:color="auto"/>
                <w:bottom w:val="none" w:sz="0" w:space="0" w:color="auto"/>
                <w:right w:val="none" w:sz="0" w:space="0" w:color="auto"/>
              </w:divBdr>
            </w:div>
            <w:div w:id="1807040279">
              <w:marLeft w:val="0"/>
              <w:marRight w:val="0"/>
              <w:marTop w:val="0"/>
              <w:marBottom w:val="0"/>
              <w:divBdr>
                <w:top w:val="none" w:sz="0" w:space="0" w:color="auto"/>
                <w:left w:val="none" w:sz="0" w:space="0" w:color="auto"/>
                <w:bottom w:val="none" w:sz="0" w:space="0" w:color="auto"/>
                <w:right w:val="none" w:sz="0" w:space="0" w:color="auto"/>
              </w:divBdr>
            </w:div>
            <w:div w:id="1824538350">
              <w:marLeft w:val="0"/>
              <w:marRight w:val="0"/>
              <w:marTop w:val="0"/>
              <w:marBottom w:val="0"/>
              <w:divBdr>
                <w:top w:val="none" w:sz="0" w:space="0" w:color="auto"/>
                <w:left w:val="none" w:sz="0" w:space="0" w:color="auto"/>
                <w:bottom w:val="none" w:sz="0" w:space="0" w:color="auto"/>
                <w:right w:val="none" w:sz="0" w:space="0" w:color="auto"/>
              </w:divBdr>
            </w:div>
            <w:div w:id="1838573780">
              <w:marLeft w:val="0"/>
              <w:marRight w:val="0"/>
              <w:marTop w:val="0"/>
              <w:marBottom w:val="0"/>
              <w:divBdr>
                <w:top w:val="none" w:sz="0" w:space="0" w:color="auto"/>
                <w:left w:val="none" w:sz="0" w:space="0" w:color="auto"/>
                <w:bottom w:val="none" w:sz="0" w:space="0" w:color="auto"/>
                <w:right w:val="none" w:sz="0" w:space="0" w:color="auto"/>
              </w:divBdr>
            </w:div>
            <w:div w:id="1839272325">
              <w:marLeft w:val="0"/>
              <w:marRight w:val="0"/>
              <w:marTop w:val="0"/>
              <w:marBottom w:val="0"/>
              <w:divBdr>
                <w:top w:val="none" w:sz="0" w:space="0" w:color="auto"/>
                <w:left w:val="none" w:sz="0" w:space="0" w:color="auto"/>
                <w:bottom w:val="none" w:sz="0" w:space="0" w:color="auto"/>
                <w:right w:val="none" w:sz="0" w:space="0" w:color="auto"/>
              </w:divBdr>
            </w:div>
            <w:div w:id="1886748386">
              <w:marLeft w:val="0"/>
              <w:marRight w:val="0"/>
              <w:marTop w:val="0"/>
              <w:marBottom w:val="0"/>
              <w:divBdr>
                <w:top w:val="none" w:sz="0" w:space="0" w:color="auto"/>
                <w:left w:val="none" w:sz="0" w:space="0" w:color="auto"/>
                <w:bottom w:val="none" w:sz="0" w:space="0" w:color="auto"/>
                <w:right w:val="none" w:sz="0" w:space="0" w:color="auto"/>
              </w:divBdr>
            </w:div>
            <w:div w:id="1929731770">
              <w:marLeft w:val="0"/>
              <w:marRight w:val="0"/>
              <w:marTop w:val="0"/>
              <w:marBottom w:val="0"/>
              <w:divBdr>
                <w:top w:val="none" w:sz="0" w:space="0" w:color="auto"/>
                <w:left w:val="none" w:sz="0" w:space="0" w:color="auto"/>
                <w:bottom w:val="none" w:sz="0" w:space="0" w:color="auto"/>
                <w:right w:val="none" w:sz="0" w:space="0" w:color="auto"/>
              </w:divBdr>
            </w:div>
            <w:div w:id="1946034310">
              <w:marLeft w:val="0"/>
              <w:marRight w:val="0"/>
              <w:marTop w:val="0"/>
              <w:marBottom w:val="0"/>
              <w:divBdr>
                <w:top w:val="none" w:sz="0" w:space="0" w:color="auto"/>
                <w:left w:val="none" w:sz="0" w:space="0" w:color="auto"/>
                <w:bottom w:val="none" w:sz="0" w:space="0" w:color="auto"/>
                <w:right w:val="none" w:sz="0" w:space="0" w:color="auto"/>
              </w:divBdr>
            </w:div>
            <w:div w:id="1948417430">
              <w:marLeft w:val="0"/>
              <w:marRight w:val="0"/>
              <w:marTop w:val="0"/>
              <w:marBottom w:val="0"/>
              <w:divBdr>
                <w:top w:val="none" w:sz="0" w:space="0" w:color="auto"/>
                <w:left w:val="none" w:sz="0" w:space="0" w:color="auto"/>
                <w:bottom w:val="none" w:sz="0" w:space="0" w:color="auto"/>
                <w:right w:val="none" w:sz="0" w:space="0" w:color="auto"/>
              </w:divBdr>
            </w:div>
            <w:div w:id="1955214292">
              <w:marLeft w:val="0"/>
              <w:marRight w:val="0"/>
              <w:marTop w:val="0"/>
              <w:marBottom w:val="0"/>
              <w:divBdr>
                <w:top w:val="none" w:sz="0" w:space="0" w:color="auto"/>
                <w:left w:val="none" w:sz="0" w:space="0" w:color="auto"/>
                <w:bottom w:val="none" w:sz="0" w:space="0" w:color="auto"/>
                <w:right w:val="none" w:sz="0" w:space="0" w:color="auto"/>
              </w:divBdr>
            </w:div>
            <w:div w:id="2002585338">
              <w:marLeft w:val="0"/>
              <w:marRight w:val="0"/>
              <w:marTop w:val="0"/>
              <w:marBottom w:val="0"/>
              <w:divBdr>
                <w:top w:val="none" w:sz="0" w:space="0" w:color="auto"/>
                <w:left w:val="none" w:sz="0" w:space="0" w:color="auto"/>
                <w:bottom w:val="none" w:sz="0" w:space="0" w:color="auto"/>
                <w:right w:val="none" w:sz="0" w:space="0" w:color="auto"/>
              </w:divBdr>
            </w:div>
            <w:div w:id="2017951110">
              <w:marLeft w:val="0"/>
              <w:marRight w:val="0"/>
              <w:marTop w:val="0"/>
              <w:marBottom w:val="0"/>
              <w:divBdr>
                <w:top w:val="none" w:sz="0" w:space="0" w:color="auto"/>
                <w:left w:val="none" w:sz="0" w:space="0" w:color="auto"/>
                <w:bottom w:val="none" w:sz="0" w:space="0" w:color="auto"/>
                <w:right w:val="none" w:sz="0" w:space="0" w:color="auto"/>
              </w:divBdr>
            </w:div>
            <w:div w:id="2023701748">
              <w:marLeft w:val="0"/>
              <w:marRight w:val="0"/>
              <w:marTop w:val="0"/>
              <w:marBottom w:val="0"/>
              <w:divBdr>
                <w:top w:val="none" w:sz="0" w:space="0" w:color="auto"/>
                <w:left w:val="none" w:sz="0" w:space="0" w:color="auto"/>
                <w:bottom w:val="none" w:sz="0" w:space="0" w:color="auto"/>
                <w:right w:val="none" w:sz="0" w:space="0" w:color="auto"/>
              </w:divBdr>
            </w:div>
            <w:div w:id="2102530582">
              <w:marLeft w:val="0"/>
              <w:marRight w:val="0"/>
              <w:marTop w:val="0"/>
              <w:marBottom w:val="0"/>
              <w:divBdr>
                <w:top w:val="none" w:sz="0" w:space="0" w:color="auto"/>
                <w:left w:val="none" w:sz="0" w:space="0" w:color="auto"/>
                <w:bottom w:val="none" w:sz="0" w:space="0" w:color="auto"/>
                <w:right w:val="none" w:sz="0" w:space="0" w:color="auto"/>
              </w:divBdr>
            </w:div>
            <w:div w:id="2111705542">
              <w:marLeft w:val="0"/>
              <w:marRight w:val="0"/>
              <w:marTop w:val="0"/>
              <w:marBottom w:val="0"/>
              <w:divBdr>
                <w:top w:val="none" w:sz="0" w:space="0" w:color="auto"/>
                <w:left w:val="none" w:sz="0" w:space="0" w:color="auto"/>
                <w:bottom w:val="none" w:sz="0" w:space="0" w:color="auto"/>
                <w:right w:val="none" w:sz="0" w:space="0" w:color="auto"/>
              </w:divBdr>
            </w:div>
          </w:divsChild>
        </w:div>
        <w:div w:id="1003362680">
          <w:marLeft w:val="0"/>
          <w:marRight w:val="0"/>
          <w:marTop w:val="0"/>
          <w:marBottom w:val="0"/>
          <w:divBdr>
            <w:top w:val="none" w:sz="0" w:space="0" w:color="auto"/>
            <w:left w:val="none" w:sz="0" w:space="0" w:color="auto"/>
            <w:bottom w:val="none" w:sz="0" w:space="0" w:color="auto"/>
            <w:right w:val="none" w:sz="0" w:space="0" w:color="auto"/>
          </w:divBdr>
          <w:divsChild>
            <w:div w:id="350569019">
              <w:marLeft w:val="0"/>
              <w:marRight w:val="0"/>
              <w:marTop w:val="0"/>
              <w:marBottom w:val="0"/>
              <w:divBdr>
                <w:top w:val="none" w:sz="0" w:space="0" w:color="auto"/>
                <w:left w:val="none" w:sz="0" w:space="0" w:color="auto"/>
                <w:bottom w:val="none" w:sz="0" w:space="0" w:color="auto"/>
                <w:right w:val="none" w:sz="0" w:space="0" w:color="auto"/>
              </w:divBdr>
            </w:div>
            <w:div w:id="378214321">
              <w:marLeft w:val="0"/>
              <w:marRight w:val="0"/>
              <w:marTop w:val="0"/>
              <w:marBottom w:val="0"/>
              <w:divBdr>
                <w:top w:val="none" w:sz="0" w:space="0" w:color="auto"/>
                <w:left w:val="none" w:sz="0" w:space="0" w:color="auto"/>
                <w:bottom w:val="none" w:sz="0" w:space="0" w:color="auto"/>
                <w:right w:val="none" w:sz="0" w:space="0" w:color="auto"/>
              </w:divBdr>
            </w:div>
            <w:div w:id="998537898">
              <w:marLeft w:val="0"/>
              <w:marRight w:val="0"/>
              <w:marTop w:val="0"/>
              <w:marBottom w:val="0"/>
              <w:divBdr>
                <w:top w:val="none" w:sz="0" w:space="0" w:color="auto"/>
                <w:left w:val="none" w:sz="0" w:space="0" w:color="auto"/>
                <w:bottom w:val="none" w:sz="0" w:space="0" w:color="auto"/>
                <w:right w:val="none" w:sz="0" w:space="0" w:color="auto"/>
              </w:divBdr>
            </w:div>
            <w:div w:id="1553811295">
              <w:marLeft w:val="0"/>
              <w:marRight w:val="0"/>
              <w:marTop w:val="0"/>
              <w:marBottom w:val="0"/>
              <w:divBdr>
                <w:top w:val="none" w:sz="0" w:space="0" w:color="auto"/>
                <w:left w:val="none" w:sz="0" w:space="0" w:color="auto"/>
                <w:bottom w:val="none" w:sz="0" w:space="0" w:color="auto"/>
                <w:right w:val="none" w:sz="0" w:space="0" w:color="auto"/>
              </w:divBdr>
            </w:div>
            <w:div w:id="1690330659">
              <w:marLeft w:val="0"/>
              <w:marRight w:val="0"/>
              <w:marTop w:val="0"/>
              <w:marBottom w:val="0"/>
              <w:divBdr>
                <w:top w:val="none" w:sz="0" w:space="0" w:color="auto"/>
                <w:left w:val="none" w:sz="0" w:space="0" w:color="auto"/>
                <w:bottom w:val="none" w:sz="0" w:space="0" w:color="auto"/>
                <w:right w:val="none" w:sz="0" w:space="0" w:color="auto"/>
              </w:divBdr>
            </w:div>
            <w:div w:id="1864317146">
              <w:marLeft w:val="0"/>
              <w:marRight w:val="0"/>
              <w:marTop w:val="0"/>
              <w:marBottom w:val="0"/>
              <w:divBdr>
                <w:top w:val="none" w:sz="0" w:space="0" w:color="auto"/>
                <w:left w:val="none" w:sz="0" w:space="0" w:color="auto"/>
                <w:bottom w:val="none" w:sz="0" w:space="0" w:color="auto"/>
                <w:right w:val="none" w:sz="0" w:space="0" w:color="auto"/>
              </w:divBdr>
            </w:div>
            <w:div w:id="1970478317">
              <w:marLeft w:val="0"/>
              <w:marRight w:val="0"/>
              <w:marTop w:val="0"/>
              <w:marBottom w:val="0"/>
              <w:divBdr>
                <w:top w:val="none" w:sz="0" w:space="0" w:color="auto"/>
                <w:left w:val="none" w:sz="0" w:space="0" w:color="auto"/>
                <w:bottom w:val="none" w:sz="0" w:space="0" w:color="auto"/>
                <w:right w:val="none" w:sz="0" w:space="0" w:color="auto"/>
              </w:divBdr>
            </w:div>
            <w:div w:id="2145929416">
              <w:marLeft w:val="0"/>
              <w:marRight w:val="0"/>
              <w:marTop w:val="0"/>
              <w:marBottom w:val="0"/>
              <w:divBdr>
                <w:top w:val="none" w:sz="0" w:space="0" w:color="auto"/>
                <w:left w:val="none" w:sz="0" w:space="0" w:color="auto"/>
                <w:bottom w:val="none" w:sz="0" w:space="0" w:color="auto"/>
                <w:right w:val="none" w:sz="0" w:space="0" w:color="auto"/>
              </w:divBdr>
              <w:divsChild>
                <w:div w:id="136191838">
                  <w:marLeft w:val="0"/>
                  <w:marRight w:val="0"/>
                  <w:marTop w:val="0"/>
                  <w:marBottom w:val="0"/>
                  <w:divBdr>
                    <w:top w:val="none" w:sz="0" w:space="0" w:color="auto"/>
                    <w:left w:val="none" w:sz="0" w:space="0" w:color="auto"/>
                    <w:bottom w:val="none" w:sz="0" w:space="0" w:color="auto"/>
                    <w:right w:val="none" w:sz="0" w:space="0" w:color="auto"/>
                  </w:divBdr>
                </w:div>
                <w:div w:id="294605781">
                  <w:marLeft w:val="0"/>
                  <w:marRight w:val="0"/>
                  <w:marTop w:val="0"/>
                  <w:marBottom w:val="0"/>
                  <w:divBdr>
                    <w:top w:val="none" w:sz="0" w:space="0" w:color="auto"/>
                    <w:left w:val="none" w:sz="0" w:space="0" w:color="auto"/>
                    <w:bottom w:val="none" w:sz="0" w:space="0" w:color="auto"/>
                    <w:right w:val="none" w:sz="0" w:space="0" w:color="auto"/>
                  </w:divBdr>
                </w:div>
                <w:div w:id="723871889">
                  <w:marLeft w:val="0"/>
                  <w:marRight w:val="0"/>
                  <w:marTop w:val="0"/>
                  <w:marBottom w:val="0"/>
                  <w:divBdr>
                    <w:top w:val="none" w:sz="0" w:space="0" w:color="auto"/>
                    <w:left w:val="none" w:sz="0" w:space="0" w:color="auto"/>
                    <w:bottom w:val="none" w:sz="0" w:space="0" w:color="auto"/>
                    <w:right w:val="none" w:sz="0" w:space="0" w:color="auto"/>
                  </w:divBdr>
                </w:div>
                <w:div w:id="736786554">
                  <w:marLeft w:val="0"/>
                  <w:marRight w:val="0"/>
                  <w:marTop w:val="0"/>
                  <w:marBottom w:val="0"/>
                  <w:divBdr>
                    <w:top w:val="none" w:sz="0" w:space="0" w:color="auto"/>
                    <w:left w:val="none" w:sz="0" w:space="0" w:color="auto"/>
                    <w:bottom w:val="none" w:sz="0" w:space="0" w:color="auto"/>
                    <w:right w:val="none" w:sz="0" w:space="0" w:color="auto"/>
                  </w:divBdr>
                </w:div>
                <w:div w:id="743644506">
                  <w:marLeft w:val="0"/>
                  <w:marRight w:val="0"/>
                  <w:marTop w:val="0"/>
                  <w:marBottom w:val="0"/>
                  <w:divBdr>
                    <w:top w:val="none" w:sz="0" w:space="0" w:color="auto"/>
                    <w:left w:val="none" w:sz="0" w:space="0" w:color="auto"/>
                    <w:bottom w:val="none" w:sz="0" w:space="0" w:color="auto"/>
                    <w:right w:val="none" w:sz="0" w:space="0" w:color="auto"/>
                  </w:divBdr>
                </w:div>
                <w:div w:id="815411037">
                  <w:marLeft w:val="0"/>
                  <w:marRight w:val="0"/>
                  <w:marTop w:val="0"/>
                  <w:marBottom w:val="0"/>
                  <w:divBdr>
                    <w:top w:val="none" w:sz="0" w:space="0" w:color="auto"/>
                    <w:left w:val="none" w:sz="0" w:space="0" w:color="auto"/>
                    <w:bottom w:val="none" w:sz="0" w:space="0" w:color="auto"/>
                    <w:right w:val="none" w:sz="0" w:space="0" w:color="auto"/>
                  </w:divBdr>
                </w:div>
                <w:div w:id="154208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6007">
          <w:marLeft w:val="0"/>
          <w:marRight w:val="0"/>
          <w:marTop w:val="0"/>
          <w:marBottom w:val="0"/>
          <w:divBdr>
            <w:top w:val="none" w:sz="0" w:space="0" w:color="auto"/>
            <w:left w:val="none" w:sz="0" w:space="0" w:color="auto"/>
            <w:bottom w:val="none" w:sz="0" w:space="0" w:color="auto"/>
            <w:right w:val="none" w:sz="0" w:space="0" w:color="auto"/>
          </w:divBdr>
          <w:divsChild>
            <w:div w:id="687947906">
              <w:marLeft w:val="0"/>
              <w:marRight w:val="0"/>
              <w:marTop w:val="0"/>
              <w:marBottom w:val="0"/>
              <w:divBdr>
                <w:top w:val="none" w:sz="0" w:space="0" w:color="auto"/>
                <w:left w:val="none" w:sz="0" w:space="0" w:color="auto"/>
                <w:bottom w:val="none" w:sz="0" w:space="0" w:color="auto"/>
                <w:right w:val="none" w:sz="0" w:space="0" w:color="auto"/>
              </w:divBdr>
            </w:div>
            <w:div w:id="969823036">
              <w:marLeft w:val="0"/>
              <w:marRight w:val="0"/>
              <w:marTop w:val="0"/>
              <w:marBottom w:val="0"/>
              <w:divBdr>
                <w:top w:val="none" w:sz="0" w:space="0" w:color="auto"/>
                <w:left w:val="none" w:sz="0" w:space="0" w:color="auto"/>
                <w:bottom w:val="none" w:sz="0" w:space="0" w:color="auto"/>
                <w:right w:val="none" w:sz="0" w:space="0" w:color="auto"/>
              </w:divBdr>
              <w:divsChild>
                <w:div w:id="32654516">
                  <w:marLeft w:val="0"/>
                  <w:marRight w:val="0"/>
                  <w:marTop w:val="0"/>
                  <w:marBottom w:val="0"/>
                  <w:divBdr>
                    <w:top w:val="none" w:sz="0" w:space="0" w:color="auto"/>
                    <w:left w:val="none" w:sz="0" w:space="0" w:color="auto"/>
                    <w:bottom w:val="none" w:sz="0" w:space="0" w:color="auto"/>
                    <w:right w:val="none" w:sz="0" w:space="0" w:color="auto"/>
                  </w:divBdr>
                </w:div>
                <w:div w:id="220021564">
                  <w:marLeft w:val="0"/>
                  <w:marRight w:val="0"/>
                  <w:marTop w:val="0"/>
                  <w:marBottom w:val="0"/>
                  <w:divBdr>
                    <w:top w:val="none" w:sz="0" w:space="0" w:color="auto"/>
                    <w:left w:val="none" w:sz="0" w:space="0" w:color="auto"/>
                    <w:bottom w:val="none" w:sz="0" w:space="0" w:color="auto"/>
                    <w:right w:val="none" w:sz="0" w:space="0" w:color="auto"/>
                  </w:divBdr>
                </w:div>
                <w:div w:id="350959591">
                  <w:marLeft w:val="0"/>
                  <w:marRight w:val="0"/>
                  <w:marTop w:val="0"/>
                  <w:marBottom w:val="0"/>
                  <w:divBdr>
                    <w:top w:val="none" w:sz="0" w:space="0" w:color="auto"/>
                    <w:left w:val="none" w:sz="0" w:space="0" w:color="auto"/>
                    <w:bottom w:val="none" w:sz="0" w:space="0" w:color="auto"/>
                    <w:right w:val="none" w:sz="0" w:space="0" w:color="auto"/>
                  </w:divBdr>
                </w:div>
                <w:div w:id="711348915">
                  <w:marLeft w:val="0"/>
                  <w:marRight w:val="0"/>
                  <w:marTop w:val="0"/>
                  <w:marBottom w:val="0"/>
                  <w:divBdr>
                    <w:top w:val="none" w:sz="0" w:space="0" w:color="auto"/>
                    <w:left w:val="none" w:sz="0" w:space="0" w:color="auto"/>
                    <w:bottom w:val="none" w:sz="0" w:space="0" w:color="auto"/>
                    <w:right w:val="none" w:sz="0" w:space="0" w:color="auto"/>
                  </w:divBdr>
                </w:div>
                <w:div w:id="1048335203">
                  <w:marLeft w:val="0"/>
                  <w:marRight w:val="0"/>
                  <w:marTop w:val="0"/>
                  <w:marBottom w:val="0"/>
                  <w:divBdr>
                    <w:top w:val="none" w:sz="0" w:space="0" w:color="auto"/>
                    <w:left w:val="none" w:sz="0" w:space="0" w:color="auto"/>
                    <w:bottom w:val="none" w:sz="0" w:space="0" w:color="auto"/>
                    <w:right w:val="none" w:sz="0" w:space="0" w:color="auto"/>
                  </w:divBdr>
                </w:div>
                <w:div w:id="1252930844">
                  <w:marLeft w:val="0"/>
                  <w:marRight w:val="0"/>
                  <w:marTop w:val="0"/>
                  <w:marBottom w:val="0"/>
                  <w:divBdr>
                    <w:top w:val="none" w:sz="0" w:space="0" w:color="auto"/>
                    <w:left w:val="none" w:sz="0" w:space="0" w:color="auto"/>
                    <w:bottom w:val="none" w:sz="0" w:space="0" w:color="auto"/>
                    <w:right w:val="none" w:sz="0" w:space="0" w:color="auto"/>
                  </w:divBdr>
                </w:div>
              </w:divsChild>
            </w:div>
            <w:div w:id="978219015">
              <w:marLeft w:val="0"/>
              <w:marRight w:val="0"/>
              <w:marTop w:val="0"/>
              <w:marBottom w:val="0"/>
              <w:divBdr>
                <w:top w:val="none" w:sz="0" w:space="0" w:color="auto"/>
                <w:left w:val="none" w:sz="0" w:space="0" w:color="auto"/>
                <w:bottom w:val="none" w:sz="0" w:space="0" w:color="auto"/>
                <w:right w:val="none" w:sz="0" w:space="0" w:color="auto"/>
              </w:divBdr>
            </w:div>
            <w:div w:id="1227036952">
              <w:marLeft w:val="0"/>
              <w:marRight w:val="0"/>
              <w:marTop w:val="0"/>
              <w:marBottom w:val="0"/>
              <w:divBdr>
                <w:top w:val="none" w:sz="0" w:space="0" w:color="auto"/>
                <w:left w:val="none" w:sz="0" w:space="0" w:color="auto"/>
                <w:bottom w:val="none" w:sz="0" w:space="0" w:color="auto"/>
                <w:right w:val="none" w:sz="0" w:space="0" w:color="auto"/>
              </w:divBdr>
            </w:div>
            <w:div w:id="1392846611">
              <w:marLeft w:val="0"/>
              <w:marRight w:val="0"/>
              <w:marTop w:val="0"/>
              <w:marBottom w:val="0"/>
              <w:divBdr>
                <w:top w:val="none" w:sz="0" w:space="0" w:color="auto"/>
                <w:left w:val="none" w:sz="0" w:space="0" w:color="auto"/>
                <w:bottom w:val="none" w:sz="0" w:space="0" w:color="auto"/>
                <w:right w:val="none" w:sz="0" w:space="0" w:color="auto"/>
              </w:divBdr>
            </w:div>
            <w:div w:id="1415783008">
              <w:marLeft w:val="0"/>
              <w:marRight w:val="0"/>
              <w:marTop w:val="0"/>
              <w:marBottom w:val="0"/>
              <w:divBdr>
                <w:top w:val="none" w:sz="0" w:space="0" w:color="auto"/>
                <w:left w:val="none" w:sz="0" w:space="0" w:color="auto"/>
                <w:bottom w:val="none" w:sz="0" w:space="0" w:color="auto"/>
                <w:right w:val="none" w:sz="0" w:space="0" w:color="auto"/>
              </w:divBdr>
            </w:div>
            <w:div w:id="1578051184">
              <w:marLeft w:val="0"/>
              <w:marRight w:val="0"/>
              <w:marTop w:val="0"/>
              <w:marBottom w:val="0"/>
              <w:divBdr>
                <w:top w:val="none" w:sz="0" w:space="0" w:color="auto"/>
                <w:left w:val="none" w:sz="0" w:space="0" w:color="auto"/>
                <w:bottom w:val="none" w:sz="0" w:space="0" w:color="auto"/>
                <w:right w:val="none" w:sz="0" w:space="0" w:color="auto"/>
              </w:divBdr>
            </w:div>
          </w:divsChild>
        </w:div>
        <w:div w:id="1010717035">
          <w:marLeft w:val="0"/>
          <w:marRight w:val="0"/>
          <w:marTop w:val="0"/>
          <w:marBottom w:val="0"/>
          <w:divBdr>
            <w:top w:val="none" w:sz="0" w:space="0" w:color="auto"/>
            <w:left w:val="none" w:sz="0" w:space="0" w:color="auto"/>
            <w:bottom w:val="none" w:sz="0" w:space="0" w:color="auto"/>
            <w:right w:val="none" w:sz="0" w:space="0" w:color="auto"/>
          </w:divBdr>
          <w:divsChild>
            <w:div w:id="102775907">
              <w:marLeft w:val="0"/>
              <w:marRight w:val="0"/>
              <w:marTop w:val="0"/>
              <w:marBottom w:val="0"/>
              <w:divBdr>
                <w:top w:val="none" w:sz="0" w:space="0" w:color="auto"/>
                <w:left w:val="none" w:sz="0" w:space="0" w:color="auto"/>
                <w:bottom w:val="none" w:sz="0" w:space="0" w:color="auto"/>
                <w:right w:val="none" w:sz="0" w:space="0" w:color="auto"/>
              </w:divBdr>
              <w:divsChild>
                <w:div w:id="1454245574">
                  <w:marLeft w:val="0"/>
                  <w:marRight w:val="0"/>
                  <w:marTop w:val="0"/>
                  <w:marBottom w:val="0"/>
                  <w:divBdr>
                    <w:top w:val="none" w:sz="0" w:space="0" w:color="auto"/>
                    <w:left w:val="none" w:sz="0" w:space="0" w:color="auto"/>
                    <w:bottom w:val="none" w:sz="0" w:space="0" w:color="auto"/>
                    <w:right w:val="none" w:sz="0" w:space="0" w:color="auto"/>
                  </w:divBdr>
                </w:div>
                <w:div w:id="1853521362">
                  <w:marLeft w:val="0"/>
                  <w:marRight w:val="0"/>
                  <w:marTop w:val="0"/>
                  <w:marBottom w:val="0"/>
                  <w:divBdr>
                    <w:top w:val="none" w:sz="0" w:space="0" w:color="auto"/>
                    <w:left w:val="none" w:sz="0" w:space="0" w:color="auto"/>
                    <w:bottom w:val="none" w:sz="0" w:space="0" w:color="auto"/>
                    <w:right w:val="none" w:sz="0" w:space="0" w:color="auto"/>
                  </w:divBdr>
                </w:div>
              </w:divsChild>
            </w:div>
            <w:div w:id="1263995780">
              <w:marLeft w:val="0"/>
              <w:marRight w:val="0"/>
              <w:marTop w:val="0"/>
              <w:marBottom w:val="0"/>
              <w:divBdr>
                <w:top w:val="none" w:sz="0" w:space="0" w:color="auto"/>
                <w:left w:val="none" w:sz="0" w:space="0" w:color="auto"/>
                <w:bottom w:val="none" w:sz="0" w:space="0" w:color="auto"/>
                <w:right w:val="none" w:sz="0" w:space="0" w:color="auto"/>
              </w:divBdr>
            </w:div>
            <w:div w:id="1980577144">
              <w:marLeft w:val="0"/>
              <w:marRight w:val="0"/>
              <w:marTop w:val="0"/>
              <w:marBottom w:val="0"/>
              <w:divBdr>
                <w:top w:val="none" w:sz="0" w:space="0" w:color="auto"/>
                <w:left w:val="none" w:sz="0" w:space="0" w:color="auto"/>
                <w:bottom w:val="none" w:sz="0" w:space="0" w:color="auto"/>
                <w:right w:val="none" w:sz="0" w:space="0" w:color="auto"/>
              </w:divBdr>
            </w:div>
          </w:divsChild>
        </w:div>
        <w:div w:id="1014040890">
          <w:marLeft w:val="0"/>
          <w:marRight w:val="0"/>
          <w:marTop w:val="0"/>
          <w:marBottom w:val="0"/>
          <w:divBdr>
            <w:top w:val="none" w:sz="0" w:space="0" w:color="auto"/>
            <w:left w:val="none" w:sz="0" w:space="0" w:color="auto"/>
            <w:bottom w:val="none" w:sz="0" w:space="0" w:color="auto"/>
            <w:right w:val="none" w:sz="0" w:space="0" w:color="auto"/>
          </w:divBdr>
          <w:divsChild>
            <w:div w:id="87894980">
              <w:marLeft w:val="0"/>
              <w:marRight w:val="0"/>
              <w:marTop w:val="0"/>
              <w:marBottom w:val="0"/>
              <w:divBdr>
                <w:top w:val="none" w:sz="0" w:space="0" w:color="auto"/>
                <w:left w:val="none" w:sz="0" w:space="0" w:color="auto"/>
                <w:bottom w:val="none" w:sz="0" w:space="0" w:color="auto"/>
                <w:right w:val="none" w:sz="0" w:space="0" w:color="auto"/>
              </w:divBdr>
            </w:div>
            <w:div w:id="92675198">
              <w:marLeft w:val="0"/>
              <w:marRight w:val="0"/>
              <w:marTop w:val="0"/>
              <w:marBottom w:val="0"/>
              <w:divBdr>
                <w:top w:val="none" w:sz="0" w:space="0" w:color="auto"/>
                <w:left w:val="none" w:sz="0" w:space="0" w:color="auto"/>
                <w:bottom w:val="none" w:sz="0" w:space="0" w:color="auto"/>
                <w:right w:val="none" w:sz="0" w:space="0" w:color="auto"/>
              </w:divBdr>
              <w:divsChild>
                <w:div w:id="667289429">
                  <w:marLeft w:val="0"/>
                  <w:marRight w:val="0"/>
                  <w:marTop w:val="0"/>
                  <w:marBottom w:val="0"/>
                  <w:divBdr>
                    <w:top w:val="none" w:sz="0" w:space="0" w:color="auto"/>
                    <w:left w:val="none" w:sz="0" w:space="0" w:color="auto"/>
                    <w:bottom w:val="none" w:sz="0" w:space="0" w:color="auto"/>
                    <w:right w:val="none" w:sz="0" w:space="0" w:color="auto"/>
                  </w:divBdr>
                </w:div>
                <w:div w:id="1009481051">
                  <w:marLeft w:val="0"/>
                  <w:marRight w:val="0"/>
                  <w:marTop w:val="0"/>
                  <w:marBottom w:val="0"/>
                  <w:divBdr>
                    <w:top w:val="none" w:sz="0" w:space="0" w:color="auto"/>
                    <w:left w:val="none" w:sz="0" w:space="0" w:color="auto"/>
                    <w:bottom w:val="none" w:sz="0" w:space="0" w:color="auto"/>
                    <w:right w:val="none" w:sz="0" w:space="0" w:color="auto"/>
                  </w:divBdr>
                </w:div>
                <w:div w:id="1410342707">
                  <w:marLeft w:val="0"/>
                  <w:marRight w:val="0"/>
                  <w:marTop w:val="0"/>
                  <w:marBottom w:val="0"/>
                  <w:divBdr>
                    <w:top w:val="none" w:sz="0" w:space="0" w:color="auto"/>
                    <w:left w:val="none" w:sz="0" w:space="0" w:color="auto"/>
                    <w:bottom w:val="none" w:sz="0" w:space="0" w:color="auto"/>
                    <w:right w:val="none" w:sz="0" w:space="0" w:color="auto"/>
                  </w:divBdr>
                </w:div>
                <w:div w:id="1470434769">
                  <w:marLeft w:val="0"/>
                  <w:marRight w:val="0"/>
                  <w:marTop w:val="0"/>
                  <w:marBottom w:val="0"/>
                  <w:divBdr>
                    <w:top w:val="none" w:sz="0" w:space="0" w:color="auto"/>
                    <w:left w:val="none" w:sz="0" w:space="0" w:color="auto"/>
                    <w:bottom w:val="none" w:sz="0" w:space="0" w:color="auto"/>
                    <w:right w:val="none" w:sz="0" w:space="0" w:color="auto"/>
                  </w:divBdr>
                </w:div>
                <w:div w:id="1630546955">
                  <w:marLeft w:val="0"/>
                  <w:marRight w:val="0"/>
                  <w:marTop w:val="0"/>
                  <w:marBottom w:val="0"/>
                  <w:divBdr>
                    <w:top w:val="none" w:sz="0" w:space="0" w:color="auto"/>
                    <w:left w:val="none" w:sz="0" w:space="0" w:color="auto"/>
                    <w:bottom w:val="none" w:sz="0" w:space="0" w:color="auto"/>
                    <w:right w:val="none" w:sz="0" w:space="0" w:color="auto"/>
                  </w:divBdr>
                </w:div>
                <w:div w:id="2071070392">
                  <w:marLeft w:val="0"/>
                  <w:marRight w:val="0"/>
                  <w:marTop w:val="0"/>
                  <w:marBottom w:val="0"/>
                  <w:divBdr>
                    <w:top w:val="none" w:sz="0" w:space="0" w:color="auto"/>
                    <w:left w:val="none" w:sz="0" w:space="0" w:color="auto"/>
                    <w:bottom w:val="none" w:sz="0" w:space="0" w:color="auto"/>
                    <w:right w:val="none" w:sz="0" w:space="0" w:color="auto"/>
                  </w:divBdr>
                </w:div>
              </w:divsChild>
            </w:div>
            <w:div w:id="292488066">
              <w:marLeft w:val="0"/>
              <w:marRight w:val="0"/>
              <w:marTop w:val="0"/>
              <w:marBottom w:val="0"/>
              <w:divBdr>
                <w:top w:val="none" w:sz="0" w:space="0" w:color="auto"/>
                <w:left w:val="none" w:sz="0" w:space="0" w:color="auto"/>
                <w:bottom w:val="none" w:sz="0" w:space="0" w:color="auto"/>
                <w:right w:val="none" w:sz="0" w:space="0" w:color="auto"/>
              </w:divBdr>
            </w:div>
            <w:div w:id="543060644">
              <w:marLeft w:val="0"/>
              <w:marRight w:val="0"/>
              <w:marTop w:val="0"/>
              <w:marBottom w:val="0"/>
              <w:divBdr>
                <w:top w:val="none" w:sz="0" w:space="0" w:color="auto"/>
                <w:left w:val="none" w:sz="0" w:space="0" w:color="auto"/>
                <w:bottom w:val="none" w:sz="0" w:space="0" w:color="auto"/>
                <w:right w:val="none" w:sz="0" w:space="0" w:color="auto"/>
              </w:divBdr>
            </w:div>
            <w:div w:id="700058043">
              <w:marLeft w:val="0"/>
              <w:marRight w:val="0"/>
              <w:marTop w:val="0"/>
              <w:marBottom w:val="0"/>
              <w:divBdr>
                <w:top w:val="none" w:sz="0" w:space="0" w:color="auto"/>
                <w:left w:val="none" w:sz="0" w:space="0" w:color="auto"/>
                <w:bottom w:val="none" w:sz="0" w:space="0" w:color="auto"/>
                <w:right w:val="none" w:sz="0" w:space="0" w:color="auto"/>
              </w:divBdr>
            </w:div>
            <w:div w:id="720515185">
              <w:marLeft w:val="0"/>
              <w:marRight w:val="0"/>
              <w:marTop w:val="0"/>
              <w:marBottom w:val="0"/>
              <w:divBdr>
                <w:top w:val="none" w:sz="0" w:space="0" w:color="auto"/>
                <w:left w:val="none" w:sz="0" w:space="0" w:color="auto"/>
                <w:bottom w:val="none" w:sz="0" w:space="0" w:color="auto"/>
                <w:right w:val="none" w:sz="0" w:space="0" w:color="auto"/>
              </w:divBdr>
            </w:div>
            <w:div w:id="1171603674">
              <w:marLeft w:val="0"/>
              <w:marRight w:val="0"/>
              <w:marTop w:val="0"/>
              <w:marBottom w:val="0"/>
              <w:divBdr>
                <w:top w:val="none" w:sz="0" w:space="0" w:color="auto"/>
                <w:left w:val="none" w:sz="0" w:space="0" w:color="auto"/>
                <w:bottom w:val="none" w:sz="0" w:space="0" w:color="auto"/>
                <w:right w:val="none" w:sz="0" w:space="0" w:color="auto"/>
              </w:divBdr>
            </w:div>
          </w:divsChild>
        </w:div>
        <w:div w:id="1018626076">
          <w:marLeft w:val="0"/>
          <w:marRight w:val="0"/>
          <w:marTop w:val="0"/>
          <w:marBottom w:val="0"/>
          <w:divBdr>
            <w:top w:val="none" w:sz="0" w:space="0" w:color="auto"/>
            <w:left w:val="none" w:sz="0" w:space="0" w:color="auto"/>
            <w:bottom w:val="none" w:sz="0" w:space="0" w:color="auto"/>
            <w:right w:val="none" w:sz="0" w:space="0" w:color="auto"/>
          </w:divBdr>
          <w:divsChild>
            <w:div w:id="248273390">
              <w:marLeft w:val="0"/>
              <w:marRight w:val="0"/>
              <w:marTop w:val="0"/>
              <w:marBottom w:val="0"/>
              <w:divBdr>
                <w:top w:val="none" w:sz="0" w:space="0" w:color="auto"/>
                <w:left w:val="none" w:sz="0" w:space="0" w:color="auto"/>
                <w:bottom w:val="none" w:sz="0" w:space="0" w:color="auto"/>
                <w:right w:val="none" w:sz="0" w:space="0" w:color="auto"/>
              </w:divBdr>
            </w:div>
            <w:div w:id="1310593252">
              <w:marLeft w:val="0"/>
              <w:marRight w:val="0"/>
              <w:marTop w:val="0"/>
              <w:marBottom w:val="0"/>
              <w:divBdr>
                <w:top w:val="none" w:sz="0" w:space="0" w:color="auto"/>
                <w:left w:val="none" w:sz="0" w:space="0" w:color="auto"/>
                <w:bottom w:val="none" w:sz="0" w:space="0" w:color="auto"/>
                <w:right w:val="none" w:sz="0" w:space="0" w:color="auto"/>
              </w:divBdr>
              <w:divsChild>
                <w:div w:id="82458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7082">
          <w:marLeft w:val="0"/>
          <w:marRight w:val="0"/>
          <w:marTop w:val="0"/>
          <w:marBottom w:val="0"/>
          <w:divBdr>
            <w:top w:val="none" w:sz="0" w:space="0" w:color="auto"/>
            <w:left w:val="none" w:sz="0" w:space="0" w:color="auto"/>
            <w:bottom w:val="none" w:sz="0" w:space="0" w:color="auto"/>
            <w:right w:val="none" w:sz="0" w:space="0" w:color="auto"/>
          </w:divBdr>
          <w:divsChild>
            <w:div w:id="101269881">
              <w:marLeft w:val="0"/>
              <w:marRight w:val="0"/>
              <w:marTop w:val="0"/>
              <w:marBottom w:val="0"/>
              <w:divBdr>
                <w:top w:val="none" w:sz="0" w:space="0" w:color="auto"/>
                <w:left w:val="none" w:sz="0" w:space="0" w:color="auto"/>
                <w:bottom w:val="none" w:sz="0" w:space="0" w:color="auto"/>
                <w:right w:val="none" w:sz="0" w:space="0" w:color="auto"/>
              </w:divBdr>
            </w:div>
            <w:div w:id="121845391">
              <w:marLeft w:val="0"/>
              <w:marRight w:val="0"/>
              <w:marTop w:val="0"/>
              <w:marBottom w:val="0"/>
              <w:divBdr>
                <w:top w:val="none" w:sz="0" w:space="0" w:color="auto"/>
                <w:left w:val="none" w:sz="0" w:space="0" w:color="auto"/>
                <w:bottom w:val="none" w:sz="0" w:space="0" w:color="auto"/>
                <w:right w:val="none" w:sz="0" w:space="0" w:color="auto"/>
              </w:divBdr>
            </w:div>
            <w:div w:id="255525890">
              <w:marLeft w:val="0"/>
              <w:marRight w:val="0"/>
              <w:marTop w:val="0"/>
              <w:marBottom w:val="0"/>
              <w:divBdr>
                <w:top w:val="none" w:sz="0" w:space="0" w:color="auto"/>
                <w:left w:val="none" w:sz="0" w:space="0" w:color="auto"/>
                <w:bottom w:val="none" w:sz="0" w:space="0" w:color="auto"/>
                <w:right w:val="none" w:sz="0" w:space="0" w:color="auto"/>
              </w:divBdr>
            </w:div>
            <w:div w:id="278032082">
              <w:marLeft w:val="0"/>
              <w:marRight w:val="0"/>
              <w:marTop w:val="0"/>
              <w:marBottom w:val="0"/>
              <w:divBdr>
                <w:top w:val="none" w:sz="0" w:space="0" w:color="auto"/>
                <w:left w:val="none" w:sz="0" w:space="0" w:color="auto"/>
                <w:bottom w:val="none" w:sz="0" w:space="0" w:color="auto"/>
                <w:right w:val="none" w:sz="0" w:space="0" w:color="auto"/>
              </w:divBdr>
            </w:div>
            <w:div w:id="289091473">
              <w:marLeft w:val="0"/>
              <w:marRight w:val="0"/>
              <w:marTop w:val="0"/>
              <w:marBottom w:val="0"/>
              <w:divBdr>
                <w:top w:val="none" w:sz="0" w:space="0" w:color="auto"/>
                <w:left w:val="none" w:sz="0" w:space="0" w:color="auto"/>
                <w:bottom w:val="none" w:sz="0" w:space="0" w:color="auto"/>
                <w:right w:val="none" w:sz="0" w:space="0" w:color="auto"/>
              </w:divBdr>
            </w:div>
            <w:div w:id="309485303">
              <w:marLeft w:val="0"/>
              <w:marRight w:val="0"/>
              <w:marTop w:val="0"/>
              <w:marBottom w:val="0"/>
              <w:divBdr>
                <w:top w:val="none" w:sz="0" w:space="0" w:color="auto"/>
                <w:left w:val="none" w:sz="0" w:space="0" w:color="auto"/>
                <w:bottom w:val="none" w:sz="0" w:space="0" w:color="auto"/>
                <w:right w:val="none" w:sz="0" w:space="0" w:color="auto"/>
              </w:divBdr>
            </w:div>
            <w:div w:id="327564209">
              <w:marLeft w:val="0"/>
              <w:marRight w:val="0"/>
              <w:marTop w:val="0"/>
              <w:marBottom w:val="0"/>
              <w:divBdr>
                <w:top w:val="none" w:sz="0" w:space="0" w:color="auto"/>
                <w:left w:val="none" w:sz="0" w:space="0" w:color="auto"/>
                <w:bottom w:val="none" w:sz="0" w:space="0" w:color="auto"/>
                <w:right w:val="none" w:sz="0" w:space="0" w:color="auto"/>
              </w:divBdr>
            </w:div>
            <w:div w:id="347486710">
              <w:marLeft w:val="0"/>
              <w:marRight w:val="0"/>
              <w:marTop w:val="0"/>
              <w:marBottom w:val="0"/>
              <w:divBdr>
                <w:top w:val="none" w:sz="0" w:space="0" w:color="auto"/>
                <w:left w:val="none" w:sz="0" w:space="0" w:color="auto"/>
                <w:bottom w:val="none" w:sz="0" w:space="0" w:color="auto"/>
                <w:right w:val="none" w:sz="0" w:space="0" w:color="auto"/>
              </w:divBdr>
            </w:div>
            <w:div w:id="364066284">
              <w:marLeft w:val="0"/>
              <w:marRight w:val="0"/>
              <w:marTop w:val="0"/>
              <w:marBottom w:val="0"/>
              <w:divBdr>
                <w:top w:val="none" w:sz="0" w:space="0" w:color="auto"/>
                <w:left w:val="none" w:sz="0" w:space="0" w:color="auto"/>
                <w:bottom w:val="none" w:sz="0" w:space="0" w:color="auto"/>
                <w:right w:val="none" w:sz="0" w:space="0" w:color="auto"/>
              </w:divBdr>
            </w:div>
            <w:div w:id="376514784">
              <w:marLeft w:val="0"/>
              <w:marRight w:val="0"/>
              <w:marTop w:val="0"/>
              <w:marBottom w:val="0"/>
              <w:divBdr>
                <w:top w:val="none" w:sz="0" w:space="0" w:color="auto"/>
                <w:left w:val="none" w:sz="0" w:space="0" w:color="auto"/>
                <w:bottom w:val="none" w:sz="0" w:space="0" w:color="auto"/>
                <w:right w:val="none" w:sz="0" w:space="0" w:color="auto"/>
              </w:divBdr>
            </w:div>
            <w:div w:id="386420631">
              <w:marLeft w:val="0"/>
              <w:marRight w:val="0"/>
              <w:marTop w:val="0"/>
              <w:marBottom w:val="0"/>
              <w:divBdr>
                <w:top w:val="none" w:sz="0" w:space="0" w:color="auto"/>
                <w:left w:val="none" w:sz="0" w:space="0" w:color="auto"/>
                <w:bottom w:val="none" w:sz="0" w:space="0" w:color="auto"/>
                <w:right w:val="none" w:sz="0" w:space="0" w:color="auto"/>
              </w:divBdr>
            </w:div>
            <w:div w:id="418138740">
              <w:marLeft w:val="0"/>
              <w:marRight w:val="0"/>
              <w:marTop w:val="0"/>
              <w:marBottom w:val="0"/>
              <w:divBdr>
                <w:top w:val="none" w:sz="0" w:space="0" w:color="auto"/>
                <w:left w:val="none" w:sz="0" w:space="0" w:color="auto"/>
                <w:bottom w:val="none" w:sz="0" w:space="0" w:color="auto"/>
                <w:right w:val="none" w:sz="0" w:space="0" w:color="auto"/>
              </w:divBdr>
            </w:div>
            <w:div w:id="455417319">
              <w:marLeft w:val="0"/>
              <w:marRight w:val="0"/>
              <w:marTop w:val="0"/>
              <w:marBottom w:val="0"/>
              <w:divBdr>
                <w:top w:val="none" w:sz="0" w:space="0" w:color="auto"/>
                <w:left w:val="none" w:sz="0" w:space="0" w:color="auto"/>
                <w:bottom w:val="none" w:sz="0" w:space="0" w:color="auto"/>
                <w:right w:val="none" w:sz="0" w:space="0" w:color="auto"/>
              </w:divBdr>
            </w:div>
            <w:div w:id="462507909">
              <w:marLeft w:val="0"/>
              <w:marRight w:val="0"/>
              <w:marTop w:val="0"/>
              <w:marBottom w:val="0"/>
              <w:divBdr>
                <w:top w:val="none" w:sz="0" w:space="0" w:color="auto"/>
                <w:left w:val="none" w:sz="0" w:space="0" w:color="auto"/>
                <w:bottom w:val="none" w:sz="0" w:space="0" w:color="auto"/>
                <w:right w:val="none" w:sz="0" w:space="0" w:color="auto"/>
              </w:divBdr>
            </w:div>
            <w:div w:id="505825289">
              <w:marLeft w:val="0"/>
              <w:marRight w:val="0"/>
              <w:marTop w:val="0"/>
              <w:marBottom w:val="0"/>
              <w:divBdr>
                <w:top w:val="none" w:sz="0" w:space="0" w:color="auto"/>
                <w:left w:val="none" w:sz="0" w:space="0" w:color="auto"/>
                <w:bottom w:val="none" w:sz="0" w:space="0" w:color="auto"/>
                <w:right w:val="none" w:sz="0" w:space="0" w:color="auto"/>
              </w:divBdr>
            </w:div>
            <w:div w:id="515769673">
              <w:marLeft w:val="0"/>
              <w:marRight w:val="0"/>
              <w:marTop w:val="0"/>
              <w:marBottom w:val="0"/>
              <w:divBdr>
                <w:top w:val="none" w:sz="0" w:space="0" w:color="auto"/>
                <w:left w:val="none" w:sz="0" w:space="0" w:color="auto"/>
                <w:bottom w:val="none" w:sz="0" w:space="0" w:color="auto"/>
                <w:right w:val="none" w:sz="0" w:space="0" w:color="auto"/>
              </w:divBdr>
            </w:div>
            <w:div w:id="525678126">
              <w:marLeft w:val="0"/>
              <w:marRight w:val="0"/>
              <w:marTop w:val="0"/>
              <w:marBottom w:val="0"/>
              <w:divBdr>
                <w:top w:val="none" w:sz="0" w:space="0" w:color="auto"/>
                <w:left w:val="none" w:sz="0" w:space="0" w:color="auto"/>
                <w:bottom w:val="none" w:sz="0" w:space="0" w:color="auto"/>
                <w:right w:val="none" w:sz="0" w:space="0" w:color="auto"/>
              </w:divBdr>
            </w:div>
            <w:div w:id="578373265">
              <w:marLeft w:val="0"/>
              <w:marRight w:val="0"/>
              <w:marTop w:val="0"/>
              <w:marBottom w:val="0"/>
              <w:divBdr>
                <w:top w:val="none" w:sz="0" w:space="0" w:color="auto"/>
                <w:left w:val="none" w:sz="0" w:space="0" w:color="auto"/>
                <w:bottom w:val="none" w:sz="0" w:space="0" w:color="auto"/>
                <w:right w:val="none" w:sz="0" w:space="0" w:color="auto"/>
              </w:divBdr>
            </w:div>
            <w:div w:id="614950525">
              <w:marLeft w:val="0"/>
              <w:marRight w:val="0"/>
              <w:marTop w:val="0"/>
              <w:marBottom w:val="0"/>
              <w:divBdr>
                <w:top w:val="none" w:sz="0" w:space="0" w:color="auto"/>
                <w:left w:val="none" w:sz="0" w:space="0" w:color="auto"/>
                <w:bottom w:val="none" w:sz="0" w:space="0" w:color="auto"/>
                <w:right w:val="none" w:sz="0" w:space="0" w:color="auto"/>
              </w:divBdr>
              <w:divsChild>
                <w:div w:id="18093046">
                  <w:marLeft w:val="0"/>
                  <w:marRight w:val="0"/>
                  <w:marTop w:val="0"/>
                  <w:marBottom w:val="0"/>
                  <w:divBdr>
                    <w:top w:val="none" w:sz="0" w:space="0" w:color="auto"/>
                    <w:left w:val="none" w:sz="0" w:space="0" w:color="auto"/>
                    <w:bottom w:val="none" w:sz="0" w:space="0" w:color="auto"/>
                    <w:right w:val="none" w:sz="0" w:space="0" w:color="auto"/>
                  </w:divBdr>
                </w:div>
                <w:div w:id="79300802">
                  <w:marLeft w:val="0"/>
                  <w:marRight w:val="0"/>
                  <w:marTop w:val="0"/>
                  <w:marBottom w:val="0"/>
                  <w:divBdr>
                    <w:top w:val="none" w:sz="0" w:space="0" w:color="auto"/>
                    <w:left w:val="none" w:sz="0" w:space="0" w:color="auto"/>
                    <w:bottom w:val="none" w:sz="0" w:space="0" w:color="auto"/>
                    <w:right w:val="none" w:sz="0" w:space="0" w:color="auto"/>
                  </w:divBdr>
                </w:div>
                <w:div w:id="87583742">
                  <w:marLeft w:val="0"/>
                  <w:marRight w:val="0"/>
                  <w:marTop w:val="0"/>
                  <w:marBottom w:val="0"/>
                  <w:divBdr>
                    <w:top w:val="none" w:sz="0" w:space="0" w:color="auto"/>
                    <w:left w:val="none" w:sz="0" w:space="0" w:color="auto"/>
                    <w:bottom w:val="none" w:sz="0" w:space="0" w:color="auto"/>
                    <w:right w:val="none" w:sz="0" w:space="0" w:color="auto"/>
                  </w:divBdr>
                </w:div>
                <w:div w:id="137650509">
                  <w:marLeft w:val="0"/>
                  <w:marRight w:val="0"/>
                  <w:marTop w:val="0"/>
                  <w:marBottom w:val="0"/>
                  <w:divBdr>
                    <w:top w:val="none" w:sz="0" w:space="0" w:color="auto"/>
                    <w:left w:val="none" w:sz="0" w:space="0" w:color="auto"/>
                    <w:bottom w:val="none" w:sz="0" w:space="0" w:color="auto"/>
                    <w:right w:val="none" w:sz="0" w:space="0" w:color="auto"/>
                  </w:divBdr>
                </w:div>
                <w:div w:id="177231982">
                  <w:marLeft w:val="0"/>
                  <w:marRight w:val="0"/>
                  <w:marTop w:val="0"/>
                  <w:marBottom w:val="0"/>
                  <w:divBdr>
                    <w:top w:val="none" w:sz="0" w:space="0" w:color="auto"/>
                    <w:left w:val="none" w:sz="0" w:space="0" w:color="auto"/>
                    <w:bottom w:val="none" w:sz="0" w:space="0" w:color="auto"/>
                    <w:right w:val="none" w:sz="0" w:space="0" w:color="auto"/>
                  </w:divBdr>
                </w:div>
                <w:div w:id="220215884">
                  <w:marLeft w:val="0"/>
                  <w:marRight w:val="0"/>
                  <w:marTop w:val="0"/>
                  <w:marBottom w:val="0"/>
                  <w:divBdr>
                    <w:top w:val="none" w:sz="0" w:space="0" w:color="auto"/>
                    <w:left w:val="none" w:sz="0" w:space="0" w:color="auto"/>
                    <w:bottom w:val="none" w:sz="0" w:space="0" w:color="auto"/>
                    <w:right w:val="none" w:sz="0" w:space="0" w:color="auto"/>
                  </w:divBdr>
                </w:div>
                <w:div w:id="242835168">
                  <w:marLeft w:val="0"/>
                  <w:marRight w:val="0"/>
                  <w:marTop w:val="0"/>
                  <w:marBottom w:val="0"/>
                  <w:divBdr>
                    <w:top w:val="none" w:sz="0" w:space="0" w:color="auto"/>
                    <w:left w:val="none" w:sz="0" w:space="0" w:color="auto"/>
                    <w:bottom w:val="none" w:sz="0" w:space="0" w:color="auto"/>
                    <w:right w:val="none" w:sz="0" w:space="0" w:color="auto"/>
                  </w:divBdr>
                </w:div>
                <w:div w:id="332924200">
                  <w:marLeft w:val="0"/>
                  <w:marRight w:val="0"/>
                  <w:marTop w:val="0"/>
                  <w:marBottom w:val="0"/>
                  <w:divBdr>
                    <w:top w:val="none" w:sz="0" w:space="0" w:color="auto"/>
                    <w:left w:val="none" w:sz="0" w:space="0" w:color="auto"/>
                    <w:bottom w:val="none" w:sz="0" w:space="0" w:color="auto"/>
                    <w:right w:val="none" w:sz="0" w:space="0" w:color="auto"/>
                  </w:divBdr>
                </w:div>
                <w:div w:id="343827932">
                  <w:marLeft w:val="0"/>
                  <w:marRight w:val="0"/>
                  <w:marTop w:val="0"/>
                  <w:marBottom w:val="0"/>
                  <w:divBdr>
                    <w:top w:val="none" w:sz="0" w:space="0" w:color="auto"/>
                    <w:left w:val="none" w:sz="0" w:space="0" w:color="auto"/>
                    <w:bottom w:val="none" w:sz="0" w:space="0" w:color="auto"/>
                    <w:right w:val="none" w:sz="0" w:space="0" w:color="auto"/>
                  </w:divBdr>
                </w:div>
                <w:div w:id="371268696">
                  <w:marLeft w:val="0"/>
                  <w:marRight w:val="0"/>
                  <w:marTop w:val="0"/>
                  <w:marBottom w:val="0"/>
                  <w:divBdr>
                    <w:top w:val="none" w:sz="0" w:space="0" w:color="auto"/>
                    <w:left w:val="none" w:sz="0" w:space="0" w:color="auto"/>
                    <w:bottom w:val="none" w:sz="0" w:space="0" w:color="auto"/>
                    <w:right w:val="none" w:sz="0" w:space="0" w:color="auto"/>
                  </w:divBdr>
                </w:div>
                <w:div w:id="371618889">
                  <w:marLeft w:val="0"/>
                  <w:marRight w:val="0"/>
                  <w:marTop w:val="0"/>
                  <w:marBottom w:val="0"/>
                  <w:divBdr>
                    <w:top w:val="none" w:sz="0" w:space="0" w:color="auto"/>
                    <w:left w:val="none" w:sz="0" w:space="0" w:color="auto"/>
                    <w:bottom w:val="none" w:sz="0" w:space="0" w:color="auto"/>
                    <w:right w:val="none" w:sz="0" w:space="0" w:color="auto"/>
                  </w:divBdr>
                </w:div>
                <w:div w:id="412240769">
                  <w:marLeft w:val="0"/>
                  <w:marRight w:val="0"/>
                  <w:marTop w:val="0"/>
                  <w:marBottom w:val="0"/>
                  <w:divBdr>
                    <w:top w:val="none" w:sz="0" w:space="0" w:color="auto"/>
                    <w:left w:val="none" w:sz="0" w:space="0" w:color="auto"/>
                    <w:bottom w:val="none" w:sz="0" w:space="0" w:color="auto"/>
                    <w:right w:val="none" w:sz="0" w:space="0" w:color="auto"/>
                  </w:divBdr>
                </w:div>
                <w:div w:id="418061299">
                  <w:marLeft w:val="0"/>
                  <w:marRight w:val="0"/>
                  <w:marTop w:val="0"/>
                  <w:marBottom w:val="0"/>
                  <w:divBdr>
                    <w:top w:val="none" w:sz="0" w:space="0" w:color="auto"/>
                    <w:left w:val="none" w:sz="0" w:space="0" w:color="auto"/>
                    <w:bottom w:val="none" w:sz="0" w:space="0" w:color="auto"/>
                    <w:right w:val="none" w:sz="0" w:space="0" w:color="auto"/>
                  </w:divBdr>
                </w:div>
                <w:div w:id="427115582">
                  <w:marLeft w:val="0"/>
                  <w:marRight w:val="0"/>
                  <w:marTop w:val="0"/>
                  <w:marBottom w:val="0"/>
                  <w:divBdr>
                    <w:top w:val="none" w:sz="0" w:space="0" w:color="auto"/>
                    <w:left w:val="none" w:sz="0" w:space="0" w:color="auto"/>
                    <w:bottom w:val="none" w:sz="0" w:space="0" w:color="auto"/>
                    <w:right w:val="none" w:sz="0" w:space="0" w:color="auto"/>
                  </w:divBdr>
                </w:div>
                <w:div w:id="442458968">
                  <w:marLeft w:val="0"/>
                  <w:marRight w:val="0"/>
                  <w:marTop w:val="0"/>
                  <w:marBottom w:val="0"/>
                  <w:divBdr>
                    <w:top w:val="none" w:sz="0" w:space="0" w:color="auto"/>
                    <w:left w:val="none" w:sz="0" w:space="0" w:color="auto"/>
                    <w:bottom w:val="none" w:sz="0" w:space="0" w:color="auto"/>
                    <w:right w:val="none" w:sz="0" w:space="0" w:color="auto"/>
                  </w:divBdr>
                </w:div>
                <w:div w:id="504368276">
                  <w:marLeft w:val="0"/>
                  <w:marRight w:val="0"/>
                  <w:marTop w:val="0"/>
                  <w:marBottom w:val="0"/>
                  <w:divBdr>
                    <w:top w:val="none" w:sz="0" w:space="0" w:color="auto"/>
                    <w:left w:val="none" w:sz="0" w:space="0" w:color="auto"/>
                    <w:bottom w:val="none" w:sz="0" w:space="0" w:color="auto"/>
                    <w:right w:val="none" w:sz="0" w:space="0" w:color="auto"/>
                  </w:divBdr>
                </w:div>
                <w:div w:id="525675354">
                  <w:marLeft w:val="0"/>
                  <w:marRight w:val="0"/>
                  <w:marTop w:val="0"/>
                  <w:marBottom w:val="0"/>
                  <w:divBdr>
                    <w:top w:val="none" w:sz="0" w:space="0" w:color="auto"/>
                    <w:left w:val="none" w:sz="0" w:space="0" w:color="auto"/>
                    <w:bottom w:val="none" w:sz="0" w:space="0" w:color="auto"/>
                    <w:right w:val="none" w:sz="0" w:space="0" w:color="auto"/>
                  </w:divBdr>
                </w:div>
                <w:div w:id="544562851">
                  <w:marLeft w:val="0"/>
                  <w:marRight w:val="0"/>
                  <w:marTop w:val="0"/>
                  <w:marBottom w:val="0"/>
                  <w:divBdr>
                    <w:top w:val="none" w:sz="0" w:space="0" w:color="auto"/>
                    <w:left w:val="none" w:sz="0" w:space="0" w:color="auto"/>
                    <w:bottom w:val="none" w:sz="0" w:space="0" w:color="auto"/>
                    <w:right w:val="none" w:sz="0" w:space="0" w:color="auto"/>
                  </w:divBdr>
                </w:div>
                <w:div w:id="571278110">
                  <w:marLeft w:val="0"/>
                  <w:marRight w:val="0"/>
                  <w:marTop w:val="0"/>
                  <w:marBottom w:val="0"/>
                  <w:divBdr>
                    <w:top w:val="none" w:sz="0" w:space="0" w:color="auto"/>
                    <w:left w:val="none" w:sz="0" w:space="0" w:color="auto"/>
                    <w:bottom w:val="none" w:sz="0" w:space="0" w:color="auto"/>
                    <w:right w:val="none" w:sz="0" w:space="0" w:color="auto"/>
                  </w:divBdr>
                </w:div>
                <w:div w:id="622225544">
                  <w:marLeft w:val="0"/>
                  <w:marRight w:val="0"/>
                  <w:marTop w:val="0"/>
                  <w:marBottom w:val="0"/>
                  <w:divBdr>
                    <w:top w:val="none" w:sz="0" w:space="0" w:color="auto"/>
                    <w:left w:val="none" w:sz="0" w:space="0" w:color="auto"/>
                    <w:bottom w:val="none" w:sz="0" w:space="0" w:color="auto"/>
                    <w:right w:val="none" w:sz="0" w:space="0" w:color="auto"/>
                  </w:divBdr>
                </w:div>
                <w:div w:id="703288179">
                  <w:marLeft w:val="0"/>
                  <w:marRight w:val="0"/>
                  <w:marTop w:val="0"/>
                  <w:marBottom w:val="0"/>
                  <w:divBdr>
                    <w:top w:val="none" w:sz="0" w:space="0" w:color="auto"/>
                    <w:left w:val="none" w:sz="0" w:space="0" w:color="auto"/>
                    <w:bottom w:val="none" w:sz="0" w:space="0" w:color="auto"/>
                    <w:right w:val="none" w:sz="0" w:space="0" w:color="auto"/>
                  </w:divBdr>
                </w:div>
                <w:div w:id="706099929">
                  <w:marLeft w:val="0"/>
                  <w:marRight w:val="0"/>
                  <w:marTop w:val="0"/>
                  <w:marBottom w:val="0"/>
                  <w:divBdr>
                    <w:top w:val="none" w:sz="0" w:space="0" w:color="auto"/>
                    <w:left w:val="none" w:sz="0" w:space="0" w:color="auto"/>
                    <w:bottom w:val="none" w:sz="0" w:space="0" w:color="auto"/>
                    <w:right w:val="none" w:sz="0" w:space="0" w:color="auto"/>
                  </w:divBdr>
                </w:div>
                <w:div w:id="708603572">
                  <w:marLeft w:val="0"/>
                  <w:marRight w:val="0"/>
                  <w:marTop w:val="0"/>
                  <w:marBottom w:val="0"/>
                  <w:divBdr>
                    <w:top w:val="none" w:sz="0" w:space="0" w:color="auto"/>
                    <w:left w:val="none" w:sz="0" w:space="0" w:color="auto"/>
                    <w:bottom w:val="none" w:sz="0" w:space="0" w:color="auto"/>
                    <w:right w:val="none" w:sz="0" w:space="0" w:color="auto"/>
                  </w:divBdr>
                </w:div>
                <w:div w:id="761953530">
                  <w:marLeft w:val="0"/>
                  <w:marRight w:val="0"/>
                  <w:marTop w:val="0"/>
                  <w:marBottom w:val="0"/>
                  <w:divBdr>
                    <w:top w:val="none" w:sz="0" w:space="0" w:color="auto"/>
                    <w:left w:val="none" w:sz="0" w:space="0" w:color="auto"/>
                    <w:bottom w:val="none" w:sz="0" w:space="0" w:color="auto"/>
                    <w:right w:val="none" w:sz="0" w:space="0" w:color="auto"/>
                  </w:divBdr>
                </w:div>
                <w:div w:id="793136790">
                  <w:marLeft w:val="0"/>
                  <w:marRight w:val="0"/>
                  <w:marTop w:val="0"/>
                  <w:marBottom w:val="0"/>
                  <w:divBdr>
                    <w:top w:val="none" w:sz="0" w:space="0" w:color="auto"/>
                    <w:left w:val="none" w:sz="0" w:space="0" w:color="auto"/>
                    <w:bottom w:val="none" w:sz="0" w:space="0" w:color="auto"/>
                    <w:right w:val="none" w:sz="0" w:space="0" w:color="auto"/>
                  </w:divBdr>
                </w:div>
                <w:div w:id="797605070">
                  <w:marLeft w:val="0"/>
                  <w:marRight w:val="0"/>
                  <w:marTop w:val="0"/>
                  <w:marBottom w:val="0"/>
                  <w:divBdr>
                    <w:top w:val="none" w:sz="0" w:space="0" w:color="auto"/>
                    <w:left w:val="none" w:sz="0" w:space="0" w:color="auto"/>
                    <w:bottom w:val="none" w:sz="0" w:space="0" w:color="auto"/>
                    <w:right w:val="none" w:sz="0" w:space="0" w:color="auto"/>
                  </w:divBdr>
                </w:div>
                <w:div w:id="814179827">
                  <w:marLeft w:val="0"/>
                  <w:marRight w:val="0"/>
                  <w:marTop w:val="0"/>
                  <w:marBottom w:val="0"/>
                  <w:divBdr>
                    <w:top w:val="none" w:sz="0" w:space="0" w:color="auto"/>
                    <w:left w:val="none" w:sz="0" w:space="0" w:color="auto"/>
                    <w:bottom w:val="none" w:sz="0" w:space="0" w:color="auto"/>
                    <w:right w:val="none" w:sz="0" w:space="0" w:color="auto"/>
                  </w:divBdr>
                </w:div>
                <w:div w:id="847863777">
                  <w:marLeft w:val="0"/>
                  <w:marRight w:val="0"/>
                  <w:marTop w:val="0"/>
                  <w:marBottom w:val="0"/>
                  <w:divBdr>
                    <w:top w:val="none" w:sz="0" w:space="0" w:color="auto"/>
                    <w:left w:val="none" w:sz="0" w:space="0" w:color="auto"/>
                    <w:bottom w:val="none" w:sz="0" w:space="0" w:color="auto"/>
                    <w:right w:val="none" w:sz="0" w:space="0" w:color="auto"/>
                  </w:divBdr>
                </w:div>
                <w:div w:id="872117538">
                  <w:marLeft w:val="0"/>
                  <w:marRight w:val="0"/>
                  <w:marTop w:val="0"/>
                  <w:marBottom w:val="0"/>
                  <w:divBdr>
                    <w:top w:val="none" w:sz="0" w:space="0" w:color="auto"/>
                    <w:left w:val="none" w:sz="0" w:space="0" w:color="auto"/>
                    <w:bottom w:val="none" w:sz="0" w:space="0" w:color="auto"/>
                    <w:right w:val="none" w:sz="0" w:space="0" w:color="auto"/>
                  </w:divBdr>
                </w:div>
                <w:div w:id="979381323">
                  <w:marLeft w:val="0"/>
                  <w:marRight w:val="0"/>
                  <w:marTop w:val="0"/>
                  <w:marBottom w:val="0"/>
                  <w:divBdr>
                    <w:top w:val="none" w:sz="0" w:space="0" w:color="auto"/>
                    <w:left w:val="none" w:sz="0" w:space="0" w:color="auto"/>
                    <w:bottom w:val="none" w:sz="0" w:space="0" w:color="auto"/>
                    <w:right w:val="none" w:sz="0" w:space="0" w:color="auto"/>
                  </w:divBdr>
                </w:div>
                <w:div w:id="1069618584">
                  <w:marLeft w:val="0"/>
                  <w:marRight w:val="0"/>
                  <w:marTop w:val="0"/>
                  <w:marBottom w:val="0"/>
                  <w:divBdr>
                    <w:top w:val="none" w:sz="0" w:space="0" w:color="auto"/>
                    <w:left w:val="none" w:sz="0" w:space="0" w:color="auto"/>
                    <w:bottom w:val="none" w:sz="0" w:space="0" w:color="auto"/>
                    <w:right w:val="none" w:sz="0" w:space="0" w:color="auto"/>
                  </w:divBdr>
                </w:div>
                <w:div w:id="1121073113">
                  <w:marLeft w:val="0"/>
                  <w:marRight w:val="0"/>
                  <w:marTop w:val="0"/>
                  <w:marBottom w:val="0"/>
                  <w:divBdr>
                    <w:top w:val="none" w:sz="0" w:space="0" w:color="auto"/>
                    <w:left w:val="none" w:sz="0" w:space="0" w:color="auto"/>
                    <w:bottom w:val="none" w:sz="0" w:space="0" w:color="auto"/>
                    <w:right w:val="none" w:sz="0" w:space="0" w:color="auto"/>
                  </w:divBdr>
                </w:div>
                <w:div w:id="1131902447">
                  <w:marLeft w:val="0"/>
                  <w:marRight w:val="0"/>
                  <w:marTop w:val="0"/>
                  <w:marBottom w:val="0"/>
                  <w:divBdr>
                    <w:top w:val="none" w:sz="0" w:space="0" w:color="auto"/>
                    <w:left w:val="none" w:sz="0" w:space="0" w:color="auto"/>
                    <w:bottom w:val="none" w:sz="0" w:space="0" w:color="auto"/>
                    <w:right w:val="none" w:sz="0" w:space="0" w:color="auto"/>
                  </w:divBdr>
                </w:div>
                <w:div w:id="1172989938">
                  <w:marLeft w:val="0"/>
                  <w:marRight w:val="0"/>
                  <w:marTop w:val="0"/>
                  <w:marBottom w:val="0"/>
                  <w:divBdr>
                    <w:top w:val="none" w:sz="0" w:space="0" w:color="auto"/>
                    <w:left w:val="none" w:sz="0" w:space="0" w:color="auto"/>
                    <w:bottom w:val="none" w:sz="0" w:space="0" w:color="auto"/>
                    <w:right w:val="none" w:sz="0" w:space="0" w:color="auto"/>
                  </w:divBdr>
                </w:div>
                <w:div w:id="1201631271">
                  <w:marLeft w:val="0"/>
                  <w:marRight w:val="0"/>
                  <w:marTop w:val="0"/>
                  <w:marBottom w:val="0"/>
                  <w:divBdr>
                    <w:top w:val="none" w:sz="0" w:space="0" w:color="auto"/>
                    <w:left w:val="none" w:sz="0" w:space="0" w:color="auto"/>
                    <w:bottom w:val="none" w:sz="0" w:space="0" w:color="auto"/>
                    <w:right w:val="none" w:sz="0" w:space="0" w:color="auto"/>
                  </w:divBdr>
                </w:div>
                <w:div w:id="1237402999">
                  <w:marLeft w:val="0"/>
                  <w:marRight w:val="0"/>
                  <w:marTop w:val="0"/>
                  <w:marBottom w:val="0"/>
                  <w:divBdr>
                    <w:top w:val="none" w:sz="0" w:space="0" w:color="auto"/>
                    <w:left w:val="none" w:sz="0" w:space="0" w:color="auto"/>
                    <w:bottom w:val="none" w:sz="0" w:space="0" w:color="auto"/>
                    <w:right w:val="none" w:sz="0" w:space="0" w:color="auto"/>
                  </w:divBdr>
                </w:div>
                <w:div w:id="1247423752">
                  <w:marLeft w:val="0"/>
                  <w:marRight w:val="0"/>
                  <w:marTop w:val="0"/>
                  <w:marBottom w:val="0"/>
                  <w:divBdr>
                    <w:top w:val="none" w:sz="0" w:space="0" w:color="auto"/>
                    <w:left w:val="none" w:sz="0" w:space="0" w:color="auto"/>
                    <w:bottom w:val="none" w:sz="0" w:space="0" w:color="auto"/>
                    <w:right w:val="none" w:sz="0" w:space="0" w:color="auto"/>
                  </w:divBdr>
                </w:div>
                <w:div w:id="1278679101">
                  <w:marLeft w:val="0"/>
                  <w:marRight w:val="0"/>
                  <w:marTop w:val="0"/>
                  <w:marBottom w:val="0"/>
                  <w:divBdr>
                    <w:top w:val="none" w:sz="0" w:space="0" w:color="auto"/>
                    <w:left w:val="none" w:sz="0" w:space="0" w:color="auto"/>
                    <w:bottom w:val="none" w:sz="0" w:space="0" w:color="auto"/>
                    <w:right w:val="none" w:sz="0" w:space="0" w:color="auto"/>
                  </w:divBdr>
                </w:div>
                <w:div w:id="1291209344">
                  <w:marLeft w:val="0"/>
                  <w:marRight w:val="0"/>
                  <w:marTop w:val="0"/>
                  <w:marBottom w:val="0"/>
                  <w:divBdr>
                    <w:top w:val="none" w:sz="0" w:space="0" w:color="auto"/>
                    <w:left w:val="none" w:sz="0" w:space="0" w:color="auto"/>
                    <w:bottom w:val="none" w:sz="0" w:space="0" w:color="auto"/>
                    <w:right w:val="none" w:sz="0" w:space="0" w:color="auto"/>
                  </w:divBdr>
                </w:div>
                <w:div w:id="1340959641">
                  <w:marLeft w:val="0"/>
                  <w:marRight w:val="0"/>
                  <w:marTop w:val="0"/>
                  <w:marBottom w:val="0"/>
                  <w:divBdr>
                    <w:top w:val="none" w:sz="0" w:space="0" w:color="auto"/>
                    <w:left w:val="none" w:sz="0" w:space="0" w:color="auto"/>
                    <w:bottom w:val="none" w:sz="0" w:space="0" w:color="auto"/>
                    <w:right w:val="none" w:sz="0" w:space="0" w:color="auto"/>
                  </w:divBdr>
                </w:div>
                <w:div w:id="1348092571">
                  <w:marLeft w:val="0"/>
                  <w:marRight w:val="0"/>
                  <w:marTop w:val="0"/>
                  <w:marBottom w:val="0"/>
                  <w:divBdr>
                    <w:top w:val="none" w:sz="0" w:space="0" w:color="auto"/>
                    <w:left w:val="none" w:sz="0" w:space="0" w:color="auto"/>
                    <w:bottom w:val="none" w:sz="0" w:space="0" w:color="auto"/>
                    <w:right w:val="none" w:sz="0" w:space="0" w:color="auto"/>
                  </w:divBdr>
                </w:div>
                <w:div w:id="1359353425">
                  <w:marLeft w:val="0"/>
                  <w:marRight w:val="0"/>
                  <w:marTop w:val="0"/>
                  <w:marBottom w:val="0"/>
                  <w:divBdr>
                    <w:top w:val="none" w:sz="0" w:space="0" w:color="auto"/>
                    <w:left w:val="none" w:sz="0" w:space="0" w:color="auto"/>
                    <w:bottom w:val="none" w:sz="0" w:space="0" w:color="auto"/>
                    <w:right w:val="none" w:sz="0" w:space="0" w:color="auto"/>
                  </w:divBdr>
                </w:div>
                <w:div w:id="1364744138">
                  <w:marLeft w:val="0"/>
                  <w:marRight w:val="0"/>
                  <w:marTop w:val="0"/>
                  <w:marBottom w:val="0"/>
                  <w:divBdr>
                    <w:top w:val="none" w:sz="0" w:space="0" w:color="auto"/>
                    <w:left w:val="none" w:sz="0" w:space="0" w:color="auto"/>
                    <w:bottom w:val="none" w:sz="0" w:space="0" w:color="auto"/>
                    <w:right w:val="none" w:sz="0" w:space="0" w:color="auto"/>
                  </w:divBdr>
                </w:div>
                <w:div w:id="1378701224">
                  <w:marLeft w:val="0"/>
                  <w:marRight w:val="0"/>
                  <w:marTop w:val="0"/>
                  <w:marBottom w:val="0"/>
                  <w:divBdr>
                    <w:top w:val="none" w:sz="0" w:space="0" w:color="auto"/>
                    <w:left w:val="none" w:sz="0" w:space="0" w:color="auto"/>
                    <w:bottom w:val="none" w:sz="0" w:space="0" w:color="auto"/>
                    <w:right w:val="none" w:sz="0" w:space="0" w:color="auto"/>
                  </w:divBdr>
                </w:div>
                <w:div w:id="1397817713">
                  <w:marLeft w:val="0"/>
                  <w:marRight w:val="0"/>
                  <w:marTop w:val="0"/>
                  <w:marBottom w:val="0"/>
                  <w:divBdr>
                    <w:top w:val="none" w:sz="0" w:space="0" w:color="auto"/>
                    <w:left w:val="none" w:sz="0" w:space="0" w:color="auto"/>
                    <w:bottom w:val="none" w:sz="0" w:space="0" w:color="auto"/>
                    <w:right w:val="none" w:sz="0" w:space="0" w:color="auto"/>
                  </w:divBdr>
                </w:div>
                <w:div w:id="1433622239">
                  <w:marLeft w:val="0"/>
                  <w:marRight w:val="0"/>
                  <w:marTop w:val="0"/>
                  <w:marBottom w:val="0"/>
                  <w:divBdr>
                    <w:top w:val="none" w:sz="0" w:space="0" w:color="auto"/>
                    <w:left w:val="none" w:sz="0" w:space="0" w:color="auto"/>
                    <w:bottom w:val="none" w:sz="0" w:space="0" w:color="auto"/>
                    <w:right w:val="none" w:sz="0" w:space="0" w:color="auto"/>
                  </w:divBdr>
                </w:div>
                <w:div w:id="1477144411">
                  <w:marLeft w:val="0"/>
                  <w:marRight w:val="0"/>
                  <w:marTop w:val="0"/>
                  <w:marBottom w:val="0"/>
                  <w:divBdr>
                    <w:top w:val="none" w:sz="0" w:space="0" w:color="auto"/>
                    <w:left w:val="none" w:sz="0" w:space="0" w:color="auto"/>
                    <w:bottom w:val="none" w:sz="0" w:space="0" w:color="auto"/>
                    <w:right w:val="none" w:sz="0" w:space="0" w:color="auto"/>
                  </w:divBdr>
                </w:div>
                <w:div w:id="1528830903">
                  <w:marLeft w:val="0"/>
                  <w:marRight w:val="0"/>
                  <w:marTop w:val="0"/>
                  <w:marBottom w:val="0"/>
                  <w:divBdr>
                    <w:top w:val="none" w:sz="0" w:space="0" w:color="auto"/>
                    <w:left w:val="none" w:sz="0" w:space="0" w:color="auto"/>
                    <w:bottom w:val="none" w:sz="0" w:space="0" w:color="auto"/>
                    <w:right w:val="none" w:sz="0" w:space="0" w:color="auto"/>
                  </w:divBdr>
                </w:div>
                <w:div w:id="1619558369">
                  <w:marLeft w:val="0"/>
                  <w:marRight w:val="0"/>
                  <w:marTop w:val="0"/>
                  <w:marBottom w:val="0"/>
                  <w:divBdr>
                    <w:top w:val="none" w:sz="0" w:space="0" w:color="auto"/>
                    <w:left w:val="none" w:sz="0" w:space="0" w:color="auto"/>
                    <w:bottom w:val="none" w:sz="0" w:space="0" w:color="auto"/>
                    <w:right w:val="none" w:sz="0" w:space="0" w:color="auto"/>
                  </w:divBdr>
                </w:div>
                <w:div w:id="1633291363">
                  <w:marLeft w:val="0"/>
                  <w:marRight w:val="0"/>
                  <w:marTop w:val="0"/>
                  <w:marBottom w:val="0"/>
                  <w:divBdr>
                    <w:top w:val="none" w:sz="0" w:space="0" w:color="auto"/>
                    <w:left w:val="none" w:sz="0" w:space="0" w:color="auto"/>
                    <w:bottom w:val="none" w:sz="0" w:space="0" w:color="auto"/>
                    <w:right w:val="none" w:sz="0" w:space="0" w:color="auto"/>
                  </w:divBdr>
                </w:div>
                <w:div w:id="1643391543">
                  <w:marLeft w:val="0"/>
                  <w:marRight w:val="0"/>
                  <w:marTop w:val="0"/>
                  <w:marBottom w:val="0"/>
                  <w:divBdr>
                    <w:top w:val="none" w:sz="0" w:space="0" w:color="auto"/>
                    <w:left w:val="none" w:sz="0" w:space="0" w:color="auto"/>
                    <w:bottom w:val="none" w:sz="0" w:space="0" w:color="auto"/>
                    <w:right w:val="none" w:sz="0" w:space="0" w:color="auto"/>
                  </w:divBdr>
                </w:div>
                <w:div w:id="1775634069">
                  <w:marLeft w:val="0"/>
                  <w:marRight w:val="0"/>
                  <w:marTop w:val="0"/>
                  <w:marBottom w:val="0"/>
                  <w:divBdr>
                    <w:top w:val="none" w:sz="0" w:space="0" w:color="auto"/>
                    <w:left w:val="none" w:sz="0" w:space="0" w:color="auto"/>
                    <w:bottom w:val="none" w:sz="0" w:space="0" w:color="auto"/>
                    <w:right w:val="none" w:sz="0" w:space="0" w:color="auto"/>
                  </w:divBdr>
                </w:div>
                <w:div w:id="1776975481">
                  <w:marLeft w:val="0"/>
                  <w:marRight w:val="0"/>
                  <w:marTop w:val="0"/>
                  <w:marBottom w:val="0"/>
                  <w:divBdr>
                    <w:top w:val="none" w:sz="0" w:space="0" w:color="auto"/>
                    <w:left w:val="none" w:sz="0" w:space="0" w:color="auto"/>
                    <w:bottom w:val="none" w:sz="0" w:space="0" w:color="auto"/>
                    <w:right w:val="none" w:sz="0" w:space="0" w:color="auto"/>
                  </w:divBdr>
                </w:div>
                <w:div w:id="1907107291">
                  <w:marLeft w:val="0"/>
                  <w:marRight w:val="0"/>
                  <w:marTop w:val="0"/>
                  <w:marBottom w:val="0"/>
                  <w:divBdr>
                    <w:top w:val="none" w:sz="0" w:space="0" w:color="auto"/>
                    <w:left w:val="none" w:sz="0" w:space="0" w:color="auto"/>
                    <w:bottom w:val="none" w:sz="0" w:space="0" w:color="auto"/>
                    <w:right w:val="none" w:sz="0" w:space="0" w:color="auto"/>
                  </w:divBdr>
                </w:div>
                <w:div w:id="1929851229">
                  <w:marLeft w:val="0"/>
                  <w:marRight w:val="0"/>
                  <w:marTop w:val="0"/>
                  <w:marBottom w:val="0"/>
                  <w:divBdr>
                    <w:top w:val="none" w:sz="0" w:space="0" w:color="auto"/>
                    <w:left w:val="none" w:sz="0" w:space="0" w:color="auto"/>
                    <w:bottom w:val="none" w:sz="0" w:space="0" w:color="auto"/>
                    <w:right w:val="none" w:sz="0" w:space="0" w:color="auto"/>
                  </w:divBdr>
                </w:div>
                <w:div w:id="1990551309">
                  <w:marLeft w:val="0"/>
                  <w:marRight w:val="0"/>
                  <w:marTop w:val="0"/>
                  <w:marBottom w:val="0"/>
                  <w:divBdr>
                    <w:top w:val="none" w:sz="0" w:space="0" w:color="auto"/>
                    <w:left w:val="none" w:sz="0" w:space="0" w:color="auto"/>
                    <w:bottom w:val="none" w:sz="0" w:space="0" w:color="auto"/>
                    <w:right w:val="none" w:sz="0" w:space="0" w:color="auto"/>
                  </w:divBdr>
                </w:div>
                <w:div w:id="2044400993">
                  <w:marLeft w:val="0"/>
                  <w:marRight w:val="0"/>
                  <w:marTop w:val="0"/>
                  <w:marBottom w:val="0"/>
                  <w:divBdr>
                    <w:top w:val="none" w:sz="0" w:space="0" w:color="auto"/>
                    <w:left w:val="none" w:sz="0" w:space="0" w:color="auto"/>
                    <w:bottom w:val="none" w:sz="0" w:space="0" w:color="auto"/>
                    <w:right w:val="none" w:sz="0" w:space="0" w:color="auto"/>
                  </w:divBdr>
                </w:div>
                <w:div w:id="2097167124">
                  <w:marLeft w:val="0"/>
                  <w:marRight w:val="0"/>
                  <w:marTop w:val="0"/>
                  <w:marBottom w:val="0"/>
                  <w:divBdr>
                    <w:top w:val="none" w:sz="0" w:space="0" w:color="auto"/>
                    <w:left w:val="none" w:sz="0" w:space="0" w:color="auto"/>
                    <w:bottom w:val="none" w:sz="0" w:space="0" w:color="auto"/>
                    <w:right w:val="none" w:sz="0" w:space="0" w:color="auto"/>
                  </w:divBdr>
                </w:div>
              </w:divsChild>
            </w:div>
            <w:div w:id="633099717">
              <w:marLeft w:val="0"/>
              <w:marRight w:val="0"/>
              <w:marTop w:val="0"/>
              <w:marBottom w:val="0"/>
              <w:divBdr>
                <w:top w:val="none" w:sz="0" w:space="0" w:color="auto"/>
                <w:left w:val="none" w:sz="0" w:space="0" w:color="auto"/>
                <w:bottom w:val="none" w:sz="0" w:space="0" w:color="auto"/>
                <w:right w:val="none" w:sz="0" w:space="0" w:color="auto"/>
              </w:divBdr>
            </w:div>
            <w:div w:id="634408065">
              <w:marLeft w:val="0"/>
              <w:marRight w:val="0"/>
              <w:marTop w:val="0"/>
              <w:marBottom w:val="0"/>
              <w:divBdr>
                <w:top w:val="none" w:sz="0" w:space="0" w:color="auto"/>
                <w:left w:val="none" w:sz="0" w:space="0" w:color="auto"/>
                <w:bottom w:val="none" w:sz="0" w:space="0" w:color="auto"/>
                <w:right w:val="none" w:sz="0" w:space="0" w:color="auto"/>
              </w:divBdr>
            </w:div>
            <w:div w:id="654605352">
              <w:marLeft w:val="0"/>
              <w:marRight w:val="0"/>
              <w:marTop w:val="0"/>
              <w:marBottom w:val="0"/>
              <w:divBdr>
                <w:top w:val="none" w:sz="0" w:space="0" w:color="auto"/>
                <w:left w:val="none" w:sz="0" w:space="0" w:color="auto"/>
                <w:bottom w:val="none" w:sz="0" w:space="0" w:color="auto"/>
                <w:right w:val="none" w:sz="0" w:space="0" w:color="auto"/>
              </w:divBdr>
            </w:div>
            <w:div w:id="696352023">
              <w:marLeft w:val="0"/>
              <w:marRight w:val="0"/>
              <w:marTop w:val="0"/>
              <w:marBottom w:val="0"/>
              <w:divBdr>
                <w:top w:val="none" w:sz="0" w:space="0" w:color="auto"/>
                <w:left w:val="none" w:sz="0" w:space="0" w:color="auto"/>
                <w:bottom w:val="none" w:sz="0" w:space="0" w:color="auto"/>
                <w:right w:val="none" w:sz="0" w:space="0" w:color="auto"/>
              </w:divBdr>
            </w:div>
            <w:div w:id="725572200">
              <w:marLeft w:val="0"/>
              <w:marRight w:val="0"/>
              <w:marTop w:val="0"/>
              <w:marBottom w:val="0"/>
              <w:divBdr>
                <w:top w:val="none" w:sz="0" w:space="0" w:color="auto"/>
                <w:left w:val="none" w:sz="0" w:space="0" w:color="auto"/>
                <w:bottom w:val="none" w:sz="0" w:space="0" w:color="auto"/>
                <w:right w:val="none" w:sz="0" w:space="0" w:color="auto"/>
              </w:divBdr>
            </w:div>
            <w:div w:id="743113030">
              <w:marLeft w:val="0"/>
              <w:marRight w:val="0"/>
              <w:marTop w:val="0"/>
              <w:marBottom w:val="0"/>
              <w:divBdr>
                <w:top w:val="none" w:sz="0" w:space="0" w:color="auto"/>
                <w:left w:val="none" w:sz="0" w:space="0" w:color="auto"/>
                <w:bottom w:val="none" w:sz="0" w:space="0" w:color="auto"/>
                <w:right w:val="none" w:sz="0" w:space="0" w:color="auto"/>
              </w:divBdr>
            </w:div>
            <w:div w:id="804128783">
              <w:marLeft w:val="0"/>
              <w:marRight w:val="0"/>
              <w:marTop w:val="0"/>
              <w:marBottom w:val="0"/>
              <w:divBdr>
                <w:top w:val="none" w:sz="0" w:space="0" w:color="auto"/>
                <w:left w:val="none" w:sz="0" w:space="0" w:color="auto"/>
                <w:bottom w:val="none" w:sz="0" w:space="0" w:color="auto"/>
                <w:right w:val="none" w:sz="0" w:space="0" w:color="auto"/>
              </w:divBdr>
            </w:div>
            <w:div w:id="885216926">
              <w:marLeft w:val="0"/>
              <w:marRight w:val="0"/>
              <w:marTop w:val="0"/>
              <w:marBottom w:val="0"/>
              <w:divBdr>
                <w:top w:val="none" w:sz="0" w:space="0" w:color="auto"/>
                <w:left w:val="none" w:sz="0" w:space="0" w:color="auto"/>
                <w:bottom w:val="none" w:sz="0" w:space="0" w:color="auto"/>
                <w:right w:val="none" w:sz="0" w:space="0" w:color="auto"/>
              </w:divBdr>
            </w:div>
            <w:div w:id="906495509">
              <w:marLeft w:val="0"/>
              <w:marRight w:val="0"/>
              <w:marTop w:val="0"/>
              <w:marBottom w:val="0"/>
              <w:divBdr>
                <w:top w:val="none" w:sz="0" w:space="0" w:color="auto"/>
                <w:left w:val="none" w:sz="0" w:space="0" w:color="auto"/>
                <w:bottom w:val="none" w:sz="0" w:space="0" w:color="auto"/>
                <w:right w:val="none" w:sz="0" w:space="0" w:color="auto"/>
              </w:divBdr>
            </w:div>
            <w:div w:id="919483162">
              <w:marLeft w:val="0"/>
              <w:marRight w:val="0"/>
              <w:marTop w:val="0"/>
              <w:marBottom w:val="0"/>
              <w:divBdr>
                <w:top w:val="none" w:sz="0" w:space="0" w:color="auto"/>
                <w:left w:val="none" w:sz="0" w:space="0" w:color="auto"/>
                <w:bottom w:val="none" w:sz="0" w:space="0" w:color="auto"/>
                <w:right w:val="none" w:sz="0" w:space="0" w:color="auto"/>
              </w:divBdr>
            </w:div>
            <w:div w:id="926234622">
              <w:marLeft w:val="0"/>
              <w:marRight w:val="0"/>
              <w:marTop w:val="0"/>
              <w:marBottom w:val="0"/>
              <w:divBdr>
                <w:top w:val="none" w:sz="0" w:space="0" w:color="auto"/>
                <w:left w:val="none" w:sz="0" w:space="0" w:color="auto"/>
                <w:bottom w:val="none" w:sz="0" w:space="0" w:color="auto"/>
                <w:right w:val="none" w:sz="0" w:space="0" w:color="auto"/>
              </w:divBdr>
            </w:div>
            <w:div w:id="1031220528">
              <w:marLeft w:val="0"/>
              <w:marRight w:val="0"/>
              <w:marTop w:val="0"/>
              <w:marBottom w:val="0"/>
              <w:divBdr>
                <w:top w:val="none" w:sz="0" w:space="0" w:color="auto"/>
                <w:left w:val="none" w:sz="0" w:space="0" w:color="auto"/>
                <w:bottom w:val="none" w:sz="0" w:space="0" w:color="auto"/>
                <w:right w:val="none" w:sz="0" w:space="0" w:color="auto"/>
              </w:divBdr>
            </w:div>
            <w:div w:id="1140227727">
              <w:marLeft w:val="0"/>
              <w:marRight w:val="0"/>
              <w:marTop w:val="0"/>
              <w:marBottom w:val="0"/>
              <w:divBdr>
                <w:top w:val="none" w:sz="0" w:space="0" w:color="auto"/>
                <w:left w:val="none" w:sz="0" w:space="0" w:color="auto"/>
                <w:bottom w:val="none" w:sz="0" w:space="0" w:color="auto"/>
                <w:right w:val="none" w:sz="0" w:space="0" w:color="auto"/>
              </w:divBdr>
            </w:div>
            <w:div w:id="1192575846">
              <w:marLeft w:val="0"/>
              <w:marRight w:val="0"/>
              <w:marTop w:val="0"/>
              <w:marBottom w:val="0"/>
              <w:divBdr>
                <w:top w:val="none" w:sz="0" w:space="0" w:color="auto"/>
                <w:left w:val="none" w:sz="0" w:space="0" w:color="auto"/>
                <w:bottom w:val="none" w:sz="0" w:space="0" w:color="auto"/>
                <w:right w:val="none" w:sz="0" w:space="0" w:color="auto"/>
              </w:divBdr>
            </w:div>
            <w:div w:id="1297562833">
              <w:marLeft w:val="0"/>
              <w:marRight w:val="0"/>
              <w:marTop w:val="0"/>
              <w:marBottom w:val="0"/>
              <w:divBdr>
                <w:top w:val="none" w:sz="0" w:space="0" w:color="auto"/>
                <w:left w:val="none" w:sz="0" w:space="0" w:color="auto"/>
                <w:bottom w:val="none" w:sz="0" w:space="0" w:color="auto"/>
                <w:right w:val="none" w:sz="0" w:space="0" w:color="auto"/>
              </w:divBdr>
            </w:div>
            <w:div w:id="1360739969">
              <w:marLeft w:val="0"/>
              <w:marRight w:val="0"/>
              <w:marTop w:val="0"/>
              <w:marBottom w:val="0"/>
              <w:divBdr>
                <w:top w:val="none" w:sz="0" w:space="0" w:color="auto"/>
                <w:left w:val="none" w:sz="0" w:space="0" w:color="auto"/>
                <w:bottom w:val="none" w:sz="0" w:space="0" w:color="auto"/>
                <w:right w:val="none" w:sz="0" w:space="0" w:color="auto"/>
              </w:divBdr>
            </w:div>
            <w:div w:id="1361008893">
              <w:marLeft w:val="0"/>
              <w:marRight w:val="0"/>
              <w:marTop w:val="0"/>
              <w:marBottom w:val="0"/>
              <w:divBdr>
                <w:top w:val="none" w:sz="0" w:space="0" w:color="auto"/>
                <w:left w:val="none" w:sz="0" w:space="0" w:color="auto"/>
                <w:bottom w:val="none" w:sz="0" w:space="0" w:color="auto"/>
                <w:right w:val="none" w:sz="0" w:space="0" w:color="auto"/>
              </w:divBdr>
            </w:div>
            <w:div w:id="1361206131">
              <w:marLeft w:val="0"/>
              <w:marRight w:val="0"/>
              <w:marTop w:val="0"/>
              <w:marBottom w:val="0"/>
              <w:divBdr>
                <w:top w:val="none" w:sz="0" w:space="0" w:color="auto"/>
                <w:left w:val="none" w:sz="0" w:space="0" w:color="auto"/>
                <w:bottom w:val="none" w:sz="0" w:space="0" w:color="auto"/>
                <w:right w:val="none" w:sz="0" w:space="0" w:color="auto"/>
              </w:divBdr>
            </w:div>
            <w:div w:id="1417705597">
              <w:marLeft w:val="0"/>
              <w:marRight w:val="0"/>
              <w:marTop w:val="0"/>
              <w:marBottom w:val="0"/>
              <w:divBdr>
                <w:top w:val="none" w:sz="0" w:space="0" w:color="auto"/>
                <w:left w:val="none" w:sz="0" w:space="0" w:color="auto"/>
                <w:bottom w:val="none" w:sz="0" w:space="0" w:color="auto"/>
                <w:right w:val="none" w:sz="0" w:space="0" w:color="auto"/>
              </w:divBdr>
            </w:div>
            <w:div w:id="1422216794">
              <w:marLeft w:val="0"/>
              <w:marRight w:val="0"/>
              <w:marTop w:val="0"/>
              <w:marBottom w:val="0"/>
              <w:divBdr>
                <w:top w:val="none" w:sz="0" w:space="0" w:color="auto"/>
                <w:left w:val="none" w:sz="0" w:space="0" w:color="auto"/>
                <w:bottom w:val="none" w:sz="0" w:space="0" w:color="auto"/>
                <w:right w:val="none" w:sz="0" w:space="0" w:color="auto"/>
              </w:divBdr>
            </w:div>
            <w:div w:id="1434398901">
              <w:marLeft w:val="0"/>
              <w:marRight w:val="0"/>
              <w:marTop w:val="0"/>
              <w:marBottom w:val="0"/>
              <w:divBdr>
                <w:top w:val="none" w:sz="0" w:space="0" w:color="auto"/>
                <w:left w:val="none" w:sz="0" w:space="0" w:color="auto"/>
                <w:bottom w:val="none" w:sz="0" w:space="0" w:color="auto"/>
                <w:right w:val="none" w:sz="0" w:space="0" w:color="auto"/>
              </w:divBdr>
            </w:div>
            <w:div w:id="1500777302">
              <w:marLeft w:val="0"/>
              <w:marRight w:val="0"/>
              <w:marTop w:val="0"/>
              <w:marBottom w:val="0"/>
              <w:divBdr>
                <w:top w:val="none" w:sz="0" w:space="0" w:color="auto"/>
                <w:left w:val="none" w:sz="0" w:space="0" w:color="auto"/>
                <w:bottom w:val="none" w:sz="0" w:space="0" w:color="auto"/>
                <w:right w:val="none" w:sz="0" w:space="0" w:color="auto"/>
              </w:divBdr>
            </w:div>
            <w:div w:id="1564174584">
              <w:marLeft w:val="0"/>
              <w:marRight w:val="0"/>
              <w:marTop w:val="0"/>
              <w:marBottom w:val="0"/>
              <w:divBdr>
                <w:top w:val="none" w:sz="0" w:space="0" w:color="auto"/>
                <w:left w:val="none" w:sz="0" w:space="0" w:color="auto"/>
                <w:bottom w:val="none" w:sz="0" w:space="0" w:color="auto"/>
                <w:right w:val="none" w:sz="0" w:space="0" w:color="auto"/>
              </w:divBdr>
            </w:div>
            <w:div w:id="1575505084">
              <w:marLeft w:val="0"/>
              <w:marRight w:val="0"/>
              <w:marTop w:val="0"/>
              <w:marBottom w:val="0"/>
              <w:divBdr>
                <w:top w:val="none" w:sz="0" w:space="0" w:color="auto"/>
                <w:left w:val="none" w:sz="0" w:space="0" w:color="auto"/>
                <w:bottom w:val="none" w:sz="0" w:space="0" w:color="auto"/>
                <w:right w:val="none" w:sz="0" w:space="0" w:color="auto"/>
              </w:divBdr>
            </w:div>
            <w:div w:id="1642692385">
              <w:marLeft w:val="0"/>
              <w:marRight w:val="0"/>
              <w:marTop w:val="0"/>
              <w:marBottom w:val="0"/>
              <w:divBdr>
                <w:top w:val="none" w:sz="0" w:space="0" w:color="auto"/>
                <w:left w:val="none" w:sz="0" w:space="0" w:color="auto"/>
                <w:bottom w:val="none" w:sz="0" w:space="0" w:color="auto"/>
                <w:right w:val="none" w:sz="0" w:space="0" w:color="auto"/>
              </w:divBdr>
            </w:div>
            <w:div w:id="1709060691">
              <w:marLeft w:val="0"/>
              <w:marRight w:val="0"/>
              <w:marTop w:val="0"/>
              <w:marBottom w:val="0"/>
              <w:divBdr>
                <w:top w:val="none" w:sz="0" w:space="0" w:color="auto"/>
                <w:left w:val="none" w:sz="0" w:space="0" w:color="auto"/>
                <w:bottom w:val="none" w:sz="0" w:space="0" w:color="auto"/>
                <w:right w:val="none" w:sz="0" w:space="0" w:color="auto"/>
              </w:divBdr>
            </w:div>
            <w:div w:id="1754276904">
              <w:marLeft w:val="0"/>
              <w:marRight w:val="0"/>
              <w:marTop w:val="0"/>
              <w:marBottom w:val="0"/>
              <w:divBdr>
                <w:top w:val="none" w:sz="0" w:space="0" w:color="auto"/>
                <w:left w:val="none" w:sz="0" w:space="0" w:color="auto"/>
                <w:bottom w:val="none" w:sz="0" w:space="0" w:color="auto"/>
                <w:right w:val="none" w:sz="0" w:space="0" w:color="auto"/>
              </w:divBdr>
            </w:div>
            <w:div w:id="1757436388">
              <w:marLeft w:val="0"/>
              <w:marRight w:val="0"/>
              <w:marTop w:val="0"/>
              <w:marBottom w:val="0"/>
              <w:divBdr>
                <w:top w:val="none" w:sz="0" w:space="0" w:color="auto"/>
                <w:left w:val="none" w:sz="0" w:space="0" w:color="auto"/>
                <w:bottom w:val="none" w:sz="0" w:space="0" w:color="auto"/>
                <w:right w:val="none" w:sz="0" w:space="0" w:color="auto"/>
              </w:divBdr>
            </w:div>
            <w:div w:id="1769738911">
              <w:marLeft w:val="0"/>
              <w:marRight w:val="0"/>
              <w:marTop w:val="0"/>
              <w:marBottom w:val="0"/>
              <w:divBdr>
                <w:top w:val="none" w:sz="0" w:space="0" w:color="auto"/>
                <w:left w:val="none" w:sz="0" w:space="0" w:color="auto"/>
                <w:bottom w:val="none" w:sz="0" w:space="0" w:color="auto"/>
                <w:right w:val="none" w:sz="0" w:space="0" w:color="auto"/>
              </w:divBdr>
            </w:div>
            <w:div w:id="1800609137">
              <w:marLeft w:val="0"/>
              <w:marRight w:val="0"/>
              <w:marTop w:val="0"/>
              <w:marBottom w:val="0"/>
              <w:divBdr>
                <w:top w:val="none" w:sz="0" w:space="0" w:color="auto"/>
                <w:left w:val="none" w:sz="0" w:space="0" w:color="auto"/>
                <w:bottom w:val="none" w:sz="0" w:space="0" w:color="auto"/>
                <w:right w:val="none" w:sz="0" w:space="0" w:color="auto"/>
              </w:divBdr>
            </w:div>
            <w:div w:id="1822040050">
              <w:marLeft w:val="0"/>
              <w:marRight w:val="0"/>
              <w:marTop w:val="0"/>
              <w:marBottom w:val="0"/>
              <w:divBdr>
                <w:top w:val="none" w:sz="0" w:space="0" w:color="auto"/>
                <w:left w:val="none" w:sz="0" w:space="0" w:color="auto"/>
                <w:bottom w:val="none" w:sz="0" w:space="0" w:color="auto"/>
                <w:right w:val="none" w:sz="0" w:space="0" w:color="auto"/>
              </w:divBdr>
            </w:div>
            <w:div w:id="1829008715">
              <w:marLeft w:val="0"/>
              <w:marRight w:val="0"/>
              <w:marTop w:val="0"/>
              <w:marBottom w:val="0"/>
              <w:divBdr>
                <w:top w:val="none" w:sz="0" w:space="0" w:color="auto"/>
                <w:left w:val="none" w:sz="0" w:space="0" w:color="auto"/>
                <w:bottom w:val="none" w:sz="0" w:space="0" w:color="auto"/>
                <w:right w:val="none" w:sz="0" w:space="0" w:color="auto"/>
              </w:divBdr>
            </w:div>
            <w:div w:id="1855803123">
              <w:marLeft w:val="0"/>
              <w:marRight w:val="0"/>
              <w:marTop w:val="0"/>
              <w:marBottom w:val="0"/>
              <w:divBdr>
                <w:top w:val="none" w:sz="0" w:space="0" w:color="auto"/>
                <w:left w:val="none" w:sz="0" w:space="0" w:color="auto"/>
                <w:bottom w:val="none" w:sz="0" w:space="0" w:color="auto"/>
                <w:right w:val="none" w:sz="0" w:space="0" w:color="auto"/>
              </w:divBdr>
            </w:div>
            <w:div w:id="1862350559">
              <w:marLeft w:val="0"/>
              <w:marRight w:val="0"/>
              <w:marTop w:val="0"/>
              <w:marBottom w:val="0"/>
              <w:divBdr>
                <w:top w:val="none" w:sz="0" w:space="0" w:color="auto"/>
                <w:left w:val="none" w:sz="0" w:space="0" w:color="auto"/>
                <w:bottom w:val="none" w:sz="0" w:space="0" w:color="auto"/>
                <w:right w:val="none" w:sz="0" w:space="0" w:color="auto"/>
              </w:divBdr>
            </w:div>
            <w:div w:id="1870141646">
              <w:marLeft w:val="0"/>
              <w:marRight w:val="0"/>
              <w:marTop w:val="0"/>
              <w:marBottom w:val="0"/>
              <w:divBdr>
                <w:top w:val="none" w:sz="0" w:space="0" w:color="auto"/>
                <w:left w:val="none" w:sz="0" w:space="0" w:color="auto"/>
                <w:bottom w:val="none" w:sz="0" w:space="0" w:color="auto"/>
                <w:right w:val="none" w:sz="0" w:space="0" w:color="auto"/>
              </w:divBdr>
            </w:div>
            <w:div w:id="1922984149">
              <w:marLeft w:val="0"/>
              <w:marRight w:val="0"/>
              <w:marTop w:val="0"/>
              <w:marBottom w:val="0"/>
              <w:divBdr>
                <w:top w:val="none" w:sz="0" w:space="0" w:color="auto"/>
                <w:left w:val="none" w:sz="0" w:space="0" w:color="auto"/>
                <w:bottom w:val="none" w:sz="0" w:space="0" w:color="auto"/>
                <w:right w:val="none" w:sz="0" w:space="0" w:color="auto"/>
              </w:divBdr>
            </w:div>
            <w:div w:id="1949119014">
              <w:marLeft w:val="0"/>
              <w:marRight w:val="0"/>
              <w:marTop w:val="0"/>
              <w:marBottom w:val="0"/>
              <w:divBdr>
                <w:top w:val="none" w:sz="0" w:space="0" w:color="auto"/>
                <w:left w:val="none" w:sz="0" w:space="0" w:color="auto"/>
                <w:bottom w:val="none" w:sz="0" w:space="0" w:color="auto"/>
                <w:right w:val="none" w:sz="0" w:space="0" w:color="auto"/>
              </w:divBdr>
            </w:div>
            <w:div w:id="1991710910">
              <w:marLeft w:val="0"/>
              <w:marRight w:val="0"/>
              <w:marTop w:val="0"/>
              <w:marBottom w:val="0"/>
              <w:divBdr>
                <w:top w:val="none" w:sz="0" w:space="0" w:color="auto"/>
                <w:left w:val="none" w:sz="0" w:space="0" w:color="auto"/>
                <w:bottom w:val="none" w:sz="0" w:space="0" w:color="auto"/>
                <w:right w:val="none" w:sz="0" w:space="0" w:color="auto"/>
              </w:divBdr>
            </w:div>
            <w:div w:id="2016565134">
              <w:marLeft w:val="0"/>
              <w:marRight w:val="0"/>
              <w:marTop w:val="0"/>
              <w:marBottom w:val="0"/>
              <w:divBdr>
                <w:top w:val="none" w:sz="0" w:space="0" w:color="auto"/>
                <w:left w:val="none" w:sz="0" w:space="0" w:color="auto"/>
                <w:bottom w:val="none" w:sz="0" w:space="0" w:color="auto"/>
                <w:right w:val="none" w:sz="0" w:space="0" w:color="auto"/>
              </w:divBdr>
            </w:div>
            <w:div w:id="2047173208">
              <w:marLeft w:val="0"/>
              <w:marRight w:val="0"/>
              <w:marTop w:val="0"/>
              <w:marBottom w:val="0"/>
              <w:divBdr>
                <w:top w:val="none" w:sz="0" w:space="0" w:color="auto"/>
                <w:left w:val="none" w:sz="0" w:space="0" w:color="auto"/>
                <w:bottom w:val="none" w:sz="0" w:space="0" w:color="auto"/>
                <w:right w:val="none" w:sz="0" w:space="0" w:color="auto"/>
              </w:divBdr>
            </w:div>
          </w:divsChild>
        </w:div>
        <w:div w:id="1065761523">
          <w:marLeft w:val="0"/>
          <w:marRight w:val="0"/>
          <w:marTop w:val="0"/>
          <w:marBottom w:val="0"/>
          <w:divBdr>
            <w:top w:val="none" w:sz="0" w:space="0" w:color="auto"/>
            <w:left w:val="none" w:sz="0" w:space="0" w:color="auto"/>
            <w:bottom w:val="none" w:sz="0" w:space="0" w:color="auto"/>
            <w:right w:val="none" w:sz="0" w:space="0" w:color="auto"/>
          </w:divBdr>
          <w:divsChild>
            <w:div w:id="252712690">
              <w:marLeft w:val="0"/>
              <w:marRight w:val="0"/>
              <w:marTop w:val="0"/>
              <w:marBottom w:val="0"/>
              <w:divBdr>
                <w:top w:val="none" w:sz="0" w:space="0" w:color="auto"/>
                <w:left w:val="none" w:sz="0" w:space="0" w:color="auto"/>
                <w:bottom w:val="none" w:sz="0" w:space="0" w:color="auto"/>
                <w:right w:val="none" w:sz="0" w:space="0" w:color="auto"/>
              </w:divBdr>
            </w:div>
            <w:div w:id="327905301">
              <w:marLeft w:val="0"/>
              <w:marRight w:val="0"/>
              <w:marTop w:val="0"/>
              <w:marBottom w:val="0"/>
              <w:divBdr>
                <w:top w:val="none" w:sz="0" w:space="0" w:color="auto"/>
                <w:left w:val="none" w:sz="0" w:space="0" w:color="auto"/>
                <w:bottom w:val="none" w:sz="0" w:space="0" w:color="auto"/>
                <w:right w:val="none" w:sz="0" w:space="0" w:color="auto"/>
              </w:divBdr>
            </w:div>
            <w:div w:id="407272055">
              <w:marLeft w:val="0"/>
              <w:marRight w:val="0"/>
              <w:marTop w:val="0"/>
              <w:marBottom w:val="0"/>
              <w:divBdr>
                <w:top w:val="none" w:sz="0" w:space="0" w:color="auto"/>
                <w:left w:val="none" w:sz="0" w:space="0" w:color="auto"/>
                <w:bottom w:val="none" w:sz="0" w:space="0" w:color="auto"/>
                <w:right w:val="none" w:sz="0" w:space="0" w:color="auto"/>
              </w:divBdr>
              <w:divsChild>
                <w:div w:id="134179438">
                  <w:marLeft w:val="0"/>
                  <w:marRight w:val="0"/>
                  <w:marTop w:val="0"/>
                  <w:marBottom w:val="0"/>
                  <w:divBdr>
                    <w:top w:val="none" w:sz="0" w:space="0" w:color="auto"/>
                    <w:left w:val="none" w:sz="0" w:space="0" w:color="auto"/>
                    <w:bottom w:val="none" w:sz="0" w:space="0" w:color="auto"/>
                    <w:right w:val="none" w:sz="0" w:space="0" w:color="auto"/>
                  </w:divBdr>
                </w:div>
                <w:div w:id="765810279">
                  <w:marLeft w:val="0"/>
                  <w:marRight w:val="0"/>
                  <w:marTop w:val="0"/>
                  <w:marBottom w:val="0"/>
                  <w:divBdr>
                    <w:top w:val="none" w:sz="0" w:space="0" w:color="auto"/>
                    <w:left w:val="none" w:sz="0" w:space="0" w:color="auto"/>
                    <w:bottom w:val="none" w:sz="0" w:space="0" w:color="auto"/>
                    <w:right w:val="none" w:sz="0" w:space="0" w:color="auto"/>
                  </w:divBdr>
                </w:div>
                <w:div w:id="1046679589">
                  <w:marLeft w:val="0"/>
                  <w:marRight w:val="0"/>
                  <w:marTop w:val="0"/>
                  <w:marBottom w:val="0"/>
                  <w:divBdr>
                    <w:top w:val="none" w:sz="0" w:space="0" w:color="auto"/>
                    <w:left w:val="none" w:sz="0" w:space="0" w:color="auto"/>
                    <w:bottom w:val="none" w:sz="0" w:space="0" w:color="auto"/>
                    <w:right w:val="none" w:sz="0" w:space="0" w:color="auto"/>
                  </w:divBdr>
                </w:div>
                <w:div w:id="1103497742">
                  <w:marLeft w:val="0"/>
                  <w:marRight w:val="0"/>
                  <w:marTop w:val="0"/>
                  <w:marBottom w:val="0"/>
                  <w:divBdr>
                    <w:top w:val="none" w:sz="0" w:space="0" w:color="auto"/>
                    <w:left w:val="none" w:sz="0" w:space="0" w:color="auto"/>
                    <w:bottom w:val="none" w:sz="0" w:space="0" w:color="auto"/>
                    <w:right w:val="none" w:sz="0" w:space="0" w:color="auto"/>
                  </w:divBdr>
                </w:div>
                <w:div w:id="1526401920">
                  <w:marLeft w:val="0"/>
                  <w:marRight w:val="0"/>
                  <w:marTop w:val="0"/>
                  <w:marBottom w:val="0"/>
                  <w:divBdr>
                    <w:top w:val="none" w:sz="0" w:space="0" w:color="auto"/>
                    <w:left w:val="none" w:sz="0" w:space="0" w:color="auto"/>
                    <w:bottom w:val="none" w:sz="0" w:space="0" w:color="auto"/>
                    <w:right w:val="none" w:sz="0" w:space="0" w:color="auto"/>
                  </w:divBdr>
                </w:div>
                <w:div w:id="1607498671">
                  <w:marLeft w:val="0"/>
                  <w:marRight w:val="0"/>
                  <w:marTop w:val="0"/>
                  <w:marBottom w:val="0"/>
                  <w:divBdr>
                    <w:top w:val="none" w:sz="0" w:space="0" w:color="auto"/>
                    <w:left w:val="none" w:sz="0" w:space="0" w:color="auto"/>
                    <w:bottom w:val="none" w:sz="0" w:space="0" w:color="auto"/>
                    <w:right w:val="none" w:sz="0" w:space="0" w:color="auto"/>
                  </w:divBdr>
                </w:div>
              </w:divsChild>
            </w:div>
            <w:div w:id="834296215">
              <w:marLeft w:val="0"/>
              <w:marRight w:val="0"/>
              <w:marTop w:val="0"/>
              <w:marBottom w:val="0"/>
              <w:divBdr>
                <w:top w:val="none" w:sz="0" w:space="0" w:color="auto"/>
                <w:left w:val="none" w:sz="0" w:space="0" w:color="auto"/>
                <w:bottom w:val="none" w:sz="0" w:space="0" w:color="auto"/>
                <w:right w:val="none" w:sz="0" w:space="0" w:color="auto"/>
              </w:divBdr>
            </w:div>
            <w:div w:id="1152909361">
              <w:marLeft w:val="0"/>
              <w:marRight w:val="0"/>
              <w:marTop w:val="0"/>
              <w:marBottom w:val="0"/>
              <w:divBdr>
                <w:top w:val="none" w:sz="0" w:space="0" w:color="auto"/>
                <w:left w:val="none" w:sz="0" w:space="0" w:color="auto"/>
                <w:bottom w:val="none" w:sz="0" w:space="0" w:color="auto"/>
                <w:right w:val="none" w:sz="0" w:space="0" w:color="auto"/>
              </w:divBdr>
            </w:div>
            <w:div w:id="1729113698">
              <w:marLeft w:val="0"/>
              <w:marRight w:val="0"/>
              <w:marTop w:val="0"/>
              <w:marBottom w:val="0"/>
              <w:divBdr>
                <w:top w:val="none" w:sz="0" w:space="0" w:color="auto"/>
                <w:left w:val="none" w:sz="0" w:space="0" w:color="auto"/>
                <w:bottom w:val="none" w:sz="0" w:space="0" w:color="auto"/>
                <w:right w:val="none" w:sz="0" w:space="0" w:color="auto"/>
              </w:divBdr>
            </w:div>
            <w:div w:id="2084596935">
              <w:marLeft w:val="0"/>
              <w:marRight w:val="0"/>
              <w:marTop w:val="0"/>
              <w:marBottom w:val="0"/>
              <w:divBdr>
                <w:top w:val="none" w:sz="0" w:space="0" w:color="auto"/>
                <w:left w:val="none" w:sz="0" w:space="0" w:color="auto"/>
                <w:bottom w:val="none" w:sz="0" w:space="0" w:color="auto"/>
                <w:right w:val="none" w:sz="0" w:space="0" w:color="auto"/>
              </w:divBdr>
            </w:div>
          </w:divsChild>
        </w:div>
        <w:div w:id="1066101057">
          <w:marLeft w:val="0"/>
          <w:marRight w:val="0"/>
          <w:marTop w:val="0"/>
          <w:marBottom w:val="0"/>
          <w:divBdr>
            <w:top w:val="none" w:sz="0" w:space="0" w:color="auto"/>
            <w:left w:val="none" w:sz="0" w:space="0" w:color="auto"/>
            <w:bottom w:val="none" w:sz="0" w:space="0" w:color="auto"/>
            <w:right w:val="none" w:sz="0" w:space="0" w:color="auto"/>
          </w:divBdr>
          <w:divsChild>
            <w:div w:id="1215653981">
              <w:marLeft w:val="0"/>
              <w:marRight w:val="0"/>
              <w:marTop w:val="0"/>
              <w:marBottom w:val="0"/>
              <w:divBdr>
                <w:top w:val="none" w:sz="0" w:space="0" w:color="auto"/>
                <w:left w:val="none" w:sz="0" w:space="0" w:color="auto"/>
                <w:bottom w:val="none" w:sz="0" w:space="0" w:color="auto"/>
                <w:right w:val="none" w:sz="0" w:space="0" w:color="auto"/>
              </w:divBdr>
            </w:div>
            <w:div w:id="1565723903">
              <w:marLeft w:val="0"/>
              <w:marRight w:val="0"/>
              <w:marTop w:val="0"/>
              <w:marBottom w:val="0"/>
              <w:divBdr>
                <w:top w:val="none" w:sz="0" w:space="0" w:color="auto"/>
                <w:left w:val="none" w:sz="0" w:space="0" w:color="auto"/>
                <w:bottom w:val="none" w:sz="0" w:space="0" w:color="auto"/>
                <w:right w:val="none" w:sz="0" w:space="0" w:color="auto"/>
              </w:divBdr>
              <w:divsChild>
                <w:div w:id="172190133">
                  <w:marLeft w:val="0"/>
                  <w:marRight w:val="0"/>
                  <w:marTop w:val="0"/>
                  <w:marBottom w:val="0"/>
                  <w:divBdr>
                    <w:top w:val="none" w:sz="0" w:space="0" w:color="auto"/>
                    <w:left w:val="none" w:sz="0" w:space="0" w:color="auto"/>
                    <w:bottom w:val="none" w:sz="0" w:space="0" w:color="auto"/>
                    <w:right w:val="none" w:sz="0" w:space="0" w:color="auto"/>
                  </w:divBdr>
                </w:div>
                <w:div w:id="1064526952">
                  <w:marLeft w:val="0"/>
                  <w:marRight w:val="0"/>
                  <w:marTop w:val="0"/>
                  <w:marBottom w:val="0"/>
                  <w:divBdr>
                    <w:top w:val="none" w:sz="0" w:space="0" w:color="auto"/>
                    <w:left w:val="none" w:sz="0" w:space="0" w:color="auto"/>
                    <w:bottom w:val="none" w:sz="0" w:space="0" w:color="auto"/>
                    <w:right w:val="none" w:sz="0" w:space="0" w:color="auto"/>
                  </w:divBdr>
                </w:div>
                <w:div w:id="1526016281">
                  <w:marLeft w:val="0"/>
                  <w:marRight w:val="0"/>
                  <w:marTop w:val="0"/>
                  <w:marBottom w:val="0"/>
                  <w:divBdr>
                    <w:top w:val="none" w:sz="0" w:space="0" w:color="auto"/>
                    <w:left w:val="none" w:sz="0" w:space="0" w:color="auto"/>
                    <w:bottom w:val="none" w:sz="0" w:space="0" w:color="auto"/>
                    <w:right w:val="none" w:sz="0" w:space="0" w:color="auto"/>
                  </w:divBdr>
                </w:div>
              </w:divsChild>
            </w:div>
            <w:div w:id="1706785320">
              <w:marLeft w:val="0"/>
              <w:marRight w:val="0"/>
              <w:marTop w:val="0"/>
              <w:marBottom w:val="0"/>
              <w:divBdr>
                <w:top w:val="none" w:sz="0" w:space="0" w:color="auto"/>
                <w:left w:val="none" w:sz="0" w:space="0" w:color="auto"/>
                <w:bottom w:val="none" w:sz="0" w:space="0" w:color="auto"/>
                <w:right w:val="none" w:sz="0" w:space="0" w:color="auto"/>
              </w:divBdr>
            </w:div>
            <w:div w:id="1992247146">
              <w:marLeft w:val="0"/>
              <w:marRight w:val="0"/>
              <w:marTop w:val="0"/>
              <w:marBottom w:val="0"/>
              <w:divBdr>
                <w:top w:val="none" w:sz="0" w:space="0" w:color="auto"/>
                <w:left w:val="none" w:sz="0" w:space="0" w:color="auto"/>
                <w:bottom w:val="none" w:sz="0" w:space="0" w:color="auto"/>
                <w:right w:val="none" w:sz="0" w:space="0" w:color="auto"/>
              </w:divBdr>
            </w:div>
          </w:divsChild>
        </w:div>
        <w:div w:id="1066490850">
          <w:marLeft w:val="0"/>
          <w:marRight w:val="0"/>
          <w:marTop w:val="0"/>
          <w:marBottom w:val="0"/>
          <w:divBdr>
            <w:top w:val="none" w:sz="0" w:space="0" w:color="auto"/>
            <w:left w:val="none" w:sz="0" w:space="0" w:color="auto"/>
            <w:bottom w:val="none" w:sz="0" w:space="0" w:color="auto"/>
            <w:right w:val="none" w:sz="0" w:space="0" w:color="auto"/>
          </w:divBdr>
          <w:divsChild>
            <w:div w:id="149519374">
              <w:marLeft w:val="0"/>
              <w:marRight w:val="0"/>
              <w:marTop w:val="0"/>
              <w:marBottom w:val="0"/>
              <w:divBdr>
                <w:top w:val="none" w:sz="0" w:space="0" w:color="auto"/>
                <w:left w:val="none" w:sz="0" w:space="0" w:color="auto"/>
                <w:bottom w:val="none" w:sz="0" w:space="0" w:color="auto"/>
                <w:right w:val="none" w:sz="0" w:space="0" w:color="auto"/>
              </w:divBdr>
            </w:div>
            <w:div w:id="205725274">
              <w:marLeft w:val="0"/>
              <w:marRight w:val="0"/>
              <w:marTop w:val="0"/>
              <w:marBottom w:val="0"/>
              <w:divBdr>
                <w:top w:val="none" w:sz="0" w:space="0" w:color="auto"/>
                <w:left w:val="none" w:sz="0" w:space="0" w:color="auto"/>
                <w:bottom w:val="none" w:sz="0" w:space="0" w:color="auto"/>
                <w:right w:val="none" w:sz="0" w:space="0" w:color="auto"/>
              </w:divBdr>
            </w:div>
            <w:div w:id="1432706545">
              <w:marLeft w:val="0"/>
              <w:marRight w:val="0"/>
              <w:marTop w:val="0"/>
              <w:marBottom w:val="0"/>
              <w:divBdr>
                <w:top w:val="none" w:sz="0" w:space="0" w:color="auto"/>
                <w:left w:val="none" w:sz="0" w:space="0" w:color="auto"/>
                <w:bottom w:val="none" w:sz="0" w:space="0" w:color="auto"/>
                <w:right w:val="none" w:sz="0" w:space="0" w:color="auto"/>
              </w:divBdr>
            </w:div>
            <w:div w:id="2084334350">
              <w:marLeft w:val="0"/>
              <w:marRight w:val="0"/>
              <w:marTop w:val="0"/>
              <w:marBottom w:val="0"/>
              <w:divBdr>
                <w:top w:val="none" w:sz="0" w:space="0" w:color="auto"/>
                <w:left w:val="none" w:sz="0" w:space="0" w:color="auto"/>
                <w:bottom w:val="none" w:sz="0" w:space="0" w:color="auto"/>
                <w:right w:val="none" w:sz="0" w:space="0" w:color="auto"/>
              </w:divBdr>
              <w:divsChild>
                <w:div w:id="86780512">
                  <w:marLeft w:val="0"/>
                  <w:marRight w:val="0"/>
                  <w:marTop w:val="0"/>
                  <w:marBottom w:val="0"/>
                  <w:divBdr>
                    <w:top w:val="none" w:sz="0" w:space="0" w:color="auto"/>
                    <w:left w:val="none" w:sz="0" w:space="0" w:color="auto"/>
                    <w:bottom w:val="none" w:sz="0" w:space="0" w:color="auto"/>
                    <w:right w:val="none" w:sz="0" w:space="0" w:color="auto"/>
                  </w:divBdr>
                </w:div>
                <w:div w:id="844588264">
                  <w:marLeft w:val="0"/>
                  <w:marRight w:val="0"/>
                  <w:marTop w:val="0"/>
                  <w:marBottom w:val="0"/>
                  <w:divBdr>
                    <w:top w:val="none" w:sz="0" w:space="0" w:color="auto"/>
                    <w:left w:val="none" w:sz="0" w:space="0" w:color="auto"/>
                    <w:bottom w:val="none" w:sz="0" w:space="0" w:color="auto"/>
                    <w:right w:val="none" w:sz="0" w:space="0" w:color="auto"/>
                  </w:divBdr>
                </w:div>
                <w:div w:id="102112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69893">
          <w:marLeft w:val="0"/>
          <w:marRight w:val="0"/>
          <w:marTop w:val="0"/>
          <w:marBottom w:val="0"/>
          <w:divBdr>
            <w:top w:val="none" w:sz="0" w:space="0" w:color="auto"/>
            <w:left w:val="none" w:sz="0" w:space="0" w:color="auto"/>
            <w:bottom w:val="none" w:sz="0" w:space="0" w:color="auto"/>
            <w:right w:val="none" w:sz="0" w:space="0" w:color="auto"/>
          </w:divBdr>
          <w:divsChild>
            <w:div w:id="65806918">
              <w:marLeft w:val="0"/>
              <w:marRight w:val="0"/>
              <w:marTop w:val="0"/>
              <w:marBottom w:val="0"/>
              <w:divBdr>
                <w:top w:val="none" w:sz="0" w:space="0" w:color="auto"/>
                <w:left w:val="none" w:sz="0" w:space="0" w:color="auto"/>
                <w:bottom w:val="none" w:sz="0" w:space="0" w:color="auto"/>
                <w:right w:val="none" w:sz="0" w:space="0" w:color="auto"/>
              </w:divBdr>
            </w:div>
            <w:div w:id="72361169">
              <w:marLeft w:val="0"/>
              <w:marRight w:val="0"/>
              <w:marTop w:val="0"/>
              <w:marBottom w:val="0"/>
              <w:divBdr>
                <w:top w:val="none" w:sz="0" w:space="0" w:color="auto"/>
                <w:left w:val="none" w:sz="0" w:space="0" w:color="auto"/>
                <w:bottom w:val="none" w:sz="0" w:space="0" w:color="auto"/>
                <w:right w:val="none" w:sz="0" w:space="0" w:color="auto"/>
              </w:divBdr>
            </w:div>
            <w:div w:id="1351948177">
              <w:marLeft w:val="0"/>
              <w:marRight w:val="0"/>
              <w:marTop w:val="0"/>
              <w:marBottom w:val="0"/>
              <w:divBdr>
                <w:top w:val="none" w:sz="0" w:space="0" w:color="auto"/>
                <w:left w:val="none" w:sz="0" w:space="0" w:color="auto"/>
                <w:bottom w:val="none" w:sz="0" w:space="0" w:color="auto"/>
                <w:right w:val="none" w:sz="0" w:space="0" w:color="auto"/>
              </w:divBdr>
            </w:div>
            <w:div w:id="1457601215">
              <w:marLeft w:val="0"/>
              <w:marRight w:val="0"/>
              <w:marTop w:val="0"/>
              <w:marBottom w:val="0"/>
              <w:divBdr>
                <w:top w:val="none" w:sz="0" w:space="0" w:color="auto"/>
                <w:left w:val="none" w:sz="0" w:space="0" w:color="auto"/>
                <w:bottom w:val="none" w:sz="0" w:space="0" w:color="auto"/>
                <w:right w:val="none" w:sz="0" w:space="0" w:color="auto"/>
              </w:divBdr>
            </w:div>
            <w:div w:id="1683165645">
              <w:marLeft w:val="0"/>
              <w:marRight w:val="0"/>
              <w:marTop w:val="0"/>
              <w:marBottom w:val="0"/>
              <w:divBdr>
                <w:top w:val="none" w:sz="0" w:space="0" w:color="auto"/>
                <w:left w:val="none" w:sz="0" w:space="0" w:color="auto"/>
                <w:bottom w:val="none" w:sz="0" w:space="0" w:color="auto"/>
                <w:right w:val="none" w:sz="0" w:space="0" w:color="auto"/>
              </w:divBdr>
            </w:div>
            <w:div w:id="1704014347">
              <w:marLeft w:val="0"/>
              <w:marRight w:val="0"/>
              <w:marTop w:val="0"/>
              <w:marBottom w:val="0"/>
              <w:divBdr>
                <w:top w:val="none" w:sz="0" w:space="0" w:color="auto"/>
                <w:left w:val="none" w:sz="0" w:space="0" w:color="auto"/>
                <w:bottom w:val="none" w:sz="0" w:space="0" w:color="auto"/>
                <w:right w:val="none" w:sz="0" w:space="0" w:color="auto"/>
              </w:divBdr>
              <w:divsChild>
                <w:div w:id="485827577">
                  <w:marLeft w:val="0"/>
                  <w:marRight w:val="0"/>
                  <w:marTop w:val="0"/>
                  <w:marBottom w:val="0"/>
                  <w:divBdr>
                    <w:top w:val="none" w:sz="0" w:space="0" w:color="auto"/>
                    <w:left w:val="none" w:sz="0" w:space="0" w:color="auto"/>
                    <w:bottom w:val="none" w:sz="0" w:space="0" w:color="auto"/>
                    <w:right w:val="none" w:sz="0" w:space="0" w:color="auto"/>
                  </w:divBdr>
                </w:div>
                <w:div w:id="687830246">
                  <w:marLeft w:val="0"/>
                  <w:marRight w:val="0"/>
                  <w:marTop w:val="0"/>
                  <w:marBottom w:val="0"/>
                  <w:divBdr>
                    <w:top w:val="none" w:sz="0" w:space="0" w:color="auto"/>
                    <w:left w:val="none" w:sz="0" w:space="0" w:color="auto"/>
                    <w:bottom w:val="none" w:sz="0" w:space="0" w:color="auto"/>
                    <w:right w:val="none" w:sz="0" w:space="0" w:color="auto"/>
                  </w:divBdr>
                </w:div>
                <w:div w:id="1002506309">
                  <w:marLeft w:val="0"/>
                  <w:marRight w:val="0"/>
                  <w:marTop w:val="0"/>
                  <w:marBottom w:val="0"/>
                  <w:divBdr>
                    <w:top w:val="none" w:sz="0" w:space="0" w:color="auto"/>
                    <w:left w:val="none" w:sz="0" w:space="0" w:color="auto"/>
                    <w:bottom w:val="none" w:sz="0" w:space="0" w:color="auto"/>
                    <w:right w:val="none" w:sz="0" w:space="0" w:color="auto"/>
                  </w:divBdr>
                </w:div>
                <w:div w:id="1069956980">
                  <w:marLeft w:val="0"/>
                  <w:marRight w:val="0"/>
                  <w:marTop w:val="0"/>
                  <w:marBottom w:val="0"/>
                  <w:divBdr>
                    <w:top w:val="none" w:sz="0" w:space="0" w:color="auto"/>
                    <w:left w:val="none" w:sz="0" w:space="0" w:color="auto"/>
                    <w:bottom w:val="none" w:sz="0" w:space="0" w:color="auto"/>
                    <w:right w:val="none" w:sz="0" w:space="0" w:color="auto"/>
                  </w:divBdr>
                </w:div>
                <w:div w:id="1074356080">
                  <w:marLeft w:val="0"/>
                  <w:marRight w:val="0"/>
                  <w:marTop w:val="0"/>
                  <w:marBottom w:val="0"/>
                  <w:divBdr>
                    <w:top w:val="none" w:sz="0" w:space="0" w:color="auto"/>
                    <w:left w:val="none" w:sz="0" w:space="0" w:color="auto"/>
                    <w:bottom w:val="none" w:sz="0" w:space="0" w:color="auto"/>
                    <w:right w:val="none" w:sz="0" w:space="0" w:color="auto"/>
                  </w:divBdr>
                </w:div>
                <w:div w:id="1083649038">
                  <w:marLeft w:val="0"/>
                  <w:marRight w:val="0"/>
                  <w:marTop w:val="0"/>
                  <w:marBottom w:val="0"/>
                  <w:divBdr>
                    <w:top w:val="none" w:sz="0" w:space="0" w:color="auto"/>
                    <w:left w:val="none" w:sz="0" w:space="0" w:color="auto"/>
                    <w:bottom w:val="none" w:sz="0" w:space="0" w:color="auto"/>
                    <w:right w:val="none" w:sz="0" w:space="0" w:color="auto"/>
                  </w:divBdr>
                </w:div>
                <w:div w:id="1700157675">
                  <w:marLeft w:val="0"/>
                  <w:marRight w:val="0"/>
                  <w:marTop w:val="0"/>
                  <w:marBottom w:val="0"/>
                  <w:divBdr>
                    <w:top w:val="none" w:sz="0" w:space="0" w:color="auto"/>
                    <w:left w:val="none" w:sz="0" w:space="0" w:color="auto"/>
                    <w:bottom w:val="none" w:sz="0" w:space="0" w:color="auto"/>
                    <w:right w:val="none" w:sz="0" w:space="0" w:color="auto"/>
                  </w:divBdr>
                </w:div>
              </w:divsChild>
            </w:div>
            <w:div w:id="2079941232">
              <w:marLeft w:val="0"/>
              <w:marRight w:val="0"/>
              <w:marTop w:val="0"/>
              <w:marBottom w:val="0"/>
              <w:divBdr>
                <w:top w:val="none" w:sz="0" w:space="0" w:color="auto"/>
                <w:left w:val="none" w:sz="0" w:space="0" w:color="auto"/>
                <w:bottom w:val="none" w:sz="0" w:space="0" w:color="auto"/>
                <w:right w:val="none" w:sz="0" w:space="0" w:color="auto"/>
              </w:divBdr>
            </w:div>
            <w:div w:id="2108580286">
              <w:marLeft w:val="0"/>
              <w:marRight w:val="0"/>
              <w:marTop w:val="0"/>
              <w:marBottom w:val="0"/>
              <w:divBdr>
                <w:top w:val="none" w:sz="0" w:space="0" w:color="auto"/>
                <w:left w:val="none" w:sz="0" w:space="0" w:color="auto"/>
                <w:bottom w:val="none" w:sz="0" w:space="0" w:color="auto"/>
                <w:right w:val="none" w:sz="0" w:space="0" w:color="auto"/>
              </w:divBdr>
            </w:div>
          </w:divsChild>
        </w:div>
        <w:div w:id="1079325910">
          <w:marLeft w:val="0"/>
          <w:marRight w:val="0"/>
          <w:marTop w:val="0"/>
          <w:marBottom w:val="0"/>
          <w:divBdr>
            <w:top w:val="none" w:sz="0" w:space="0" w:color="auto"/>
            <w:left w:val="none" w:sz="0" w:space="0" w:color="auto"/>
            <w:bottom w:val="none" w:sz="0" w:space="0" w:color="auto"/>
            <w:right w:val="none" w:sz="0" w:space="0" w:color="auto"/>
          </w:divBdr>
          <w:divsChild>
            <w:div w:id="141392372">
              <w:marLeft w:val="0"/>
              <w:marRight w:val="0"/>
              <w:marTop w:val="0"/>
              <w:marBottom w:val="0"/>
              <w:divBdr>
                <w:top w:val="none" w:sz="0" w:space="0" w:color="auto"/>
                <w:left w:val="none" w:sz="0" w:space="0" w:color="auto"/>
                <w:bottom w:val="none" w:sz="0" w:space="0" w:color="auto"/>
                <w:right w:val="none" w:sz="0" w:space="0" w:color="auto"/>
              </w:divBdr>
            </w:div>
            <w:div w:id="397244065">
              <w:marLeft w:val="0"/>
              <w:marRight w:val="0"/>
              <w:marTop w:val="0"/>
              <w:marBottom w:val="0"/>
              <w:divBdr>
                <w:top w:val="none" w:sz="0" w:space="0" w:color="auto"/>
                <w:left w:val="none" w:sz="0" w:space="0" w:color="auto"/>
                <w:bottom w:val="none" w:sz="0" w:space="0" w:color="auto"/>
                <w:right w:val="none" w:sz="0" w:space="0" w:color="auto"/>
              </w:divBdr>
            </w:div>
            <w:div w:id="804473907">
              <w:marLeft w:val="0"/>
              <w:marRight w:val="0"/>
              <w:marTop w:val="0"/>
              <w:marBottom w:val="0"/>
              <w:divBdr>
                <w:top w:val="none" w:sz="0" w:space="0" w:color="auto"/>
                <w:left w:val="none" w:sz="0" w:space="0" w:color="auto"/>
                <w:bottom w:val="none" w:sz="0" w:space="0" w:color="auto"/>
                <w:right w:val="none" w:sz="0" w:space="0" w:color="auto"/>
              </w:divBdr>
            </w:div>
            <w:div w:id="954216116">
              <w:marLeft w:val="0"/>
              <w:marRight w:val="0"/>
              <w:marTop w:val="0"/>
              <w:marBottom w:val="0"/>
              <w:divBdr>
                <w:top w:val="none" w:sz="0" w:space="0" w:color="auto"/>
                <w:left w:val="none" w:sz="0" w:space="0" w:color="auto"/>
                <w:bottom w:val="none" w:sz="0" w:space="0" w:color="auto"/>
                <w:right w:val="none" w:sz="0" w:space="0" w:color="auto"/>
              </w:divBdr>
              <w:divsChild>
                <w:div w:id="153842844">
                  <w:marLeft w:val="0"/>
                  <w:marRight w:val="0"/>
                  <w:marTop w:val="0"/>
                  <w:marBottom w:val="0"/>
                  <w:divBdr>
                    <w:top w:val="none" w:sz="0" w:space="0" w:color="auto"/>
                    <w:left w:val="none" w:sz="0" w:space="0" w:color="auto"/>
                    <w:bottom w:val="none" w:sz="0" w:space="0" w:color="auto"/>
                    <w:right w:val="none" w:sz="0" w:space="0" w:color="auto"/>
                  </w:divBdr>
                </w:div>
                <w:div w:id="363408135">
                  <w:marLeft w:val="0"/>
                  <w:marRight w:val="0"/>
                  <w:marTop w:val="0"/>
                  <w:marBottom w:val="0"/>
                  <w:divBdr>
                    <w:top w:val="none" w:sz="0" w:space="0" w:color="auto"/>
                    <w:left w:val="none" w:sz="0" w:space="0" w:color="auto"/>
                    <w:bottom w:val="none" w:sz="0" w:space="0" w:color="auto"/>
                    <w:right w:val="none" w:sz="0" w:space="0" w:color="auto"/>
                  </w:divBdr>
                </w:div>
                <w:div w:id="616763769">
                  <w:marLeft w:val="0"/>
                  <w:marRight w:val="0"/>
                  <w:marTop w:val="0"/>
                  <w:marBottom w:val="0"/>
                  <w:divBdr>
                    <w:top w:val="none" w:sz="0" w:space="0" w:color="auto"/>
                    <w:left w:val="none" w:sz="0" w:space="0" w:color="auto"/>
                    <w:bottom w:val="none" w:sz="0" w:space="0" w:color="auto"/>
                    <w:right w:val="none" w:sz="0" w:space="0" w:color="auto"/>
                  </w:divBdr>
                </w:div>
                <w:div w:id="956524829">
                  <w:marLeft w:val="0"/>
                  <w:marRight w:val="0"/>
                  <w:marTop w:val="0"/>
                  <w:marBottom w:val="0"/>
                  <w:divBdr>
                    <w:top w:val="none" w:sz="0" w:space="0" w:color="auto"/>
                    <w:left w:val="none" w:sz="0" w:space="0" w:color="auto"/>
                    <w:bottom w:val="none" w:sz="0" w:space="0" w:color="auto"/>
                    <w:right w:val="none" w:sz="0" w:space="0" w:color="auto"/>
                  </w:divBdr>
                </w:div>
                <w:div w:id="1671060706">
                  <w:marLeft w:val="0"/>
                  <w:marRight w:val="0"/>
                  <w:marTop w:val="0"/>
                  <w:marBottom w:val="0"/>
                  <w:divBdr>
                    <w:top w:val="none" w:sz="0" w:space="0" w:color="auto"/>
                    <w:left w:val="none" w:sz="0" w:space="0" w:color="auto"/>
                    <w:bottom w:val="none" w:sz="0" w:space="0" w:color="auto"/>
                    <w:right w:val="none" w:sz="0" w:space="0" w:color="auto"/>
                  </w:divBdr>
                </w:div>
                <w:div w:id="1794052125">
                  <w:marLeft w:val="0"/>
                  <w:marRight w:val="0"/>
                  <w:marTop w:val="0"/>
                  <w:marBottom w:val="0"/>
                  <w:divBdr>
                    <w:top w:val="none" w:sz="0" w:space="0" w:color="auto"/>
                    <w:left w:val="none" w:sz="0" w:space="0" w:color="auto"/>
                    <w:bottom w:val="none" w:sz="0" w:space="0" w:color="auto"/>
                    <w:right w:val="none" w:sz="0" w:space="0" w:color="auto"/>
                  </w:divBdr>
                </w:div>
              </w:divsChild>
            </w:div>
            <w:div w:id="1109081735">
              <w:marLeft w:val="0"/>
              <w:marRight w:val="0"/>
              <w:marTop w:val="0"/>
              <w:marBottom w:val="0"/>
              <w:divBdr>
                <w:top w:val="none" w:sz="0" w:space="0" w:color="auto"/>
                <w:left w:val="none" w:sz="0" w:space="0" w:color="auto"/>
                <w:bottom w:val="none" w:sz="0" w:space="0" w:color="auto"/>
                <w:right w:val="none" w:sz="0" w:space="0" w:color="auto"/>
              </w:divBdr>
            </w:div>
            <w:div w:id="1291208055">
              <w:marLeft w:val="0"/>
              <w:marRight w:val="0"/>
              <w:marTop w:val="0"/>
              <w:marBottom w:val="0"/>
              <w:divBdr>
                <w:top w:val="none" w:sz="0" w:space="0" w:color="auto"/>
                <w:left w:val="none" w:sz="0" w:space="0" w:color="auto"/>
                <w:bottom w:val="none" w:sz="0" w:space="0" w:color="auto"/>
                <w:right w:val="none" w:sz="0" w:space="0" w:color="auto"/>
              </w:divBdr>
            </w:div>
            <w:div w:id="1698893962">
              <w:marLeft w:val="0"/>
              <w:marRight w:val="0"/>
              <w:marTop w:val="0"/>
              <w:marBottom w:val="0"/>
              <w:divBdr>
                <w:top w:val="none" w:sz="0" w:space="0" w:color="auto"/>
                <w:left w:val="none" w:sz="0" w:space="0" w:color="auto"/>
                <w:bottom w:val="none" w:sz="0" w:space="0" w:color="auto"/>
                <w:right w:val="none" w:sz="0" w:space="0" w:color="auto"/>
              </w:divBdr>
            </w:div>
          </w:divsChild>
        </w:div>
        <w:div w:id="1079404234">
          <w:marLeft w:val="0"/>
          <w:marRight w:val="0"/>
          <w:marTop w:val="0"/>
          <w:marBottom w:val="0"/>
          <w:divBdr>
            <w:top w:val="none" w:sz="0" w:space="0" w:color="auto"/>
            <w:left w:val="none" w:sz="0" w:space="0" w:color="auto"/>
            <w:bottom w:val="none" w:sz="0" w:space="0" w:color="auto"/>
            <w:right w:val="none" w:sz="0" w:space="0" w:color="auto"/>
          </w:divBdr>
          <w:divsChild>
            <w:div w:id="370422818">
              <w:marLeft w:val="0"/>
              <w:marRight w:val="0"/>
              <w:marTop w:val="0"/>
              <w:marBottom w:val="0"/>
              <w:divBdr>
                <w:top w:val="none" w:sz="0" w:space="0" w:color="auto"/>
                <w:left w:val="none" w:sz="0" w:space="0" w:color="auto"/>
                <w:bottom w:val="none" w:sz="0" w:space="0" w:color="auto"/>
                <w:right w:val="none" w:sz="0" w:space="0" w:color="auto"/>
              </w:divBdr>
            </w:div>
            <w:div w:id="1530022022">
              <w:marLeft w:val="0"/>
              <w:marRight w:val="0"/>
              <w:marTop w:val="0"/>
              <w:marBottom w:val="0"/>
              <w:divBdr>
                <w:top w:val="none" w:sz="0" w:space="0" w:color="auto"/>
                <w:left w:val="none" w:sz="0" w:space="0" w:color="auto"/>
                <w:bottom w:val="none" w:sz="0" w:space="0" w:color="auto"/>
                <w:right w:val="none" w:sz="0" w:space="0" w:color="auto"/>
              </w:divBdr>
            </w:div>
            <w:div w:id="1622540874">
              <w:marLeft w:val="0"/>
              <w:marRight w:val="0"/>
              <w:marTop w:val="0"/>
              <w:marBottom w:val="0"/>
              <w:divBdr>
                <w:top w:val="none" w:sz="0" w:space="0" w:color="auto"/>
                <w:left w:val="none" w:sz="0" w:space="0" w:color="auto"/>
                <w:bottom w:val="none" w:sz="0" w:space="0" w:color="auto"/>
                <w:right w:val="none" w:sz="0" w:space="0" w:color="auto"/>
              </w:divBdr>
              <w:divsChild>
                <w:div w:id="71896912">
                  <w:marLeft w:val="0"/>
                  <w:marRight w:val="0"/>
                  <w:marTop w:val="0"/>
                  <w:marBottom w:val="0"/>
                  <w:divBdr>
                    <w:top w:val="none" w:sz="0" w:space="0" w:color="auto"/>
                    <w:left w:val="none" w:sz="0" w:space="0" w:color="auto"/>
                    <w:bottom w:val="none" w:sz="0" w:space="0" w:color="auto"/>
                    <w:right w:val="none" w:sz="0" w:space="0" w:color="auto"/>
                  </w:divBdr>
                </w:div>
                <w:div w:id="646277397">
                  <w:marLeft w:val="0"/>
                  <w:marRight w:val="0"/>
                  <w:marTop w:val="0"/>
                  <w:marBottom w:val="0"/>
                  <w:divBdr>
                    <w:top w:val="none" w:sz="0" w:space="0" w:color="auto"/>
                    <w:left w:val="none" w:sz="0" w:space="0" w:color="auto"/>
                    <w:bottom w:val="none" w:sz="0" w:space="0" w:color="auto"/>
                    <w:right w:val="none" w:sz="0" w:space="0" w:color="auto"/>
                  </w:divBdr>
                </w:div>
                <w:div w:id="1883862876">
                  <w:marLeft w:val="0"/>
                  <w:marRight w:val="0"/>
                  <w:marTop w:val="0"/>
                  <w:marBottom w:val="0"/>
                  <w:divBdr>
                    <w:top w:val="none" w:sz="0" w:space="0" w:color="auto"/>
                    <w:left w:val="none" w:sz="0" w:space="0" w:color="auto"/>
                    <w:bottom w:val="none" w:sz="0" w:space="0" w:color="auto"/>
                    <w:right w:val="none" w:sz="0" w:space="0" w:color="auto"/>
                  </w:divBdr>
                </w:div>
              </w:divsChild>
            </w:div>
            <w:div w:id="1785689747">
              <w:marLeft w:val="0"/>
              <w:marRight w:val="0"/>
              <w:marTop w:val="0"/>
              <w:marBottom w:val="0"/>
              <w:divBdr>
                <w:top w:val="none" w:sz="0" w:space="0" w:color="auto"/>
                <w:left w:val="none" w:sz="0" w:space="0" w:color="auto"/>
                <w:bottom w:val="none" w:sz="0" w:space="0" w:color="auto"/>
                <w:right w:val="none" w:sz="0" w:space="0" w:color="auto"/>
              </w:divBdr>
            </w:div>
          </w:divsChild>
        </w:div>
        <w:div w:id="1080718520">
          <w:marLeft w:val="0"/>
          <w:marRight w:val="0"/>
          <w:marTop w:val="0"/>
          <w:marBottom w:val="0"/>
          <w:divBdr>
            <w:top w:val="none" w:sz="0" w:space="0" w:color="auto"/>
            <w:left w:val="none" w:sz="0" w:space="0" w:color="auto"/>
            <w:bottom w:val="none" w:sz="0" w:space="0" w:color="auto"/>
            <w:right w:val="none" w:sz="0" w:space="0" w:color="auto"/>
          </w:divBdr>
          <w:divsChild>
            <w:div w:id="25764896">
              <w:marLeft w:val="0"/>
              <w:marRight w:val="0"/>
              <w:marTop w:val="0"/>
              <w:marBottom w:val="0"/>
              <w:divBdr>
                <w:top w:val="none" w:sz="0" w:space="0" w:color="auto"/>
                <w:left w:val="none" w:sz="0" w:space="0" w:color="auto"/>
                <w:bottom w:val="none" w:sz="0" w:space="0" w:color="auto"/>
                <w:right w:val="none" w:sz="0" w:space="0" w:color="auto"/>
              </w:divBdr>
            </w:div>
            <w:div w:id="548348101">
              <w:marLeft w:val="0"/>
              <w:marRight w:val="0"/>
              <w:marTop w:val="0"/>
              <w:marBottom w:val="0"/>
              <w:divBdr>
                <w:top w:val="none" w:sz="0" w:space="0" w:color="auto"/>
                <w:left w:val="none" w:sz="0" w:space="0" w:color="auto"/>
                <w:bottom w:val="none" w:sz="0" w:space="0" w:color="auto"/>
                <w:right w:val="none" w:sz="0" w:space="0" w:color="auto"/>
              </w:divBdr>
            </w:div>
            <w:div w:id="1036664142">
              <w:marLeft w:val="0"/>
              <w:marRight w:val="0"/>
              <w:marTop w:val="0"/>
              <w:marBottom w:val="0"/>
              <w:divBdr>
                <w:top w:val="none" w:sz="0" w:space="0" w:color="auto"/>
                <w:left w:val="none" w:sz="0" w:space="0" w:color="auto"/>
                <w:bottom w:val="none" w:sz="0" w:space="0" w:color="auto"/>
                <w:right w:val="none" w:sz="0" w:space="0" w:color="auto"/>
              </w:divBdr>
              <w:divsChild>
                <w:div w:id="132256093">
                  <w:marLeft w:val="0"/>
                  <w:marRight w:val="0"/>
                  <w:marTop w:val="0"/>
                  <w:marBottom w:val="0"/>
                  <w:divBdr>
                    <w:top w:val="none" w:sz="0" w:space="0" w:color="auto"/>
                    <w:left w:val="none" w:sz="0" w:space="0" w:color="auto"/>
                    <w:bottom w:val="none" w:sz="0" w:space="0" w:color="auto"/>
                    <w:right w:val="none" w:sz="0" w:space="0" w:color="auto"/>
                  </w:divBdr>
                </w:div>
                <w:div w:id="816383129">
                  <w:marLeft w:val="0"/>
                  <w:marRight w:val="0"/>
                  <w:marTop w:val="0"/>
                  <w:marBottom w:val="0"/>
                  <w:divBdr>
                    <w:top w:val="none" w:sz="0" w:space="0" w:color="auto"/>
                    <w:left w:val="none" w:sz="0" w:space="0" w:color="auto"/>
                    <w:bottom w:val="none" w:sz="0" w:space="0" w:color="auto"/>
                    <w:right w:val="none" w:sz="0" w:space="0" w:color="auto"/>
                  </w:divBdr>
                </w:div>
                <w:div w:id="988365133">
                  <w:marLeft w:val="0"/>
                  <w:marRight w:val="0"/>
                  <w:marTop w:val="0"/>
                  <w:marBottom w:val="0"/>
                  <w:divBdr>
                    <w:top w:val="none" w:sz="0" w:space="0" w:color="auto"/>
                    <w:left w:val="none" w:sz="0" w:space="0" w:color="auto"/>
                    <w:bottom w:val="none" w:sz="0" w:space="0" w:color="auto"/>
                    <w:right w:val="none" w:sz="0" w:space="0" w:color="auto"/>
                  </w:divBdr>
                </w:div>
                <w:div w:id="1479423086">
                  <w:marLeft w:val="0"/>
                  <w:marRight w:val="0"/>
                  <w:marTop w:val="0"/>
                  <w:marBottom w:val="0"/>
                  <w:divBdr>
                    <w:top w:val="none" w:sz="0" w:space="0" w:color="auto"/>
                    <w:left w:val="none" w:sz="0" w:space="0" w:color="auto"/>
                    <w:bottom w:val="none" w:sz="0" w:space="0" w:color="auto"/>
                    <w:right w:val="none" w:sz="0" w:space="0" w:color="auto"/>
                  </w:divBdr>
                </w:div>
                <w:div w:id="1687438597">
                  <w:marLeft w:val="0"/>
                  <w:marRight w:val="0"/>
                  <w:marTop w:val="0"/>
                  <w:marBottom w:val="0"/>
                  <w:divBdr>
                    <w:top w:val="none" w:sz="0" w:space="0" w:color="auto"/>
                    <w:left w:val="none" w:sz="0" w:space="0" w:color="auto"/>
                    <w:bottom w:val="none" w:sz="0" w:space="0" w:color="auto"/>
                    <w:right w:val="none" w:sz="0" w:space="0" w:color="auto"/>
                  </w:divBdr>
                </w:div>
                <w:div w:id="1823159760">
                  <w:marLeft w:val="0"/>
                  <w:marRight w:val="0"/>
                  <w:marTop w:val="0"/>
                  <w:marBottom w:val="0"/>
                  <w:divBdr>
                    <w:top w:val="none" w:sz="0" w:space="0" w:color="auto"/>
                    <w:left w:val="none" w:sz="0" w:space="0" w:color="auto"/>
                    <w:bottom w:val="none" w:sz="0" w:space="0" w:color="auto"/>
                    <w:right w:val="none" w:sz="0" w:space="0" w:color="auto"/>
                  </w:divBdr>
                </w:div>
                <w:div w:id="1881821738">
                  <w:marLeft w:val="0"/>
                  <w:marRight w:val="0"/>
                  <w:marTop w:val="0"/>
                  <w:marBottom w:val="0"/>
                  <w:divBdr>
                    <w:top w:val="none" w:sz="0" w:space="0" w:color="auto"/>
                    <w:left w:val="none" w:sz="0" w:space="0" w:color="auto"/>
                    <w:bottom w:val="none" w:sz="0" w:space="0" w:color="auto"/>
                    <w:right w:val="none" w:sz="0" w:space="0" w:color="auto"/>
                  </w:divBdr>
                </w:div>
                <w:div w:id="2011709704">
                  <w:marLeft w:val="0"/>
                  <w:marRight w:val="0"/>
                  <w:marTop w:val="0"/>
                  <w:marBottom w:val="0"/>
                  <w:divBdr>
                    <w:top w:val="none" w:sz="0" w:space="0" w:color="auto"/>
                    <w:left w:val="none" w:sz="0" w:space="0" w:color="auto"/>
                    <w:bottom w:val="none" w:sz="0" w:space="0" w:color="auto"/>
                    <w:right w:val="none" w:sz="0" w:space="0" w:color="auto"/>
                  </w:divBdr>
                </w:div>
                <w:div w:id="2018921964">
                  <w:marLeft w:val="0"/>
                  <w:marRight w:val="0"/>
                  <w:marTop w:val="0"/>
                  <w:marBottom w:val="0"/>
                  <w:divBdr>
                    <w:top w:val="none" w:sz="0" w:space="0" w:color="auto"/>
                    <w:left w:val="none" w:sz="0" w:space="0" w:color="auto"/>
                    <w:bottom w:val="none" w:sz="0" w:space="0" w:color="auto"/>
                    <w:right w:val="none" w:sz="0" w:space="0" w:color="auto"/>
                  </w:divBdr>
                </w:div>
                <w:div w:id="2141997901">
                  <w:marLeft w:val="0"/>
                  <w:marRight w:val="0"/>
                  <w:marTop w:val="0"/>
                  <w:marBottom w:val="0"/>
                  <w:divBdr>
                    <w:top w:val="none" w:sz="0" w:space="0" w:color="auto"/>
                    <w:left w:val="none" w:sz="0" w:space="0" w:color="auto"/>
                    <w:bottom w:val="none" w:sz="0" w:space="0" w:color="auto"/>
                    <w:right w:val="none" w:sz="0" w:space="0" w:color="auto"/>
                  </w:divBdr>
                </w:div>
              </w:divsChild>
            </w:div>
            <w:div w:id="1066607258">
              <w:marLeft w:val="0"/>
              <w:marRight w:val="0"/>
              <w:marTop w:val="0"/>
              <w:marBottom w:val="0"/>
              <w:divBdr>
                <w:top w:val="none" w:sz="0" w:space="0" w:color="auto"/>
                <w:left w:val="none" w:sz="0" w:space="0" w:color="auto"/>
                <w:bottom w:val="none" w:sz="0" w:space="0" w:color="auto"/>
                <w:right w:val="none" w:sz="0" w:space="0" w:color="auto"/>
              </w:divBdr>
            </w:div>
            <w:div w:id="1193373422">
              <w:marLeft w:val="0"/>
              <w:marRight w:val="0"/>
              <w:marTop w:val="0"/>
              <w:marBottom w:val="0"/>
              <w:divBdr>
                <w:top w:val="none" w:sz="0" w:space="0" w:color="auto"/>
                <w:left w:val="none" w:sz="0" w:space="0" w:color="auto"/>
                <w:bottom w:val="none" w:sz="0" w:space="0" w:color="auto"/>
                <w:right w:val="none" w:sz="0" w:space="0" w:color="auto"/>
              </w:divBdr>
            </w:div>
            <w:div w:id="1303542336">
              <w:marLeft w:val="0"/>
              <w:marRight w:val="0"/>
              <w:marTop w:val="0"/>
              <w:marBottom w:val="0"/>
              <w:divBdr>
                <w:top w:val="none" w:sz="0" w:space="0" w:color="auto"/>
                <w:left w:val="none" w:sz="0" w:space="0" w:color="auto"/>
                <w:bottom w:val="none" w:sz="0" w:space="0" w:color="auto"/>
                <w:right w:val="none" w:sz="0" w:space="0" w:color="auto"/>
              </w:divBdr>
            </w:div>
            <w:div w:id="1464158172">
              <w:marLeft w:val="0"/>
              <w:marRight w:val="0"/>
              <w:marTop w:val="0"/>
              <w:marBottom w:val="0"/>
              <w:divBdr>
                <w:top w:val="none" w:sz="0" w:space="0" w:color="auto"/>
                <w:left w:val="none" w:sz="0" w:space="0" w:color="auto"/>
                <w:bottom w:val="none" w:sz="0" w:space="0" w:color="auto"/>
                <w:right w:val="none" w:sz="0" w:space="0" w:color="auto"/>
              </w:divBdr>
            </w:div>
            <w:div w:id="1497649489">
              <w:marLeft w:val="0"/>
              <w:marRight w:val="0"/>
              <w:marTop w:val="0"/>
              <w:marBottom w:val="0"/>
              <w:divBdr>
                <w:top w:val="none" w:sz="0" w:space="0" w:color="auto"/>
                <w:left w:val="none" w:sz="0" w:space="0" w:color="auto"/>
                <w:bottom w:val="none" w:sz="0" w:space="0" w:color="auto"/>
                <w:right w:val="none" w:sz="0" w:space="0" w:color="auto"/>
              </w:divBdr>
            </w:div>
            <w:div w:id="1662196501">
              <w:marLeft w:val="0"/>
              <w:marRight w:val="0"/>
              <w:marTop w:val="0"/>
              <w:marBottom w:val="0"/>
              <w:divBdr>
                <w:top w:val="none" w:sz="0" w:space="0" w:color="auto"/>
                <w:left w:val="none" w:sz="0" w:space="0" w:color="auto"/>
                <w:bottom w:val="none" w:sz="0" w:space="0" w:color="auto"/>
                <w:right w:val="none" w:sz="0" w:space="0" w:color="auto"/>
              </w:divBdr>
            </w:div>
            <w:div w:id="2022512881">
              <w:marLeft w:val="0"/>
              <w:marRight w:val="0"/>
              <w:marTop w:val="0"/>
              <w:marBottom w:val="0"/>
              <w:divBdr>
                <w:top w:val="none" w:sz="0" w:space="0" w:color="auto"/>
                <w:left w:val="none" w:sz="0" w:space="0" w:color="auto"/>
                <w:bottom w:val="none" w:sz="0" w:space="0" w:color="auto"/>
                <w:right w:val="none" w:sz="0" w:space="0" w:color="auto"/>
              </w:divBdr>
            </w:div>
            <w:div w:id="2142141421">
              <w:marLeft w:val="0"/>
              <w:marRight w:val="0"/>
              <w:marTop w:val="0"/>
              <w:marBottom w:val="0"/>
              <w:divBdr>
                <w:top w:val="none" w:sz="0" w:space="0" w:color="auto"/>
                <w:left w:val="none" w:sz="0" w:space="0" w:color="auto"/>
                <w:bottom w:val="none" w:sz="0" w:space="0" w:color="auto"/>
                <w:right w:val="none" w:sz="0" w:space="0" w:color="auto"/>
              </w:divBdr>
            </w:div>
          </w:divsChild>
        </w:div>
        <w:div w:id="1081829789">
          <w:marLeft w:val="0"/>
          <w:marRight w:val="0"/>
          <w:marTop w:val="0"/>
          <w:marBottom w:val="0"/>
          <w:divBdr>
            <w:top w:val="none" w:sz="0" w:space="0" w:color="auto"/>
            <w:left w:val="none" w:sz="0" w:space="0" w:color="auto"/>
            <w:bottom w:val="none" w:sz="0" w:space="0" w:color="auto"/>
            <w:right w:val="none" w:sz="0" w:space="0" w:color="auto"/>
          </w:divBdr>
          <w:divsChild>
            <w:div w:id="19672057">
              <w:marLeft w:val="0"/>
              <w:marRight w:val="0"/>
              <w:marTop w:val="0"/>
              <w:marBottom w:val="0"/>
              <w:divBdr>
                <w:top w:val="none" w:sz="0" w:space="0" w:color="auto"/>
                <w:left w:val="none" w:sz="0" w:space="0" w:color="auto"/>
                <w:bottom w:val="none" w:sz="0" w:space="0" w:color="auto"/>
                <w:right w:val="none" w:sz="0" w:space="0" w:color="auto"/>
              </w:divBdr>
            </w:div>
            <w:div w:id="1385904949">
              <w:marLeft w:val="0"/>
              <w:marRight w:val="0"/>
              <w:marTop w:val="0"/>
              <w:marBottom w:val="0"/>
              <w:divBdr>
                <w:top w:val="none" w:sz="0" w:space="0" w:color="auto"/>
                <w:left w:val="none" w:sz="0" w:space="0" w:color="auto"/>
                <w:bottom w:val="none" w:sz="0" w:space="0" w:color="auto"/>
                <w:right w:val="none" w:sz="0" w:space="0" w:color="auto"/>
              </w:divBdr>
            </w:div>
            <w:div w:id="1703092523">
              <w:marLeft w:val="0"/>
              <w:marRight w:val="0"/>
              <w:marTop w:val="0"/>
              <w:marBottom w:val="0"/>
              <w:divBdr>
                <w:top w:val="none" w:sz="0" w:space="0" w:color="auto"/>
                <w:left w:val="none" w:sz="0" w:space="0" w:color="auto"/>
                <w:bottom w:val="none" w:sz="0" w:space="0" w:color="auto"/>
                <w:right w:val="none" w:sz="0" w:space="0" w:color="auto"/>
              </w:divBdr>
            </w:div>
            <w:div w:id="1767309625">
              <w:marLeft w:val="0"/>
              <w:marRight w:val="0"/>
              <w:marTop w:val="0"/>
              <w:marBottom w:val="0"/>
              <w:divBdr>
                <w:top w:val="none" w:sz="0" w:space="0" w:color="auto"/>
                <w:left w:val="none" w:sz="0" w:space="0" w:color="auto"/>
                <w:bottom w:val="none" w:sz="0" w:space="0" w:color="auto"/>
                <w:right w:val="none" w:sz="0" w:space="0" w:color="auto"/>
              </w:divBdr>
            </w:div>
            <w:div w:id="1830630653">
              <w:marLeft w:val="0"/>
              <w:marRight w:val="0"/>
              <w:marTop w:val="0"/>
              <w:marBottom w:val="0"/>
              <w:divBdr>
                <w:top w:val="none" w:sz="0" w:space="0" w:color="auto"/>
                <w:left w:val="none" w:sz="0" w:space="0" w:color="auto"/>
                <w:bottom w:val="none" w:sz="0" w:space="0" w:color="auto"/>
                <w:right w:val="none" w:sz="0" w:space="0" w:color="auto"/>
              </w:divBdr>
            </w:div>
            <w:div w:id="1890417495">
              <w:marLeft w:val="0"/>
              <w:marRight w:val="0"/>
              <w:marTop w:val="0"/>
              <w:marBottom w:val="0"/>
              <w:divBdr>
                <w:top w:val="none" w:sz="0" w:space="0" w:color="auto"/>
                <w:left w:val="none" w:sz="0" w:space="0" w:color="auto"/>
                <w:bottom w:val="none" w:sz="0" w:space="0" w:color="auto"/>
                <w:right w:val="none" w:sz="0" w:space="0" w:color="auto"/>
              </w:divBdr>
            </w:div>
            <w:div w:id="2024939418">
              <w:marLeft w:val="0"/>
              <w:marRight w:val="0"/>
              <w:marTop w:val="0"/>
              <w:marBottom w:val="0"/>
              <w:divBdr>
                <w:top w:val="none" w:sz="0" w:space="0" w:color="auto"/>
                <w:left w:val="none" w:sz="0" w:space="0" w:color="auto"/>
                <w:bottom w:val="none" w:sz="0" w:space="0" w:color="auto"/>
                <w:right w:val="none" w:sz="0" w:space="0" w:color="auto"/>
              </w:divBdr>
              <w:divsChild>
                <w:div w:id="278804030">
                  <w:marLeft w:val="0"/>
                  <w:marRight w:val="0"/>
                  <w:marTop w:val="0"/>
                  <w:marBottom w:val="0"/>
                  <w:divBdr>
                    <w:top w:val="none" w:sz="0" w:space="0" w:color="auto"/>
                    <w:left w:val="none" w:sz="0" w:space="0" w:color="auto"/>
                    <w:bottom w:val="none" w:sz="0" w:space="0" w:color="auto"/>
                    <w:right w:val="none" w:sz="0" w:space="0" w:color="auto"/>
                  </w:divBdr>
                </w:div>
                <w:div w:id="308175551">
                  <w:marLeft w:val="0"/>
                  <w:marRight w:val="0"/>
                  <w:marTop w:val="0"/>
                  <w:marBottom w:val="0"/>
                  <w:divBdr>
                    <w:top w:val="none" w:sz="0" w:space="0" w:color="auto"/>
                    <w:left w:val="none" w:sz="0" w:space="0" w:color="auto"/>
                    <w:bottom w:val="none" w:sz="0" w:space="0" w:color="auto"/>
                    <w:right w:val="none" w:sz="0" w:space="0" w:color="auto"/>
                  </w:divBdr>
                </w:div>
                <w:div w:id="1386173295">
                  <w:marLeft w:val="0"/>
                  <w:marRight w:val="0"/>
                  <w:marTop w:val="0"/>
                  <w:marBottom w:val="0"/>
                  <w:divBdr>
                    <w:top w:val="none" w:sz="0" w:space="0" w:color="auto"/>
                    <w:left w:val="none" w:sz="0" w:space="0" w:color="auto"/>
                    <w:bottom w:val="none" w:sz="0" w:space="0" w:color="auto"/>
                    <w:right w:val="none" w:sz="0" w:space="0" w:color="auto"/>
                  </w:divBdr>
                </w:div>
                <w:div w:id="1651054553">
                  <w:marLeft w:val="0"/>
                  <w:marRight w:val="0"/>
                  <w:marTop w:val="0"/>
                  <w:marBottom w:val="0"/>
                  <w:divBdr>
                    <w:top w:val="none" w:sz="0" w:space="0" w:color="auto"/>
                    <w:left w:val="none" w:sz="0" w:space="0" w:color="auto"/>
                    <w:bottom w:val="none" w:sz="0" w:space="0" w:color="auto"/>
                    <w:right w:val="none" w:sz="0" w:space="0" w:color="auto"/>
                  </w:divBdr>
                </w:div>
                <w:div w:id="1812940954">
                  <w:marLeft w:val="0"/>
                  <w:marRight w:val="0"/>
                  <w:marTop w:val="0"/>
                  <w:marBottom w:val="0"/>
                  <w:divBdr>
                    <w:top w:val="none" w:sz="0" w:space="0" w:color="auto"/>
                    <w:left w:val="none" w:sz="0" w:space="0" w:color="auto"/>
                    <w:bottom w:val="none" w:sz="0" w:space="0" w:color="auto"/>
                    <w:right w:val="none" w:sz="0" w:space="0" w:color="auto"/>
                  </w:divBdr>
                </w:div>
                <w:div w:id="20250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0479">
          <w:marLeft w:val="0"/>
          <w:marRight w:val="0"/>
          <w:marTop w:val="0"/>
          <w:marBottom w:val="0"/>
          <w:divBdr>
            <w:top w:val="none" w:sz="0" w:space="0" w:color="auto"/>
            <w:left w:val="none" w:sz="0" w:space="0" w:color="auto"/>
            <w:bottom w:val="none" w:sz="0" w:space="0" w:color="auto"/>
            <w:right w:val="none" w:sz="0" w:space="0" w:color="auto"/>
          </w:divBdr>
          <w:divsChild>
            <w:div w:id="44061299">
              <w:marLeft w:val="0"/>
              <w:marRight w:val="0"/>
              <w:marTop w:val="0"/>
              <w:marBottom w:val="0"/>
              <w:divBdr>
                <w:top w:val="none" w:sz="0" w:space="0" w:color="auto"/>
                <w:left w:val="none" w:sz="0" w:space="0" w:color="auto"/>
                <w:bottom w:val="none" w:sz="0" w:space="0" w:color="auto"/>
                <w:right w:val="none" w:sz="0" w:space="0" w:color="auto"/>
              </w:divBdr>
            </w:div>
            <w:div w:id="64495766">
              <w:marLeft w:val="0"/>
              <w:marRight w:val="0"/>
              <w:marTop w:val="0"/>
              <w:marBottom w:val="0"/>
              <w:divBdr>
                <w:top w:val="none" w:sz="0" w:space="0" w:color="auto"/>
                <w:left w:val="none" w:sz="0" w:space="0" w:color="auto"/>
                <w:bottom w:val="none" w:sz="0" w:space="0" w:color="auto"/>
                <w:right w:val="none" w:sz="0" w:space="0" w:color="auto"/>
              </w:divBdr>
            </w:div>
            <w:div w:id="143469857">
              <w:marLeft w:val="0"/>
              <w:marRight w:val="0"/>
              <w:marTop w:val="0"/>
              <w:marBottom w:val="0"/>
              <w:divBdr>
                <w:top w:val="none" w:sz="0" w:space="0" w:color="auto"/>
                <w:left w:val="none" w:sz="0" w:space="0" w:color="auto"/>
                <w:bottom w:val="none" w:sz="0" w:space="0" w:color="auto"/>
                <w:right w:val="none" w:sz="0" w:space="0" w:color="auto"/>
              </w:divBdr>
            </w:div>
            <w:div w:id="403381303">
              <w:marLeft w:val="0"/>
              <w:marRight w:val="0"/>
              <w:marTop w:val="0"/>
              <w:marBottom w:val="0"/>
              <w:divBdr>
                <w:top w:val="none" w:sz="0" w:space="0" w:color="auto"/>
                <w:left w:val="none" w:sz="0" w:space="0" w:color="auto"/>
                <w:bottom w:val="none" w:sz="0" w:space="0" w:color="auto"/>
                <w:right w:val="none" w:sz="0" w:space="0" w:color="auto"/>
              </w:divBdr>
            </w:div>
            <w:div w:id="424424198">
              <w:marLeft w:val="0"/>
              <w:marRight w:val="0"/>
              <w:marTop w:val="0"/>
              <w:marBottom w:val="0"/>
              <w:divBdr>
                <w:top w:val="none" w:sz="0" w:space="0" w:color="auto"/>
                <w:left w:val="none" w:sz="0" w:space="0" w:color="auto"/>
                <w:bottom w:val="none" w:sz="0" w:space="0" w:color="auto"/>
                <w:right w:val="none" w:sz="0" w:space="0" w:color="auto"/>
              </w:divBdr>
            </w:div>
            <w:div w:id="855002124">
              <w:marLeft w:val="0"/>
              <w:marRight w:val="0"/>
              <w:marTop w:val="0"/>
              <w:marBottom w:val="0"/>
              <w:divBdr>
                <w:top w:val="none" w:sz="0" w:space="0" w:color="auto"/>
                <w:left w:val="none" w:sz="0" w:space="0" w:color="auto"/>
                <w:bottom w:val="none" w:sz="0" w:space="0" w:color="auto"/>
                <w:right w:val="none" w:sz="0" w:space="0" w:color="auto"/>
              </w:divBdr>
            </w:div>
            <w:div w:id="1005863762">
              <w:marLeft w:val="0"/>
              <w:marRight w:val="0"/>
              <w:marTop w:val="0"/>
              <w:marBottom w:val="0"/>
              <w:divBdr>
                <w:top w:val="none" w:sz="0" w:space="0" w:color="auto"/>
                <w:left w:val="none" w:sz="0" w:space="0" w:color="auto"/>
                <w:bottom w:val="none" w:sz="0" w:space="0" w:color="auto"/>
                <w:right w:val="none" w:sz="0" w:space="0" w:color="auto"/>
              </w:divBdr>
            </w:div>
            <w:div w:id="1226260488">
              <w:marLeft w:val="0"/>
              <w:marRight w:val="0"/>
              <w:marTop w:val="0"/>
              <w:marBottom w:val="0"/>
              <w:divBdr>
                <w:top w:val="none" w:sz="0" w:space="0" w:color="auto"/>
                <w:left w:val="none" w:sz="0" w:space="0" w:color="auto"/>
                <w:bottom w:val="none" w:sz="0" w:space="0" w:color="auto"/>
                <w:right w:val="none" w:sz="0" w:space="0" w:color="auto"/>
              </w:divBdr>
            </w:div>
            <w:div w:id="1347634043">
              <w:marLeft w:val="0"/>
              <w:marRight w:val="0"/>
              <w:marTop w:val="0"/>
              <w:marBottom w:val="0"/>
              <w:divBdr>
                <w:top w:val="none" w:sz="0" w:space="0" w:color="auto"/>
                <w:left w:val="none" w:sz="0" w:space="0" w:color="auto"/>
                <w:bottom w:val="none" w:sz="0" w:space="0" w:color="auto"/>
                <w:right w:val="none" w:sz="0" w:space="0" w:color="auto"/>
              </w:divBdr>
            </w:div>
            <w:div w:id="1465390020">
              <w:marLeft w:val="0"/>
              <w:marRight w:val="0"/>
              <w:marTop w:val="0"/>
              <w:marBottom w:val="0"/>
              <w:divBdr>
                <w:top w:val="none" w:sz="0" w:space="0" w:color="auto"/>
                <w:left w:val="none" w:sz="0" w:space="0" w:color="auto"/>
                <w:bottom w:val="none" w:sz="0" w:space="0" w:color="auto"/>
                <w:right w:val="none" w:sz="0" w:space="0" w:color="auto"/>
              </w:divBdr>
            </w:div>
            <w:div w:id="1481653033">
              <w:marLeft w:val="0"/>
              <w:marRight w:val="0"/>
              <w:marTop w:val="0"/>
              <w:marBottom w:val="0"/>
              <w:divBdr>
                <w:top w:val="none" w:sz="0" w:space="0" w:color="auto"/>
                <w:left w:val="none" w:sz="0" w:space="0" w:color="auto"/>
                <w:bottom w:val="none" w:sz="0" w:space="0" w:color="auto"/>
                <w:right w:val="none" w:sz="0" w:space="0" w:color="auto"/>
              </w:divBdr>
            </w:div>
            <w:div w:id="1711421846">
              <w:marLeft w:val="0"/>
              <w:marRight w:val="0"/>
              <w:marTop w:val="0"/>
              <w:marBottom w:val="0"/>
              <w:divBdr>
                <w:top w:val="none" w:sz="0" w:space="0" w:color="auto"/>
                <w:left w:val="none" w:sz="0" w:space="0" w:color="auto"/>
                <w:bottom w:val="none" w:sz="0" w:space="0" w:color="auto"/>
                <w:right w:val="none" w:sz="0" w:space="0" w:color="auto"/>
              </w:divBdr>
            </w:div>
            <w:div w:id="1753313902">
              <w:marLeft w:val="0"/>
              <w:marRight w:val="0"/>
              <w:marTop w:val="0"/>
              <w:marBottom w:val="0"/>
              <w:divBdr>
                <w:top w:val="none" w:sz="0" w:space="0" w:color="auto"/>
                <w:left w:val="none" w:sz="0" w:space="0" w:color="auto"/>
                <w:bottom w:val="none" w:sz="0" w:space="0" w:color="auto"/>
                <w:right w:val="none" w:sz="0" w:space="0" w:color="auto"/>
              </w:divBdr>
            </w:div>
            <w:div w:id="1883056347">
              <w:marLeft w:val="0"/>
              <w:marRight w:val="0"/>
              <w:marTop w:val="0"/>
              <w:marBottom w:val="0"/>
              <w:divBdr>
                <w:top w:val="none" w:sz="0" w:space="0" w:color="auto"/>
                <w:left w:val="none" w:sz="0" w:space="0" w:color="auto"/>
                <w:bottom w:val="none" w:sz="0" w:space="0" w:color="auto"/>
                <w:right w:val="none" w:sz="0" w:space="0" w:color="auto"/>
              </w:divBdr>
              <w:divsChild>
                <w:div w:id="136265495">
                  <w:marLeft w:val="0"/>
                  <w:marRight w:val="0"/>
                  <w:marTop w:val="0"/>
                  <w:marBottom w:val="0"/>
                  <w:divBdr>
                    <w:top w:val="none" w:sz="0" w:space="0" w:color="auto"/>
                    <w:left w:val="none" w:sz="0" w:space="0" w:color="auto"/>
                    <w:bottom w:val="none" w:sz="0" w:space="0" w:color="auto"/>
                    <w:right w:val="none" w:sz="0" w:space="0" w:color="auto"/>
                  </w:divBdr>
                </w:div>
                <w:div w:id="376973343">
                  <w:marLeft w:val="0"/>
                  <w:marRight w:val="0"/>
                  <w:marTop w:val="0"/>
                  <w:marBottom w:val="0"/>
                  <w:divBdr>
                    <w:top w:val="none" w:sz="0" w:space="0" w:color="auto"/>
                    <w:left w:val="none" w:sz="0" w:space="0" w:color="auto"/>
                    <w:bottom w:val="none" w:sz="0" w:space="0" w:color="auto"/>
                    <w:right w:val="none" w:sz="0" w:space="0" w:color="auto"/>
                  </w:divBdr>
                </w:div>
                <w:div w:id="491990476">
                  <w:marLeft w:val="0"/>
                  <w:marRight w:val="0"/>
                  <w:marTop w:val="0"/>
                  <w:marBottom w:val="0"/>
                  <w:divBdr>
                    <w:top w:val="none" w:sz="0" w:space="0" w:color="auto"/>
                    <w:left w:val="none" w:sz="0" w:space="0" w:color="auto"/>
                    <w:bottom w:val="none" w:sz="0" w:space="0" w:color="auto"/>
                    <w:right w:val="none" w:sz="0" w:space="0" w:color="auto"/>
                  </w:divBdr>
                </w:div>
                <w:div w:id="529226664">
                  <w:marLeft w:val="0"/>
                  <w:marRight w:val="0"/>
                  <w:marTop w:val="0"/>
                  <w:marBottom w:val="0"/>
                  <w:divBdr>
                    <w:top w:val="none" w:sz="0" w:space="0" w:color="auto"/>
                    <w:left w:val="none" w:sz="0" w:space="0" w:color="auto"/>
                    <w:bottom w:val="none" w:sz="0" w:space="0" w:color="auto"/>
                    <w:right w:val="none" w:sz="0" w:space="0" w:color="auto"/>
                  </w:divBdr>
                </w:div>
                <w:div w:id="731468428">
                  <w:marLeft w:val="0"/>
                  <w:marRight w:val="0"/>
                  <w:marTop w:val="0"/>
                  <w:marBottom w:val="0"/>
                  <w:divBdr>
                    <w:top w:val="none" w:sz="0" w:space="0" w:color="auto"/>
                    <w:left w:val="none" w:sz="0" w:space="0" w:color="auto"/>
                    <w:bottom w:val="none" w:sz="0" w:space="0" w:color="auto"/>
                    <w:right w:val="none" w:sz="0" w:space="0" w:color="auto"/>
                  </w:divBdr>
                </w:div>
                <w:div w:id="972639836">
                  <w:marLeft w:val="0"/>
                  <w:marRight w:val="0"/>
                  <w:marTop w:val="0"/>
                  <w:marBottom w:val="0"/>
                  <w:divBdr>
                    <w:top w:val="none" w:sz="0" w:space="0" w:color="auto"/>
                    <w:left w:val="none" w:sz="0" w:space="0" w:color="auto"/>
                    <w:bottom w:val="none" w:sz="0" w:space="0" w:color="auto"/>
                    <w:right w:val="none" w:sz="0" w:space="0" w:color="auto"/>
                  </w:divBdr>
                </w:div>
                <w:div w:id="1015577044">
                  <w:marLeft w:val="0"/>
                  <w:marRight w:val="0"/>
                  <w:marTop w:val="0"/>
                  <w:marBottom w:val="0"/>
                  <w:divBdr>
                    <w:top w:val="none" w:sz="0" w:space="0" w:color="auto"/>
                    <w:left w:val="none" w:sz="0" w:space="0" w:color="auto"/>
                    <w:bottom w:val="none" w:sz="0" w:space="0" w:color="auto"/>
                    <w:right w:val="none" w:sz="0" w:space="0" w:color="auto"/>
                  </w:divBdr>
                </w:div>
                <w:div w:id="1284338853">
                  <w:marLeft w:val="0"/>
                  <w:marRight w:val="0"/>
                  <w:marTop w:val="0"/>
                  <w:marBottom w:val="0"/>
                  <w:divBdr>
                    <w:top w:val="none" w:sz="0" w:space="0" w:color="auto"/>
                    <w:left w:val="none" w:sz="0" w:space="0" w:color="auto"/>
                    <w:bottom w:val="none" w:sz="0" w:space="0" w:color="auto"/>
                    <w:right w:val="none" w:sz="0" w:space="0" w:color="auto"/>
                  </w:divBdr>
                </w:div>
                <w:div w:id="1601178655">
                  <w:marLeft w:val="0"/>
                  <w:marRight w:val="0"/>
                  <w:marTop w:val="0"/>
                  <w:marBottom w:val="0"/>
                  <w:divBdr>
                    <w:top w:val="none" w:sz="0" w:space="0" w:color="auto"/>
                    <w:left w:val="none" w:sz="0" w:space="0" w:color="auto"/>
                    <w:bottom w:val="none" w:sz="0" w:space="0" w:color="auto"/>
                    <w:right w:val="none" w:sz="0" w:space="0" w:color="auto"/>
                  </w:divBdr>
                </w:div>
                <w:div w:id="1886599461">
                  <w:marLeft w:val="0"/>
                  <w:marRight w:val="0"/>
                  <w:marTop w:val="0"/>
                  <w:marBottom w:val="0"/>
                  <w:divBdr>
                    <w:top w:val="none" w:sz="0" w:space="0" w:color="auto"/>
                    <w:left w:val="none" w:sz="0" w:space="0" w:color="auto"/>
                    <w:bottom w:val="none" w:sz="0" w:space="0" w:color="auto"/>
                    <w:right w:val="none" w:sz="0" w:space="0" w:color="auto"/>
                  </w:divBdr>
                </w:div>
                <w:div w:id="2017267174">
                  <w:marLeft w:val="0"/>
                  <w:marRight w:val="0"/>
                  <w:marTop w:val="0"/>
                  <w:marBottom w:val="0"/>
                  <w:divBdr>
                    <w:top w:val="none" w:sz="0" w:space="0" w:color="auto"/>
                    <w:left w:val="none" w:sz="0" w:space="0" w:color="auto"/>
                    <w:bottom w:val="none" w:sz="0" w:space="0" w:color="auto"/>
                    <w:right w:val="none" w:sz="0" w:space="0" w:color="auto"/>
                  </w:divBdr>
                </w:div>
                <w:div w:id="2027553483">
                  <w:marLeft w:val="0"/>
                  <w:marRight w:val="0"/>
                  <w:marTop w:val="0"/>
                  <w:marBottom w:val="0"/>
                  <w:divBdr>
                    <w:top w:val="none" w:sz="0" w:space="0" w:color="auto"/>
                    <w:left w:val="none" w:sz="0" w:space="0" w:color="auto"/>
                    <w:bottom w:val="none" w:sz="0" w:space="0" w:color="auto"/>
                    <w:right w:val="none" w:sz="0" w:space="0" w:color="auto"/>
                  </w:divBdr>
                </w:div>
                <w:div w:id="207095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7391">
          <w:marLeft w:val="0"/>
          <w:marRight w:val="0"/>
          <w:marTop w:val="0"/>
          <w:marBottom w:val="0"/>
          <w:divBdr>
            <w:top w:val="none" w:sz="0" w:space="0" w:color="auto"/>
            <w:left w:val="none" w:sz="0" w:space="0" w:color="auto"/>
            <w:bottom w:val="none" w:sz="0" w:space="0" w:color="auto"/>
            <w:right w:val="none" w:sz="0" w:space="0" w:color="auto"/>
          </w:divBdr>
          <w:divsChild>
            <w:div w:id="237401882">
              <w:marLeft w:val="0"/>
              <w:marRight w:val="0"/>
              <w:marTop w:val="0"/>
              <w:marBottom w:val="0"/>
              <w:divBdr>
                <w:top w:val="none" w:sz="0" w:space="0" w:color="auto"/>
                <w:left w:val="none" w:sz="0" w:space="0" w:color="auto"/>
                <w:bottom w:val="none" w:sz="0" w:space="0" w:color="auto"/>
                <w:right w:val="none" w:sz="0" w:space="0" w:color="auto"/>
              </w:divBdr>
            </w:div>
            <w:div w:id="594362269">
              <w:marLeft w:val="0"/>
              <w:marRight w:val="0"/>
              <w:marTop w:val="0"/>
              <w:marBottom w:val="0"/>
              <w:divBdr>
                <w:top w:val="none" w:sz="0" w:space="0" w:color="auto"/>
                <w:left w:val="none" w:sz="0" w:space="0" w:color="auto"/>
                <w:bottom w:val="none" w:sz="0" w:space="0" w:color="auto"/>
                <w:right w:val="none" w:sz="0" w:space="0" w:color="auto"/>
              </w:divBdr>
              <w:divsChild>
                <w:div w:id="240407067">
                  <w:marLeft w:val="0"/>
                  <w:marRight w:val="0"/>
                  <w:marTop w:val="0"/>
                  <w:marBottom w:val="0"/>
                  <w:divBdr>
                    <w:top w:val="none" w:sz="0" w:space="0" w:color="auto"/>
                    <w:left w:val="none" w:sz="0" w:space="0" w:color="auto"/>
                    <w:bottom w:val="none" w:sz="0" w:space="0" w:color="auto"/>
                    <w:right w:val="none" w:sz="0" w:space="0" w:color="auto"/>
                  </w:divBdr>
                </w:div>
                <w:div w:id="994576615">
                  <w:marLeft w:val="0"/>
                  <w:marRight w:val="0"/>
                  <w:marTop w:val="0"/>
                  <w:marBottom w:val="0"/>
                  <w:divBdr>
                    <w:top w:val="none" w:sz="0" w:space="0" w:color="auto"/>
                    <w:left w:val="none" w:sz="0" w:space="0" w:color="auto"/>
                    <w:bottom w:val="none" w:sz="0" w:space="0" w:color="auto"/>
                    <w:right w:val="none" w:sz="0" w:space="0" w:color="auto"/>
                  </w:divBdr>
                </w:div>
                <w:div w:id="1510682772">
                  <w:marLeft w:val="0"/>
                  <w:marRight w:val="0"/>
                  <w:marTop w:val="0"/>
                  <w:marBottom w:val="0"/>
                  <w:divBdr>
                    <w:top w:val="none" w:sz="0" w:space="0" w:color="auto"/>
                    <w:left w:val="none" w:sz="0" w:space="0" w:color="auto"/>
                    <w:bottom w:val="none" w:sz="0" w:space="0" w:color="auto"/>
                    <w:right w:val="none" w:sz="0" w:space="0" w:color="auto"/>
                  </w:divBdr>
                </w:div>
                <w:div w:id="1708917301">
                  <w:marLeft w:val="0"/>
                  <w:marRight w:val="0"/>
                  <w:marTop w:val="0"/>
                  <w:marBottom w:val="0"/>
                  <w:divBdr>
                    <w:top w:val="none" w:sz="0" w:space="0" w:color="auto"/>
                    <w:left w:val="none" w:sz="0" w:space="0" w:color="auto"/>
                    <w:bottom w:val="none" w:sz="0" w:space="0" w:color="auto"/>
                    <w:right w:val="none" w:sz="0" w:space="0" w:color="auto"/>
                  </w:divBdr>
                </w:div>
              </w:divsChild>
            </w:div>
            <w:div w:id="1131359547">
              <w:marLeft w:val="0"/>
              <w:marRight w:val="0"/>
              <w:marTop w:val="0"/>
              <w:marBottom w:val="0"/>
              <w:divBdr>
                <w:top w:val="none" w:sz="0" w:space="0" w:color="auto"/>
                <w:left w:val="none" w:sz="0" w:space="0" w:color="auto"/>
                <w:bottom w:val="none" w:sz="0" w:space="0" w:color="auto"/>
                <w:right w:val="none" w:sz="0" w:space="0" w:color="auto"/>
              </w:divBdr>
            </w:div>
            <w:div w:id="1461025256">
              <w:marLeft w:val="0"/>
              <w:marRight w:val="0"/>
              <w:marTop w:val="0"/>
              <w:marBottom w:val="0"/>
              <w:divBdr>
                <w:top w:val="none" w:sz="0" w:space="0" w:color="auto"/>
                <w:left w:val="none" w:sz="0" w:space="0" w:color="auto"/>
                <w:bottom w:val="none" w:sz="0" w:space="0" w:color="auto"/>
                <w:right w:val="none" w:sz="0" w:space="0" w:color="auto"/>
              </w:divBdr>
            </w:div>
            <w:div w:id="1474446821">
              <w:marLeft w:val="0"/>
              <w:marRight w:val="0"/>
              <w:marTop w:val="0"/>
              <w:marBottom w:val="0"/>
              <w:divBdr>
                <w:top w:val="none" w:sz="0" w:space="0" w:color="auto"/>
                <w:left w:val="none" w:sz="0" w:space="0" w:color="auto"/>
                <w:bottom w:val="none" w:sz="0" w:space="0" w:color="auto"/>
                <w:right w:val="none" w:sz="0" w:space="0" w:color="auto"/>
              </w:divBdr>
            </w:div>
          </w:divsChild>
        </w:div>
        <w:div w:id="1091588913">
          <w:marLeft w:val="0"/>
          <w:marRight w:val="0"/>
          <w:marTop w:val="0"/>
          <w:marBottom w:val="0"/>
          <w:divBdr>
            <w:top w:val="none" w:sz="0" w:space="0" w:color="auto"/>
            <w:left w:val="none" w:sz="0" w:space="0" w:color="auto"/>
            <w:bottom w:val="none" w:sz="0" w:space="0" w:color="auto"/>
            <w:right w:val="none" w:sz="0" w:space="0" w:color="auto"/>
          </w:divBdr>
          <w:divsChild>
            <w:div w:id="177087838">
              <w:marLeft w:val="0"/>
              <w:marRight w:val="0"/>
              <w:marTop w:val="0"/>
              <w:marBottom w:val="0"/>
              <w:divBdr>
                <w:top w:val="none" w:sz="0" w:space="0" w:color="auto"/>
                <w:left w:val="none" w:sz="0" w:space="0" w:color="auto"/>
                <w:bottom w:val="none" w:sz="0" w:space="0" w:color="auto"/>
                <w:right w:val="none" w:sz="0" w:space="0" w:color="auto"/>
              </w:divBdr>
            </w:div>
            <w:div w:id="235669645">
              <w:marLeft w:val="0"/>
              <w:marRight w:val="0"/>
              <w:marTop w:val="0"/>
              <w:marBottom w:val="0"/>
              <w:divBdr>
                <w:top w:val="none" w:sz="0" w:space="0" w:color="auto"/>
                <w:left w:val="none" w:sz="0" w:space="0" w:color="auto"/>
                <w:bottom w:val="none" w:sz="0" w:space="0" w:color="auto"/>
                <w:right w:val="none" w:sz="0" w:space="0" w:color="auto"/>
              </w:divBdr>
            </w:div>
            <w:div w:id="241647480">
              <w:marLeft w:val="0"/>
              <w:marRight w:val="0"/>
              <w:marTop w:val="0"/>
              <w:marBottom w:val="0"/>
              <w:divBdr>
                <w:top w:val="none" w:sz="0" w:space="0" w:color="auto"/>
                <w:left w:val="none" w:sz="0" w:space="0" w:color="auto"/>
                <w:bottom w:val="none" w:sz="0" w:space="0" w:color="auto"/>
                <w:right w:val="none" w:sz="0" w:space="0" w:color="auto"/>
              </w:divBdr>
            </w:div>
            <w:div w:id="507213846">
              <w:marLeft w:val="0"/>
              <w:marRight w:val="0"/>
              <w:marTop w:val="0"/>
              <w:marBottom w:val="0"/>
              <w:divBdr>
                <w:top w:val="none" w:sz="0" w:space="0" w:color="auto"/>
                <w:left w:val="none" w:sz="0" w:space="0" w:color="auto"/>
                <w:bottom w:val="none" w:sz="0" w:space="0" w:color="auto"/>
                <w:right w:val="none" w:sz="0" w:space="0" w:color="auto"/>
              </w:divBdr>
              <w:divsChild>
                <w:div w:id="207959478">
                  <w:marLeft w:val="0"/>
                  <w:marRight w:val="0"/>
                  <w:marTop w:val="0"/>
                  <w:marBottom w:val="0"/>
                  <w:divBdr>
                    <w:top w:val="none" w:sz="0" w:space="0" w:color="auto"/>
                    <w:left w:val="none" w:sz="0" w:space="0" w:color="auto"/>
                    <w:bottom w:val="none" w:sz="0" w:space="0" w:color="auto"/>
                    <w:right w:val="none" w:sz="0" w:space="0" w:color="auto"/>
                  </w:divBdr>
                </w:div>
                <w:div w:id="274607004">
                  <w:marLeft w:val="0"/>
                  <w:marRight w:val="0"/>
                  <w:marTop w:val="0"/>
                  <w:marBottom w:val="0"/>
                  <w:divBdr>
                    <w:top w:val="none" w:sz="0" w:space="0" w:color="auto"/>
                    <w:left w:val="none" w:sz="0" w:space="0" w:color="auto"/>
                    <w:bottom w:val="none" w:sz="0" w:space="0" w:color="auto"/>
                    <w:right w:val="none" w:sz="0" w:space="0" w:color="auto"/>
                  </w:divBdr>
                </w:div>
                <w:div w:id="4029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39756">
          <w:marLeft w:val="0"/>
          <w:marRight w:val="0"/>
          <w:marTop w:val="0"/>
          <w:marBottom w:val="0"/>
          <w:divBdr>
            <w:top w:val="none" w:sz="0" w:space="0" w:color="auto"/>
            <w:left w:val="none" w:sz="0" w:space="0" w:color="auto"/>
            <w:bottom w:val="none" w:sz="0" w:space="0" w:color="auto"/>
            <w:right w:val="none" w:sz="0" w:space="0" w:color="auto"/>
          </w:divBdr>
          <w:divsChild>
            <w:div w:id="10883047">
              <w:marLeft w:val="0"/>
              <w:marRight w:val="0"/>
              <w:marTop w:val="0"/>
              <w:marBottom w:val="0"/>
              <w:divBdr>
                <w:top w:val="none" w:sz="0" w:space="0" w:color="auto"/>
                <w:left w:val="none" w:sz="0" w:space="0" w:color="auto"/>
                <w:bottom w:val="none" w:sz="0" w:space="0" w:color="auto"/>
                <w:right w:val="none" w:sz="0" w:space="0" w:color="auto"/>
              </w:divBdr>
            </w:div>
            <w:div w:id="51273132">
              <w:marLeft w:val="0"/>
              <w:marRight w:val="0"/>
              <w:marTop w:val="0"/>
              <w:marBottom w:val="0"/>
              <w:divBdr>
                <w:top w:val="none" w:sz="0" w:space="0" w:color="auto"/>
                <w:left w:val="none" w:sz="0" w:space="0" w:color="auto"/>
                <w:bottom w:val="none" w:sz="0" w:space="0" w:color="auto"/>
                <w:right w:val="none" w:sz="0" w:space="0" w:color="auto"/>
              </w:divBdr>
            </w:div>
            <w:div w:id="109321118">
              <w:marLeft w:val="0"/>
              <w:marRight w:val="0"/>
              <w:marTop w:val="0"/>
              <w:marBottom w:val="0"/>
              <w:divBdr>
                <w:top w:val="none" w:sz="0" w:space="0" w:color="auto"/>
                <w:left w:val="none" w:sz="0" w:space="0" w:color="auto"/>
                <w:bottom w:val="none" w:sz="0" w:space="0" w:color="auto"/>
                <w:right w:val="none" w:sz="0" w:space="0" w:color="auto"/>
              </w:divBdr>
            </w:div>
            <w:div w:id="425469065">
              <w:marLeft w:val="0"/>
              <w:marRight w:val="0"/>
              <w:marTop w:val="0"/>
              <w:marBottom w:val="0"/>
              <w:divBdr>
                <w:top w:val="none" w:sz="0" w:space="0" w:color="auto"/>
                <w:left w:val="none" w:sz="0" w:space="0" w:color="auto"/>
                <w:bottom w:val="none" w:sz="0" w:space="0" w:color="auto"/>
                <w:right w:val="none" w:sz="0" w:space="0" w:color="auto"/>
              </w:divBdr>
            </w:div>
            <w:div w:id="789399220">
              <w:marLeft w:val="0"/>
              <w:marRight w:val="0"/>
              <w:marTop w:val="0"/>
              <w:marBottom w:val="0"/>
              <w:divBdr>
                <w:top w:val="none" w:sz="0" w:space="0" w:color="auto"/>
                <w:left w:val="none" w:sz="0" w:space="0" w:color="auto"/>
                <w:bottom w:val="none" w:sz="0" w:space="0" w:color="auto"/>
                <w:right w:val="none" w:sz="0" w:space="0" w:color="auto"/>
              </w:divBdr>
            </w:div>
            <w:div w:id="864177608">
              <w:marLeft w:val="0"/>
              <w:marRight w:val="0"/>
              <w:marTop w:val="0"/>
              <w:marBottom w:val="0"/>
              <w:divBdr>
                <w:top w:val="none" w:sz="0" w:space="0" w:color="auto"/>
                <w:left w:val="none" w:sz="0" w:space="0" w:color="auto"/>
                <w:bottom w:val="none" w:sz="0" w:space="0" w:color="auto"/>
                <w:right w:val="none" w:sz="0" w:space="0" w:color="auto"/>
              </w:divBdr>
            </w:div>
            <w:div w:id="1025907057">
              <w:marLeft w:val="0"/>
              <w:marRight w:val="0"/>
              <w:marTop w:val="0"/>
              <w:marBottom w:val="0"/>
              <w:divBdr>
                <w:top w:val="none" w:sz="0" w:space="0" w:color="auto"/>
                <w:left w:val="none" w:sz="0" w:space="0" w:color="auto"/>
                <w:bottom w:val="none" w:sz="0" w:space="0" w:color="auto"/>
                <w:right w:val="none" w:sz="0" w:space="0" w:color="auto"/>
              </w:divBdr>
            </w:div>
            <w:div w:id="1108965476">
              <w:marLeft w:val="0"/>
              <w:marRight w:val="0"/>
              <w:marTop w:val="0"/>
              <w:marBottom w:val="0"/>
              <w:divBdr>
                <w:top w:val="none" w:sz="0" w:space="0" w:color="auto"/>
                <w:left w:val="none" w:sz="0" w:space="0" w:color="auto"/>
                <w:bottom w:val="none" w:sz="0" w:space="0" w:color="auto"/>
                <w:right w:val="none" w:sz="0" w:space="0" w:color="auto"/>
              </w:divBdr>
            </w:div>
            <w:div w:id="1167138785">
              <w:marLeft w:val="0"/>
              <w:marRight w:val="0"/>
              <w:marTop w:val="0"/>
              <w:marBottom w:val="0"/>
              <w:divBdr>
                <w:top w:val="none" w:sz="0" w:space="0" w:color="auto"/>
                <w:left w:val="none" w:sz="0" w:space="0" w:color="auto"/>
                <w:bottom w:val="none" w:sz="0" w:space="0" w:color="auto"/>
                <w:right w:val="none" w:sz="0" w:space="0" w:color="auto"/>
              </w:divBdr>
              <w:divsChild>
                <w:div w:id="261259110">
                  <w:marLeft w:val="0"/>
                  <w:marRight w:val="0"/>
                  <w:marTop w:val="0"/>
                  <w:marBottom w:val="0"/>
                  <w:divBdr>
                    <w:top w:val="none" w:sz="0" w:space="0" w:color="auto"/>
                    <w:left w:val="none" w:sz="0" w:space="0" w:color="auto"/>
                    <w:bottom w:val="none" w:sz="0" w:space="0" w:color="auto"/>
                    <w:right w:val="none" w:sz="0" w:space="0" w:color="auto"/>
                  </w:divBdr>
                </w:div>
                <w:div w:id="424545296">
                  <w:marLeft w:val="0"/>
                  <w:marRight w:val="0"/>
                  <w:marTop w:val="0"/>
                  <w:marBottom w:val="0"/>
                  <w:divBdr>
                    <w:top w:val="none" w:sz="0" w:space="0" w:color="auto"/>
                    <w:left w:val="none" w:sz="0" w:space="0" w:color="auto"/>
                    <w:bottom w:val="none" w:sz="0" w:space="0" w:color="auto"/>
                    <w:right w:val="none" w:sz="0" w:space="0" w:color="auto"/>
                  </w:divBdr>
                </w:div>
                <w:div w:id="556280536">
                  <w:marLeft w:val="0"/>
                  <w:marRight w:val="0"/>
                  <w:marTop w:val="0"/>
                  <w:marBottom w:val="0"/>
                  <w:divBdr>
                    <w:top w:val="none" w:sz="0" w:space="0" w:color="auto"/>
                    <w:left w:val="none" w:sz="0" w:space="0" w:color="auto"/>
                    <w:bottom w:val="none" w:sz="0" w:space="0" w:color="auto"/>
                    <w:right w:val="none" w:sz="0" w:space="0" w:color="auto"/>
                  </w:divBdr>
                </w:div>
                <w:div w:id="808284056">
                  <w:marLeft w:val="0"/>
                  <w:marRight w:val="0"/>
                  <w:marTop w:val="0"/>
                  <w:marBottom w:val="0"/>
                  <w:divBdr>
                    <w:top w:val="none" w:sz="0" w:space="0" w:color="auto"/>
                    <w:left w:val="none" w:sz="0" w:space="0" w:color="auto"/>
                    <w:bottom w:val="none" w:sz="0" w:space="0" w:color="auto"/>
                    <w:right w:val="none" w:sz="0" w:space="0" w:color="auto"/>
                  </w:divBdr>
                </w:div>
                <w:div w:id="978847082">
                  <w:marLeft w:val="0"/>
                  <w:marRight w:val="0"/>
                  <w:marTop w:val="0"/>
                  <w:marBottom w:val="0"/>
                  <w:divBdr>
                    <w:top w:val="none" w:sz="0" w:space="0" w:color="auto"/>
                    <w:left w:val="none" w:sz="0" w:space="0" w:color="auto"/>
                    <w:bottom w:val="none" w:sz="0" w:space="0" w:color="auto"/>
                    <w:right w:val="none" w:sz="0" w:space="0" w:color="auto"/>
                  </w:divBdr>
                </w:div>
                <w:div w:id="1029377075">
                  <w:marLeft w:val="0"/>
                  <w:marRight w:val="0"/>
                  <w:marTop w:val="0"/>
                  <w:marBottom w:val="0"/>
                  <w:divBdr>
                    <w:top w:val="none" w:sz="0" w:space="0" w:color="auto"/>
                    <w:left w:val="none" w:sz="0" w:space="0" w:color="auto"/>
                    <w:bottom w:val="none" w:sz="0" w:space="0" w:color="auto"/>
                    <w:right w:val="none" w:sz="0" w:space="0" w:color="auto"/>
                  </w:divBdr>
                </w:div>
                <w:div w:id="1041320076">
                  <w:marLeft w:val="0"/>
                  <w:marRight w:val="0"/>
                  <w:marTop w:val="0"/>
                  <w:marBottom w:val="0"/>
                  <w:divBdr>
                    <w:top w:val="none" w:sz="0" w:space="0" w:color="auto"/>
                    <w:left w:val="none" w:sz="0" w:space="0" w:color="auto"/>
                    <w:bottom w:val="none" w:sz="0" w:space="0" w:color="auto"/>
                    <w:right w:val="none" w:sz="0" w:space="0" w:color="auto"/>
                  </w:divBdr>
                </w:div>
                <w:div w:id="1383552308">
                  <w:marLeft w:val="0"/>
                  <w:marRight w:val="0"/>
                  <w:marTop w:val="0"/>
                  <w:marBottom w:val="0"/>
                  <w:divBdr>
                    <w:top w:val="none" w:sz="0" w:space="0" w:color="auto"/>
                    <w:left w:val="none" w:sz="0" w:space="0" w:color="auto"/>
                    <w:bottom w:val="none" w:sz="0" w:space="0" w:color="auto"/>
                    <w:right w:val="none" w:sz="0" w:space="0" w:color="auto"/>
                  </w:divBdr>
                </w:div>
                <w:div w:id="1388063942">
                  <w:marLeft w:val="0"/>
                  <w:marRight w:val="0"/>
                  <w:marTop w:val="0"/>
                  <w:marBottom w:val="0"/>
                  <w:divBdr>
                    <w:top w:val="none" w:sz="0" w:space="0" w:color="auto"/>
                    <w:left w:val="none" w:sz="0" w:space="0" w:color="auto"/>
                    <w:bottom w:val="none" w:sz="0" w:space="0" w:color="auto"/>
                    <w:right w:val="none" w:sz="0" w:space="0" w:color="auto"/>
                  </w:divBdr>
                </w:div>
                <w:div w:id="2133135148">
                  <w:marLeft w:val="0"/>
                  <w:marRight w:val="0"/>
                  <w:marTop w:val="0"/>
                  <w:marBottom w:val="0"/>
                  <w:divBdr>
                    <w:top w:val="none" w:sz="0" w:space="0" w:color="auto"/>
                    <w:left w:val="none" w:sz="0" w:space="0" w:color="auto"/>
                    <w:bottom w:val="none" w:sz="0" w:space="0" w:color="auto"/>
                    <w:right w:val="none" w:sz="0" w:space="0" w:color="auto"/>
                  </w:divBdr>
                </w:div>
              </w:divsChild>
            </w:div>
            <w:div w:id="1169444548">
              <w:marLeft w:val="0"/>
              <w:marRight w:val="0"/>
              <w:marTop w:val="0"/>
              <w:marBottom w:val="0"/>
              <w:divBdr>
                <w:top w:val="none" w:sz="0" w:space="0" w:color="auto"/>
                <w:left w:val="none" w:sz="0" w:space="0" w:color="auto"/>
                <w:bottom w:val="none" w:sz="0" w:space="0" w:color="auto"/>
                <w:right w:val="none" w:sz="0" w:space="0" w:color="auto"/>
              </w:divBdr>
            </w:div>
            <w:div w:id="1189753259">
              <w:marLeft w:val="0"/>
              <w:marRight w:val="0"/>
              <w:marTop w:val="0"/>
              <w:marBottom w:val="0"/>
              <w:divBdr>
                <w:top w:val="none" w:sz="0" w:space="0" w:color="auto"/>
                <w:left w:val="none" w:sz="0" w:space="0" w:color="auto"/>
                <w:bottom w:val="none" w:sz="0" w:space="0" w:color="auto"/>
                <w:right w:val="none" w:sz="0" w:space="0" w:color="auto"/>
              </w:divBdr>
            </w:div>
          </w:divsChild>
        </w:div>
        <w:div w:id="1109812525">
          <w:marLeft w:val="0"/>
          <w:marRight w:val="0"/>
          <w:marTop w:val="0"/>
          <w:marBottom w:val="0"/>
          <w:divBdr>
            <w:top w:val="none" w:sz="0" w:space="0" w:color="auto"/>
            <w:left w:val="none" w:sz="0" w:space="0" w:color="auto"/>
            <w:bottom w:val="none" w:sz="0" w:space="0" w:color="auto"/>
            <w:right w:val="none" w:sz="0" w:space="0" w:color="auto"/>
          </w:divBdr>
          <w:divsChild>
            <w:div w:id="203447245">
              <w:marLeft w:val="0"/>
              <w:marRight w:val="0"/>
              <w:marTop w:val="0"/>
              <w:marBottom w:val="0"/>
              <w:divBdr>
                <w:top w:val="none" w:sz="0" w:space="0" w:color="auto"/>
                <w:left w:val="none" w:sz="0" w:space="0" w:color="auto"/>
                <w:bottom w:val="none" w:sz="0" w:space="0" w:color="auto"/>
                <w:right w:val="none" w:sz="0" w:space="0" w:color="auto"/>
              </w:divBdr>
              <w:divsChild>
                <w:div w:id="571938469">
                  <w:marLeft w:val="0"/>
                  <w:marRight w:val="0"/>
                  <w:marTop w:val="0"/>
                  <w:marBottom w:val="0"/>
                  <w:divBdr>
                    <w:top w:val="none" w:sz="0" w:space="0" w:color="auto"/>
                    <w:left w:val="none" w:sz="0" w:space="0" w:color="auto"/>
                    <w:bottom w:val="none" w:sz="0" w:space="0" w:color="auto"/>
                    <w:right w:val="none" w:sz="0" w:space="0" w:color="auto"/>
                  </w:divBdr>
                </w:div>
                <w:div w:id="1397322089">
                  <w:marLeft w:val="0"/>
                  <w:marRight w:val="0"/>
                  <w:marTop w:val="0"/>
                  <w:marBottom w:val="0"/>
                  <w:divBdr>
                    <w:top w:val="none" w:sz="0" w:space="0" w:color="auto"/>
                    <w:left w:val="none" w:sz="0" w:space="0" w:color="auto"/>
                    <w:bottom w:val="none" w:sz="0" w:space="0" w:color="auto"/>
                    <w:right w:val="none" w:sz="0" w:space="0" w:color="auto"/>
                  </w:divBdr>
                </w:div>
                <w:div w:id="1977635596">
                  <w:marLeft w:val="0"/>
                  <w:marRight w:val="0"/>
                  <w:marTop w:val="0"/>
                  <w:marBottom w:val="0"/>
                  <w:divBdr>
                    <w:top w:val="none" w:sz="0" w:space="0" w:color="auto"/>
                    <w:left w:val="none" w:sz="0" w:space="0" w:color="auto"/>
                    <w:bottom w:val="none" w:sz="0" w:space="0" w:color="auto"/>
                    <w:right w:val="none" w:sz="0" w:space="0" w:color="auto"/>
                  </w:divBdr>
                </w:div>
              </w:divsChild>
            </w:div>
            <w:div w:id="1703945098">
              <w:marLeft w:val="0"/>
              <w:marRight w:val="0"/>
              <w:marTop w:val="0"/>
              <w:marBottom w:val="0"/>
              <w:divBdr>
                <w:top w:val="none" w:sz="0" w:space="0" w:color="auto"/>
                <w:left w:val="none" w:sz="0" w:space="0" w:color="auto"/>
                <w:bottom w:val="none" w:sz="0" w:space="0" w:color="auto"/>
                <w:right w:val="none" w:sz="0" w:space="0" w:color="auto"/>
              </w:divBdr>
            </w:div>
            <w:div w:id="1855221085">
              <w:marLeft w:val="0"/>
              <w:marRight w:val="0"/>
              <w:marTop w:val="0"/>
              <w:marBottom w:val="0"/>
              <w:divBdr>
                <w:top w:val="none" w:sz="0" w:space="0" w:color="auto"/>
                <w:left w:val="none" w:sz="0" w:space="0" w:color="auto"/>
                <w:bottom w:val="none" w:sz="0" w:space="0" w:color="auto"/>
                <w:right w:val="none" w:sz="0" w:space="0" w:color="auto"/>
              </w:divBdr>
            </w:div>
            <w:div w:id="2090037425">
              <w:marLeft w:val="0"/>
              <w:marRight w:val="0"/>
              <w:marTop w:val="0"/>
              <w:marBottom w:val="0"/>
              <w:divBdr>
                <w:top w:val="none" w:sz="0" w:space="0" w:color="auto"/>
                <w:left w:val="none" w:sz="0" w:space="0" w:color="auto"/>
                <w:bottom w:val="none" w:sz="0" w:space="0" w:color="auto"/>
                <w:right w:val="none" w:sz="0" w:space="0" w:color="auto"/>
              </w:divBdr>
            </w:div>
          </w:divsChild>
        </w:div>
        <w:div w:id="1110201162">
          <w:marLeft w:val="0"/>
          <w:marRight w:val="0"/>
          <w:marTop w:val="0"/>
          <w:marBottom w:val="0"/>
          <w:divBdr>
            <w:top w:val="none" w:sz="0" w:space="0" w:color="auto"/>
            <w:left w:val="none" w:sz="0" w:space="0" w:color="auto"/>
            <w:bottom w:val="none" w:sz="0" w:space="0" w:color="auto"/>
            <w:right w:val="none" w:sz="0" w:space="0" w:color="auto"/>
          </w:divBdr>
          <w:divsChild>
            <w:div w:id="197546429">
              <w:marLeft w:val="0"/>
              <w:marRight w:val="0"/>
              <w:marTop w:val="0"/>
              <w:marBottom w:val="0"/>
              <w:divBdr>
                <w:top w:val="none" w:sz="0" w:space="0" w:color="auto"/>
                <w:left w:val="none" w:sz="0" w:space="0" w:color="auto"/>
                <w:bottom w:val="none" w:sz="0" w:space="0" w:color="auto"/>
                <w:right w:val="none" w:sz="0" w:space="0" w:color="auto"/>
              </w:divBdr>
            </w:div>
            <w:div w:id="1381975967">
              <w:marLeft w:val="0"/>
              <w:marRight w:val="0"/>
              <w:marTop w:val="0"/>
              <w:marBottom w:val="0"/>
              <w:divBdr>
                <w:top w:val="none" w:sz="0" w:space="0" w:color="auto"/>
                <w:left w:val="none" w:sz="0" w:space="0" w:color="auto"/>
                <w:bottom w:val="none" w:sz="0" w:space="0" w:color="auto"/>
                <w:right w:val="none" w:sz="0" w:space="0" w:color="auto"/>
              </w:divBdr>
            </w:div>
            <w:div w:id="1683044335">
              <w:marLeft w:val="0"/>
              <w:marRight w:val="0"/>
              <w:marTop w:val="0"/>
              <w:marBottom w:val="0"/>
              <w:divBdr>
                <w:top w:val="none" w:sz="0" w:space="0" w:color="auto"/>
                <w:left w:val="none" w:sz="0" w:space="0" w:color="auto"/>
                <w:bottom w:val="none" w:sz="0" w:space="0" w:color="auto"/>
                <w:right w:val="none" w:sz="0" w:space="0" w:color="auto"/>
              </w:divBdr>
              <w:divsChild>
                <w:div w:id="825510662">
                  <w:marLeft w:val="0"/>
                  <w:marRight w:val="0"/>
                  <w:marTop w:val="0"/>
                  <w:marBottom w:val="0"/>
                  <w:divBdr>
                    <w:top w:val="none" w:sz="0" w:space="0" w:color="auto"/>
                    <w:left w:val="none" w:sz="0" w:space="0" w:color="auto"/>
                    <w:bottom w:val="none" w:sz="0" w:space="0" w:color="auto"/>
                    <w:right w:val="none" w:sz="0" w:space="0" w:color="auto"/>
                  </w:divBdr>
                </w:div>
                <w:div w:id="1237206553">
                  <w:marLeft w:val="0"/>
                  <w:marRight w:val="0"/>
                  <w:marTop w:val="0"/>
                  <w:marBottom w:val="0"/>
                  <w:divBdr>
                    <w:top w:val="none" w:sz="0" w:space="0" w:color="auto"/>
                    <w:left w:val="none" w:sz="0" w:space="0" w:color="auto"/>
                    <w:bottom w:val="none" w:sz="0" w:space="0" w:color="auto"/>
                    <w:right w:val="none" w:sz="0" w:space="0" w:color="auto"/>
                  </w:divBdr>
                </w:div>
                <w:div w:id="1315450245">
                  <w:marLeft w:val="0"/>
                  <w:marRight w:val="0"/>
                  <w:marTop w:val="0"/>
                  <w:marBottom w:val="0"/>
                  <w:divBdr>
                    <w:top w:val="none" w:sz="0" w:space="0" w:color="auto"/>
                    <w:left w:val="none" w:sz="0" w:space="0" w:color="auto"/>
                    <w:bottom w:val="none" w:sz="0" w:space="0" w:color="auto"/>
                    <w:right w:val="none" w:sz="0" w:space="0" w:color="auto"/>
                  </w:divBdr>
                </w:div>
                <w:div w:id="1681663795">
                  <w:marLeft w:val="0"/>
                  <w:marRight w:val="0"/>
                  <w:marTop w:val="0"/>
                  <w:marBottom w:val="0"/>
                  <w:divBdr>
                    <w:top w:val="none" w:sz="0" w:space="0" w:color="auto"/>
                    <w:left w:val="none" w:sz="0" w:space="0" w:color="auto"/>
                    <w:bottom w:val="none" w:sz="0" w:space="0" w:color="auto"/>
                    <w:right w:val="none" w:sz="0" w:space="0" w:color="auto"/>
                  </w:divBdr>
                </w:div>
              </w:divsChild>
            </w:div>
            <w:div w:id="1760980680">
              <w:marLeft w:val="0"/>
              <w:marRight w:val="0"/>
              <w:marTop w:val="0"/>
              <w:marBottom w:val="0"/>
              <w:divBdr>
                <w:top w:val="none" w:sz="0" w:space="0" w:color="auto"/>
                <w:left w:val="none" w:sz="0" w:space="0" w:color="auto"/>
                <w:bottom w:val="none" w:sz="0" w:space="0" w:color="auto"/>
                <w:right w:val="none" w:sz="0" w:space="0" w:color="auto"/>
              </w:divBdr>
            </w:div>
            <w:div w:id="1889754528">
              <w:marLeft w:val="0"/>
              <w:marRight w:val="0"/>
              <w:marTop w:val="0"/>
              <w:marBottom w:val="0"/>
              <w:divBdr>
                <w:top w:val="none" w:sz="0" w:space="0" w:color="auto"/>
                <w:left w:val="none" w:sz="0" w:space="0" w:color="auto"/>
                <w:bottom w:val="none" w:sz="0" w:space="0" w:color="auto"/>
                <w:right w:val="none" w:sz="0" w:space="0" w:color="auto"/>
              </w:divBdr>
            </w:div>
          </w:divsChild>
        </w:div>
        <w:div w:id="1114862150">
          <w:marLeft w:val="0"/>
          <w:marRight w:val="0"/>
          <w:marTop w:val="0"/>
          <w:marBottom w:val="0"/>
          <w:divBdr>
            <w:top w:val="none" w:sz="0" w:space="0" w:color="auto"/>
            <w:left w:val="none" w:sz="0" w:space="0" w:color="auto"/>
            <w:bottom w:val="none" w:sz="0" w:space="0" w:color="auto"/>
            <w:right w:val="none" w:sz="0" w:space="0" w:color="auto"/>
          </w:divBdr>
          <w:divsChild>
            <w:div w:id="577398563">
              <w:marLeft w:val="0"/>
              <w:marRight w:val="0"/>
              <w:marTop w:val="0"/>
              <w:marBottom w:val="0"/>
              <w:divBdr>
                <w:top w:val="none" w:sz="0" w:space="0" w:color="auto"/>
                <w:left w:val="none" w:sz="0" w:space="0" w:color="auto"/>
                <w:bottom w:val="none" w:sz="0" w:space="0" w:color="auto"/>
                <w:right w:val="none" w:sz="0" w:space="0" w:color="auto"/>
              </w:divBdr>
            </w:div>
            <w:div w:id="1310986614">
              <w:marLeft w:val="0"/>
              <w:marRight w:val="0"/>
              <w:marTop w:val="0"/>
              <w:marBottom w:val="0"/>
              <w:divBdr>
                <w:top w:val="none" w:sz="0" w:space="0" w:color="auto"/>
                <w:left w:val="none" w:sz="0" w:space="0" w:color="auto"/>
                <w:bottom w:val="none" w:sz="0" w:space="0" w:color="auto"/>
                <w:right w:val="none" w:sz="0" w:space="0" w:color="auto"/>
              </w:divBdr>
            </w:div>
            <w:div w:id="1595166965">
              <w:marLeft w:val="0"/>
              <w:marRight w:val="0"/>
              <w:marTop w:val="0"/>
              <w:marBottom w:val="0"/>
              <w:divBdr>
                <w:top w:val="none" w:sz="0" w:space="0" w:color="auto"/>
                <w:left w:val="none" w:sz="0" w:space="0" w:color="auto"/>
                <w:bottom w:val="none" w:sz="0" w:space="0" w:color="auto"/>
                <w:right w:val="none" w:sz="0" w:space="0" w:color="auto"/>
              </w:divBdr>
              <w:divsChild>
                <w:div w:id="174850894">
                  <w:marLeft w:val="0"/>
                  <w:marRight w:val="0"/>
                  <w:marTop w:val="0"/>
                  <w:marBottom w:val="0"/>
                  <w:divBdr>
                    <w:top w:val="none" w:sz="0" w:space="0" w:color="auto"/>
                    <w:left w:val="none" w:sz="0" w:space="0" w:color="auto"/>
                    <w:bottom w:val="none" w:sz="0" w:space="0" w:color="auto"/>
                    <w:right w:val="none" w:sz="0" w:space="0" w:color="auto"/>
                  </w:divBdr>
                </w:div>
                <w:div w:id="15476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6149">
          <w:marLeft w:val="0"/>
          <w:marRight w:val="0"/>
          <w:marTop w:val="0"/>
          <w:marBottom w:val="0"/>
          <w:divBdr>
            <w:top w:val="none" w:sz="0" w:space="0" w:color="auto"/>
            <w:left w:val="none" w:sz="0" w:space="0" w:color="auto"/>
            <w:bottom w:val="none" w:sz="0" w:space="0" w:color="auto"/>
            <w:right w:val="none" w:sz="0" w:space="0" w:color="auto"/>
          </w:divBdr>
          <w:divsChild>
            <w:div w:id="62915618">
              <w:marLeft w:val="0"/>
              <w:marRight w:val="0"/>
              <w:marTop w:val="0"/>
              <w:marBottom w:val="0"/>
              <w:divBdr>
                <w:top w:val="none" w:sz="0" w:space="0" w:color="auto"/>
                <w:left w:val="none" w:sz="0" w:space="0" w:color="auto"/>
                <w:bottom w:val="none" w:sz="0" w:space="0" w:color="auto"/>
                <w:right w:val="none" w:sz="0" w:space="0" w:color="auto"/>
              </w:divBdr>
            </w:div>
            <w:div w:id="168717005">
              <w:marLeft w:val="0"/>
              <w:marRight w:val="0"/>
              <w:marTop w:val="0"/>
              <w:marBottom w:val="0"/>
              <w:divBdr>
                <w:top w:val="none" w:sz="0" w:space="0" w:color="auto"/>
                <w:left w:val="none" w:sz="0" w:space="0" w:color="auto"/>
                <w:bottom w:val="none" w:sz="0" w:space="0" w:color="auto"/>
                <w:right w:val="none" w:sz="0" w:space="0" w:color="auto"/>
              </w:divBdr>
            </w:div>
            <w:div w:id="224418571">
              <w:marLeft w:val="0"/>
              <w:marRight w:val="0"/>
              <w:marTop w:val="0"/>
              <w:marBottom w:val="0"/>
              <w:divBdr>
                <w:top w:val="none" w:sz="0" w:space="0" w:color="auto"/>
                <w:left w:val="none" w:sz="0" w:space="0" w:color="auto"/>
                <w:bottom w:val="none" w:sz="0" w:space="0" w:color="auto"/>
                <w:right w:val="none" w:sz="0" w:space="0" w:color="auto"/>
              </w:divBdr>
            </w:div>
            <w:div w:id="228924689">
              <w:marLeft w:val="0"/>
              <w:marRight w:val="0"/>
              <w:marTop w:val="0"/>
              <w:marBottom w:val="0"/>
              <w:divBdr>
                <w:top w:val="none" w:sz="0" w:space="0" w:color="auto"/>
                <w:left w:val="none" w:sz="0" w:space="0" w:color="auto"/>
                <w:bottom w:val="none" w:sz="0" w:space="0" w:color="auto"/>
                <w:right w:val="none" w:sz="0" w:space="0" w:color="auto"/>
              </w:divBdr>
            </w:div>
            <w:div w:id="250242142">
              <w:marLeft w:val="0"/>
              <w:marRight w:val="0"/>
              <w:marTop w:val="0"/>
              <w:marBottom w:val="0"/>
              <w:divBdr>
                <w:top w:val="none" w:sz="0" w:space="0" w:color="auto"/>
                <w:left w:val="none" w:sz="0" w:space="0" w:color="auto"/>
                <w:bottom w:val="none" w:sz="0" w:space="0" w:color="auto"/>
                <w:right w:val="none" w:sz="0" w:space="0" w:color="auto"/>
              </w:divBdr>
            </w:div>
            <w:div w:id="412432628">
              <w:marLeft w:val="0"/>
              <w:marRight w:val="0"/>
              <w:marTop w:val="0"/>
              <w:marBottom w:val="0"/>
              <w:divBdr>
                <w:top w:val="none" w:sz="0" w:space="0" w:color="auto"/>
                <w:left w:val="none" w:sz="0" w:space="0" w:color="auto"/>
                <w:bottom w:val="none" w:sz="0" w:space="0" w:color="auto"/>
                <w:right w:val="none" w:sz="0" w:space="0" w:color="auto"/>
              </w:divBdr>
            </w:div>
            <w:div w:id="560945431">
              <w:marLeft w:val="0"/>
              <w:marRight w:val="0"/>
              <w:marTop w:val="0"/>
              <w:marBottom w:val="0"/>
              <w:divBdr>
                <w:top w:val="none" w:sz="0" w:space="0" w:color="auto"/>
                <w:left w:val="none" w:sz="0" w:space="0" w:color="auto"/>
                <w:bottom w:val="none" w:sz="0" w:space="0" w:color="auto"/>
                <w:right w:val="none" w:sz="0" w:space="0" w:color="auto"/>
              </w:divBdr>
            </w:div>
            <w:div w:id="646397088">
              <w:marLeft w:val="0"/>
              <w:marRight w:val="0"/>
              <w:marTop w:val="0"/>
              <w:marBottom w:val="0"/>
              <w:divBdr>
                <w:top w:val="none" w:sz="0" w:space="0" w:color="auto"/>
                <w:left w:val="none" w:sz="0" w:space="0" w:color="auto"/>
                <w:bottom w:val="none" w:sz="0" w:space="0" w:color="auto"/>
                <w:right w:val="none" w:sz="0" w:space="0" w:color="auto"/>
              </w:divBdr>
            </w:div>
            <w:div w:id="886137065">
              <w:marLeft w:val="0"/>
              <w:marRight w:val="0"/>
              <w:marTop w:val="0"/>
              <w:marBottom w:val="0"/>
              <w:divBdr>
                <w:top w:val="none" w:sz="0" w:space="0" w:color="auto"/>
                <w:left w:val="none" w:sz="0" w:space="0" w:color="auto"/>
                <w:bottom w:val="none" w:sz="0" w:space="0" w:color="auto"/>
                <w:right w:val="none" w:sz="0" w:space="0" w:color="auto"/>
              </w:divBdr>
            </w:div>
            <w:div w:id="1393891762">
              <w:marLeft w:val="0"/>
              <w:marRight w:val="0"/>
              <w:marTop w:val="0"/>
              <w:marBottom w:val="0"/>
              <w:divBdr>
                <w:top w:val="none" w:sz="0" w:space="0" w:color="auto"/>
                <w:left w:val="none" w:sz="0" w:space="0" w:color="auto"/>
                <w:bottom w:val="none" w:sz="0" w:space="0" w:color="auto"/>
                <w:right w:val="none" w:sz="0" w:space="0" w:color="auto"/>
              </w:divBdr>
              <w:divsChild>
                <w:div w:id="41103872">
                  <w:marLeft w:val="0"/>
                  <w:marRight w:val="0"/>
                  <w:marTop w:val="0"/>
                  <w:marBottom w:val="0"/>
                  <w:divBdr>
                    <w:top w:val="none" w:sz="0" w:space="0" w:color="auto"/>
                    <w:left w:val="none" w:sz="0" w:space="0" w:color="auto"/>
                    <w:bottom w:val="none" w:sz="0" w:space="0" w:color="auto"/>
                    <w:right w:val="none" w:sz="0" w:space="0" w:color="auto"/>
                  </w:divBdr>
                </w:div>
                <w:div w:id="98716700">
                  <w:marLeft w:val="0"/>
                  <w:marRight w:val="0"/>
                  <w:marTop w:val="0"/>
                  <w:marBottom w:val="0"/>
                  <w:divBdr>
                    <w:top w:val="none" w:sz="0" w:space="0" w:color="auto"/>
                    <w:left w:val="none" w:sz="0" w:space="0" w:color="auto"/>
                    <w:bottom w:val="none" w:sz="0" w:space="0" w:color="auto"/>
                    <w:right w:val="none" w:sz="0" w:space="0" w:color="auto"/>
                  </w:divBdr>
                </w:div>
                <w:div w:id="541789728">
                  <w:marLeft w:val="0"/>
                  <w:marRight w:val="0"/>
                  <w:marTop w:val="0"/>
                  <w:marBottom w:val="0"/>
                  <w:divBdr>
                    <w:top w:val="none" w:sz="0" w:space="0" w:color="auto"/>
                    <w:left w:val="none" w:sz="0" w:space="0" w:color="auto"/>
                    <w:bottom w:val="none" w:sz="0" w:space="0" w:color="auto"/>
                    <w:right w:val="none" w:sz="0" w:space="0" w:color="auto"/>
                  </w:divBdr>
                </w:div>
                <w:div w:id="873539420">
                  <w:marLeft w:val="0"/>
                  <w:marRight w:val="0"/>
                  <w:marTop w:val="0"/>
                  <w:marBottom w:val="0"/>
                  <w:divBdr>
                    <w:top w:val="none" w:sz="0" w:space="0" w:color="auto"/>
                    <w:left w:val="none" w:sz="0" w:space="0" w:color="auto"/>
                    <w:bottom w:val="none" w:sz="0" w:space="0" w:color="auto"/>
                    <w:right w:val="none" w:sz="0" w:space="0" w:color="auto"/>
                  </w:divBdr>
                </w:div>
                <w:div w:id="914901614">
                  <w:marLeft w:val="0"/>
                  <w:marRight w:val="0"/>
                  <w:marTop w:val="0"/>
                  <w:marBottom w:val="0"/>
                  <w:divBdr>
                    <w:top w:val="none" w:sz="0" w:space="0" w:color="auto"/>
                    <w:left w:val="none" w:sz="0" w:space="0" w:color="auto"/>
                    <w:bottom w:val="none" w:sz="0" w:space="0" w:color="auto"/>
                    <w:right w:val="none" w:sz="0" w:space="0" w:color="auto"/>
                  </w:divBdr>
                </w:div>
                <w:div w:id="1072045709">
                  <w:marLeft w:val="0"/>
                  <w:marRight w:val="0"/>
                  <w:marTop w:val="0"/>
                  <w:marBottom w:val="0"/>
                  <w:divBdr>
                    <w:top w:val="none" w:sz="0" w:space="0" w:color="auto"/>
                    <w:left w:val="none" w:sz="0" w:space="0" w:color="auto"/>
                    <w:bottom w:val="none" w:sz="0" w:space="0" w:color="auto"/>
                    <w:right w:val="none" w:sz="0" w:space="0" w:color="auto"/>
                  </w:divBdr>
                </w:div>
                <w:div w:id="1545756967">
                  <w:marLeft w:val="0"/>
                  <w:marRight w:val="0"/>
                  <w:marTop w:val="0"/>
                  <w:marBottom w:val="0"/>
                  <w:divBdr>
                    <w:top w:val="none" w:sz="0" w:space="0" w:color="auto"/>
                    <w:left w:val="none" w:sz="0" w:space="0" w:color="auto"/>
                    <w:bottom w:val="none" w:sz="0" w:space="0" w:color="auto"/>
                    <w:right w:val="none" w:sz="0" w:space="0" w:color="auto"/>
                  </w:divBdr>
                </w:div>
                <w:div w:id="1633094196">
                  <w:marLeft w:val="0"/>
                  <w:marRight w:val="0"/>
                  <w:marTop w:val="0"/>
                  <w:marBottom w:val="0"/>
                  <w:divBdr>
                    <w:top w:val="none" w:sz="0" w:space="0" w:color="auto"/>
                    <w:left w:val="none" w:sz="0" w:space="0" w:color="auto"/>
                    <w:bottom w:val="none" w:sz="0" w:space="0" w:color="auto"/>
                    <w:right w:val="none" w:sz="0" w:space="0" w:color="auto"/>
                  </w:divBdr>
                </w:div>
                <w:div w:id="1755787087">
                  <w:marLeft w:val="0"/>
                  <w:marRight w:val="0"/>
                  <w:marTop w:val="0"/>
                  <w:marBottom w:val="0"/>
                  <w:divBdr>
                    <w:top w:val="none" w:sz="0" w:space="0" w:color="auto"/>
                    <w:left w:val="none" w:sz="0" w:space="0" w:color="auto"/>
                    <w:bottom w:val="none" w:sz="0" w:space="0" w:color="auto"/>
                    <w:right w:val="none" w:sz="0" w:space="0" w:color="auto"/>
                  </w:divBdr>
                </w:div>
                <w:div w:id="1876039958">
                  <w:marLeft w:val="0"/>
                  <w:marRight w:val="0"/>
                  <w:marTop w:val="0"/>
                  <w:marBottom w:val="0"/>
                  <w:divBdr>
                    <w:top w:val="none" w:sz="0" w:space="0" w:color="auto"/>
                    <w:left w:val="none" w:sz="0" w:space="0" w:color="auto"/>
                    <w:bottom w:val="none" w:sz="0" w:space="0" w:color="auto"/>
                    <w:right w:val="none" w:sz="0" w:space="0" w:color="auto"/>
                  </w:divBdr>
                </w:div>
                <w:div w:id="1879513796">
                  <w:marLeft w:val="0"/>
                  <w:marRight w:val="0"/>
                  <w:marTop w:val="0"/>
                  <w:marBottom w:val="0"/>
                  <w:divBdr>
                    <w:top w:val="none" w:sz="0" w:space="0" w:color="auto"/>
                    <w:left w:val="none" w:sz="0" w:space="0" w:color="auto"/>
                    <w:bottom w:val="none" w:sz="0" w:space="0" w:color="auto"/>
                    <w:right w:val="none" w:sz="0" w:space="0" w:color="auto"/>
                  </w:divBdr>
                </w:div>
                <w:div w:id="1896089512">
                  <w:marLeft w:val="0"/>
                  <w:marRight w:val="0"/>
                  <w:marTop w:val="0"/>
                  <w:marBottom w:val="0"/>
                  <w:divBdr>
                    <w:top w:val="none" w:sz="0" w:space="0" w:color="auto"/>
                    <w:left w:val="none" w:sz="0" w:space="0" w:color="auto"/>
                    <w:bottom w:val="none" w:sz="0" w:space="0" w:color="auto"/>
                    <w:right w:val="none" w:sz="0" w:space="0" w:color="auto"/>
                  </w:divBdr>
                </w:div>
                <w:div w:id="1914853182">
                  <w:marLeft w:val="0"/>
                  <w:marRight w:val="0"/>
                  <w:marTop w:val="0"/>
                  <w:marBottom w:val="0"/>
                  <w:divBdr>
                    <w:top w:val="none" w:sz="0" w:space="0" w:color="auto"/>
                    <w:left w:val="none" w:sz="0" w:space="0" w:color="auto"/>
                    <w:bottom w:val="none" w:sz="0" w:space="0" w:color="auto"/>
                    <w:right w:val="none" w:sz="0" w:space="0" w:color="auto"/>
                  </w:divBdr>
                </w:div>
                <w:div w:id="2084789330">
                  <w:marLeft w:val="0"/>
                  <w:marRight w:val="0"/>
                  <w:marTop w:val="0"/>
                  <w:marBottom w:val="0"/>
                  <w:divBdr>
                    <w:top w:val="none" w:sz="0" w:space="0" w:color="auto"/>
                    <w:left w:val="none" w:sz="0" w:space="0" w:color="auto"/>
                    <w:bottom w:val="none" w:sz="0" w:space="0" w:color="auto"/>
                    <w:right w:val="none" w:sz="0" w:space="0" w:color="auto"/>
                  </w:divBdr>
                </w:div>
                <w:div w:id="2146652842">
                  <w:marLeft w:val="0"/>
                  <w:marRight w:val="0"/>
                  <w:marTop w:val="0"/>
                  <w:marBottom w:val="0"/>
                  <w:divBdr>
                    <w:top w:val="none" w:sz="0" w:space="0" w:color="auto"/>
                    <w:left w:val="none" w:sz="0" w:space="0" w:color="auto"/>
                    <w:bottom w:val="none" w:sz="0" w:space="0" w:color="auto"/>
                    <w:right w:val="none" w:sz="0" w:space="0" w:color="auto"/>
                  </w:divBdr>
                </w:div>
                <w:div w:id="2147116148">
                  <w:marLeft w:val="0"/>
                  <w:marRight w:val="0"/>
                  <w:marTop w:val="0"/>
                  <w:marBottom w:val="0"/>
                  <w:divBdr>
                    <w:top w:val="none" w:sz="0" w:space="0" w:color="auto"/>
                    <w:left w:val="none" w:sz="0" w:space="0" w:color="auto"/>
                    <w:bottom w:val="none" w:sz="0" w:space="0" w:color="auto"/>
                    <w:right w:val="none" w:sz="0" w:space="0" w:color="auto"/>
                  </w:divBdr>
                </w:div>
              </w:divsChild>
            </w:div>
            <w:div w:id="1481578351">
              <w:marLeft w:val="0"/>
              <w:marRight w:val="0"/>
              <w:marTop w:val="0"/>
              <w:marBottom w:val="0"/>
              <w:divBdr>
                <w:top w:val="none" w:sz="0" w:space="0" w:color="auto"/>
                <w:left w:val="none" w:sz="0" w:space="0" w:color="auto"/>
                <w:bottom w:val="none" w:sz="0" w:space="0" w:color="auto"/>
                <w:right w:val="none" w:sz="0" w:space="0" w:color="auto"/>
              </w:divBdr>
            </w:div>
            <w:div w:id="1514226836">
              <w:marLeft w:val="0"/>
              <w:marRight w:val="0"/>
              <w:marTop w:val="0"/>
              <w:marBottom w:val="0"/>
              <w:divBdr>
                <w:top w:val="none" w:sz="0" w:space="0" w:color="auto"/>
                <w:left w:val="none" w:sz="0" w:space="0" w:color="auto"/>
                <w:bottom w:val="none" w:sz="0" w:space="0" w:color="auto"/>
                <w:right w:val="none" w:sz="0" w:space="0" w:color="auto"/>
              </w:divBdr>
            </w:div>
            <w:div w:id="1677733128">
              <w:marLeft w:val="0"/>
              <w:marRight w:val="0"/>
              <w:marTop w:val="0"/>
              <w:marBottom w:val="0"/>
              <w:divBdr>
                <w:top w:val="none" w:sz="0" w:space="0" w:color="auto"/>
                <w:left w:val="none" w:sz="0" w:space="0" w:color="auto"/>
                <w:bottom w:val="none" w:sz="0" w:space="0" w:color="auto"/>
                <w:right w:val="none" w:sz="0" w:space="0" w:color="auto"/>
              </w:divBdr>
            </w:div>
            <w:div w:id="1693453419">
              <w:marLeft w:val="0"/>
              <w:marRight w:val="0"/>
              <w:marTop w:val="0"/>
              <w:marBottom w:val="0"/>
              <w:divBdr>
                <w:top w:val="none" w:sz="0" w:space="0" w:color="auto"/>
                <w:left w:val="none" w:sz="0" w:space="0" w:color="auto"/>
                <w:bottom w:val="none" w:sz="0" w:space="0" w:color="auto"/>
                <w:right w:val="none" w:sz="0" w:space="0" w:color="auto"/>
              </w:divBdr>
            </w:div>
            <w:div w:id="1821993588">
              <w:marLeft w:val="0"/>
              <w:marRight w:val="0"/>
              <w:marTop w:val="0"/>
              <w:marBottom w:val="0"/>
              <w:divBdr>
                <w:top w:val="none" w:sz="0" w:space="0" w:color="auto"/>
                <w:left w:val="none" w:sz="0" w:space="0" w:color="auto"/>
                <w:bottom w:val="none" w:sz="0" w:space="0" w:color="auto"/>
                <w:right w:val="none" w:sz="0" w:space="0" w:color="auto"/>
              </w:divBdr>
            </w:div>
            <w:div w:id="2093161945">
              <w:marLeft w:val="0"/>
              <w:marRight w:val="0"/>
              <w:marTop w:val="0"/>
              <w:marBottom w:val="0"/>
              <w:divBdr>
                <w:top w:val="none" w:sz="0" w:space="0" w:color="auto"/>
                <w:left w:val="none" w:sz="0" w:space="0" w:color="auto"/>
                <w:bottom w:val="none" w:sz="0" w:space="0" w:color="auto"/>
                <w:right w:val="none" w:sz="0" w:space="0" w:color="auto"/>
              </w:divBdr>
            </w:div>
            <w:div w:id="2103454156">
              <w:marLeft w:val="0"/>
              <w:marRight w:val="0"/>
              <w:marTop w:val="0"/>
              <w:marBottom w:val="0"/>
              <w:divBdr>
                <w:top w:val="none" w:sz="0" w:space="0" w:color="auto"/>
                <w:left w:val="none" w:sz="0" w:space="0" w:color="auto"/>
                <w:bottom w:val="none" w:sz="0" w:space="0" w:color="auto"/>
                <w:right w:val="none" w:sz="0" w:space="0" w:color="auto"/>
              </w:divBdr>
            </w:div>
          </w:divsChild>
        </w:div>
        <w:div w:id="1121529763">
          <w:marLeft w:val="0"/>
          <w:marRight w:val="0"/>
          <w:marTop w:val="0"/>
          <w:marBottom w:val="0"/>
          <w:divBdr>
            <w:top w:val="none" w:sz="0" w:space="0" w:color="auto"/>
            <w:left w:val="none" w:sz="0" w:space="0" w:color="auto"/>
            <w:bottom w:val="none" w:sz="0" w:space="0" w:color="auto"/>
            <w:right w:val="none" w:sz="0" w:space="0" w:color="auto"/>
          </w:divBdr>
          <w:divsChild>
            <w:div w:id="40441228">
              <w:marLeft w:val="0"/>
              <w:marRight w:val="0"/>
              <w:marTop w:val="0"/>
              <w:marBottom w:val="0"/>
              <w:divBdr>
                <w:top w:val="none" w:sz="0" w:space="0" w:color="auto"/>
                <w:left w:val="none" w:sz="0" w:space="0" w:color="auto"/>
                <w:bottom w:val="none" w:sz="0" w:space="0" w:color="auto"/>
                <w:right w:val="none" w:sz="0" w:space="0" w:color="auto"/>
              </w:divBdr>
              <w:divsChild>
                <w:div w:id="1939747400">
                  <w:marLeft w:val="0"/>
                  <w:marRight w:val="0"/>
                  <w:marTop w:val="0"/>
                  <w:marBottom w:val="0"/>
                  <w:divBdr>
                    <w:top w:val="none" w:sz="0" w:space="0" w:color="auto"/>
                    <w:left w:val="none" w:sz="0" w:space="0" w:color="auto"/>
                    <w:bottom w:val="none" w:sz="0" w:space="0" w:color="auto"/>
                    <w:right w:val="none" w:sz="0" w:space="0" w:color="auto"/>
                  </w:divBdr>
                </w:div>
              </w:divsChild>
            </w:div>
            <w:div w:id="1581062135">
              <w:marLeft w:val="0"/>
              <w:marRight w:val="0"/>
              <w:marTop w:val="0"/>
              <w:marBottom w:val="0"/>
              <w:divBdr>
                <w:top w:val="none" w:sz="0" w:space="0" w:color="auto"/>
                <w:left w:val="none" w:sz="0" w:space="0" w:color="auto"/>
                <w:bottom w:val="none" w:sz="0" w:space="0" w:color="auto"/>
                <w:right w:val="none" w:sz="0" w:space="0" w:color="auto"/>
              </w:divBdr>
            </w:div>
          </w:divsChild>
        </w:div>
        <w:div w:id="1127510847">
          <w:marLeft w:val="0"/>
          <w:marRight w:val="0"/>
          <w:marTop w:val="0"/>
          <w:marBottom w:val="0"/>
          <w:divBdr>
            <w:top w:val="none" w:sz="0" w:space="0" w:color="auto"/>
            <w:left w:val="none" w:sz="0" w:space="0" w:color="auto"/>
            <w:bottom w:val="none" w:sz="0" w:space="0" w:color="auto"/>
            <w:right w:val="none" w:sz="0" w:space="0" w:color="auto"/>
          </w:divBdr>
          <w:divsChild>
            <w:div w:id="1382090897">
              <w:marLeft w:val="0"/>
              <w:marRight w:val="0"/>
              <w:marTop w:val="0"/>
              <w:marBottom w:val="0"/>
              <w:divBdr>
                <w:top w:val="none" w:sz="0" w:space="0" w:color="auto"/>
                <w:left w:val="none" w:sz="0" w:space="0" w:color="auto"/>
                <w:bottom w:val="none" w:sz="0" w:space="0" w:color="auto"/>
                <w:right w:val="none" w:sz="0" w:space="0" w:color="auto"/>
              </w:divBdr>
              <w:divsChild>
                <w:div w:id="1774471832">
                  <w:marLeft w:val="0"/>
                  <w:marRight w:val="0"/>
                  <w:marTop w:val="0"/>
                  <w:marBottom w:val="0"/>
                  <w:divBdr>
                    <w:top w:val="none" w:sz="0" w:space="0" w:color="auto"/>
                    <w:left w:val="none" w:sz="0" w:space="0" w:color="auto"/>
                    <w:bottom w:val="none" w:sz="0" w:space="0" w:color="auto"/>
                    <w:right w:val="none" w:sz="0" w:space="0" w:color="auto"/>
                  </w:divBdr>
                </w:div>
              </w:divsChild>
            </w:div>
            <w:div w:id="1883781530">
              <w:marLeft w:val="0"/>
              <w:marRight w:val="0"/>
              <w:marTop w:val="0"/>
              <w:marBottom w:val="0"/>
              <w:divBdr>
                <w:top w:val="none" w:sz="0" w:space="0" w:color="auto"/>
                <w:left w:val="none" w:sz="0" w:space="0" w:color="auto"/>
                <w:bottom w:val="none" w:sz="0" w:space="0" w:color="auto"/>
                <w:right w:val="none" w:sz="0" w:space="0" w:color="auto"/>
              </w:divBdr>
            </w:div>
          </w:divsChild>
        </w:div>
        <w:div w:id="1129667726">
          <w:marLeft w:val="0"/>
          <w:marRight w:val="0"/>
          <w:marTop w:val="0"/>
          <w:marBottom w:val="0"/>
          <w:divBdr>
            <w:top w:val="none" w:sz="0" w:space="0" w:color="auto"/>
            <w:left w:val="none" w:sz="0" w:space="0" w:color="auto"/>
            <w:bottom w:val="none" w:sz="0" w:space="0" w:color="auto"/>
            <w:right w:val="none" w:sz="0" w:space="0" w:color="auto"/>
          </w:divBdr>
        </w:div>
        <w:div w:id="1138300381">
          <w:marLeft w:val="0"/>
          <w:marRight w:val="0"/>
          <w:marTop w:val="0"/>
          <w:marBottom w:val="0"/>
          <w:divBdr>
            <w:top w:val="none" w:sz="0" w:space="0" w:color="auto"/>
            <w:left w:val="none" w:sz="0" w:space="0" w:color="auto"/>
            <w:bottom w:val="none" w:sz="0" w:space="0" w:color="auto"/>
            <w:right w:val="none" w:sz="0" w:space="0" w:color="auto"/>
          </w:divBdr>
          <w:divsChild>
            <w:div w:id="897008423">
              <w:marLeft w:val="0"/>
              <w:marRight w:val="0"/>
              <w:marTop w:val="0"/>
              <w:marBottom w:val="0"/>
              <w:divBdr>
                <w:top w:val="none" w:sz="0" w:space="0" w:color="auto"/>
                <w:left w:val="none" w:sz="0" w:space="0" w:color="auto"/>
                <w:bottom w:val="none" w:sz="0" w:space="0" w:color="auto"/>
                <w:right w:val="none" w:sz="0" w:space="0" w:color="auto"/>
              </w:divBdr>
            </w:div>
            <w:div w:id="1533036586">
              <w:marLeft w:val="0"/>
              <w:marRight w:val="0"/>
              <w:marTop w:val="0"/>
              <w:marBottom w:val="0"/>
              <w:divBdr>
                <w:top w:val="none" w:sz="0" w:space="0" w:color="auto"/>
                <w:left w:val="none" w:sz="0" w:space="0" w:color="auto"/>
                <w:bottom w:val="none" w:sz="0" w:space="0" w:color="auto"/>
                <w:right w:val="none" w:sz="0" w:space="0" w:color="auto"/>
              </w:divBdr>
              <w:divsChild>
                <w:div w:id="961617027">
                  <w:marLeft w:val="0"/>
                  <w:marRight w:val="0"/>
                  <w:marTop w:val="0"/>
                  <w:marBottom w:val="0"/>
                  <w:divBdr>
                    <w:top w:val="none" w:sz="0" w:space="0" w:color="auto"/>
                    <w:left w:val="none" w:sz="0" w:space="0" w:color="auto"/>
                    <w:bottom w:val="none" w:sz="0" w:space="0" w:color="auto"/>
                    <w:right w:val="none" w:sz="0" w:space="0" w:color="auto"/>
                  </w:divBdr>
                </w:div>
                <w:div w:id="1368408224">
                  <w:marLeft w:val="0"/>
                  <w:marRight w:val="0"/>
                  <w:marTop w:val="0"/>
                  <w:marBottom w:val="0"/>
                  <w:divBdr>
                    <w:top w:val="none" w:sz="0" w:space="0" w:color="auto"/>
                    <w:left w:val="none" w:sz="0" w:space="0" w:color="auto"/>
                    <w:bottom w:val="none" w:sz="0" w:space="0" w:color="auto"/>
                    <w:right w:val="none" w:sz="0" w:space="0" w:color="auto"/>
                  </w:divBdr>
                </w:div>
              </w:divsChild>
            </w:div>
            <w:div w:id="1751076093">
              <w:marLeft w:val="0"/>
              <w:marRight w:val="0"/>
              <w:marTop w:val="0"/>
              <w:marBottom w:val="0"/>
              <w:divBdr>
                <w:top w:val="none" w:sz="0" w:space="0" w:color="auto"/>
                <w:left w:val="none" w:sz="0" w:space="0" w:color="auto"/>
                <w:bottom w:val="none" w:sz="0" w:space="0" w:color="auto"/>
                <w:right w:val="none" w:sz="0" w:space="0" w:color="auto"/>
              </w:divBdr>
            </w:div>
          </w:divsChild>
        </w:div>
        <w:div w:id="1143546766">
          <w:marLeft w:val="0"/>
          <w:marRight w:val="0"/>
          <w:marTop w:val="0"/>
          <w:marBottom w:val="0"/>
          <w:divBdr>
            <w:top w:val="none" w:sz="0" w:space="0" w:color="auto"/>
            <w:left w:val="none" w:sz="0" w:space="0" w:color="auto"/>
            <w:bottom w:val="none" w:sz="0" w:space="0" w:color="auto"/>
            <w:right w:val="none" w:sz="0" w:space="0" w:color="auto"/>
          </w:divBdr>
          <w:divsChild>
            <w:div w:id="129177526">
              <w:marLeft w:val="0"/>
              <w:marRight w:val="0"/>
              <w:marTop w:val="0"/>
              <w:marBottom w:val="0"/>
              <w:divBdr>
                <w:top w:val="none" w:sz="0" w:space="0" w:color="auto"/>
                <w:left w:val="none" w:sz="0" w:space="0" w:color="auto"/>
                <w:bottom w:val="none" w:sz="0" w:space="0" w:color="auto"/>
                <w:right w:val="none" w:sz="0" w:space="0" w:color="auto"/>
              </w:divBdr>
            </w:div>
            <w:div w:id="144594133">
              <w:marLeft w:val="0"/>
              <w:marRight w:val="0"/>
              <w:marTop w:val="0"/>
              <w:marBottom w:val="0"/>
              <w:divBdr>
                <w:top w:val="none" w:sz="0" w:space="0" w:color="auto"/>
                <w:left w:val="none" w:sz="0" w:space="0" w:color="auto"/>
                <w:bottom w:val="none" w:sz="0" w:space="0" w:color="auto"/>
                <w:right w:val="none" w:sz="0" w:space="0" w:color="auto"/>
              </w:divBdr>
            </w:div>
            <w:div w:id="216164782">
              <w:marLeft w:val="0"/>
              <w:marRight w:val="0"/>
              <w:marTop w:val="0"/>
              <w:marBottom w:val="0"/>
              <w:divBdr>
                <w:top w:val="none" w:sz="0" w:space="0" w:color="auto"/>
                <w:left w:val="none" w:sz="0" w:space="0" w:color="auto"/>
                <w:bottom w:val="none" w:sz="0" w:space="0" w:color="auto"/>
                <w:right w:val="none" w:sz="0" w:space="0" w:color="auto"/>
              </w:divBdr>
            </w:div>
            <w:div w:id="218320605">
              <w:marLeft w:val="0"/>
              <w:marRight w:val="0"/>
              <w:marTop w:val="0"/>
              <w:marBottom w:val="0"/>
              <w:divBdr>
                <w:top w:val="none" w:sz="0" w:space="0" w:color="auto"/>
                <w:left w:val="none" w:sz="0" w:space="0" w:color="auto"/>
                <w:bottom w:val="none" w:sz="0" w:space="0" w:color="auto"/>
                <w:right w:val="none" w:sz="0" w:space="0" w:color="auto"/>
              </w:divBdr>
            </w:div>
            <w:div w:id="238440903">
              <w:marLeft w:val="0"/>
              <w:marRight w:val="0"/>
              <w:marTop w:val="0"/>
              <w:marBottom w:val="0"/>
              <w:divBdr>
                <w:top w:val="none" w:sz="0" w:space="0" w:color="auto"/>
                <w:left w:val="none" w:sz="0" w:space="0" w:color="auto"/>
                <w:bottom w:val="none" w:sz="0" w:space="0" w:color="auto"/>
                <w:right w:val="none" w:sz="0" w:space="0" w:color="auto"/>
              </w:divBdr>
            </w:div>
            <w:div w:id="342587856">
              <w:marLeft w:val="0"/>
              <w:marRight w:val="0"/>
              <w:marTop w:val="0"/>
              <w:marBottom w:val="0"/>
              <w:divBdr>
                <w:top w:val="none" w:sz="0" w:space="0" w:color="auto"/>
                <w:left w:val="none" w:sz="0" w:space="0" w:color="auto"/>
                <w:bottom w:val="none" w:sz="0" w:space="0" w:color="auto"/>
                <w:right w:val="none" w:sz="0" w:space="0" w:color="auto"/>
              </w:divBdr>
            </w:div>
            <w:div w:id="419103157">
              <w:marLeft w:val="0"/>
              <w:marRight w:val="0"/>
              <w:marTop w:val="0"/>
              <w:marBottom w:val="0"/>
              <w:divBdr>
                <w:top w:val="none" w:sz="0" w:space="0" w:color="auto"/>
                <w:left w:val="none" w:sz="0" w:space="0" w:color="auto"/>
                <w:bottom w:val="none" w:sz="0" w:space="0" w:color="auto"/>
                <w:right w:val="none" w:sz="0" w:space="0" w:color="auto"/>
              </w:divBdr>
            </w:div>
            <w:div w:id="701051685">
              <w:marLeft w:val="0"/>
              <w:marRight w:val="0"/>
              <w:marTop w:val="0"/>
              <w:marBottom w:val="0"/>
              <w:divBdr>
                <w:top w:val="none" w:sz="0" w:space="0" w:color="auto"/>
                <w:left w:val="none" w:sz="0" w:space="0" w:color="auto"/>
                <w:bottom w:val="none" w:sz="0" w:space="0" w:color="auto"/>
                <w:right w:val="none" w:sz="0" w:space="0" w:color="auto"/>
              </w:divBdr>
              <w:divsChild>
                <w:div w:id="98574273">
                  <w:marLeft w:val="0"/>
                  <w:marRight w:val="0"/>
                  <w:marTop w:val="0"/>
                  <w:marBottom w:val="0"/>
                  <w:divBdr>
                    <w:top w:val="none" w:sz="0" w:space="0" w:color="auto"/>
                    <w:left w:val="none" w:sz="0" w:space="0" w:color="auto"/>
                    <w:bottom w:val="none" w:sz="0" w:space="0" w:color="auto"/>
                    <w:right w:val="none" w:sz="0" w:space="0" w:color="auto"/>
                  </w:divBdr>
                </w:div>
                <w:div w:id="112361440">
                  <w:marLeft w:val="0"/>
                  <w:marRight w:val="0"/>
                  <w:marTop w:val="0"/>
                  <w:marBottom w:val="0"/>
                  <w:divBdr>
                    <w:top w:val="none" w:sz="0" w:space="0" w:color="auto"/>
                    <w:left w:val="none" w:sz="0" w:space="0" w:color="auto"/>
                    <w:bottom w:val="none" w:sz="0" w:space="0" w:color="auto"/>
                    <w:right w:val="none" w:sz="0" w:space="0" w:color="auto"/>
                  </w:divBdr>
                </w:div>
                <w:div w:id="153494659">
                  <w:marLeft w:val="0"/>
                  <w:marRight w:val="0"/>
                  <w:marTop w:val="0"/>
                  <w:marBottom w:val="0"/>
                  <w:divBdr>
                    <w:top w:val="none" w:sz="0" w:space="0" w:color="auto"/>
                    <w:left w:val="none" w:sz="0" w:space="0" w:color="auto"/>
                    <w:bottom w:val="none" w:sz="0" w:space="0" w:color="auto"/>
                    <w:right w:val="none" w:sz="0" w:space="0" w:color="auto"/>
                  </w:divBdr>
                </w:div>
                <w:div w:id="394818492">
                  <w:marLeft w:val="0"/>
                  <w:marRight w:val="0"/>
                  <w:marTop w:val="0"/>
                  <w:marBottom w:val="0"/>
                  <w:divBdr>
                    <w:top w:val="none" w:sz="0" w:space="0" w:color="auto"/>
                    <w:left w:val="none" w:sz="0" w:space="0" w:color="auto"/>
                    <w:bottom w:val="none" w:sz="0" w:space="0" w:color="auto"/>
                    <w:right w:val="none" w:sz="0" w:space="0" w:color="auto"/>
                  </w:divBdr>
                </w:div>
                <w:div w:id="761223004">
                  <w:marLeft w:val="0"/>
                  <w:marRight w:val="0"/>
                  <w:marTop w:val="0"/>
                  <w:marBottom w:val="0"/>
                  <w:divBdr>
                    <w:top w:val="none" w:sz="0" w:space="0" w:color="auto"/>
                    <w:left w:val="none" w:sz="0" w:space="0" w:color="auto"/>
                    <w:bottom w:val="none" w:sz="0" w:space="0" w:color="auto"/>
                    <w:right w:val="none" w:sz="0" w:space="0" w:color="auto"/>
                  </w:divBdr>
                </w:div>
                <w:div w:id="826358143">
                  <w:marLeft w:val="0"/>
                  <w:marRight w:val="0"/>
                  <w:marTop w:val="0"/>
                  <w:marBottom w:val="0"/>
                  <w:divBdr>
                    <w:top w:val="none" w:sz="0" w:space="0" w:color="auto"/>
                    <w:left w:val="none" w:sz="0" w:space="0" w:color="auto"/>
                    <w:bottom w:val="none" w:sz="0" w:space="0" w:color="auto"/>
                    <w:right w:val="none" w:sz="0" w:space="0" w:color="auto"/>
                  </w:divBdr>
                </w:div>
                <w:div w:id="844170905">
                  <w:marLeft w:val="0"/>
                  <w:marRight w:val="0"/>
                  <w:marTop w:val="0"/>
                  <w:marBottom w:val="0"/>
                  <w:divBdr>
                    <w:top w:val="none" w:sz="0" w:space="0" w:color="auto"/>
                    <w:left w:val="none" w:sz="0" w:space="0" w:color="auto"/>
                    <w:bottom w:val="none" w:sz="0" w:space="0" w:color="auto"/>
                    <w:right w:val="none" w:sz="0" w:space="0" w:color="auto"/>
                  </w:divBdr>
                </w:div>
                <w:div w:id="885725325">
                  <w:marLeft w:val="0"/>
                  <w:marRight w:val="0"/>
                  <w:marTop w:val="0"/>
                  <w:marBottom w:val="0"/>
                  <w:divBdr>
                    <w:top w:val="none" w:sz="0" w:space="0" w:color="auto"/>
                    <w:left w:val="none" w:sz="0" w:space="0" w:color="auto"/>
                    <w:bottom w:val="none" w:sz="0" w:space="0" w:color="auto"/>
                    <w:right w:val="none" w:sz="0" w:space="0" w:color="auto"/>
                  </w:divBdr>
                </w:div>
                <w:div w:id="902184174">
                  <w:marLeft w:val="0"/>
                  <w:marRight w:val="0"/>
                  <w:marTop w:val="0"/>
                  <w:marBottom w:val="0"/>
                  <w:divBdr>
                    <w:top w:val="none" w:sz="0" w:space="0" w:color="auto"/>
                    <w:left w:val="none" w:sz="0" w:space="0" w:color="auto"/>
                    <w:bottom w:val="none" w:sz="0" w:space="0" w:color="auto"/>
                    <w:right w:val="none" w:sz="0" w:space="0" w:color="auto"/>
                  </w:divBdr>
                </w:div>
                <w:div w:id="960109591">
                  <w:marLeft w:val="0"/>
                  <w:marRight w:val="0"/>
                  <w:marTop w:val="0"/>
                  <w:marBottom w:val="0"/>
                  <w:divBdr>
                    <w:top w:val="none" w:sz="0" w:space="0" w:color="auto"/>
                    <w:left w:val="none" w:sz="0" w:space="0" w:color="auto"/>
                    <w:bottom w:val="none" w:sz="0" w:space="0" w:color="auto"/>
                    <w:right w:val="none" w:sz="0" w:space="0" w:color="auto"/>
                  </w:divBdr>
                </w:div>
                <w:div w:id="1120876587">
                  <w:marLeft w:val="0"/>
                  <w:marRight w:val="0"/>
                  <w:marTop w:val="0"/>
                  <w:marBottom w:val="0"/>
                  <w:divBdr>
                    <w:top w:val="none" w:sz="0" w:space="0" w:color="auto"/>
                    <w:left w:val="none" w:sz="0" w:space="0" w:color="auto"/>
                    <w:bottom w:val="none" w:sz="0" w:space="0" w:color="auto"/>
                    <w:right w:val="none" w:sz="0" w:space="0" w:color="auto"/>
                  </w:divBdr>
                </w:div>
                <w:div w:id="1127434981">
                  <w:marLeft w:val="0"/>
                  <w:marRight w:val="0"/>
                  <w:marTop w:val="0"/>
                  <w:marBottom w:val="0"/>
                  <w:divBdr>
                    <w:top w:val="none" w:sz="0" w:space="0" w:color="auto"/>
                    <w:left w:val="none" w:sz="0" w:space="0" w:color="auto"/>
                    <w:bottom w:val="none" w:sz="0" w:space="0" w:color="auto"/>
                    <w:right w:val="none" w:sz="0" w:space="0" w:color="auto"/>
                  </w:divBdr>
                </w:div>
                <w:div w:id="1141189214">
                  <w:marLeft w:val="0"/>
                  <w:marRight w:val="0"/>
                  <w:marTop w:val="0"/>
                  <w:marBottom w:val="0"/>
                  <w:divBdr>
                    <w:top w:val="none" w:sz="0" w:space="0" w:color="auto"/>
                    <w:left w:val="none" w:sz="0" w:space="0" w:color="auto"/>
                    <w:bottom w:val="none" w:sz="0" w:space="0" w:color="auto"/>
                    <w:right w:val="none" w:sz="0" w:space="0" w:color="auto"/>
                  </w:divBdr>
                </w:div>
                <w:div w:id="1335373295">
                  <w:marLeft w:val="0"/>
                  <w:marRight w:val="0"/>
                  <w:marTop w:val="0"/>
                  <w:marBottom w:val="0"/>
                  <w:divBdr>
                    <w:top w:val="none" w:sz="0" w:space="0" w:color="auto"/>
                    <w:left w:val="none" w:sz="0" w:space="0" w:color="auto"/>
                    <w:bottom w:val="none" w:sz="0" w:space="0" w:color="auto"/>
                    <w:right w:val="none" w:sz="0" w:space="0" w:color="auto"/>
                  </w:divBdr>
                </w:div>
                <w:div w:id="1355570273">
                  <w:marLeft w:val="0"/>
                  <w:marRight w:val="0"/>
                  <w:marTop w:val="0"/>
                  <w:marBottom w:val="0"/>
                  <w:divBdr>
                    <w:top w:val="none" w:sz="0" w:space="0" w:color="auto"/>
                    <w:left w:val="none" w:sz="0" w:space="0" w:color="auto"/>
                    <w:bottom w:val="none" w:sz="0" w:space="0" w:color="auto"/>
                    <w:right w:val="none" w:sz="0" w:space="0" w:color="auto"/>
                  </w:divBdr>
                </w:div>
                <w:div w:id="1470170845">
                  <w:marLeft w:val="0"/>
                  <w:marRight w:val="0"/>
                  <w:marTop w:val="0"/>
                  <w:marBottom w:val="0"/>
                  <w:divBdr>
                    <w:top w:val="none" w:sz="0" w:space="0" w:color="auto"/>
                    <w:left w:val="none" w:sz="0" w:space="0" w:color="auto"/>
                    <w:bottom w:val="none" w:sz="0" w:space="0" w:color="auto"/>
                    <w:right w:val="none" w:sz="0" w:space="0" w:color="auto"/>
                  </w:divBdr>
                </w:div>
                <w:div w:id="1656227988">
                  <w:marLeft w:val="0"/>
                  <w:marRight w:val="0"/>
                  <w:marTop w:val="0"/>
                  <w:marBottom w:val="0"/>
                  <w:divBdr>
                    <w:top w:val="none" w:sz="0" w:space="0" w:color="auto"/>
                    <w:left w:val="none" w:sz="0" w:space="0" w:color="auto"/>
                    <w:bottom w:val="none" w:sz="0" w:space="0" w:color="auto"/>
                    <w:right w:val="none" w:sz="0" w:space="0" w:color="auto"/>
                  </w:divBdr>
                </w:div>
                <w:div w:id="1671522234">
                  <w:marLeft w:val="0"/>
                  <w:marRight w:val="0"/>
                  <w:marTop w:val="0"/>
                  <w:marBottom w:val="0"/>
                  <w:divBdr>
                    <w:top w:val="none" w:sz="0" w:space="0" w:color="auto"/>
                    <w:left w:val="none" w:sz="0" w:space="0" w:color="auto"/>
                    <w:bottom w:val="none" w:sz="0" w:space="0" w:color="auto"/>
                    <w:right w:val="none" w:sz="0" w:space="0" w:color="auto"/>
                  </w:divBdr>
                </w:div>
                <w:div w:id="1783109080">
                  <w:marLeft w:val="0"/>
                  <w:marRight w:val="0"/>
                  <w:marTop w:val="0"/>
                  <w:marBottom w:val="0"/>
                  <w:divBdr>
                    <w:top w:val="none" w:sz="0" w:space="0" w:color="auto"/>
                    <w:left w:val="none" w:sz="0" w:space="0" w:color="auto"/>
                    <w:bottom w:val="none" w:sz="0" w:space="0" w:color="auto"/>
                    <w:right w:val="none" w:sz="0" w:space="0" w:color="auto"/>
                  </w:divBdr>
                </w:div>
                <w:div w:id="1823690819">
                  <w:marLeft w:val="0"/>
                  <w:marRight w:val="0"/>
                  <w:marTop w:val="0"/>
                  <w:marBottom w:val="0"/>
                  <w:divBdr>
                    <w:top w:val="none" w:sz="0" w:space="0" w:color="auto"/>
                    <w:left w:val="none" w:sz="0" w:space="0" w:color="auto"/>
                    <w:bottom w:val="none" w:sz="0" w:space="0" w:color="auto"/>
                    <w:right w:val="none" w:sz="0" w:space="0" w:color="auto"/>
                  </w:divBdr>
                </w:div>
                <w:div w:id="1904758398">
                  <w:marLeft w:val="0"/>
                  <w:marRight w:val="0"/>
                  <w:marTop w:val="0"/>
                  <w:marBottom w:val="0"/>
                  <w:divBdr>
                    <w:top w:val="none" w:sz="0" w:space="0" w:color="auto"/>
                    <w:left w:val="none" w:sz="0" w:space="0" w:color="auto"/>
                    <w:bottom w:val="none" w:sz="0" w:space="0" w:color="auto"/>
                    <w:right w:val="none" w:sz="0" w:space="0" w:color="auto"/>
                  </w:divBdr>
                </w:div>
                <w:div w:id="1928537028">
                  <w:marLeft w:val="0"/>
                  <w:marRight w:val="0"/>
                  <w:marTop w:val="0"/>
                  <w:marBottom w:val="0"/>
                  <w:divBdr>
                    <w:top w:val="none" w:sz="0" w:space="0" w:color="auto"/>
                    <w:left w:val="none" w:sz="0" w:space="0" w:color="auto"/>
                    <w:bottom w:val="none" w:sz="0" w:space="0" w:color="auto"/>
                    <w:right w:val="none" w:sz="0" w:space="0" w:color="auto"/>
                  </w:divBdr>
                </w:div>
                <w:div w:id="2022925357">
                  <w:marLeft w:val="0"/>
                  <w:marRight w:val="0"/>
                  <w:marTop w:val="0"/>
                  <w:marBottom w:val="0"/>
                  <w:divBdr>
                    <w:top w:val="none" w:sz="0" w:space="0" w:color="auto"/>
                    <w:left w:val="none" w:sz="0" w:space="0" w:color="auto"/>
                    <w:bottom w:val="none" w:sz="0" w:space="0" w:color="auto"/>
                    <w:right w:val="none" w:sz="0" w:space="0" w:color="auto"/>
                  </w:divBdr>
                </w:div>
              </w:divsChild>
            </w:div>
            <w:div w:id="710033593">
              <w:marLeft w:val="0"/>
              <w:marRight w:val="0"/>
              <w:marTop w:val="0"/>
              <w:marBottom w:val="0"/>
              <w:divBdr>
                <w:top w:val="none" w:sz="0" w:space="0" w:color="auto"/>
                <w:left w:val="none" w:sz="0" w:space="0" w:color="auto"/>
                <w:bottom w:val="none" w:sz="0" w:space="0" w:color="auto"/>
                <w:right w:val="none" w:sz="0" w:space="0" w:color="auto"/>
              </w:divBdr>
            </w:div>
            <w:div w:id="733624731">
              <w:marLeft w:val="0"/>
              <w:marRight w:val="0"/>
              <w:marTop w:val="0"/>
              <w:marBottom w:val="0"/>
              <w:divBdr>
                <w:top w:val="none" w:sz="0" w:space="0" w:color="auto"/>
                <w:left w:val="none" w:sz="0" w:space="0" w:color="auto"/>
                <w:bottom w:val="none" w:sz="0" w:space="0" w:color="auto"/>
                <w:right w:val="none" w:sz="0" w:space="0" w:color="auto"/>
              </w:divBdr>
            </w:div>
            <w:div w:id="738863171">
              <w:marLeft w:val="0"/>
              <w:marRight w:val="0"/>
              <w:marTop w:val="0"/>
              <w:marBottom w:val="0"/>
              <w:divBdr>
                <w:top w:val="none" w:sz="0" w:space="0" w:color="auto"/>
                <w:left w:val="none" w:sz="0" w:space="0" w:color="auto"/>
                <w:bottom w:val="none" w:sz="0" w:space="0" w:color="auto"/>
                <w:right w:val="none" w:sz="0" w:space="0" w:color="auto"/>
              </w:divBdr>
            </w:div>
            <w:div w:id="767820963">
              <w:marLeft w:val="0"/>
              <w:marRight w:val="0"/>
              <w:marTop w:val="0"/>
              <w:marBottom w:val="0"/>
              <w:divBdr>
                <w:top w:val="none" w:sz="0" w:space="0" w:color="auto"/>
                <w:left w:val="none" w:sz="0" w:space="0" w:color="auto"/>
                <w:bottom w:val="none" w:sz="0" w:space="0" w:color="auto"/>
                <w:right w:val="none" w:sz="0" w:space="0" w:color="auto"/>
              </w:divBdr>
            </w:div>
            <w:div w:id="1179663941">
              <w:marLeft w:val="0"/>
              <w:marRight w:val="0"/>
              <w:marTop w:val="0"/>
              <w:marBottom w:val="0"/>
              <w:divBdr>
                <w:top w:val="none" w:sz="0" w:space="0" w:color="auto"/>
                <w:left w:val="none" w:sz="0" w:space="0" w:color="auto"/>
                <w:bottom w:val="none" w:sz="0" w:space="0" w:color="auto"/>
                <w:right w:val="none" w:sz="0" w:space="0" w:color="auto"/>
              </w:divBdr>
            </w:div>
            <w:div w:id="1296326226">
              <w:marLeft w:val="0"/>
              <w:marRight w:val="0"/>
              <w:marTop w:val="0"/>
              <w:marBottom w:val="0"/>
              <w:divBdr>
                <w:top w:val="none" w:sz="0" w:space="0" w:color="auto"/>
                <w:left w:val="none" w:sz="0" w:space="0" w:color="auto"/>
                <w:bottom w:val="none" w:sz="0" w:space="0" w:color="auto"/>
                <w:right w:val="none" w:sz="0" w:space="0" w:color="auto"/>
              </w:divBdr>
            </w:div>
            <w:div w:id="1416169319">
              <w:marLeft w:val="0"/>
              <w:marRight w:val="0"/>
              <w:marTop w:val="0"/>
              <w:marBottom w:val="0"/>
              <w:divBdr>
                <w:top w:val="none" w:sz="0" w:space="0" w:color="auto"/>
                <w:left w:val="none" w:sz="0" w:space="0" w:color="auto"/>
                <w:bottom w:val="none" w:sz="0" w:space="0" w:color="auto"/>
                <w:right w:val="none" w:sz="0" w:space="0" w:color="auto"/>
              </w:divBdr>
            </w:div>
            <w:div w:id="1492024420">
              <w:marLeft w:val="0"/>
              <w:marRight w:val="0"/>
              <w:marTop w:val="0"/>
              <w:marBottom w:val="0"/>
              <w:divBdr>
                <w:top w:val="none" w:sz="0" w:space="0" w:color="auto"/>
                <w:left w:val="none" w:sz="0" w:space="0" w:color="auto"/>
                <w:bottom w:val="none" w:sz="0" w:space="0" w:color="auto"/>
                <w:right w:val="none" w:sz="0" w:space="0" w:color="auto"/>
              </w:divBdr>
            </w:div>
            <w:div w:id="1507210345">
              <w:marLeft w:val="0"/>
              <w:marRight w:val="0"/>
              <w:marTop w:val="0"/>
              <w:marBottom w:val="0"/>
              <w:divBdr>
                <w:top w:val="none" w:sz="0" w:space="0" w:color="auto"/>
                <w:left w:val="none" w:sz="0" w:space="0" w:color="auto"/>
                <w:bottom w:val="none" w:sz="0" w:space="0" w:color="auto"/>
                <w:right w:val="none" w:sz="0" w:space="0" w:color="auto"/>
              </w:divBdr>
            </w:div>
            <w:div w:id="1510757864">
              <w:marLeft w:val="0"/>
              <w:marRight w:val="0"/>
              <w:marTop w:val="0"/>
              <w:marBottom w:val="0"/>
              <w:divBdr>
                <w:top w:val="none" w:sz="0" w:space="0" w:color="auto"/>
                <w:left w:val="none" w:sz="0" w:space="0" w:color="auto"/>
                <w:bottom w:val="none" w:sz="0" w:space="0" w:color="auto"/>
                <w:right w:val="none" w:sz="0" w:space="0" w:color="auto"/>
              </w:divBdr>
            </w:div>
            <w:div w:id="1720939201">
              <w:marLeft w:val="0"/>
              <w:marRight w:val="0"/>
              <w:marTop w:val="0"/>
              <w:marBottom w:val="0"/>
              <w:divBdr>
                <w:top w:val="none" w:sz="0" w:space="0" w:color="auto"/>
                <w:left w:val="none" w:sz="0" w:space="0" w:color="auto"/>
                <w:bottom w:val="none" w:sz="0" w:space="0" w:color="auto"/>
                <w:right w:val="none" w:sz="0" w:space="0" w:color="auto"/>
              </w:divBdr>
            </w:div>
            <w:div w:id="1824925691">
              <w:marLeft w:val="0"/>
              <w:marRight w:val="0"/>
              <w:marTop w:val="0"/>
              <w:marBottom w:val="0"/>
              <w:divBdr>
                <w:top w:val="none" w:sz="0" w:space="0" w:color="auto"/>
                <w:left w:val="none" w:sz="0" w:space="0" w:color="auto"/>
                <w:bottom w:val="none" w:sz="0" w:space="0" w:color="auto"/>
                <w:right w:val="none" w:sz="0" w:space="0" w:color="auto"/>
              </w:divBdr>
            </w:div>
            <w:div w:id="1886870917">
              <w:marLeft w:val="0"/>
              <w:marRight w:val="0"/>
              <w:marTop w:val="0"/>
              <w:marBottom w:val="0"/>
              <w:divBdr>
                <w:top w:val="none" w:sz="0" w:space="0" w:color="auto"/>
                <w:left w:val="none" w:sz="0" w:space="0" w:color="auto"/>
                <w:bottom w:val="none" w:sz="0" w:space="0" w:color="auto"/>
                <w:right w:val="none" w:sz="0" w:space="0" w:color="auto"/>
              </w:divBdr>
            </w:div>
            <w:div w:id="1990941349">
              <w:marLeft w:val="0"/>
              <w:marRight w:val="0"/>
              <w:marTop w:val="0"/>
              <w:marBottom w:val="0"/>
              <w:divBdr>
                <w:top w:val="none" w:sz="0" w:space="0" w:color="auto"/>
                <w:left w:val="none" w:sz="0" w:space="0" w:color="auto"/>
                <w:bottom w:val="none" w:sz="0" w:space="0" w:color="auto"/>
                <w:right w:val="none" w:sz="0" w:space="0" w:color="auto"/>
              </w:divBdr>
            </w:div>
            <w:div w:id="2047026737">
              <w:marLeft w:val="0"/>
              <w:marRight w:val="0"/>
              <w:marTop w:val="0"/>
              <w:marBottom w:val="0"/>
              <w:divBdr>
                <w:top w:val="none" w:sz="0" w:space="0" w:color="auto"/>
                <w:left w:val="none" w:sz="0" w:space="0" w:color="auto"/>
                <w:bottom w:val="none" w:sz="0" w:space="0" w:color="auto"/>
                <w:right w:val="none" w:sz="0" w:space="0" w:color="auto"/>
              </w:divBdr>
            </w:div>
            <w:div w:id="2126806037">
              <w:marLeft w:val="0"/>
              <w:marRight w:val="0"/>
              <w:marTop w:val="0"/>
              <w:marBottom w:val="0"/>
              <w:divBdr>
                <w:top w:val="none" w:sz="0" w:space="0" w:color="auto"/>
                <w:left w:val="none" w:sz="0" w:space="0" w:color="auto"/>
                <w:bottom w:val="none" w:sz="0" w:space="0" w:color="auto"/>
                <w:right w:val="none" w:sz="0" w:space="0" w:color="auto"/>
              </w:divBdr>
            </w:div>
          </w:divsChild>
        </w:div>
        <w:div w:id="1147168866">
          <w:marLeft w:val="0"/>
          <w:marRight w:val="0"/>
          <w:marTop w:val="0"/>
          <w:marBottom w:val="0"/>
          <w:divBdr>
            <w:top w:val="none" w:sz="0" w:space="0" w:color="auto"/>
            <w:left w:val="none" w:sz="0" w:space="0" w:color="auto"/>
            <w:bottom w:val="none" w:sz="0" w:space="0" w:color="auto"/>
            <w:right w:val="none" w:sz="0" w:space="0" w:color="auto"/>
          </w:divBdr>
          <w:divsChild>
            <w:div w:id="101464257">
              <w:marLeft w:val="0"/>
              <w:marRight w:val="0"/>
              <w:marTop w:val="0"/>
              <w:marBottom w:val="0"/>
              <w:divBdr>
                <w:top w:val="none" w:sz="0" w:space="0" w:color="auto"/>
                <w:left w:val="none" w:sz="0" w:space="0" w:color="auto"/>
                <w:bottom w:val="none" w:sz="0" w:space="0" w:color="auto"/>
                <w:right w:val="none" w:sz="0" w:space="0" w:color="auto"/>
              </w:divBdr>
            </w:div>
            <w:div w:id="125007564">
              <w:marLeft w:val="0"/>
              <w:marRight w:val="0"/>
              <w:marTop w:val="0"/>
              <w:marBottom w:val="0"/>
              <w:divBdr>
                <w:top w:val="none" w:sz="0" w:space="0" w:color="auto"/>
                <w:left w:val="none" w:sz="0" w:space="0" w:color="auto"/>
                <w:bottom w:val="none" w:sz="0" w:space="0" w:color="auto"/>
                <w:right w:val="none" w:sz="0" w:space="0" w:color="auto"/>
              </w:divBdr>
            </w:div>
            <w:div w:id="355428124">
              <w:marLeft w:val="0"/>
              <w:marRight w:val="0"/>
              <w:marTop w:val="0"/>
              <w:marBottom w:val="0"/>
              <w:divBdr>
                <w:top w:val="none" w:sz="0" w:space="0" w:color="auto"/>
                <w:left w:val="none" w:sz="0" w:space="0" w:color="auto"/>
                <w:bottom w:val="none" w:sz="0" w:space="0" w:color="auto"/>
                <w:right w:val="none" w:sz="0" w:space="0" w:color="auto"/>
              </w:divBdr>
            </w:div>
            <w:div w:id="509947619">
              <w:marLeft w:val="0"/>
              <w:marRight w:val="0"/>
              <w:marTop w:val="0"/>
              <w:marBottom w:val="0"/>
              <w:divBdr>
                <w:top w:val="none" w:sz="0" w:space="0" w:color="auto"/>
                <w:left w:val="none" w:sz="0" w:space="0" w:color="auto"/>
                <w:bottom w:val="none" w:sz="0" w:space="0" w:color="auto"/>
                <w:right w:val="none" w:sz="0" w:space="0" w:color="auto"/>
              </w:divBdr>
            </w:div>
            <w:div w:id="513495600">
              <w:marLeft w:val="0"/>
              <w:marRight w:val="0"/>
              <w:marTop w:val="0"/>
              <w:marBottom w:val="0"/>
              <w:divBdr>
                <w:top w:val="none" w:sz="0" w:space="0" w:color="auto"/>
                <w:left w:val="none" w:sz="0" w:space="0" w:color="auto"/>
                <w:bottom w:val="none" w:sz="0" w:space="0" w:color="auto"/>
                <w:right w:val="none" w:sz="0" w:space="0" w:color="auto"/>
              </w:divBdr>
            </w:div>
            <w:div w:id="839586802">
              <w:marLeft w:val="0"/>
              <w:marRight w:val="0"/>
              <w:marTop w:val="0"/>
              <w:marBottom w:val="0"/>
              <w:divBdr>
                <w:top w:val="none" w:sz="0" w:space="0" w:color="auto"/>
                <w:left w:val="none" w:sz="0" w:space="0" w:color="auto"/>
                <w:bottom w:val="none" w:sz="0" w:space="0" w:color="auto"/>
                <w:right w:val="none" w:sz="0" w:space="0" w:color="auto"/>
              </w:divBdr>
            </w:div>
            <w:div w:id="1089618269">
              <w:marLeft w:val="0"/>
              <w:marRight w:val="0"/>
              <w:marTop w:val="0"/>
              <w:marBottom w:val="0"/>
              <w:divBdr>
                <w:top w:val="none" w:sz="0" w:space="0" w:color="auto"/>
                <w:left w:val="none" w:sz="0" w:space="0" w:color="auto"/>
                <w:bottom w:val="none" w:sz="0" w:space="0" w:color="auto"/>
                <w:right w:val="none" w:sz="0" w:space="0" w:color="auto"/>
              </w:divBdr>
              <w:divsChild>
                <w:div w:id="30153148">
                  <w:marLeft w:val="0"/>
                  <w:marRight w:val="0"/>
                  <w:marTop w:val="0"/>
                  <w:marBottom w:val="0"/>
                  <w:divBdr>
                    <w:top w:val="none" w:sz="0" w:space="0" w:color="auto"/>
                    <w:left w:val="none" w:sz="0" w:space="0" w:color="auto"/>
                    <w:bottom w:val="none" w:sz="0" w:space="0" w:color="auto"/>
                    <w:right w:val="none" w:sz="0" w:space="0" w:color="auto"/>
                  </w:divBdr>
                </w:div>
                <w:div w:id="33581661">
                  <w:marLeft w:val="0"/>
                  <w:marRight w:val="0"/>
                  <w:marTop w:val="0"/>
                  <w:marBottom w:val="0"/>
                  <w:divBdr>
                    <w:top w:val="none" w:sz="0" w:space="0" w:color="auto"/>
                    <w:left w:val="none" w:sz="0" w:space="0" w:color="auto"/>
                    <w:bottom w:val="none" w:sz="0" w:space="0" w:color="auto"/>
                    <w:right w:val="none" w:sz="0" w:space="0" w:color="auto"/>
                  </w:divBdr>
                </w:div>
                <w:div w:id="481192048">
                  <w:marLeft w:val="0"/>
                  <w:marRight w:val="0"/>
                  <w:marTop w:val="0"/>
                  <w:marBottom w:val="0"/>
                  <w:divBdr>
                    <w:top w:val="none" w:sz="0" w:space="0" w:color="auto"/>
                    <w:left w:val="none" w:sz="0" w:space="0" w:color="auto"/>
                    <w:bottom w:val="none" w:sz="0" w:space="0" w:color="auto"/>
                    <w:right w:val="none" w:sz="0" w:space="0" w:color="auto"/>
                  </w:divBdr>
                </w:div>
                <w:div w:id="807481010">
                  <w:marLeft w:val="0"/>
                  <w:marRight w:val="0"/>
                  <w:marTop w:val="0"/>
                  <w:marBottom w:val="0"/>
                  <w:divBdr>
                    <w:top w:val="none" w:sz="0" w:space="0" w:color="auto"/>
                    <w:left w:val="none" w:sz="0" w:space="0" w:color="auto"/>
                    <w:bottom w:val="none" w:sz="0" w:space="0" w:color="auto"/>
                    <w:right w:val="none" w:sz="0" w:space="0" w:color="auto"/>
                  </w:divBdr>
                </w:div>
                <w:div w:id="992567852">
                  <w:marLeft w:val="0"/>
                  <w:marRight w:val="0"/>
                  <w:marTop w:val="0"/>
                  <w:marBottom w:val="0"/>
                  <w:divBdr>
                    <w:top w:val="none" w:sz="0" w:space="0" w:color="auto"/>
                    <w:left w:val="none" w:sz="0" w:space="0" w:color="auto"/>
                    <w:bottom w:val="none" w:sz="0" w:space="0" w:color="auto"/>
                    <w:right w:val="none" w:sz="0" w:space="0" w:color="auto"/>
                  </w:divBdr>
                </w:div>
                <w:div w:id="1127045013">
                  <w:marLeft w:val="0"/>
                  <w:marRight w:val="0"/>
                  <w:marTop w:val="0"/>
                  <w:marBottom w:val="0"/>
                  <w:divBdr>
                    <w:top w:val="none" w:sz="0" w:space="0" w:color="auto"/>
                    <w:left w:val="none" w:sz="0" w:space="0" w:color="auto"/>
                    <w:bottom w:val="none" w:sz="0" w:space="0" w:color="auto"/>
                    <w:right w:val="none" w:sz="0" w:space="0" w:color="auto"/>
                  </w:divBdr>
                </w:div>
                <w:div w:id="1204321000">
                  <w:marLeft w:val="0"/>
                  <w:marRight w:val="0"/>
                  <w:marTop w:val="0"/>
                  <w:marBottom w:val="0"/>
                  <w:divBdr>
                    <w:top w:val="none" w:sz="0" w:space="0" w:color="auto"/>
                    <w:left w:val="none" w:sz="0" w:space="0" w:color="auto"/>
                    <w:bottom w:val="none" w:sz="0" w:space="0" w:color="auto"/>
                    <w:right w:val="none" w:sz="0" w:space="0" w:color="auto"/>
                  </w:divBdr>
                </w:div>
                <w:div w:id="1262950965">
                  <w:marLeft w:val="0"/>
                  <w:marRight w:val="0"/>
                  <w:marTop w:val="0"/>
                  <w:marBottom w:val="0"/>
                  <w:divBdr>
                    <w:top w:val="none" w:sz="0" w:space="0" w:color="auto"/>
                    <w:left w:val="none" w:sz="0" w:space="0" w:color="auto"/>
                    <w:bottom w:val="none" w:sz="0" w:space="0" w:color="auto"/>
                    <w:right w:val="none" w:sz="0" w:space="0" w:color="auto"/>
                  </w:divBdr>
                </w:div>
                <w:div w:id="1483767072">
                  <w:marLeft w:val="0"/>
                  <w:marRight w:val="0"/>
                  <w:marTop w:val="0"/>
                  <w:marBottom w:val="0"/>
                  <w:divBdr>
                    <w:top w:val="none" w:sz="0" w:space="0" w:color="auto"/>
                    <w:left w:val="none" w:sz="0" w:space="0" w:color="auto"/>
                    <w:bottom w:val="none" w:sz="0" w:space="0" w:color="auto"/>
                    <w:right w:val="none" w:sz="0" w:space="0" w:color="auto"/>
                  </w:divBdr>
                </w:div>
                <w:div w:id="1739092868">
                  <w:marLeft w:val="0"/>
                  <w:marRight w:val="0"/>
                  <w:marTop w:val="0"/>
                  <w:marBottom w:val="0"/>
                  <w:divBdr>
                    <w:top w:val="none" w:sz="0" w:space="0" w:color="auto"/>
                    <w:left w:val="none" w:sz="0" w:space="0" w:color="auto"/>
                    <w:bottom w:val="none" w:sz="0" w:space="0" w:color="auto"/>
                    <w:right w:val="none" w:sz="0" w:space="0" w:color="auto"/>
                  </w:divBdr>
                </w:div>
                <w:div w:id="1769081363">
                  <w:marLeft w:val="0"/>
                  <w:marRight w:val="0"/>
                  <w:marTop w:val="0"/>
                  <w:marBottom w:val="0"/>
                  <w:divBdr>
                    <w:top w:val="none" w:sz="0" w:space="0" w:color="auto"/>
                    <w:left w:val="none" w:sz="0" w:space="0" w:color="auto"/>
                    <w:bottom w:val="none" w:sz="0" w:space="0" w:color="auto"/>
                    <w:right w:val="none" w:sz="0" w:space="0" w:color="auto"/>
                  </w:divBdr>
                </w:div>
                <w:div w:id="2040281941">
                  <w:marLeft w:val="0"/>
                  <w:marRight w:val="0"/>
                  <w:marTop w:val="0"/>
                  <w:marBottom w:val="0"/>
                  <w:divBdr>
                    <w:top w:val="none" w:sz="0" w:space="0" w:color="auto"/>
                    <w:left w:val="none" w:sz="0" w:space="0" w:color="auto"/>
                    <w:bottom w:val="none" w:sz="0" w:space="0" w:color="auto"/>
                    <w:right w:val="none" w:sz="0" w:space="0" w:color="auto"/>
                  </w:divBdr>
                </w:div>
              </w:divsChild>
            </w:div>
            <w:div w:id="1271352116">
              <w:marLeft w:val="0"/>
              <w:marRight w:val="0"/>
              <w:marTop w:val="0"/>
              <w:marBottom w:val="0"/>
              <w:divBdr>
                <w:top w:val="none" w:sz="0" w:space="0" w:color="auto"/>
                <w:left w:val="none" w:sz="0" w:space="0" w:color="auto"/>
                <w:bottom w:val="none" w:sz="0" w:space="0" w:color="auto"/>
                <w:right w:val="none" w:sz="0" w:space="0" w:color="auto"/>
              </w:divBdr>
            </w:div>
            <w:div w:id="1354498201">
              <w:marLeft w:val="0"/>
              <w:marRight w:val="0"/>
              <w:marTop w:val="0"/>
              <w:marBottom w:val="0"/>
              <w:divBdr>
                <w:top w:val="none" w:sz="0" w:space="0" w:color="auto"/>
                <w:left w:val="none" w:sz="0" w:space="0" w:color="auto"/>
                <w:bottom w:val="none" w:sz="0" w:space="0" w:color="auto"/>
                <w:right w:val="none" w:sz="0" w:space="0" w:color="auto"/>
              </w:divBdr>
            </w:div>
            <w:div w:id="1480993858">
              <w:marLeft w:val="0"/>
              <w:marRight w:val="0"/>
              <w:marTop w:val="0"/>
              <w:marBottom w:val="0"/>
              <w:divBdr>
                <w:top w:val="none" w:sz="0" w:space="0" w:color="auto"/>
                <w:left w:val="none" w:sz="0" w:space="0" w:color="auto"/>
                <w:bottom w:val="none" w:sz="0" w:space="0" w:color="auto"/>
                <w:right w:val="none" w:sz="0" w:space="0" w:color="auto"/>
              </w:divBdr>
            </w:div>
            <w:div w:id="1701197478">
              <w:marLeft w:val="0"/>
              <w:marRight w:val="0"/>
              <w:marTop w:val="0"/>
              <w:marBottom w:val="0"/>
              <w:divBdr>
                <w:top w:val="none" w:sz="0" w:space="0" w:color="auto"/>
                <w:left w:val="none" w:sz="0" w:space="0" w:color="auto"/>
                <w:bottom w:val="none" w:sz="0" w:space="0" w:color="auto"/>
                <w:right w:val="none" w:sz="0" w:space="0" w:color="auto"/>
              </w:divBdr>
            </w:div>
            <w:div w:id="1714304300">
              <w:marLeft w:val="0"/>
              <w:marRight w:val="0"/>
              <w:marTop w:val="0"/>
              <w:marBottom w:val="0"/>
              <w:divBdr>
                <w:top w:val="none" w:sz="0" w:space="0" w:color="auto"/>
                <w:left w:val="none" w:sz="0" w:space="0" w:color="auto"/>
                <w:bottom w:val="none" w:sz="0" w:space="0" w:color="auto"/>
                <w:right w:val="none" w:sz="0" w:space="0" w:color="auto"/>
              </w:divBdr>
            </w:div>
            <w:div w:id="2022466674">
              <w:marLeft w:val="0"/>
              <w:marRight w:val="0"/>
              <w:marTop w:val="0"/>
              <w:marBottom w:val="0"/>
              <w:divBdr>
                <w:top w:val="none" w:sz="0" w:space="0" w:color="auto"/>
                <w:left w:val="none" w:sz="0" w:space="0" w:color="auto"/>
                <w:bottom w:val="none" w:sz="0" w:space="0" w:color="auto"/>
                <w:right w:val="none" w:sz="0" w:space="0" w:color="auto"/>
              </w:divBdr>
            </w:div>
          </w:divsChild>
        </w:div>
        <w:div w:id="1150638209">
          <w:marLeft w:val="0"/>
          <w:marRight w:val="0"/>
          <w:marTop w:val="0"/>
          <w:marBottom w:val="0"/>
          <w:divBdr>
            <w:top w:val="none" w:sz="0" w:space="0" w:color="auto"/>
            <w:left w:val="none" w:sz="0" w:space="0" w:color="auto"/>
            <w:bottom w:val="none" w:sz="0" w:space="0" w:color="auto"/>
            <w:right w:val="none" w:sz="0" w:space="0" w:color="auto"/>
          </w:divBdr>
          <w:divsChild>
            <w:div w:id="250624895">
              <w:marLeft w:val="0"/>
              <w:marRight w:val="0"/>
              <w:marTop w:val="0"/>
              <w:marBottom w:val="0"/>
              <w:divBdr>
                <w:top w:val="none" w:sz="0" w:space="0" w:color="auto"/>
                <w:left w:val="none" w:sz="0" w:space="0" w:color="auto"/>
                <w:bottom w:val="none" w:sz="0" w:space="0" w:color="auto"/>
                <w:right w:val="none" w:sz="0" w:space="0" w:color="auto"/>
              </w:divBdr>
            </w:div>
            <w:div w:id="273633047">
              <w:marLeft w:val="0"/>
              <w:marRight w:val="0"/>
              <w:marTop w:val="0"/>
              <w:marBottom w:val="0"/>
              <w:divBdr>
                <w:top w:val="none" w:sz="0" w:space="0" w:color="auto"/>
                <w:left w:val="none" w:sz="0" w:space="0" w:color="auto"/>
                <w:bottom w:val="none" w:sz="0" w:space="0" w:color="auto"/>
                <w:right w:val="none" w:sz="0" w:space="0" w:color="auto"/>
              </w:divBdr>
            </w:div>
            <w:div w:id="322393998">
              <w:marLeft w:val="0"/>
              <w:marRight w:val="0"/>
              <w:marTop w:val="0"/>
              <w:marBottom w:val="0"/>
              <w:divBdr>
                <w:top w:val="none" w:sz="0" w:space="0" w:color="auto"/>
                <w:left w:val="none" w:sz="0" w:space="0" w:color="auto"/>
                <w:bottom w:val="none" w:sz="0" w:space="0" w:color="auto"/>
                <w:right w:val="none" w:sz="0" w:space="0" w:color="auto"/>
              </w:divBdr>
            </w:div>
            <w:div w:id="364868058">
              <w:marLeft w:val="0"/>
              <w:marRight w:val="0"/>
              <w:marTop w:val="0"/>
              <w:marBottom w:val="0"/>
              <w:divBdr>
                <w:top w:val="none" w:sz="0" w:space="0" w:color="auto"/>
                <w:left w:val="none" w:sz="0" w:space="0" w:color="auto"/>
                <w:bottom w:val="none" w:sz="0" w:space="0" w:color="auto"/>
                <w:right w:val="none" w:sz="0" w:space="0" w:color="auto"/>
              </w:divBdr>
            </w:div>
            <w:div w:id="371343339">
              <w:marLeft w:val="0"/>
              <w:marRight w:val="0"/>
              <w:marTop w:val="0"/>
              <w:marBottom w:val="0"/>
              <w:divBdr>
                <w:top w:val="none" w:sz="0" w:space="0" w:color="auto"/>
                <w:left w:val="none" w:sz="0" w:space="0" w:color="auto"/>
                <w:bottom w:val="none" w:sz="0" w:space="0" w:color="auto"/>
                <w:right w:val="none" w:sz="0" w:space="0" w:color="auto"/>
              </w:divBdr>
            </w:div>
            <w:div w:id="404301912">
              <w:marLeft w:val="0"/>
              <w:marRight w:val="0"/>
              <w:marTop w:val="0"/>
              <w:marBottom w:val="0"/>
              <w:divBdr>
                <w:top w:val="none" w:sz="0" w:space="0" w:color="auto"/>
                <w:left w:val="none" w:sz="0" w:space="0" w:color="auto"/>
                <w:bottom w:val="none" w:sz="0" w:space="0" w:color="auto"/>
                <w:right w:val="none" w:sz="0" w:space="0" w:color="auto"/>
              </w:divBdr>
            </w:div>
            <w:div w:id="475923323">
              <w:marLeft w:val="0"/>
              <w:marRight w:val="0"/>
              <w:marTop w:val="0"/>
              <w:marBottom w:val="0"/>
              <w:divBdr>
                <w:top w:val="none" w:sz="0" w:space="0" w:color="auto"/>
                <w:left w:val="none" w:sz="0" w:space="0" w:color="auto"/>
                <w:bottom w:val="none" w:sz="0" w:space="0" w:color="auto"/>
                <w:right w:val="none" w:sz="0" w:space="0" w:color="auto"/>
              </w:divBdr>
            </w:div>
            <w:div w:id="736057238">
              <w:marLeft w:val="0"/>
              <w:marRight w:val="0"/>
              <w:marTop w:val="0"/>
              <w:marBottom w:val="0"/>
              <w:divBdr>
                <w:top w:val="none" w:sz="0" w:space="0" w:color="auto"/>
                <w:left w:val="none" w:sz="0" w:space="0" w:color="auto"/>
                <w:bottom w:val="none" w:sz="0" w:space="0" w:color="auto"/>
                <w:right w:val="none" w:sz="0" w:space="0" w:color="auto"/>
              </w:divBdr>
            </w:div>
            <w:div w:id="805318701">
              <w:marLeft w:val="0"/>
              <w:marRight w:val="0"/>
              <w:marTop w:val="0"/>
              <w:marBottom w:val="0"/>
              <w:divBdr>
                <w:top w:val="none" w:sz="0" w:space="0" w:color="auto"/>
                <w:left w:val="none" w:sz="0" w:space="0" w:color="auto"/>
                <w:bottom w:val="none" w:sz="0" w:space="0" w:color="auto"/>
                <w:right w:val="none" w:sz="0" w:space="0" w:color="auto"/>
              </w:divBdr>
            </w:div>
            <w:div w:id="837842609">
              <w:marLeft w:val="0"/>
              <w:marRight w:val="0"/>
              <w:marTop w:val="0"/>
              <w:marBottom w:val="0"/>
              <w:divBdr>
                <w:top w:val="none" w:sz="0" w:space="0" w:color="auto"/>
                <w:left w:val="none" w:sz="0" w:space="0" w:color="auto"/>
                <w:bottom w:val="none" w:sz="0" w:space="0" w:color="auto"/>
                <w:right w:val="none" w:sz="0" w:space="0" w:color="auto"/>
              </w:divBdr>
            </w:div>
            <w:div w:id="856891488">
              <w:marLeft w:val="0"/>
              <w:marRight w:val="0"/>
              <w:marTop w:val="0"/>
              <w:marBottom w:val="0"/>
              <w:divBdr>
                <w:top w:val="none" w:sz="0" w:space="0" w:color="auto"/>
                <w:left w:val="none" w:sz="0" w:space="0" w:color="auto"/>
                <w:bottom w:val="none" w:sz="0" w:space="0" w:color="auto"/>
                <w:right w:val="none" w:sz="0" w:space="0" w:color="auto"/>
              </w:divBdr>
            </w:div>
            <w:div w:id="890455858">
              <w:marLeft w:val="0"/>
              <w:marRight w:val="0"/>
              <w:marTop w:val="0"/>
              <w:marBottom w:val="0"/>
              <w:divBdr>
                <w:top w:val="none" w:sz="0" w:space="0" w:color="auto"/>
                <w:left w:val="none" w:sz="0" w:space="0" w:color="auto"/>
                <w:bottom w:val="none" w:sz="0" w:space="0" w:color="auto"/>
                <w:right w:val="none" w:sz="0" w:space="0" w:color="auto"/>
              </w:divBdr>
              <w:divsChild>
                <w:div w:id="38362433">
                  <w:marLeft w:val="0"/>
                  <w:marRight w:val="0"/>
                  <w:marTop w:val="0"/>
                  <w:marBottom w:val="0"/>
                  <w:divBdr>
                    <w:top w:val="none" w:sz="0" w:space="0" w:color="auto"/>
                    <w:left w:val="none" w:sz="0" w:space="0" w:color="auto"/>
                    <w:bottom w:val="none" w:sz="0" w:space="0" w:color="auto"/>
                    <w:right w:val="none" w:sz="0" w:space="0" w:color="auto"/>
                  </w:divBdr>
                </w:div>
                <w:div w:id="39087720">
                  <w:marLeft w:val="0"/>
                  <w:marRight w:val="0"/>
                  <w:marTop w:val="0"/>
                  <w:marBottom w:val="0"/>
                  <w:divBdr>
                    <w:top w:val="none" w:sz="0" w:space="0" w:color="auto"/>
                    <w:left w:val="none" w:sz="0" w:space="0" w:color="auto"/>
                    <w:bottom w:val="none" w:sz="0" w:space="0" w:color="auto"/>
                    <w:right w:val="none" w:sz="0" w:space="0" w:color="auto"/>
                  </w:divBdr>
                </w:div>
                <w:div w:id="41366492">
                  <w:marLeft w:val="0"/>
                  <w:marRight w:val="0"/>
                  <w:marTop w:val="0"/>
                  <w:marBottom w:val="0"/>
                  <w:divBdr>
                    <w:top w:val="none" w:sz="0" w:space="0" w:color="auto"/>
                    <w:left w:val="none" w:sz="0" w:space="0" w:color="auto"/>
                    <w:bottom w:val="none" w:sz="0" w:space="0" w:color="auto"/>
                    <w:right w:val="none" w:sz="0" w:space="0" w:color="auto"/>
                  </w:divBdr>
                </w:div>
                <w:div w:id="182479824">
                  <w:marLeft w:val="0"/>
                  <w:marRight w:val="0"/>
                  <w:marTop w:val="0"/>
                  <w:marBottom w:val="0"/>
                  <w:divBdr>
                    <w:top w:val="none" w:sz="0" w:space="0" w:color="auto"/>
                    <w:left w:val="none" w:sz="0" w:space="0" w:color="auto"/>
                    <w:bottom w:val="none" w:sz="0" w:space="0" w:color="auto"/>
                    <w:right w:val="none" w:sz="0" w:space="0" w:color="auto"/>
                  </w:divBdr>
                </w:div>
                <w:div w:id="219177539">
                  <w:marLeft w:val="0"/>
                  <w:marRight w:val="0"/>
                  <w:marTop w:val="0"/>
                  <w:marBottom w:val="0"/>
                  <w:divBdr>
                    <w:top w:val="none" w:sz="0" w:space="0" w:color="auto"/>
                    <w:left w:val="none" w:sz="0" w:space="0" w:color="auto"/>
                    <w:bottom w:val="none" w:sz="0" w:space="0" w:color="auto"/>
                    <w:right w:val="none" w:sz="0" w:space="0" w:color="auto"/>
                  </w:divBdr>
                </w:div>
                <w:div w:id="223488920">
                  <w:marLeft w:val="0"/>
                  <w:marRight w:val="0"/>
                  <w:marTop w:val="0"/>
                  <w:marBottom w:val="0"/>
                  <w:divBdr>
                    <w:top w:val="none" w:sz="0" w:space="0" w:color="auto"/>
                    <w:left w:val="none" w:sz="0" w:space="0" w:color="auto"/>
                    <w:bottom w:val="none" w:sz="0" w:space="0" w:color="auto"/>
                    <w:right w:val="none" w:sz="0" w:space="0" w:color="auto"/>
                  </w:divBdr>
                </w:div>
                <w:div w:id="345324765">
                  <w:marLeft w:val="0"/>
                  <w:marRight w:val="0"/>
                  <w:marTop w:val="0"/>
                  <w:marBottom w:val="0"/>
                  <w:divBdr>
                    <w:top w:val="none" w:sz="0" w:space="0" w:color="auto"/>
                    <w:left w:val="none" w:sz="0" w:space="0" w:color="auto"/>
                    <w:bottom w:val="none" w:sz="0" w:space="0" w:color="auto"/>
                    <w:right w:val="none" w:sz="0" w:space="0" w:color="auto"/>
                  </w:divBdr>
                </w:div>
                <w:div w:id="362286974">
                  <w:marLeft w:val="0"/>
                  <w:marRight w:val="0"/>
                  <w:marTop w:val="0"/>
                  <w:marBottom w:val="0"/>
                  <w:divBdr>
                    <w:top w:val="none" w:sz="0" w:space="0" w:color="auto"/>
                    <w:left w:val="none" w:sz="0" w:space="0" w:color="auto"/>
                    <w:bottom w:val="none" w:sz="0" w:space="0" w:color="auto"/>
                    <w:right w:val="none" w:sz="0" w:space="0" w:color="auto"/>
                  </w:divBdr>
                </w:div>
                <w:div w:id="400296608">
                  <w:marLeft w:val="0"/>
                  <w:marRight w:val="0"/>
                  <w:marTop w:val="0"/>
                  <w:marBottom w:val="0"/>
                  <w:divBdr>
                    <w:top w:val="none" w:sz="0" w:space="0" w:color="auto"/>
                    <w:left w:val="none" w:sz="0" w:space="0" w:color="auto"/>
                    <w:bottom w:val="none" w:sz="0" w:space="0" w:color="auto"/>
                    <w:right w:val="none" w:sz="0" w:space="0" w:color="auto"/>
                  </w:divBdr>
                </w:div>
                <w:div w:id="421804666">
                  <w:marLeft w:val="0"/>
                  <w:marRight w:val="0"/>
                  <w:marTop w:val="0"/>
                  <w:marBottom w:val="0"/>
                  <w:divBdr>
                    <w:top w:val="none" w:sz="0" w:space="0" w:color="auto"/>
                    <w:left w:val="none" w:sz="0" w:space="0" w:color="auto"/>
                    <w:bottom w:val="none" w:sz="0" w:space="0" w:color="auto"/>
                    <w:right w:val="none" w:sz="0" w:space="0" w:color="auto"/>
                  </w:divBdr>
                </w:div>
                <w:div w:id="434597796">
                  <w:marLeft w:val="0"/>
                  <w:marRight w:val="0"/>
                  <w:marTop w:val="0"/>
                  <w:marBottom w:val="0"/>
                  <w:divBdr>
                    <w:top w:val="none" w:sz="0" w:space="0" w:color="auto"/>
                    <w:left w:val="none" w:sz="0" w:space="0" w:color="auto"/>
                    <w:bottom w:val="none" w:sz="0" w:space="0" w:color="auto"/>
                    <w:right w:val="none" w:sz="0" w:space="0" w:color="auto"/>
                  </w:divBdr>
                </w:div>
                <w:div w:id="528377417">
                  <w:marLeft w:val="0"/>
                  <w:marRight w:val="0"/>
                  <w:marTop w:val="0"/>
                  <w:marBottom w:val="0"/>
                  <w:divBdr>
                    <w:top w:val="none" w:sz="0" w:space="0" w:color="auto"/>
                    <w:left w:val="none" w:sz="0" w:space="0" w:color="auto"/>
                    <w:bottom w:val="none" w:sz="0" w:space="0" w:color="auto"/>
                    <w:right w:val="none" w:sz="0" w:space="0" w:color="auto"/>
                  </w:divBdr>
                </w:div>
                <w:div w:id="567620539">
                  <w:marLeft w:val="0"/>
                  <w:marRight w:val="0"/>
                  <w:marTop w:val="0"/>
                  <w:marBottom w:val="0"/>
                  <w:divBdr>
                    <w:top w:val="none" w:sz="0" w:space="0" w:color="auto"/>
                    <w:left w:val="none" w:sz="0" w:space="0" w:color="auto"/>
                    <w:bottom w:val="none" w:sz="0" w:space="0" w:color="auto"/>
                    <w:right w:val="none" w:sz="0" w:space="0" w:color="auto"/>
                  </w:divBdr>
                </w:div>
                <w:div w:id="568658821">
                  <w:marLeft w:val="0"/>
                  <w:marRight w:val="0"/>
                  <w:marTop w:val="0"/>
                  <w:marBottom w:val="0"/>
                  <w:divBdr>
                    <w:top w:val="none" w:sz="0" w:space="0" w:color="auto"/>
                    <w:left w:val="none" w:sz="0" w:space="0" w:color="auto"/>
                    <w:bottom w:val="none" w:sz="0" w:space="0" w:color="auto"/>
                    <w:right w:val="none" w:sz="0" w:space="0" w:color="auto"/>
                  </w:divBdr>
                </w:div>
                <w:div w:id="630288213">
                  <w:marLeft w:val="0"/>
                  <w:marRight w:val="0"/>
                  <w:marTop w:val="0"/>
                  <w:marBottom w:val="0"/>
                  <w:divBdr>
                    <w:top w:val="none" w:sz="0" w:space="0" w:color="auto"/>
                    <w:left w:val="none" w:sz="0" w:space="0" w:color="auto"/>
                    <w:bottom w:val="none" w:sz="0" w:space="0" w:color="auto"/>
                    <w:right w:val="none" w:sz="0" w:space="0" w:color="auto"/>
                  </w:divBdr>
                </w:div>
                <w:div w:id="760838515">
                  <w:marLeft w:val="0"/>
                  <w:marRight w:val="0"/>
                  <w:marTop w:val="0"/>
                  <w:marBottom w:val="0"/>
                  <w:divBdr>
                    <w:top w:val="none" w:sz="0" w:space="0" w:color="auto"/>
                    <w:left w:val="none" w:sz="0" w:space="0" w:color="auto"/>
                    <w:bottom w:val="none" w:sz="0" w:space="0" w:color="auto"/>
                    <w:right w:val="none" w:sz="0" w:space="0" w:color="auto"/>
                  </w:divBdr>
                </w:div>
                <w:div w:id="842744859">
                  <w:marLeft w:val="0"/>
                  <w:marRight w:val="0"/>
                  <w:marTop w:val="0"/>
                  <w:marBottom w:val="0"/>
                  <w:divBdr>
                    <w:top w:val="none" w:sz="0" w:space="0" w:color="auto"/>
                    <w:left w:val="none" w:sz="0" w:space="0" w:color="auto"/>
                    <w:bottom w:val="none" w:sz="0" w:space="0" w:color="auto"/>
                    <w:right w:val="none" w:sz="0" w:space="0" w:color="auto"/>
                  </w:divBdr>
                </w:div>
                <w:div w:id="887180330">
                  <w:marLeft w:val="0"/>
                  <w:marRight w:val="0"/>
                  <w:marTop w:val="0"/>
                  <w:marBottom w:val="0"/>
                  <w:divBdr>
                    <w:top w:val="none" w:sz="0" w:space="0" w:color="auto"/>
                    <w:left w:val="none" w:sz="0" w:space="0" w:color="auto"/>
                    <w:bottom w:val="none" w:sz="0" w:space="0" w:color="auto"/>
                    <w:right w:val="none" w:sz="0" w:space="0" w:color="auto"/>
                  </w:divBdr>
                </w:div>
                <w:div w:id="972445501">
                  <w:marLeft w:val="0"/>
                  <w:marRight w:val="0"/>
                  <w:marTop w:val="0"/>
                  <w:marBottom w:val="0"/>
                  <w:divBdr>
                    <w:top w:val="none" w:sz="0" w:space="0" w:color="auto"/>
                    <w:left w:val="none" w:sz="0" w:space="0" w:color="auto"/>
                    <w:bottom w:val="none" w:sz="0" w:space="0" w:color="auto"/>
                    <w:right w:val="none" w:sz="0" w:space="0" w:color="auto"/>
                  </w:divBdr>
                </w:div>
                <w:div w:id="982925052">
                  <w:marLeft w:val="0"/>
                  <w:marRight w:val="0"/>
                  <w:marTop w:val="0"/>
                  <w:marBottom w:val="0"/>
                  <w:divBdr>
                    <w:top w:val="none" w:sz="0" w:space="0" w:color="auto"/>
                    <w:left w:val="none" w:sz="0" w:space="0" w:color="auto"/>
                    <w:bottom w:val="none" w:sz="0" w:space="0" w:color="auto"/>
                    <w:right w:val="none" w:sz="0" w:space="0" w:color="auto"/>
                  </w:divBdr>
                </w:div>
                <w:div w:id="1010447261">
                  <w:marLeft w:val="0"/>
                  <w:marRight w:val="0"/>
                  <w:marTop w:val="0"/>
                  <w:marBottom w:val="0"/>
                  <w:divBdr>
                    <w:top w:val="none" w:sz="0" w:space="0" w:color="auto"/>
                    <w:left w:val="none" w:sz="0" w:space="0" w:color="auto"/>
                    <w:bottom w:val="none" w:sz="0" w:space="0" w:color="auto"/>
                    <w:right w:val="none" w:sz="0" w:space="0" w:color="auto"/>
                  </w:divBdr>
                </w:div>
                <w:div w:id="1015035671">
                  <w:marLeft w:val="0"/>
                  <w:marRight w:val="0"/>
                  <w:marTop w:val="0"/>
                  <w:marBottom w:val="0"/>
                  <w:divBdr>
                    <w:top w:val="none" w:sz="0" w:space="0" w:color="auto"/>
                    <w:left w:val="none" w:sz="0" w:space="0" w:color="auto"/>
                    <w:bottom w:val="none" w:sz="0" w:space="0" w:color="auto"/>
                    <w:right w:val="none" w:sz="0" w:space="0" w:color="auto"/>
                  </w:divBdr>
                </w:div>
                <w:div w:id="1502697285">
                  <w:marLeft w:val="0"/>
                  <w:marRight w:val="0"/>
                  <w:marTop w:val="0"/>
                  <w:marBottom w:val="0"/>
                  <w:divBdr>
                    <w:top w:val="none" w:sz="0" w:space="0" w:color="auto"/>
                    <w:left w:val="none" w:sz="0" w:space="0" w:color="auto"/>
                    <w:bottom w:val="none" w:sz="0" w:space="0" w:color="auto"/>
                    <w:right w:val="none" w:sz="0" w:space="0" w:color="auto"/>
                  </w:divBdr>
                </w:div>
                <w:div w:id="1507595162">
                  <w:marLeft w:val="0"/>
                  <w:marRight w:val="0"/>
                  <w:marTop w:val="0"/>
                  <w:marBottom w:val="0"/>
                  <w:divBdr>
                    <w:top w:val="none" w:sz="0" w:space="0" w:color="auto"/>
                    <w:left w:val="none" w:sz="0" w:space="0" w:color="auto"/>
                    <w:bottom w:val="none" w:sz="0" w:space="0" w:color="auto"/>
                    <w:right w:val="none" w:sz="0" w:space="0" w:color="auto"/>
                  </w:divBdr>
                </w:div>
                <w:div w:id="1578828744">
                  <w:marLeft w:val="0"/>
                  <w:marRight w:val="0"/>
                  <w:marTop w:val="0"/>
                  <w:marBottom w:val="0"/>
                  <w:divBdr>
                    <w:top w:val="none" w:sz="0" w:space="0" w:color="auto"/>
                    <w:left w:val="none" w:sz="0" w:space="0" w:color="auto"/>
                    <w:bottom w:val="none" w:sz="0" w:space="0" w:color="auto"/>
                    <w:right w:val="none" w:sz="0" w:space="0" w:color="auto"/>
                  </w:divBdr>
                </w:div>
                <w:div w:id="1619944191">
                  <w:marLeft w:val="0"/>
                  <w:marRight w:val="0"/>
                  <w:marTop w:val="0"/>
                  <w:marBottom w:val="0"/>
                  <w:divBdr>
                    <w:top w:val="none" w:sz="0" w:space="0" w:color="auto"/>
                    <w:left w:val="none" w:sz="0" w:space="0" w:color="auto"/>
                    <w:bottom w:val="none" w:sz="0" w:space="0" w:color="auto"/>
                    <w:right w:val="none" w:sz="0" w:space="0" w:color="auto"/>
                  </w:divBdr>
                </w:div>
                <w:div w:id="1624657119">
                  <w:marLeft w:val="0"/>
                  <w:marRight w:val="0"/>
                  <w:marTop w:val="0"/>
                  <w:marBottom w:val="0"/>
                  <w:divBdr>
                    <w:top w:val="none" w:sz="0" w:space="0" w:color="auto"/>
                    <w:left w:val="none" w:sz="0" w:space="0" w:color="auto"/>
                    <w:bottom w:val="none" w:sz="0" w:space="0" w:color="auto"/>
                    <w:right w:val="none" w:sz="0" w:space="0" w:color="auto"/>
                  </w:divBdr>
                </w:div>
                <w:div w:id="1770807701">
                  <w:marLeft w:val="0"/>
                  <w:marRight w:val="0"/>
                  <w:marTop w:val="0"/>
                  <w:marBottom w:val="0"/>
                  <w:divBdr>
                    <w:top w:val="none" w:sz="0" w:space="0" w:color="auto"/>
                    <w:left w:val="none" w:sz="0" w:space="0" w:color="auto"/>
                    <w:bottom w:val="none" w:sz="0" w:space="0" w:color="auto"/>
                    <w:right w:val="none" w:sz="0" w:space="0" w:color="auto"/>
                  </w:divBdr>
                </w:div>
                <w:div w:id="1839149301">
                  <w:marLeft w:val="0"/>
                  <w:marRight w:val="0"/>
                  <w:marTop w:val="0"/>
                  <w:marBottom w:val="0"/>
                  <w:divBdr>
                    <w:top w:val="none" w:sz="0" w:space="0" w:color="auto"/>
                    <w:left w:val="none" w:sz="0" w:space="0" w:color="auto"/>
                    <w:bottom w:val="none" w:sz="0" w:space="0" w:color="auto"/>
                    <w:right w:val="none" w:sz="0" w:space="0" w:color="auto"/>
                  </w:divBdr>
                </w:div>
                <w:div w:id="1981962671">
                  <w:marLeft w:val="0"/>
                  <w:marRight w:val="0"/>
                  <w:marTop w:val="0"/>
                  <w:marBottom w:val="0"/>
                  <w:divBdr>
                    <w:top w:val="none" w:sz="0" w:space="0" w:color="auto"/>
                    <w:left w:val="none" w:sz="0" w:space="0" w:color="auto"/>
                    <w:bottom w:val="none" w:sz="0" w:space="0" w:color="auto"/>
                    <w:right w:val="none" w:sz="0" w:space="0" w:color="auto"/>
                  </w:divBdr>
                </w:div>
                <w:div w:id="2117358565">
                  <w:marLeft w:val="0"/>
                  <w:marRight w:val="0"/>
                  <w:marTop w:val="0"/>
                  <w:marBottom w:val="0"/>
                  <w:divBdr>
                    <w:top w:val="none" w:sz="0" w:space="0" w:color="auto"/>
                    <w:left w:val="none" w:sz="0" w:space="0" w:color="auto"/>
                    <w:bottom w:val="none" w:sz="0" w:space="0" w:color="auto"/>
                    <w:right w:val="none" w:sz="0" w:space="0" w:color="auto"/>
                  </w:divBdr>
                </w:div>
                <w:div w:id="2143960224">
                  <w:marLeft w:val="0"/>
                  <w:marRight w:val="0"/>
                  <w:marTop w:val="0"/>
                  <w:marBottom w:val="0"/>
                  <w:divBdr>
                    <w:top w:val="none" w:sz="0" w:space="0" w:color="auto"/>
                    <w:left w:val="none" w:sz="0" w:space="0" w:color="auto"/>
                    <w:bottom w:val="none" w:sz="0" w:space="0" w:color="auto"/>
                    <w:right w:val="none" w:sz="0" w:space="0" w:color="auto"/>
                  </w:divBdr>
                </w:div>
              </w:divsChild>
            </w:div>
            <w:div w:id="1034886032">
              <w:marLeft w:val="0"/>
              <w:marRight w:val="0"/>
              <w:marTop w:val="0"/>
              <w:marBottom w:val="0"/>
              <w:divBdr>
                <w:top w:val="none" w:sz="0" w:space="0" w:color="auto"/>
                <w:left w:val="none" w:sz="0" w:space="0" w:color="auto"/>
                <w:bottom w:val="none" w:sz="0" w:space="0" w:color="auto"/>
                <w:right w:val="none" w:sz="0" w:space="0" w:color="auto"/>
              </w:divBdr>
            </w:div>
            <w:div w:id="1077824302">
              <w:marLeft w:val="0"/>
              <w:marRight w:val="0"/>
              <w:marTop w:val="0"/>
              <w:marBottom w:val="0"/>
              <w:divBdr>
                <w:top w:val="none" w:sz="0" w:space="0" w:color="auto"/>
                <w:left w:val="none" w:sz="0" w:space="0" w:color="auto"/>
                <w:bottom w:val="none" w:sz="0" w:space="0" w:color="auto"/>
                <w:right w:val="none" w:sz="0" w:space="0" w:color="auto"/>
              </w:divBdr>
            </w:div>
            <w:div w:id="1087727476">
              <w:marLeft w:val="0"/>
              <w:marRight w:val="0"/>
              <w:marTop w:val="0"/>
              <w:marBottom w:val="0"/>
              <w:divBdr>
                <w:top w:val="none" w:sz="0" w:space="0" w:color="auto"/>
                <w:left w:val="none" w:sz="0" w:space="0" w:color="auto"/>
                <w:bottom w:val="none" w:sz="0" w:space="0" w:color="auto"/>
                <w:right w:val="none" w:sz="0" w:space="0" w:color="auto"/>
              </w:divBdr>
            </w:div>
            <w:div w:id="1098909626">
              <w:marLeft w:val="0"/>
              <w:marRight w:val="0"/>
              <w:marTop w:val="0"/>
              <w:marBottom w:val="0"/>
              <w:divBdr>
                <w:top w:val="none" w:sz="0" w:space="0" w:color="auto"/>
                <w:left w:val="none" w:sz="0" w:space="0" w:color="auto"/>
                <w:bottom w:val="none" w:sz="0" w:space="0" w:color="auto"/>
                <w:right w:val="none" w:sz="0" w:space="0" w:color="auto"/>
              </w:divBdr>
            </w:div>
            <w:div w:id="1135636927">
              <w:marLeft w:val="0"/>
              <w:marRight w:val="0"/>
              <w:marTop w:val="0"/>
              <w:marBottom w:val="0"/>
              <w:divBdr>
                <w:top w:val="none" w:sz="0" w:space="0" w:color="auto"/>
                <w:left w:val="none" w:sz="0" w:space="0" w:color="auto"/>
                <w:bottom w:val="none" w:sz="0" w:space="0" w:color="auto"/>
                <w:right w:val="none" w:sz="0" w:space="0" w:color="auto"/>
              </w:divBdr>
            </w:div>
            <w:div w:id="1154106404">
              <w:marLeft w:val="0"/>
              <w:marRight w:val="0"/>
              <w:marTop w:val="0"/>
              <w:marBottom w:val="0"/>
              <w:divBdr>
                <w:top w:val="none" w:sz="0" w:space="0" w:color="auto"/>
                <w:left w:val="none" w:sz="0" w:space="0" w:color="auto"/>
                <w:bottom w:val="none" w:sz="0" w:space="0" w:color="auto"/>
                <w:right w:val="none" w:sz="0" w:space="0" w:color="auto"/>
              </w:divBdr>
            </w:div>
            <w:div w:id="1178736017">
              <w:marLeft w:val="0"/>
              <w:marRight w:val="0"/>
              <w:marTop w:val="0"/>
              <w:marBottom w:val="0"/>
              <w:divBdr>
                <w:top w:val="none" w:sz="0" w:space="0" w:color="auto"/>
                <w:left w:val="none" w:sz="0" w:space="0" w:color="auto"/>
                <w:bottom w:val="none" w:sz="0" w:space="0" w:color="auto"/>
                <w:right w:val="none" w:sz="0" w:space="0" w:color="auto"/>
              </w:divBdr>
            </w:div>
            <w:div w:id="1207916063">
              <w:marLeft w:val="0"/>
              <w:marRight w:val="0"/>
              <w:marTop w:val="0"/>
              <w:marBottom w:val="0"/>
              <w:divBdr>
                <w:top w:val="none" w:sz="0" w:space="0" w:color="auto"/>
                <w:left w:val="none" w:sz="0" w:space="0" w:color="auto"/>
                <w:bottom w:val="none" w:sz="0" w:space="0" w:color="auto"/>
                <w:right w:val="none" w:sz="0" w:space="0" w:color="auto"/>
              </w:divBdr>
            </w:div>
            <w:div w:id="1273783239">
              <w:marLeft w:val="0"/>
              <w:marRight w:val="0"/>
              <w:marTop w:val="0"/>
              <w:marBottom w:val="0"/>
              <w:divBdr>
                <w:top w:val="none" w:sz="0" w:space="0" w:color="auto"/>
                <w:left w:val="none" w:sz="0" w:space="0" w:color="auto"/>
                <w:bottom w:val="none" w:sz="0" w:space="0" w:color="auto"/>
                <w:right w:val="none" w:sz="0" w:space="0" w:color="auto"/>
              </w:divBdr>
            </w:div>
            <w:div w:id="1295914344">
              <w:marLeft w:val="0"/>
              <w:marRight w:val="0"/>
              <w:marTop w:val="0"/>
              <w:marBottom w:val="0"/>
              <w:divBdr>
                <w:top w:val="none" w:sz="0" w:space="0" w:color="auto"/>
                <w:left w:val="none" w:sz="0" w:space="0" w:color="auto"/>
                <w:bottom w:val="none" w:sz="0" w:space="0" w:color="auto"/>
                <w:right w:val="none" w:sz="0" w:space="0" w:color="auto"/>
              </w:divBdr>
            </w:div>
            <w:div w:id="1484393078">
              <w:marLeft w:val="0"/>
              <w:marRight w:val="0"/>
              <w:marTop w:val="0"/>
              <w:marBottom w:val="0"/>
              <w:divBdr>
                <w:top w:val="none" w:sz="0" w:space="0" w:color="auto"/>
                <w:left w:val="none" w:sz="0" w:space="0" w:color="auto"/>
                <w:bottom w:val="none" w:sz="0" w:space="0" w:color="auto"/>
                <w:right w:val="none" w:sz="0" w:space="0" w:color="auto"/>
              </w:divBdr>
            </w:div>
            <w:div w:id="1528642696">
              <w:marLeft w:val="0"/>
              <w:marRight w:val="0"/>
              <w:marTop w:val="0"/>
              <w:marBottom w:val="0"/>
              <w:divBdr>
                <w:top w:val="none" w:sz="0" w:space="0" w:color="auto"/>
                <w:left w:val="none" w:sz="0" w:space="0" w:color="auto"/>
                <w:bottom w:val="none" w:sz="0" w:space="0" w:color="auto"/>
                <w:right w:val="none" w:sz="0" w:space="0" w:color="auto"/>
              </w:divBdr>
            </w:div>
            <w:div w:id="1528981644">
              <w:marLeft w:val="0"/>
              <w:marRight w:val="0"/>
              <w:marTop w:val="0"/>
              <w:marBottom w:val="0"/>
              <w:divBdr>
                <w:top w:val="none" w:sz="0" w:space="0" w:color="auto"/>
                <w:left w:val="none" w:sz="0" w:space="0" w:color="auto"/>
                <w:bottom w:val="none" w:sz="0" w:space="0" w:color="auto"/>
                <w:right w:val="none" w:sz="0" w:space="0" w:color="auto"/>
              </w:divBdr>
            </w:div>
            <w:div w:id="1589148849">
              <w:marLeft w:val="0"/>
              <w:marRight w:val="0"/>
              <w:marTop w:val="0"/>
              <w:marBottom w:val="0"/>
              <w:divBdr>
                <w:top w:val="none" w:sz="0" w:space="0" w:color="auto"/>
                <w:left w:val="none" w:sz="0" w:space="0" w:color="auto"/>
                <w:bottom w:val="none" w:sz="0" w:space="0" w:color="auto"/>
                <w:right w:val="none" w:sz="0" w:space="0" w:color="auto"/>
              </w:divBdr>
            </w:div>
            <w:div w:id="1645231804">
              <w:marLeft w:val="0"/>
              <w:marRight w:val="0"/>
              <w:marTop w:val="0"/>
              <w:marBottom w:val="0"/>
              <w:divBdr>
                <w:top w:val="none" w:sz="0" w:space="0" w:color="auto"/>
                <w:left w:val="none" w:sz="0" w:space="0" w:color="auto"/>
                <w:bottom w:val="none" w:sz="0" w:space="0" w:color="auto"/>
                <w:right w:val="none" w:sz="0" w:space="0" w:color="auto"/>
              </w:divBdr>
            </w:div>
            <w:div w:id="1736276118">
              <w:marLeft w:val="0"/>
              <w:marRight w:val="0"/>
              <w:marTop w:val="0"/>
              <w:marBottom w:val="0"/>
              <w:divBdr>
                <w:top w:val="none" w:sz="0" w:space="0" w:color="auto"/>
                <w:left w:val="none" w:sz="0" w:space="0" w:color="auto"/>
                <w:bottom w:val="none" w:sz="0" w:space="0" w:color="auto"/>
                <w:right w:val="none" w:sz="0" w:space="0" w:color="auto"/>
              </w:divBdr>
            </w:div>
            <w:div w:id="1755275485">
              <w:marLeft w:val="0"/>
              <w:marRight w:val="0"/>
              <w:marTop w:val="0"/>
              <w:marBottom w:val="0"/>
              <w:divBdr>
                <w:top w:val="none" w:sz="0" w:space="0" w:color="auto"/>
                <w:left w:val="none" w:sz="0" w:space="0" w:color="auto"/>
                <w:bottom w:val="none" w:sz="0" w:space="0" w:color="auto"/>
                <w:right w:val="none" w:sz="0" w:space="0" w:color="auto"/>
              </w:divBdr>
            </w:div>
            <w:div w:id="1810510346">
              <w:marLeft w:val="0"/>
              <w:marRight w:val="0"/>
              <w:marTop w:val="0"/>
              <w:marBottom w:val="0"/>
              <w:divBdr>
                <w:top w:val="none" w:sz="0" w:space="0" w:color="auto"/>
                <w:left w:val="none" w:sz="0" w:space="0" w:color="auto"/>
                <w:bottom w:val="none" w:sz="0" w:space="0" w:color="auto"/>
                <w:right w:val="none" w:sz="0" w:space="0" w:color="auto"/>
              </w:divBdr>
            </w:div>
            <w:div w:id="1895312456">
              <w:marLeft w:val="0"/>
              <w:marRight w:val="0"/>
              <w:marTop w:val="0"/>
              <w:marBottom w:val="0"/>
              <w:divBdr>
                <w:top w:val="none" w:sz="0" w:space="0" w:color="auto"/>
                <w:left w:val="none" w:sz="0" w:space="0" w:color="auto"/>
                <w:bottom w:val="none" w:sz="0" w:space="0" w:color="auto"/>
                <w:right w:val="none" w:sz="0" w:space="0" w:color="auto"/>
              </w:divBdr>
            </w:div>
            <w:div w:id="1967469750">
              <w:marLeft w:val="0"/>
              <w:marRight w:val="0"/>
              <w:marTop w:val="0"/>
              <w:marBottom w:val="0"/>
              <w:divBdr>
                <w:top w:val="none" w:sz="0" w:space="0" w:color="auto"/>
                <w:left w:val="none" w:sz="0" w:space="0" w:color="auto"/>
                <w:bottom w:val="none" w:sz="0" w:space="0" w:color="auto"/>
                <w:right w:val="none" w:sz="0" w:space="0" w:color="auto"/>
              </w:divBdr>
            </w:div>
            <w:div w:id="1976791562">
              <w:marLeft w:val="0"/>
              <w:marRight w:val="0"/>
              <w:marTop w:val="0"/>
              <w:marBottom w:val="0"/>
              <w:divBdr>
                <w:top w:val="none" w:sz="0" w:space="0" w:color="auto"/>
                <w:left w:val="none" w:sz="0" w:space="0" w:color="auto"/>
                <w:bottom w:val="none" w:sz="0" w:space="0" w:color="auto"/>
                <w:right w:val="none" w:sz="0" w:space="0" w:color="auto"/>
              </w:divBdr>
            </w:div>
          </w:divsChild>
        </w:div>
        <w:div w:id="1156189596">
          <w:marLeft w:val="0"/>
          <w:marRight w:val="0"/>
          <w:marTop w:val="0"/>
          <w:marBottom w:val="0"/>
          <w:divBdr>
            <w:top w:val="none" w:sz="0" w:space="0" w:color="auto"/>
            <w:left w:val="none" w:sz="0" w:space="0" w:color="auto"/>
            <w:bottom w:val="none" w:sz="0" w:space="0" w:color="auto"/>
            <w:right w:val="none" w:sz="0" w:space="0" w:color="auto"/>
          </w:divBdr>
          <w:divsChild>
            <w:div w:id="35325606">
              <w:marLeft w:val="0"/>
              <w:marRight w:val="0"/>
              <w:marTop w:val="0"/>
              <w:marBottom w:val="0"/>
              <w:divBdr>
                <w:top w:val="none" w:sz="0" w:space="0" w:color="auto"/>
                <w:left w:val="none" w:sz="0" w:space="0" w:color="auto"/>
                <w:bottom w:val="none" w:sz="0" w:space="0" w:color="auto"/>
                <w:right w:val="none" w:sz="0" w:space="0" w:color="auto"/>
              </w:divBdr>
            </w:div>
            <w:div w:id="177700467">
              <w:marLeft w:val="0"/>
              <w:marRight w:val="0"/>
              <w:marTop w:val="0"/>
              <w:marBottom w:val="0"/>
              <w:divBdr>
                <w:top w:val="none" w:sz="0" w:space="0" w:color="auto"/>
                <w:left w:val="none" w:sz="0" w:space="0" w:color="auto"/>
                <w:bottom w:val="none" w:sz="0" w:space="0" w:color="auto"/>
                <w:right w:val="none" w:sz="0" w:space="0" w:color="auto"/>
              </w:divBdr>
            </w:div>
            <w:div w:id="295985502">
              <w:marLeft w:val="0"/>
              <w:marRight w:val="0"/>
              <w:marTop w:val="0"/>
              <w:marBottom w:val="0"/>
              <w:divBdr>
                <w:top w:val="none" w:sz="0" w:space="0" w:color="auto"/>
                <w:left w:val="none" w:sz="0" w:space="0" w:color="auto"/>
                <w:bottom w:val="none" w:sz="0" w:space="0" w:color="auto"/>
                <w:right w:val="none" w:sz="0" w:space="0" w:color="auto"/>
              </w:divBdr>
            </w:div>
            <w:div w:id="310058619">
              <w:marLeft w:val="0"/>
              <w:marRight w:val="0"/>
              <w:marTop w:val="0"/>
              <w:marBottom w:val="0"/>
              <w:divBdr>
                <w:top w:val="none" w:sz="0" w:space="0" w:color="auto"/>
                <w:left w:val="none" w:sz="0" w:space="0" w:color="auto"/>
                <w:bottom w:val="none" w:sz="0" w:space="0" w:color="auto"/>
                <w:right w:val="none" w:sz="0" w:space="0" w:color="auto"/>
              </w:divBdr>
            </w:div>
            <w:div w:id="637954405">
              <w:marLeft w:val="0"/>
              <w:marRight w:val="0"/>
              <w:marTop w:val="0"/>
              <w:marBottom w:val="0"/>
              <w:divBdr>
                <w:top w:val="none" w:sz="0" w:space="0" w:color="auto"/>
                <w:left w:val="none" w:sz="0" w:space="0" w:color="auto"/>
                <w:bottom w:val="none" w:sz="0" w:space="0" w:color="auto"/>
                <w:right w:val="none" w:sz="0" w:space="0" w:color="auto"/>
              </w:divBdr>
            </w:div>
            <w:div w:id="649946915">
              <w:marLeft w:val="0"/>
              <w:marRight w:val="0"/>
              <w:marTop w:val="0"/>
              <w:marBottom w:val="0"/>
              <w:divBdr>
                <w:top w:val="none" w:sz="0" w:space="0" w:color="auto"/>
                <w:left w:val="none" w:sz="0" w:space="0" w:color="auto"/>
                <w:bottom w:val="none" w:sz="0" w:space="0" w:color="auto"/>
                <w:right w:val="none" w:sz="0" w:space="0" w:color="auto"/>
              </w:divBdr>
              <w:divsChild>
                <w:div w:id="107048674">
                  <w:marLeft w:val="0"/>
                  <w:marRight w:val="0"/>
                  <w:marTop w:val="0"/>
                  <w:marBottom w:val="0"/>
                  <w:divBdr>
                    <w:top w:val="none" w:sz="0" w:space="0" w:color="auto"/>
                    <w:left w:val="none" w:sz="0" w:space="0" w:color="auto"/>
                    <w:bottom w:val="none" w:sz="0" w:space="0" w:color="auto"/>
                    <w:right w:val="none" w:sz="0" w:space="0" w:color="auto"/>
                  </w:divBdr>
                </w:div>
                <w:div w:id="137772717">
                  <w:marLeft w:val="0"/>
                  <w:marRight w:val="0"/>
                  <w:marTop w:val="0"/>
                  <w:marBottom w:val="0"/>
                  <w:divBdr>
                    <w:top w:val="none" w:sz="0" w:space="0" w:color="auto"/>
                    <w:left w:val="none" w:sz="0" w:space="0" w:color="auto"/>
                    <w:bottom w:val="none" w:sz="0" w:space="0" w:color="auto"/>
                    <w:right w:val="none" w:sz="0" w:space="0" w:color="auto"/>
                  </w:divBdr>
                </w:div>
                <w:div w:id="321933472">
                  <w:marLeft w:val="0"/>
                  <w:marRight w:val="0"/>
                  <w:marTop w:val="0"/>
                  <w:marBottom w:val="0"/>
                  <w:divBdr>
                    <w:top w:val="none" w:sz="0" w:space="0" w:color="auto"/>
                    <w:left w:val="none" w:sz="0" w:space="0" w:color="auto"/>
                    <w:bottom w:val="none" w:sz="0" w:space="0" w:color="auto"/>
                    <w:right w:val="none" w:sz="0" w:space="0" w:color="auto"/>
                  </w:divBdr>
                </w:div>
                <w:div w:id="396786373">
                  <w:marLeft w:val="0"/>
                  <w:marRight w:val="0"/>
                  <w:marTop w:val="0"/>
                  <w:marBottom w:val="0"/>
                  <w:divBdr>
                    <w:top w:val="none" w:sz="0" w:space="0" w:color="auto"/>
                    <w:left w:val="none" w:sz="0" w:space="0" w:color="auto"/>
                    <w:bottom w:val="none" w:sz="0" w:space="0" w:color="auto"/>
                    <w:right w:val="none" w:sz="0" w:space="0" w:color="auto"/>
                  </w:divBdr>
                </w:div>
                <w:div w:id="404642890">
                  <w:marLeft w:val="0"/>
                  <w:marRight w:val="0"/>
                  <w:marTop w:val="0"/>
                  <w:marBottom w:val="0"/>
                  <w:divBdr>
                    <w:top w:val="none" w:sz="0" w:space="0" w:color="auto"/>
                    <w:left w:val="none" w:sz="0" w:space="0" w:color="auto"/>
                    <w:bottom w:val="none" w:sz="0" w:space="0" w:color="auto"/>
                    <w:right w:val="none" w:sz="0" w:space="0" w:color="auto"/>
                  </w:divBdr>
                </w:div>
                <w:div w:id="687292032">
                  <w:marLeft w:val="0"/>
                  <w:marRight w:val="0"/>
                  <w:marTop w:val="0"/>
                  <w:marBottom w:val="0"/>
                  <w:divBdr>
                    <w:top w:val="none" w:sz="0" w:space="0" w:color="auto"/>
                    <w:left w:val="none" w:sz="0" w:space="0" w:color="auto"/>
                    <w:bottom w:val="none" w:sz="0" w:space="0" w:color="auto"/>
                    <w:right w:val="none" w:sz="0" w:space="0" w:color="auto"/>
                  </w:divBdr>
                </w:div>
                <w:div w:id="1225407970">
                  <w:marLeft w:val="0"/>
                  <w:marRight w:val="0"/>
                  <w:marTop w:val="0"/>
                  <w:marBottom w:val="0"/>
                  <w:divBdr>
                    <w:top w:val="none" w:sz="0" w:space="0" w:color="auto"/>
                    <w:left w:val="none" w:sz="0" w:space="0" w:color="auto"/>
                    <w:bottom w:val="none" w:sz="0" w:space="0" w:color="auto"/>
                    <w:right w:val="none" w:sz="0" w:space="0" w:color="auto"/>
                  </w:divBdr>
                </w:div>
                <w:div w:id="1456176947">
                  <w:marLeft w:val="0"/>
                  <w:marRight w:val="0"/>
                  <w:marTop w:val="0"/>
                  <w:marBottom w:val="0"/>
                  <w:divBdr>
                    <w:top w:val="none" w:sz="0" w:space="0" w:color="auto"/>
                    <w:left w:val="none" w:sz="0" w:space="0" w:color="auto"/>
                    <w:bottom w:val="none" w:sz="0" w:space="0" w:color="auto"/>
                    <w:right w:val="none" w:sz="0" w:space="0" w:color="auto"/>
                  </w:divBdr>
                </w:div>
                <w:div w:id="1794708595">
                  <w:marLeft w:val="0"/>
                  <w:marRight w:val="0"/>
                  <w:marTop w:val="0"/>
                  <w:marBottom w:val="0"/>
                  <w:divBdr>
                    <w:top w:val="none" w:sz="0" w:space="0" w:color="auto"/>
                    <w:left w:val="none" w:sz="0" w:space="0" w:color="auto"/>
                    <w:bottom w:val="none" w:sz="0" w:space="0" w:color="auto"/>
                    <w:right w:val="none" w:sz="0" w:space="0" w:color="auto"/>
                  </w:divBdr>
                </w:div>
              </w:divsChild>
            </w:div>
            <w:div w:id="679354262">
              <w:marLeft w:val="0"/>
              <w:marRight w:val="0"/>
              <w:marTop w:val="0"/>
              <w:marBottom w:val="0"/>
              <w:divBdr>
                <w:top w:val="none" w:sz="0" w:space="0" w:color="auto"/>
                <w:left w:val="none" w:sz="0" w:space="0" w:color="auto"/>
                <w:bottom w:val="none" w:sz="0" w:space="0" w:color="auto"/>
                <w:right w:val="none" w:sz="0" w:space="0" w:color="auto"/>
              </w:divBdr>
            </w:div>
            <w:div w:id="707529225">
              <w:marLeft w:val="0"/>
              <w:marRight w:val="0"/>
              <w:marTop w:val="0"/>
              <w:marBottom w:val="0"/>
              <w:divBdr>
                <w:top w:val="none" w:sz="0" w:space="0" w:color="auto"/>
                <w:left w:val="none" w:sz="0" w:space="0" w:color="auto"/>
                <w:bottom w:val="none" w:sz="0" w:space="0" w:color="auto"/>
                <w:right w:val="none" w:sz="0" w:space="0" w:color="auto"/>
              </w:divBdr>
            </w:div>
            <w:div w:id="1043403714">
              <w:marLeft w:val="0"/>
              <w:marRight w:val="0"/>
              <w:marTop w:val="0"/>
              <w:marBottom w:val="0"/>
              <w:divBdr>
                <w:top w:val="none" w:sz="0" w:space="0" w:color="auto"/>
                <w:left w:val="none" w:sz="0" w:space="0" w:color="auto"/>
                <w:bottom w:val="none" w:sz="0" w:space="0" w:color="auto"/>
                <w:right w:val="none" w:sz="0" w:space="0" w:color="auto"/>
              </w:divBdr>
            </w:div>
            <w:div w:id="1413039874">
              <w:marLeft w:val="0"/>
              <w:marRight w:val="0"/>
              <w:marTop w:val="0"/>
              <w:marBottom w:val="0"/>
              <w:divBdr>
                <w:top w:val="none" w:sz="0" w:space="0" w:color="auto"/>
                <w:left w:val="none" w:sz="0" w:space="0" w:color="auto"/>
                <w:bottom w:val="none" w:sz="0" w:space="0" w:color="auto"/>
                <w:right w:val="none" w:sz="0" w:space="0" w:color="auto"/>
              </w:divBdr>
            </w:div>
          </w:divsChild>
        </w:div>
        <w:div w:id="1163933376">
          <w:marLeft w:val="0"/>
          <w:marRight w:val="0"/>
          <w:marTop w:val="0"/>
          <w:marBottom w:val="0"/>
          <w:divBdr>
            <w:top w:val="none" w:sz="0" w:space="0" w:color="auto"/>
            <w:left w:val="none" w:sz="0" w:space="0" w:color="auto"/>
            <w:bottom w:val="none" w:sz="0" w:space="0" w:color="auto"/>
            <w:right w:val="none" w:sz="0" w:space="0" w:color="auto"/>
          </w:divBdr>
          <w:divsChild>
            <w:div w:id="305671563">
              <w:marLeft w:val="0"/>
              <w:marRight w:val="0"/>
              <w:marTop w:val="0"/>
              <w:marBottom w:val="0"/>
              <w:divBdr>
                <w:top w:val="none" w:sz="0" w:space="0" w:color="auto"/>
                <w:left w:val="none" w:sz="0" w:space="0" w:color="auto"/>
                <w:bottom w:val="none" w:sz="0" w:space="0" w:color="auto"/>
                <w:right w:val="none" w:sz="0" w:space="0" w:color="auto"/>
              </w:divBdr>
              <w:divsChild>
                <w:div w:id="863909958">
                  <w:marLeft w:val="0"/>
                  <w:marRight w:val="0"/>
                  <w:marTop w:val="0"/>
                  <w:marBottom w:val="0"/>
                  <w:divBdr>
                    <w:top w:val="none" w:sz="0" w:space="0" w:color="auto"/>
                    <w:left w:val="none" w:sz="0" w:space="0" w:color="auto"/>
                    <w:bottom w:val="none" w:sz="0" w:space="0" w:color="auto"/>
                    <w:right w:val="none" w:sz="0" w:space="0" w:color="auto"/>
                  </w:divBdr>
                </w:div>
                <w:div w:id="1240359629">
                  <w:marLeft w:val="0"/>
                  <w:marRight w:val="0"/>
                  <w:marTop w:val="0"/>
                  <w:marBottom w:val="0"/>
                  <w:divBdr>
                    <w:top w:val="none" w:sz="0" w:space="0" w:color="auto"/>
                    <w:left w:val="none" w:sz="0" w:space="0" w:color="auto"/>
                    <w:bottom w:val="none" w:sz="0" w:space="0" w:color="auto"/>
                    <w:right w:val="none" w:sz="0" w:space="0" w:color="auto"/>
                  </w:divBdr>
                </w:div>
                <w:div w:id="1746344008">
                  <w:marLeft w:val="0"/>
                  <w:marRight w:val="0"/>
                  <w:marTop w:val="0"/>
                  <w:marBottom w:val="0"/>
                  <w:divBdr>
                    <w:top w:val="none" w:sz="0" w:space="0" w:color="auto"/>
                    <w:left w:val="none" w:sz="0" w:space="0" w:color="auto"/>
                    <w:bottom w:val="none" w:sz="0" w:space="0" w:color="auto"/>
                    <w:right w:val="none" w:sz="0" w:space="0" w:color="auto"/>
                  </w:divBdr>
                </w:div>
                <w:div w:id="1853496537">
                  <w:marLeft w:val="0"/>
                  <w:marRight w:val="0"/>
                  <w:marTop w:val="0"/>
                  <w:marBottom w:val="0"/>
                  <w:divBdr>
                    <w:top w:val="none" w:sz="0" w:space="0" w:color="auto"/>
                    <w:left w:val="none" w:sz="0" w:space="0" w:color="auto"/>
                    <w:bottom w:val="none" w:sz="0" w:space="0" w:color="auto"/>
                    <w:right w:val="none" w:sz="0" w:space="0" w:color="auto"/>
                  </w:divBdr>
                </w:div>
                <w:div w:id="2123766624">
                  <w:marLeft w:val="0"/>
                  <w:marRight w:val="0"/>
                  <w:marTop w:val="0"/>
                  <w:marBottom w:val="0"/>
                  <w:divBdr>
                    <w:top w:val="none" w:sz="0" w:space="0" w:color="auto"/>
                    <w:left w:val="none" w:sz="0" w:space="0" w:color="auto"/>
                    <w:bottom w:val="none" w:sz="0" w:space="0" w:color="auto"/>
                    <w:right w:val="none" w:sz="0" w:space="0" w:color="auto"/>
                  </w:divBdr>
                </w:div>
              </w:divsChild>
            </w:div>
            <w:div w:id="488522377">
              <w:marLeft w:val="0"/>
              <w:marRight w:val="0"/>
              <w:marTop w:val="0"/>
              <w:marBottom w:val="0"/>
              <w:divBdr>
                <w:top w:val="none" w:sz="0" w:space="0" w:color="auto"/>
                <w:left w:val="none" w:sz="0" w:space="0" w:color="auto"/>
                <w:bottom w:val="none" w:sz="0" w:space="0" w:color="auto"/>
                <w:right w:val="none" w:sz="0" w:space="0" w:color="auto"/>
              </w:divBdr>
            </w:div>
            <w:div w:id="657997173">
              <w:marLeft w:val="0"/>
              <w:marRight w:val="0"/>
              <w:marTop w:val="0"/>
              <w:marBottom w:val="0"/>
              <w:divBdr>
                <w:top w:val="none" w:sz="0" w:space="0" w:color="auto"/>
                <w:left w:val="none" w:sz="0" w:space="0" w:color="auto"/>
                <w:bottom w:val="none" w:sz="0" w:space="0" w:color="auto"/>
                <w:right w:val="none" w:sz="0" w:space="0" w:color="auto"/>
              </w:divBdr>
            </w:div>
            <w:div w:id="782505627">
              <w:marLeft w:val="0"/>
              <w:marRight w:val="0"/>
              <w:marTop w:val="0"/>
              <w:marBottom w:val="0"/>
              <w:divBdr>
                <w:top w:val="none" w:sz="0" w:space="0" w:color="auto"/>
                <w:left w:val="none" w:sz="0" w:space="0" w:color="auto"/>
                <w:bottom w:val="none" w:sz="0" w:space="0" w:color="auto"/>
                <w:right w:val="none" w:sz="0" w:space="0" w:color="auto"/>
              </w:divBdr>
            </w:div>
            <w:div w:id="982349607">
              <w:marLeft w:val="0"/>
              <w:marRight w:val="0"/>
              <w:marTop w:val="0"/>
              <w:marBottom w:val="0"/>
              <w:divBdr>
                <w:top w:val="none" w:sz="0" w:space="0" w:color="auto"/>
                <w:left w:val="none" w:sz="0" w:space="0" w:color="auto"/>
                <w:bottom w:val="none" w:sz="0" w:space="0" w:color="auto"/>
                <w:right w:val="none" w:sz="0" w:space="0" w:color="auto"/>
              </w:divBdr>
            </w:div>
            <w:div w:id="1290286490">
              <w:marLeft w:val="0"/>
              <w:marRight w:val="0"/>
              <w:marTop w:val="0"/>
              <w:marBottom w:val="0"/>
              <w:divBdr>
                <w:top w:val="none" w:sz="0" w:space="0" w:color="auto"/>
                <w:left w:val="none" w:sz="0" w:space="0" w:color="auto"/>
                <w:bottom w:val="none" w:sz="0" w:space="0" w:color="auto"/>
                <w:right w:val="none" w:sz="0" w:space="0" w:color="auto"/>
              </w:divBdr>
            </w:div>
          </w:divsChild>
        </w:div>
        <w:div w:id="1168600446">
          <w:marLeft w:val="0"/>
          <w:marRight w:val="0"/>
          <w:marTop w:val="0"/>
          <w:marBottom w:val="0"/>
          <w:divBdr>
            <w:top w:val="none" w:sz="0" w:space="0" w:color="auto"/>
            <w:left w:val="none" w:sz="0" w:space="0" w:color="auto"/>
            <w:bottom w:val="none" w:sz="0" w:space="0" w:color="auto"/>
            <w:right w:val="none" w:sz="0" w:space="0" w:color="auto"/>
          </w:divBdr>
          <w:divsChild>
            <w:div w:id="1972900">
              <w:marLeft w:val="0"/>
              <w:marRight w:val="0"/>
              <w:marTop w:val="0"/>
              <w:marBottom w:val="0"/>
              <w:divBdr>
                <w:top w:val="none" w:sz="0" w:space="0" w:color="auto"/>
                <w:left w:val="none" w:sz="0" w:space="0" w:color="auto"/>
                <w:bottom w:val="none" w:sz="0" w:space="0" w:color="auto"/>
                <w:right w:val="none" w:sz="0" w:space="0" w:color="auto"/>
              </w:divBdr>
            </w:div>
            <w:div w:id="22951100">
              <w:marLeft w:val="0"/>
              <w:marRight w:val="0"/>
              <w:marTop w:val="0"/>
              <w:marBottom w:val="0"/>
              <w:divBdr>
                <w:top w:val="none" w:sz="0" w:space="0" w:color="auto"/>
                <w:left w:val="none" w:sz="0" w:space="0" w:color="auto"/>
                <w:bottom w:val="none" w:sz="0" w:space="0" w:color="auto"/>
                <w:right w:val="none" w:sz="0" w:space="0" w:color="auto"/>
              </w:divBdr>
            </w:div>
            <w:div w:id="26948565">
              <w:marLeft w:val="0"/>
              <w:marRight w:val="0"/>
              <w:marTop w:val="0"/>
              <w:marBottom w:val="0"/>
              <w:divBdr>
                <w:top w:val="none" w:sz="0" w:space="0" w:color="auto"/>
                <w:left w:val="none" w:sz="0" w:space="0" w:color="auto"/>
                <w:bottom w:val="none" w:sz="0" w:space="0" w:color="auto"/>
                <w:right w:val="none" w:sz="0" w:space="0" w:color="auto"/>
              </w:divBdr>
            </w:div>
            <w:div w:id="71510161">
              <w:marLeft w:val="0"/>
              <w:marRight w:val="0"/>
              <w:marTop w:val="0"/>
              <w:marBottom w:val="0"/>
              <w:divBdr>
                <w:top w:val="none" w:sz="0" w:space="0" w:color="auto"/>
                <w:left w:val="none" w:sz="0" w:space="0" w:color="auto"/>
                <w:bottom w:val="none" w:sz="0" w:space="0" w:color="auto"/>
                <w:right w:val="none" w:sz="0" w:space="0" w:color="auto"/>
              </w:divBdr>
            </w:div>
            <w:div w:id="81415645">
              <w:marLeft w:val="0"/>
              <w:marRight w:val="0"/>
              <w:marTop w:val="0"/>
              <w:marBottom w:val="0"/>
              <w:divBdr>
                <w:top w:val="none" w:sz="0" w:space="0" w:color="auto"/>
                <w:left w:val="none" w:sz="0" w:space="0" w:color="auto"/>
                <w:bottom w:val="none" w:sz="0" w:space="0" w:color="auto"/>
                <w:right w:val="none" w:sz="0" w:space="0" w:color="auto"/>
              </w:divBdr>
            </w:div>
            <w:div w:id="83378148">
              <w:marLeft w:val="0"/>
              <w:marRight w:val="0"/>
              <w:marTop w:val="0"/>
              <w:marBottom w:val="0"/>
              <w:divBdr>
                <w:top w:val="none" w:sz="0" w:space="0" w:color="auto"/>
                <w:left w:val="none" w:sz="0" w:space="0" w:color="auto"/>
                <w:bottom w:val="none" w:sz="0" w:space="0" w:color="auto"/>
                <w:right w:val="none" w:sz="0" w:space="0" w:color="auto"/>
              </w:divBdr>
            </w:div>
            <w:div w:id="108471432">
              <w:marLeft w:val="0"/>
              <w:marRight w:val="0"/>
              <w:marTop w:val="0"/>
              <w:marBottom w:val="0"/>
              <w:divBdr>
                <w:top w:val="none" w:sz="0" w:space="0" w:color="auto"/>
                <w:left w:val="none" w:sz="0" w:space="0" w:color="auto"/>
                <w:bottom w:val="none" w:sz="0" w:space="0" w:color="auto"/>
                <w:right w:val="none" w:sz="0" w:space="0" w:color="auto"/>
              </w:divBdr>
            </w:div>
            <w:div w:id="115685314">
              <w:marLeft w:val="0"/>
              <w:marRight w:val="0"/>
              <w:marTop w:val="0"/>
              <w:marBottom w:val="0"/>
              <w:divBdr>
                <w:top w:val="none" w:sz="0" w:space="0" w:color="auto"/>
                <w:left w:val="none" w:sz="0" w:space="0" w:color="auto"/>
                <w:bottom w:val="none" w:sz="0" w:space="0" w:color="auto"/>
                <w:right w:val="none" w:sz="0" w:space="0" w:color="auto"/>
              </w:divBdr>
            </w:div>
            <w:div w:id="116459492">
              <w:marLeft w:val="0"/>
              <w:marRight w:val="0"/>
              <w:marTop w:val="0"/>
              <w:marBottom w:val="0"/>
              <w:divBdr>
                <w:top w:val="none" w:sz="0" w:space="0" w:color="auto"/>
                <w:left w:val="none" w:sz="0" w:space="0" w:color="auto"/>
                <w:bottom w:val="none" w:sz="0" w:space="0" w:color="auto"/>
                <w:right w:val="none" w:sz="0" w:space="0" w:color="auto"/>
              </w:divBdr>
            </w:div>
            <w:div w:id="122580809">
              <w:marLeft w:val="0"/>
              <w:marRight w:val="0"/>
              <w:marTop w:val="0"/>
              <w:marBottom w:val="0"/>
              <w:divBdr>
                <w:top w:val="none" w:sz="0" w:space="0" w:color="auto"/>
                <w:left w:val="none" w:sz="0" w:space="0" w:color="auto"/>
                <w:bottom w:val="none" w:sz="0" w:space="0" w:color="auto"/>
                <w:right w:val="none" w:sz="0" w:space="0" w:color="auto"/>
              </w:divBdr>
            </w:div>
            <w:div w:id="130949211">
              <w:marLeft w:val="0"/>
              <w:marRight w:val="0"/>
              <w:marTop w:val="0"/>
              <w:marBottom w:val="0"/>
              <w:divBdr>
                <w:top w:val="none" w:sz="0" w:space="0" w:color="auto"/>
                <w:left w:val="none" w:sz="0" w:space="0" w:color="auto"/>
                <w:bottom w:val="none" w:sz="0" w:space="0" w:color="auto"/>
                <w:right w:val="none" w:sz="0" w:space="0" w:color="auto"/>
              </w:divBdr>
            </w:div>
            <w:div w:id="169101855">
              <w:marLeft w:val="0"/>
              <w:marRight w:val="0"/>
              <w:marTop w:val="0"/>
              <w:marBottom w:val="0"/>
              <w:divBdr>
                <w:top w:val="none" w:sz="0" w:space="0" w:color="auto"/>
                <w:left w:val="none" w:sz="0" w:space="0" w:color="auto"/>
                <w:bottom w:val="none" w:sz="0" w:space="0" w:color="auto"/>
                <w:right w:val="none" w:sz="0" w:space="0" w:color="auto"/>
              </w:divBdr>
            </w:div>
            <w:div w:id="177352431">
              <w:marLeft w:val="0"/>
              <w:marRight w:val="0"/>
              <w:marTop w:val="0"/>
              <w:marBottom w:val="0"/>
              <w:divBdr>
                <w:top w:val="none" w:sz="0" w:space="0" w:color="auto"/>
                <w:left w:val="none" w:sz="0" w:space="0" w:color="auto"/>
                <w:bottom w:val="none" w:sz="0" w:space="0" w:color="auto"/>
                <w:right w:val="none" w:sz="0" w:space="0" w:color="auto"/>
              </w:divBdr>
            </w:div>
            <w:div w:id="190195118">
              <w:marLeft w:val="0"/>
              <w:marRight w:val="0"/>
              <w:marTop w:val="0"/>
              <w:marBottom w:val="0"/>
              <w:divBdr>
                <w:top w:val="none" w:sz="0" w:space="0" w:color="auto"/>
                <w:left w:val="none" w:sz="0" w:space="0" w:color="auto"/>
                <w:bottom w:val="none" w:sz="0" w:space="0" w:color="auto"/>
                <w:right w:val="none" w:sz="0" w:space="0" w:color="auto"/>
              </w:divBdr>
            </w:div>
            <w:div w:id="200480436">
              <w:marLeft w:val="0"/>
              <w:marRight w:val="0"/>
              <w:marTop w:val="0"/>
              <w:marBottom w:val="0"/>
              <w:divBdr>
                <w:top w:val="none" w:sz="0" w:space="0" w:color="auto"/>
                <w:left w:val="none" w:sz="0" w:space="0" w:color="auto"/>
                <w:bottom w:val="none" w:sz="0" w:space="0" w:color="auto"/>
                <w:right w:val="none" w:sz="0" w:space="0" w:color="auto"/>
              </w:divBdr>
            </w:div>
            <w:div w:id="200480438">
              <w:marLeft w:val="0"/>
              <w:marRight w:val="0"/>
              <w:marTop w:val="0"/>
              <w:marBottom w:val="0"/>
              <w:divBdr>
                <w:top w:val="none" w:sz="0" w:space="0" w:color="auto"/>
                <w:left w:val="none" w:sz="0" w:space="0" w:color="auto"/>
                <w:bottom w:val="none" w:sz="0" w:space="0" w:color="auto"/>
                <w:right w:val="none" w:sz="0" w:space="0" w:color="auto"/>
              </w:divBdr>
            </w:div>
            <w:div w:id="223372333">
              <w:marLeft w:val="0"/>
              <w:marRight w:val="0"/>
              <w:marTop w:val="0"/>
              <w:marBottom w:val="0"/>
              <w:divBdr>
                <w:top w:val="none" w:sz="0" w:space="0" w:color="auto"/>
                <w:left w:val="none" w:sz="0" w:space="0" w:color="auto"/>
                <w:bottom w:val="none" w:sz="0" w:space="0" w:color="auto"/>
                <w:right w:val="none" w:sz="0" w:space="0" w:color="auto"/>
              </w:divBdr>
            </w:div>
            <w:div w:id="267467889">
              <w:marLeft w:val="0"/>
              <w:marRight w:val="0"/>
              <w:marTop w:val="0"/>
              <w:marBottom w:val="0"/>
              <w:divBdr>
                <w:top w:val="none" w:sz="0" w:space="0" w:color="auto"/>
                <w:left w:val="none" w:sz="0" w:space="0" w:color="auto"/>
                <w:bottom w:val="none" w:sz="0" w:space="0" w:color="auto"/>
                <w:right w:val="none" w:sz="0" w:space="0" w:color="auto"/>
              </w:divBdr>
            </w:div>
            <w:div w:id="298195670">
              <w:marLeft w:val="0"/>
              <w:marRight w:val="0"/>
              <w:marTop w:val="0"/>
              <w:marBottom w:val="0"/>
              <w:divBdr>
                <w:top w:val="none" w:sz="0" w:space="0" w:color="auto"/>
                <w:left w:val="none" w:sz="0" w:space="0" w:color="auto"/>
                <w:bottom w:val="none" w:sz="0" w:space="0" w:color="auto"/>
                <w:right w:val="none" w:sz="0" w:space="0" w:color="auto"/>
              </w:divBdr>
            </w:div>
            <w:div w:id="315183457">
              <w:marLeft w:val="0"/>
              <w:marRight w:val="0"/>
              <w:marTop w:val="0"/>
              <w:marBottom w:val="0"/>
              <w:divBdr>
                <w:top w:val="none" w:sz="0" w:space="0" w:color="auto"/>
                <w:left w:val="none" w:sz="0" w:space="0" w:color="auto"/>
                <w:bottom w:val="none" w:sz="0" w:space="0" w:color="auto"/>
                <w:right w:val="none" w:sz="0" w:space="0" w:color="auto"/>
              </w:divBdr>
            </w:div>
            <w:div w:id="324289623">
              <w:marLeft w:val="0"/>
              <w:marRight w:val="0"/>
              <w:marTop w:val="0"/>
              <w:marBottom w:val="0"/>
              <w:divBdr>
                <w:top w:val="none" w:sz="0" w:space="0" w:color="auto"/>
                <w:left w:val="none" w:sz="0" w:space="0" w:color="auto"/>
                <w:bottom w:val="none" w:sz="0" w:space="0" w:color="auto"/>
                <w:right w:val="none" w:sz="0" w:space="0" w:color="auto"/>
              </w:divBdr>
            </w:div>
            <w:div w:id="327026943">
              <w:marLeft w:val="0"/>
              <w:marRight w:val="0"/>
              <w:marTop w:val="0"/>
              <w:marBottom w:val="0"/>
              <w:divBdr>
                <w:top w:val="none" w:sz="0" w:space="0" w:color="auto"/>
                <w:left w:val="none" w:sz="0" w:space="0" w:color="auto"/>
                <w:bottom w:val="none" w:sz="0" w:space="0" w:color="auto"/>
                <w:right w:val="none" w:sz="0" w:space="0" w:color="auto"/>
              </w:divBdr>
            </w:div>
            <w:div w:id="329453437">
              <w:marLeft w:val="0"/>
              <w:marRight w:val="0"/>
              <w:marTop w:val="0"/>
              <w:marBottom w:val="0"/>
              <w:divBdr>
                <w:top w:val="none" w:sz="0" w:space="0" w:color="auto"/>
                <w:left w:val="none" w:sz="0" w:space="0" w:color="auto"/>
                <w:bottom w:val="none" w:sz="0" w:space="0" w:color="auto"/>
                <w:right w:val="none" w:sz="0" w:space="0" w:color="auto"/>
              </w:divBdr>
            </w:div>
            <w:div w:id="350649264">
              <w:marLeft w:val="0"/>
              <w:marRight w:val="0"/>
              <w:marTop w:val="0"/>
              <w:marBottom w:val="0"/>
              <w:divBdr>
                <w:top w:val="none" w:sz="0" w:space="0" w:color="auto"/>
                <w:left w:val="none" w:sz="0" w:space="0" w:color="auto"/>
                <w:bottom w:val="none" w:sz="0" w:space="0" w:color="auto"/>
                <w:right w:val="none" w:sz="0" w:space="0" w:color="auto"/>
              </w:divBdr>
            </w:div>
            <w:div w:id="379981632">
              <w:marLeft w:val="0"/>
              <w:marRight w:val="0"/>
              <w:marTop w:val="0"/>
              <w:marBottom w:val="0"/>
              <w:divBdr>
                <w:top w:val="none" w:sz="0" w:space="0" w:color="auto"/>
                <w:left w:val="none" w:sz="0" w:space="0" w:color="auto"/>
                <w:bottom w:val="none" w:sz="0" w:space="0" w:color="auto"/>
                <w:right w:val="none" w:sz="0" w:space="0" w:color="auto"/>
              </w:divBdr>
            </w:div>
            <w:div w:id="387995686">
              <w:marLeft w:val="0"/>
              <w:marRight w:val="0"/>
              <w:marTop w:val="0"/>
              <w:marBottom w:val="0"/>
              <w:divBdr>
                <w:top w:val="none" w:sz="0" w:space="0" w:color="auto"/>
                <w:left w:val="none" w:sz="0" w:space="0" w:color="auto"/>
                <w:bottom w:val="none" w:sz="0" w:space="0" w:color="auto"/>
                <w:right w:val="none" w:sz="0" w:space="0" w:color="auto"/>
              </w:divBdr>
            </w:div>
            <w:div w:id="390034544">
              <w:marLeft w:val="0"/>
              <w:marRight w:val="0"/>
              <w:marTop w:val="0"/>
              <w:marBottom w:val="0"/>
              <w:divBdr>
                <w:top w:val="none" w:sz="0" w:space="0" w:color="auto"/>
                <w:left w:val="none" w:sz="0" w:space="0" w:color="auto"/>
                <w:bottom w:val="none" w:sz="0" w:space="0" w:color="auto"/>
                <w:right w:val="none" w:sz="0" w:space="0" w:color="auto"/>
              </w:divBdr>
            </w:div>
            <w:div w:id="399526111">
              <w:marLeft w:val="0"/>
              <w:marRight w:val="0"/>
              <w:marTop w:val="0"/>
              <w:marBottom w:val="0"/>
              <w:divBdr>
                <w:top w:val="none" w:sz="0" w:space="0" w:color="auto"/>
                <w:left w:val="none" w:sz="0" w:space="0" w:color="auto"/>
                <w:bottom w:val="none" w:sz="0" w:space="0" w:color="auto"/>
                <w:right w:val="none" w:sz="0" w:space="0" w:color="auto"/>
              </w:divBdr>
            </w:div>
            <w:div w:id="406731834">
              <w:marLeft w:val="0"/>
              <w:marRight w:val="0"/>
              <w:marTop w:val="0"/>
              <w:marBottom w:val="0"/>
              <w:divBdr>
                <w:top w:val="none" w:sz="0" w:space="0" w:color="auto"/>
                <w:left w:val="none" w:sz="0" w:space="0" w:color="auto"/>
                <w:bottom w:val="none" w:sz="0" w:space="0" w:color="auto"/>
                <w:right w:val="none" w:sz="0" w:space="0" w:color="auto"/>
              </w:divBdr>
            </w:div>
            <w:div w:id="450511253">
              <w:marLeft w:val="0"/>
              <w:marRight w:val="0"/>
              <w:marTop w:val="0"/>
              <w:marBottom w:val="0"/>
              <w:divBdr>
                <w:top w:val="none" w:sz="0" w:space="0" w:color="auto"/>
                <w:left w:val="none" w:sz="0" w:space="0" w:color="auto"/>
                <w:bottom w:val="none" w:sz="0" w:space="0" w:color="auto"/>
                <w:right w:val="none" w:sz="0" w:space="0" w:color="auto"/>
              </w:divBdr>
            </w:div>
            <w:div w:id="454448645">
              <w:marLeft w:val="0"/>
              <w:marRight w:val="0"/>
              <w:marTop w:val="0"/>
              <w:marBottom w:val="0"/>
              <w:divBdr>
                <w:top w:val="none" w:sz="0" w:space="0" w:color="auto"/>
                <w:left w:val="none" w:sz="0" w:space="0" w:color="auto"/>
                <w:bottom w:val="none" w:sz="0" w:space="0" w:color="auto"/>
                <w:right w:val="none" w:sz="0" w:space="0" w:color="auto"/>
              </w:divBdr>
            </w:div>
            <w:div w:id="461075586">
              <w:marLeft w:val="0"/>
              <w:marRight w:val="0"/>
              <w:marTop w:val="0"/>
              <w:marBottom w:val="0"/>
              <w:divBdr>
                <w:top w:val="none" w:sz="0" w:space="0" w:color="auto"/>
                <w:left w:val="none" w:sz="0" w:space="0" w:color="auto"/>
                <w:bottom w:val="none" w:sz="0" w:space="0" w:color="auto"/>
                <w:right w:val="none" w:sz="0" w:space="0" w:color="auto"/>
              </w:divBdr>
            </w:div>
            <w:div w:id="477957547">
              <w:marLeft w:val="0"/>
              <w:marRight w:val="0"/>
              <w:marTop w:val="0"/>
              <w:marBottom w:val="0"/>
              <w:divBdr>
                <w:top w:val="none" w:sz="0" w:space="0" w:color="auto"/>
                <w:left w:val="none" w:sz="0" w:space="0" w:color="auto"/>
                <w:bottom w:val="none" w:sz="0" w:space="0" w:color="auto"/>
                <w:right w:val="none" w:sz="0" w:space="0" w:color="auto"/>
              </w:divBdr>
            </w:div>
            <w:div w:id="484124306">
              <w:marLeft w:val="0"/>
              <w:marRight w:val="0"/>
              <w:marTop w:val="0"/>
              <w:marBottom w:val="0"/>
              <w:divBdr>
                <w:top w:val="none" w:sz="0" w:space="0" w:color="auto"/>
                <w:left w:val="none" w:sz="0" w:space="0" w:color="auto"/>
                <w:bottom w:val="none" w:sz="0" w:space="0" w:color="auto"/>
                <w:right w:val="none" w:sz="0" w:space="0" w:color="auto"/>
              </w:divBdr>
            </w:div>
            <w:div w:id="484247720">
              <w:marLeft w:val="0"/>
              <w:marRight w:val="0"/>
              <w:marTop w:val="0"/>
              <w:marBottom w:val="0"/>
              <w:divBdr>
                <w:top w:val="none" w:sz="0" w:space="0" w:color="auto"/>
                <w:left w:val="none" w:sz="0" w:space="0" w:color="auto"/>
                <w:bottom w:val="none" w:sz="0" w:space="0" w:color="auto"/>
                <w:right w:val="none" w:sz="0" w:space="0" w:color="auto"/>
              </w:divBdr>
            </w:div>
            <w:div w:id="484248892">
              <w:marLeft w:val="0"/>
              <w:marRight w:val="0"/>
              <w:marTop w:val="0"/>
              <w:marBottom w:val="0"/>
              <w:divBdr>
                <w:top w:val="none" w:sz="0" w:space="0" w:color="auto"/>
                <w:left w:val="none" w:sz="0" w:space="0" w:color="auto"/>
                <w:bottom w:val="none" w:sz="0" w:space="0" w:color="auto"/>
                <w:right w:val="none" w:sz="0" w:space="0" w:color="auto"/>
              </w:divBdr>
            </w:div>
            <w:div w:id="525606159">
              <w:marLeft w:val="0"/>
              <w:marRight w:val="0"/>
              <w:marTop w:val="0"/>
              <w:marBottom w:val="0"/>
              <w:divBdr>
                <w:top w:val="none" w:sz="0" w:space="0" w:color="auto"/>
                <w:left w:val="none" w:sz="0" w:space="0" w:color="auto"/>
                <w:bottom w:val="none" w:sz="0" w:space="0" w:color="auto"/>
                <w:right w:val="none" w:sz="0" w:space="0" w:color="auto"/>
              </w:divBdr>
            </w:div>
            <w:div w:id="530536846">
              <w:marLeft w:val="0"/>
              <w:marRight w:val="0"/>
              <w:marTop w:val="0"/>
              <w:marBottom w:val="0"/>
              <w:divBdr>
                <w:top w:val="none" w:sz="0" w:space="0" w:color="auto"/>
                <w:left w:val="none" w:sz="0" w:space="0" w:color="auto"/>
                <w:bottom w:val="none" w:sz="0" w:space="0" w:color="auto"/>
                <w:right w:val="none" w:sz="0" w:space="0" w:color="auto"/>
              </w:divBdr>
            </w:div>
            <w:div w:id="534200544">
              <w:marLeft w:val="0"/>
              <w:marRight w:val="0"/>
              <w:marTop w:val="0"/>
              <w:marBottom w:val="0"/>
              <w:divBdr>
                <w:top w:val="none" w:sz="0" w:space="0" w:color="auto"/>
                <w:left w:val="none" w:sz="0" w:space="0" w:color="auto"/>
                <w:bottom w:val="none" w:sz="0" w:space="0" w:color="auto"/>
                <w:right w:val="none" w:sz="0" w:space="0" w:color="auto"/>
              </w:divBdr>
            </w:div>
            <w:div w:id="534269841">
              <w:marLeft w:val="0"/>
              <w:marRight w:val="0"/>
              <w:marTop w:val="0"/>
              <w:marBottom w:val="0"/>
              <w:divBdr>
                <w:top w:val="none" w:sz="0" w:space="0" w:color="auto"/>
                <w:left w:val="none" w:sz="0" w:space="0" w:color="auto"/>
                <w:bottom w:val="none" w:sz="0" w:space="0" w:color="auto"/>
                <w:right w:val="none" w:sz="0" w:space="0" w:color="auto"/>
              </w:divBdr>
            </w:div>
            <w:div w:id="535698087">
              <w:marLeft w:val="0"/>
              <w:marRight w:val="0"/>
              <w:marTop w:val="0"/>
              <w:marBottom w:val="0"/>
              <w:divBdr>
                <w:top w:val="none" w:sz="0" w:space="0" w:color="auto"/>
                <w:left w:val="none" w:sz="0" w:space="0" w:color="auto"/>
                <w:bottom w:val="none" w:sz="0" w:space="0" w:color="auto"/>
                <w:right w:val="none" w:sz="0" w:space="0" w:color="auto"/>
              </w:divBdr>
            </w:div>
            <w:div w:id="551768214">
              <w:marLeft w:val="0"/>
              <w:marRight w:val="0"/>
              <w:marTop w:val="0"/>
              <w:marBottom w:val="0"/>
              <w:divBdr>
                <w:top w:val="none" w:sz="0" w:space="0" w:color="auto"/>
                <w:left w:val="none" w:sz="0" w:space="0" w:color="auto"/>
                <w:bottom w:val="none" w:sz="0" w:space="0" w:color="auto"/>
                <w:right w:val="none" w:sz="0" w:space="0" w:color="auto"/>
              </w:divBdr>
            </w:div>
            <w:div w:id="556167691">
              <w:marLeft w:val="0"/>
              <w:marRight w:val="0"/>
              <w:marTop w:val="0"/>
              <w:marBottom w:val="0"/>
              <w:divBdr>
                <w:top w:val="none" w:sz="0" w:space="0" w:color="auto"/>
                <w:left w:val="none" w:sz="0" w:space="0" w:color="auto"/>
                <w:bottom w:val="none" w:sz="0" w:space="0" w:color="auto"/>
                <w:right w:val="none" w:sz="0" w:space="0" w:color="auto"/>
              </w:divBdr>
            </w:div>
            <w:div w:id="567426039">
              <w:marLeft w:val="0"/>
              <w:marRight w:val="0"/>
              <w:marTop w:val="0"/>
              <w:marBottom w:val="0"/>
              <w:divBdr>
                <w:top w:val="none" w:sz="0" w:space="0" w:color="auto"/>
                <w:left w:val="none" w:sz="0" w:space="0" w:color="auto"/>
                <w:bottom w:val="none" w:sz="0" w:space="0" w:color="auto"/>
                <w:right w:val="none" w:sz="0" w:space="0" w:color="auto"/>
              </w:divBdr>
            </w:div>
            <w:div w:id="578059139">
              <w:marLeft w:val="0"/>
              <w:marRight w:val="0"/>
              <w:marTop w:val="0"/>
              <w:marBottom w:val="0"/>
              <w:divBdr>
                <w:top w:val="none" w:sz="0" w:space="0" w:color="auto"/>
                <w:left w:val="none" w:sz="0" w:space="0" w:color="auto"/>
                <w:bottom w:val="none" w:sz="0" w:space="0" w:color="auto"/>
                <w:right w:val="none" w:sz="0" w:space="0" w:color="auto"/>
              </w:divBdr>
            </w:div>
            <w:div w:id="613756474">
              <w:marLeft w:val="0"/>
              <w:marRight w:val="0"/>
              <w:marTop w:val="0"/>
              <w:marBottom w:val="0"/>
              <w:divBdr>
                <w:top w:val="none" w:sz="0" w:space="0" w:color="auto"/>
                <w:left w:val="none" w:sz="0" w:space="0" w:color="auto"/>
                <w:bottom w:val="none" w:sz="0" w:space="0" w:color="auto"/>
                <w:right w:val="none" w:sz="0" w:space="0" w:color="auto"/>
              </w:divBdr>
            </w:div>
            <w:div w:id="630283513">
              <w:marLeft w:val="0"/>
              <w:marRight w:val="0"/>
              <w:marTop w:val="0"/>
              <w:marBottom w:val="0"/>
              <w:divBdr>
                <w:top w:val="none" w:sz="0" w:space="0" w:color="auto"/>
                <w:left w:val="none" w:sz="0" w:space="0" w:color="auto"/>
                <w:bottom w:val="none" w:sz="0" w:space="0" w:color="auto"/>
                <w:right w:val="none" w:sz="0" w:space="0" w:color="auto"/>
              </w:divBdr>
            </w:div>
            <w:div w:id="635183801">
              <w:marLeft w:val="0"/>
              <w:marRight w:val="0"/>
              <w:marTop w:val="0"/>
              <w:marBottom w:val="0"/>
              <w:divBdr>
                <w:top w:val="none" w:sz="0" w:space="0" w:color="auto"/>
                <w:left w:val="none" w:sz="0" w:space="0" w:color="auto"/>
                <w:bottom w:val="none" w:sz="0" w:space="0" w:color="auto"/>
                <w:right w:val="none" w:sz="0" w:space="0" w:color="auto"/>
              </w:divBdr>
            </w:div>
            <w:div w:id="649210290">
              <w:marLeft w:val="0"/>
              <w:marRight w:val="0"/>
              <w:marTop w:val="0"/>
              <w:marBottom w:val="0"/>
              <w:divBdr>
                <w:top w:val="none" w:sz="0" w:space="0" w:color="auto"/>
                <w:left w:val="none" w:sz="0" w:space="0" w:color="auto"/>
                <w:bottom w:val="none" w:sz="0" w:space="0" w:color="auto"/>
                <w:right w:val="none" w:sz="0" w:space="0" w:color="auto"/>
              </w:divBdr>
            </w:div>
            <w:div w:id="653218185">
              <w:marLeft w:val="0"/>
              <w:marRight w:val="0"/>
              <w:marTop w:val="0"/>
              <w:marBottom w:val="0"/>
              <w:divBdr>
                <w:top w:val="none" w:sz="0" w:space="0" w:color="auto"/>
                <w:left w:val="none" w:sz="0" w:space="0" w:color="auto"/>
                <w:bottom w:val="none" w:sz="0" w:space="0" w:color="auto"/>
                <w:right w:val="none" w:sz="0" w:space="0" w:color="auto"/>
              </w:divBdr>
            </w:div>
            <w:div w:id="666128073">
              <w:marLeft w:val="0"/>
              <w:marRight w:val="0"/>
              <w:marTop w:val="0"/>
              <w:marBottom w:val="0"/>
              <w:divBdr>
                <w:top w:val="none" w:sz="0" w:space="0" w:color="auto"/>
                <w:left w:val="none" w:sz="0" w:space="0" w:color="auto"/>
                <w:bottom w:val="none" w:sz="0" w:space="0" w:color="auto"/>
                <w:right w:val="none" w:sz="0" w:space="0" w:color="auto"/>
              </w:divBdr>
            </w:div>
            <w:div w:id="667176080">
              <w:marLeft w:val="0"/>
              <w:marRight w:val="0"/>
              <w:marTop w:val="0"/>
              <w:marBottom w:val="0"/>
              <w:divBdr>
                <w:top w:val="none" w:sz="0" w:space="0" w:color="auto"/>
                <w:left w:val="none" w:sz="0" w:space="0" w:color="auto"/>
                <w:bottom w:val="none" w:sz="0" w:space="0" w:color="auto"/>
                <w:right w:val="none" w:sz="0" w:space="0" w:color="auto"/>
              </w:divBdr>
            </w:div>
            <w:div w:id="693923939">
              <w:marLeft w:val="0"/>
              <w:marRight w:val="0"/>
              <w:marTop w:val="0"/>
              <w:marBottom w:val="0"/>
              <w:divBdr>
                <w:top w:val="none" w:sz="0" w:space="0" w:color="auto"/>
                <w:left w:val="none" w:sz="0" w:space="0" w:color="auto"/>
                <w:bottom w:val="none" w:sz="0" w:space="0" w:color="auto"/>
                <w:right w:val="none" w:sz="0" w:space="0" w:color="auto"/>
              </w:divBdr>
            </w:div>
            <w:div w:id="696808247">
              <w:marLeft w:val="0"/>
              <w:marRight w:val="0"/>
              <w:marTop w:val="0"/>
              <w:marBottom w:val="0"/>
              <w:divBdr>
                <w:top w:val="none" w:sz="0" w:space="0" w:color="auto"/>
                <w:left w:val="none" w:sz="0" w:space="0" w:color="auto"/>
                <w:bottom w:val="none" w:sz="0" w:space="0" w:color="auto"/>
                <w:right w:val="none" w:sz="0" w:space="0" w:color="auto"/>
              </w:divBdr>
            </w:div>
            <w:div w:id="725034796">
              <w:marLeft w:val="0"/>
              <w:marRight w:val="0"/>
              <w:marTop w:val="0"/>
              <w:marBottom w:val="0"/>
              <w:divBdr>
                <w:top w:val="none" w:sz="0" w:space="0" w:color="auto"/>
                <w:left w:val="none" w:sz="0" w:space="0" w:color="auto"/>
                <w:bottom w:val="none" w:sz="0" w:space="0" w:color="auto"/>
                <w:right w:val="none" w:sz="0" w:space="0" w:color="auto"/>
              </w:divBdr>
            </w:div>
            <w:div w:id="769666959">
              <w:marLeft w:val="0"/>
              <w:marRight w:val="0"/>
              <w:marTop w:val="0"/>
              <w:marBottom w:val="0"/>
              <w:divBdr>
                <w:top w:val="none" w:sz="0" w:space="0" w:color="auto"/>
                <w:left w:val="none" w:sz="0" w:space="0" w:color="auto"/>
                <w:bottom w:val="none" w:sz="0" w:space="0" w:color="auto"/>
                <w:right w:val="none" w:sz="0" w:space="0" w:color="auto"/>
              </w:divBdr>
            </w:div>
            <w:div w:id="784274460">
              <w:marLeft w:val="0"/>
              <w:marRight w:val="0"/>
              <w:marTop w:val="0"/>
              <w:marBottom w:val="0"/>
              <w:divBdr>
                <w:top w:val="none" w:sz="0" w:space="0" w:color="auto"/>
                <w:left w:val="none" w:sz="0" w:space="0" w:color="auto"/>
                <w:bottom w:val="none" w:sz="0" w:space="0" w:color="auto"/>
                <w:right w:val="none" w:sz="0" w:space="0" w:color="auto"/>
              </w:divBdr>
            </w:div>
            <w:div w:id="784926823">
              <w:marLeft w:val="0"/>
              <w:marRight w:val="0"/>
              <w:marTop w:val="0"/>
              <w:marBottom w:val="0"/>
              <w:divBdr>
                <w:top w:val="none" w:sz="0" w:space="0" w:color="auto"/>
                <w:left w:val="none" w:sz="0" w:space="0" w:color="auto"/>
                <w:bottom w:val="none" w:sz="0" w:space="0" w:color="auto"/>
                <w:right w:val="none" w:sz="0" w:space="0" w:color="auto"/>
              </w:divBdr>
            </w:div>
            <w:div w:id="807286531">
              <w:marLeft w:val="0"/>
              <w:marRight w:val="0"/>
              <w:marTop w:val="0"/>
              <w:marBottom w:val="0"/>
              <w:divBdr>
                <w:top w:val="none" w:sz="0" w:space="0" w:color="auto"/>
                <w:left w:val="none" w:sz="0" w:space="0" w:color="auto"/>
                <w:bottom w:val="none" w:sz="0" w:space="0" w:color="auto"/>
                <w:right w:val="none" w:sz="0" w:space="0" w:color="auto"/>
              </w:divBdr>
            </w:div>
            <w:div w:id="810754196">
              <w:marLeft w:val="0"/>
              <w:marRight w:val="0"/>
              <w:marTop w:val="0"/>
              <w:marBottom w:val="0"/>
              <w:divBdr>
                <w:top w:val="none" w:sz="0" w:space="0" w:color="auto"/>
                <w:left w:val="none" w:sz="0" w:space="0" w:color="auto"/>
                <w:bottom w:val="none" w:sz="0" w:space="0" w:color="auto"/>
                <w:right w:val="none" w:sz="0" w:space="0" w:color="auto"/>
              </w:divBdr>
            </w:div>
            <w:div w:id="816923382">
              <w:marLeft w:val="0"/>
              <w:marRight w:val="0"/>
              <w:marTop w:val="0"/>
              <w:marBottom w:val="0"/>
              <w:divBdr>
                <w:top w:val="none" w:sz="0" w:space="0" w:color="auto"/>
                <w:left w:val="none" w:sz="0" w:space="0" w:color="auto"/>
                <w:bottom w:val="none" w:sz="0" w:space="0" w:color="auto"/>
                <w:right w:val="none" w:sz="0" w:space="0" w:color="auto"/>
              </w:divBdr>
            </w:div>
            <w:div w:id="831336203">
              <w:marLeft w:val="0"/>
              <w:marRight w:val="0"/>
              <w:marTop w:val="0"/>
              <w:marBottom w:val="0"/>
              <w:divBdr>
                <w:top w:val="none" w:sz="0" w:space="0" w:color="auto"/>
                <w:left w:val="none" w:sz="0" w:space="0" w:color="auto"/>
                <w:bottom w:val="none" w:sz="0" w:space="0" w:color="auto"/>
                <w:right w:val="none" w:sz="0" w:space="0" w:color="auto"/>
              </w:divBdr>
            </w:div>
            <w:div w:id="857427240">
              <w:marLeft w:val="0"/>
              <w:marRight w:val="0"/>
              <w:marTop w:val="0"/>
              <w:marBottom w:val="0"/>
              <w:divBdr>
                <w:top w:val="none" w:sz="0" w:space="0" w:color="auto"/>
                <w:left w:val="none" w:sz="0" w:space="0" w:color="auto"/>
                <w:bottom w:val="none" w:sz="0" w:space="0" w:color="auto"/>
                <w:right w:val="none" w:sz="0" w:space="0" w:color="auto"/>
              </w:divBdr>
            </w:div>
            <w:div w:id="864561273">
              <w:marLeft w:val="0"/>
              <w:marRight w:val="0"/>
              <w:marTop w:val="0"/>
              <w:marBottom w:val="0"/>
              <w:divBdr>
                <w:top w:val="none" w:sz="0" w:space="0" w:color="auto"/>
                <w:left w:val="none" w:sz="0" w:space="0" w:color="auto"/>
                <w:bottom w:val="none" w:sz="0" w:space="0" w:color="auto"/>
                <w:right w:val="none" w:sz="0" w:space="0" w:color="auto"/>
              </w:divBdr>
            </w:div>
            <w:div w:id="881593679">
              <w:marLeft w:val="0"/>
              <w:marRight w:val="0"/>
              <w:marTop w:val="0"/>
              <w:marBottom w:val="0"/>
              <w:divBdr>
                <w:top w:val="none" w:sz="0" w:space="0" w:color="auto"/>
                <w:left w:val="none" w:sz="0" w:space="0" w:color="auto"/>
                <w:bottom w:val="none" w:sz="0" w:space="0" w:color="auto"/>
                <w:right w:val="none" w:sz="0" w:space="0" w:color="auto"/>
              </w:divBdr>
            </w:div>
            <w:div w:id="886768901">
              <w:marLeft w:val="0"/>
              <w:marRight w:val="0"/>
              <w:marTop w:val="0"/>
              <w:marBottom w:val="0"/>
              <w:divBdr>
                <w:top w:val="none" w:sz="0" w:space="0" w:color="auto"/>
                <w:left w:val="none" w:sz="0" w:space="0" w:color="auto"/>
                <w:bottom w:val="none" w:sz="0" w:space="0" w:color="auto"/>
                <w:right w:val="none" w:sz="0" w:space="0" w:color="auto"/>
              </w:divBdr>
            </w:div>
            <w:div w:id="887882198">
              <w:marLeft w:val="0"/>
              <w:marRight w:val="0"/>
              <w:marTop w:val="0"/>
              <w:marBottom w:val="0"/>
              <w:divBdr>
                <w:top w:val="none" w:sz="0" w:space="0" w:color="auto"/>
                <w:left w:val="none" w:sz="0" w:space="0" w:color="auto"/>
                <w:bottom w:val="none" w:sz="0" w:space="0" w:color="auto"/>
                <w:right w:val="none" w:sz="0" w:space="0" w:color="auto"/>
              </w:divBdr>
            </w:div>
            <w:div w:id="896621549">
              <w:marLeft w:val="0"/>
              <w:marRight w:val="0"/>
              <w:marTop w:val="0"/>
              <w:marBottom w:val="0"/>
              <w:divBdr>
                <w:top w:val="none" w:sz="0" w:space="0" w:color="auto"/>
                <w:left w:val="none" w:sz="0" w:space="0" w:color="auto"/>
                <w:bottom w:val="none" w:sz="0" w:space="0" w:color="auto"/>
                <w:right w:val="none" w:sz="0" w:space="0" w:color="auto"/>
              </w:divBdr>
            </w:div>
            <w:div w:id="907768251">
              <w:marLeft w:val="0"/>
              <w:marRight w:val="0"/>
              <w:marTop w:val="0"/>
              <w:marBottom w:val="0"/>
              <w:divBdr>
                <w:top w:val="none" w:sz="0" w:space="0" w:color="auto"/>
                <w:left w:val="none" w:sz="0" w:space="0" w:color="auto"/>
                <w:bottom w:val="none" w:sz="0" w:space="0" w:color="auto"/>
                <w:right w:val="none" w:sz="0" w:space="0" w:color="auto"/>
              </w:divBdr>
            </w:div>
            <w:div w:id="913052137">
              <w:marLeft w:val="0"/>
              <w:marRight w:val="0"/>
              <w:marTop w:val="0"/>
              <w:marBottom w:val="0"/>
              <w:divBdr>
                <w:top w:val="none" w:sz="0" w:space="0" w:color="auto"/>
                <w:left w:val="none" w:sz="0" w:space="0" w:color="auto"/>
                <w:bottom w:val="none" w:sz="0" w:space="0" w:color="auto"/>
                <w:right w:val="none" w:sz="0" w:space="0" w:color="auto"/>
              </w:divBdr>
            </w:div>
            <w:div w:id="915940119">
              <w:marLeft w:val="0"/>
              <w:marRight w:val="0"/>
              <w:marTop w:val="0"/>
              <w:marBottom w:val="0"/>
              <w:divBdr>
                <w:top w:val="none" w:sz="0" w:space="0" w:color="auto"/>
                <w:left w:val="none" w:sz="0" w:space="0" w:color="auto"/>
                <w:bottom w:val="none" w:sz="0" w:space="0" w:color="auto"/>
                <w:right w:val="none" w:sz="0" w:space="0" w:color="auto"/>
              </w:divBdr>
            </w:div>
            <w:div w:id="929896677">
              <w:marLeft w:val="0"/>
              <w:marRight w:val="0"/>
              <w:marTop w:val="0"/>
              <w:marBottom w:val="0"/>
              <w:divBdr>
                <w:top w:val="none" w:sz="0" w:space="0" w:color="auto"/>
                <w:left w:val="none" w:sz="0" w:space="0" w:color="auto"/>
                <w:bottom w:val="none" w:sz="0" w:space="0" w:color="auto"/>
                <w:right w:val="none" w:sz="0" w:space="0" w:color="auto"/>
              </w:divBdr>
            </w:div>
            <w:div w:id="938416230">
              <w:marLeft w:val="0"/>
              <w:marRight w:val="0"/>
              <w:marTop w:val="0"/>
              <w:marBottom w:val="0"/>
              <w:divBdr>
                <w:top w:val="none" w:sz="0" w:space="0" w:color="auto"/>
                <w:left w:val="none" w:sz="0" w:space="0" w:color="auto"/>
                <w:bottom w:val="none" w:sz="0" w:space="0" w:color="auto"/>
                <w:right w:val="none" w:sz="0" w:space="0" w:color="auto"/>
              </w:divBdr>
            </w:div>
            <w:div w:id="941257118">
              <w:marLeft w:val="0"/>
              <w:marRight w:val="0"/>
              <w:marTop w:val="0"/>
              <w:marBottom w:val="0"/>
              <w:divBdr>
                <w:top w:val="none" w:sz="0" w:space="0" w:color="auto"/>
                <w:left w:val="none" w:sz="0" w:space="0" w:color="auto"/>
                <w:bottom w:val="none" w:sz="0" w:space="0" w:color="auto"/>
                <w:right w:val="none" w:sz="0" w:space="0" w:color="auto"/>
              </w:divBdr>
            </w:div>
            <w:div w:id="949164763">
              <w:marLeft w:val="0"/>
              <w:marRight w:val="0"/>
              <w:marTop w:val="0"/>
              <w:marBottom w:val="0"/>
              <w:divBdr>
                <w:top w:val="none" w:sz="0" w:space="0" w:color="auto"/>
                <w:left w:val="none" w:sz="0" w:space="0" w:color="auto"/>
                <w:bottom w:val="none" w:sz="0" w:space="0" w:color="auto"/>
                <w:right w:val="none" w:sz="0" w:space="0" w:color="auto"/>
              </w:divBdr>
            </w:div>
            <w:div w:id="967970484">
              <w:marLeft w:val="0"/>
              <w:marRight w:val="0"/>
              <w:marTop w:val="0"/>
              <w:marBottom w:val="0"/>
              <w:divBdr>
                <w:top w:val="none" w:sz="0" w:space="0" w:color="auto"/>
                <w:left w:val="none" w:sz="0" w:space="0" w:color="auto"/>
                <w:bottom w:val="none" w:sz="0" w:space="0" w:color="auto"/>
                <w:right w:val="none" w:sz="0" w:space="0" w:color="auto"/>
              </w:divBdr>
            </w:div>
            <w:div w:id="979581272">
              <w:marLeft w:val="0"/>
              <w:marRight w:val="0"/>
              <w:marTop w:val="0"/>
              <w:marBottom w:val="0"/>
              <w:divBdr>
                <w:top w:val="none" w:sz="0" w:space="0" w:color="auto"/>
                <w:left w:val="none" w:sz="0" w:space="0" w:color="auto"/>
                <w:bottom w:val="none" w:sz="0" w:space="0" w:color="auto"/>
                <w:right w:val="none" w:sz="0" w:space="0" w:color="auto"/>
              </w:divBdr>
            </w:div>
            <w:div w:id="988901560">
              <w:marLeft w:val="0"/>
              <w:marRight w:val="0"/>
              <w:marTop w:val="0"/>
              <w:marBottom w:val="0"/>
              <w:divBdr>
                <w:top w:val="none" w:sz="0" w:space="0" w:color="auto"/>
                <w:left w:val="none" w:sz="0" w:space="0" w:color="auto"/>
                <w:bottom w:val="none" w:sz="0" w:space="0" w:color="auto"/>
                <w:right w:val="none" w:sz="0" w:space="0" w:color="auto"/>
              </w:divBdr>
            </w:div>
            <w:div w:id="997031301">
              <w:marLeft w:val="0"/>
              <w:marRight w:val="0"/>
              <w:marTop w:val="0"/>
              <w:marBottom w:val="0"/>
              <w:divBdr>
                <w:top w:val="none" w:sz="0" w:space="0" w:color="auto"/>
                <w:left w:val="none" w:sz="0" w:space="0" w:color="auto"/>
                <w:bottom w:val="none" w:sz="0" w:space="0" w:color="auto"/>
                <w:right w:val="none" w:sz="0" w:space="0" w:color="auto"/>
              </w:divBdr>
            </w:div>
            <w:div w:id="1004937818">
              <w:marLeft w:val="0"/>
              <w:marRight w:val="0"/>
              <w:marTop w:val="0"/>
              <w:marBottom w:val="0"/>
              <w:divBdr>
                <w:top w:val="none" w:sz="0" w:space="0" w:color="auto"/>
                <w:left w:val="none" w:sz="0" w:space="0" w:color="auto"/>
                <w:bottom w:val="none" w:sz="0" w:space="0" w:color="auto"/>
                <w:right w:val="none" w:sz="0" w:space="0" w:color="auto"/>
              </w:divBdr>
            </w:div>
            <w:div w:id="1016493010">
              <w:marLeft w:val="0"/>
              <w:marRight w:val="0"/>
              <w:marTop w:val="0"/>
              <w:marBottom w:val="0"/>
              <w:divBdr>
                <w:top w:val="none" w:sz="0" w:space="0" w:color="auto"/>
                <w:left w:val="none" w:sz="0" w:space="0" w:color="auto"/>
                <w:bottom w:val="none" w:sz="0" w:space="0" w:color="auto"/>
                <w:right w:val="none" w:sz="0" w:space="0" w:color="auto"/>
              </w:divBdr>
            </w:div>
            <w:div w:id="1036078136">
              <w:marLeft w:val="0"/>
              <w:marRight w:val="0"/>
              <w:marTop w:val="0"/>
              <w:marBottom w:val="0"/>
              <w:divBdr>
                <w:top w:val="none" w:sz="0" w:space="0" w:color="auto"/>
                <w:left w:val="none" w:sz="0" w:space="0" w:color="auto"/>
                <w:bottom w:val="none" w:sz="0" w:space="0" w:color="auto"/>
                <w:right w:val="none" w:sz="0" w:space="0" w:color="auto"/>
              </w:divBdr>
            </w:div>
            <w:div w:id="1040940832">
              <w:marLeft w:val="0"/>
              <w:marRight w:val="0"/>
              <w:marTop w:val="0"/>
              <w:marBottom w:val="0"/>
              <w:divBdr>
                <w:top w:val="none" w:sz="0" w:space="0" w:color="auto"/>
                <w:left w:val="none" w:sz="0" w:space="0" w:color="auto"/>
                <w:bottom w:val="none" w:sz="0" w:space="0" w:color="auto"/>
                <w:right w:val="none" w:sz="0" w:space="0" w:color="auto"/>
              </w:divBdr>
            </w:div>
            <w:div w:id="1047529684">
              <w:marLeft w:val="0"/>
              <w:marRight w:val="0"/>
              <w:marTop w:val="0"/>
              <w:marBottom w:val="0"/>
              <w:divBdr>
                <w:top w:val="none" w:sz="0" w:space="0" w:color="auto"/>
                <w:left w:val="none" w:sz="0" w:space="0" w:color="auto"/>
                <w:bottom w:val="none" w:sz="0" w:space="0" w:color="auto"/>
                <w:right w:val="none" w:sz="0" w:space="0" w:color="auto"/>
              </w:divBdr>
            </w:div>
            <w:div w:id="1059212364">
              <w:marLeft w:val="0"/>
              <w:marRight w:val="0"/>
              <w:marTop w:val="0"/>
              <w:marBottom w:val="0"/>
              <w:divBdr>
                <w:top w:val="none" w:sz="0" w:space="0" w:color="auto"/>
                <w:left w:val="none" w:sz="0" w:space="0" w:color="auto"/>
                <w:bottom w:val="none" w:sz="0" w:space="0" w:color="auto"/>
                <w:right w:val="none" w:sz="0" w:space="0" w:color="auto"/>
              </w:divBdr>
            </w:div>
            <w:div w:id="1069688036">
              <w:marLeft w:val="0"/>
              <w:marRight w:val="0"/>
              <w:marTop w:val="0"/>
              <w:marBottom w:val="0"/>
              <w:divBdr>
                <w:top w:val="none" w:sz="0" w:space="0" w:color="auto"/>
                <w:left w:val="none" w:sz="0" w:space="0" w:color="auto"/>
                <w:bottom w:val="none" w:sz="0" w:space="0" w:color="auto"/>
                <w:right w:val="none" w:sz="0" w:space="0" w:color="auto"/>
              </w:divBdr>
            </w:div>
            <w:div w:id="1070274393">
              <w:marLeft w:val="0"/>
              <w:marRight w:val="0"/>
              <w:marTop w:val="0"/>
              <w:marBottom w:val="0"/>
              <w:divBdr>
                <w:top w:val="none" w:sz="0" w:space="0" w:color="auto"/>
                <w:left w:val="none" w:sz="0" w:space="0" w:color="auto"/>
                <w:bottom w:val="none" w:sz="0" w:space="0" w:color="auto"/>
                <w:right w:val="none" w:sz="0" w:space="0" w:color="auto"/>
              </w:divBdr>
            </w:div>
            <w:div w:id="1075276487">
              <w:marLeft w:val="0"/>
              <w:marRight w:val="0"/>
              <w:marTop w:val="0"/>
              <w:marBottom w:val="0"/>
              <w:divBdr>
                <w:top w:val="none" w:sz="0" w:space="0" w:color="auto"/>
                <w:left w:val="none" w:sz="0" w:space="0" w:color="auto"/>
                <w:bottom w:val="none" w:sz="0" w:space="0" w:color="auto"/>
                <w:right w:val="none" w:sz="0" w:space="0" w:color="auto"/>
              </w:divBdr>
            </w:div>
            <w:div w:id="1086195382">
              <w:marLeft w:val="0"/>
              <w:marRight w:val="0"/>
              <w:marTop w:val="0"/>
              <w:marBottom w:val="0"/>
              <w:divBdr>
                <w:top w:val="none" w:sz="0" w:space="0" w:color="auto"/>
                <w:left w:val="none" w:sz="0" w:space="0" w:color="auto"/>
                <w:bottom w:val="none" w:sz="0" w:space="0" w:color="auto"/>
                <w:right w:val="none" w:sz="0" w:space="0" w:color="auto"/>
              </w:divBdr>
            </w:div>
            <w:div w:id="1086610224">
              <w:marLeft w:val="0"/>
              <w:marRight w:val="0"/>
              <w:marTop w:val="0"/>
              <w:marBottom w:val="0"/>
              <w:divBdr>
                <w:top w:val="none" w:sz="0" w:space="0" w:color="auto"/>
                <w:left w:val="none" w:sz="0" w:space="0" w:color="auto"/>
                <w:bottom w:val="none" w:sz="0" w:space="0" w:color="auto"/>
                <w:right w:val="none" w:sz="0" w:space="0" w:color="auto"/>
              </w:divBdr>
            </w:div>
            <w:div w:id="1107235937">
              <w:marLeft w:val="0"/>
              <w:marRight w:val="0"/>
              <w:marTop w:val="0"/>
              <w:marBottom w:val="0"/>
              <w:divBdr>
                <w:top w:val="none" w:sz="0" w:space="0" w:color="auto"/>
                <w:left w:val="none" w:sz="0" w:space="0" w:color="auto"/>
                <w:bottom w:val="none" w:sz="0" w:space="0" w:color="auto"/>
                <w:right w:val="none" w:sz="0" w:space="0" w:color="auto"/>
              </w:divBdr>
            </w:div>
            <w:div w:id="1109737291">
              <w:marLeft w:val="0"/>
              <w:marRight w:val="0"/>
              <w:marTop w:val="0"/>
              <w:marBottom w:val="0"/>
              <w:divBdr>
                <w:top w:val="none" w:sz="0" w:space="0" w:color="auto"/>
                <w:left w:val="none" w:sz="0" w:space="0" w:color="auto"/>
                <w:bottom w:val="none" w:sz="0" w:space="0" w:color="auto"/>
                <w:right w:val="none" w:sz="0" w:space="0" w:color="auto"/>
              </w:divBdr>
            </w:div>
            <w:div w:id="1131558679">
              <w:marLeft w:val="0"/>
              <w:marRight w:val="0"/>
              <w:marTop w:val="0"/>
              <w:marBottom w:val="0"/>
              <w:divBdr>
                <w:top w:val="none" w:sz="0" w:space="0" w:color="auto"/>
                <w:left w:val="none" w:sz="0" w:space="0" w:color="auto"/>
                <w:bottom w:val="none" w:sz="0" w:space="0" w:color="auto"/>
                <w:right w:val="none" w:sz="0" w:space="0" w:color="auto"/>
              </w:divBdr>
            </w:div>
            <w:div w:id="1143347987">
              <w:marLeft w:val="0"/>
              <w:marRight w:val="0"/>
              <w:marTop w:val="0"/>
              <w:marBottom w:val="0"/>
              <w:divBdr>
                <w:top w:val="none" w:sz="0" w:space="0" w:color="auto"/>
                <w:left w:val="none" w:sz="0" w:space="0" w:color="auto"/>
                <w:bottom w:val="none" w:sz="0" w:space="0" w:color="auto"/>
                <w:right w:val="none" w:sz="0" w:space="0" w:color="auto"/>
              </w:divBdr>
            </w:div>
            <w:div w:id="1145466616">
              <w:marLeft w:val="0"/>
              <w:marRight w:val="0"/>
              <w:marTop w:val="0"/>
              <w:marBottom w:val="0"/>
              <w:divBdr>
                <w:top w:val="none" w:sz="0" w:space="0" w:color="auto"/>
                <w:left w:val="none" w:sz="0" w:space="0" w:color="auto"/>
                <w:bottom w:val="none" w:sz="0" w:space="0" w:color="auto"/>
                <w:right w:val="none" w:sz="0" w:space="0" w:color="auto"/>
              </w:divBdr>
            </w:div>
            <w:div w:id="1196576262">
              <w:marLeft w:val="0"/>
              <w:marRight w:val="0"/>
              <w:marTop w:val="0"/>
              <w:marBottom w:val="0"/>
              <w:divBdr>
                <w:top w:val="none" w:sz="0" w:space="0" w:color="auto"/>
                <w:left w:val="none" w:sz="0" w:space="0" w:color="auto"/>
                <w:bottom w:val="none" w:sz="0" w:space="0" w:color="auto"/>
                <w:right w:val="none" w:sz="0" w:space="0" w:color="auto"/>
              </w:divBdr>
              <w:divsChild>
                <w:div w:id="547407">
                  <w:marLeft w:val="0"/>
                  <w:marRight w:val="0"/>
                  <w:marTop w:val="0"/>
                  <w:marBottom w:val="0"/>
                  <w:divBdr>
                    <w:top w:val="none" w:sz="0" w:space="0" w:color="auto"/>
                    <w:left w:val="none" w:sz="0" w:space="0" w:color="auto"/>
                    <w:bottom w:val="none" w:sz="0" w:space="0" w:color="auto"/>
                    <w:right w:val="none" w:sz="0" w:space="0" w:color="auto"/>
                  </w:divBdr>
                </w:div>
                <w:div w:id="1589614">
                  <w:marLeft w:val="0"/>
                  <w:marRight w:val="0"/>
                  <w:marTop w:val="0"/>
                  <w:marBottom w:val="0"/>
                  <w:divBdr>
                    <w:top w:val="none" w:sz="0" w:space="0" w:color="auto"/>
                    <w:left w:val="none" w:sz="0" w:space="0" w:color="auto"/>
                    <w:bottom w:val="none" w:sz="0" w:space="0" w:color="auto"/>
                    <w:right w:val="none" w:sz="0" w:space="0" w:color="auto"/>
                  </w:divBdr>
                </w:div>
                <w:div w:id="21638867">
                  <w:marLeft w:val="0"/>
                  <w:marRight w:val="0"/>
                  <w:marTop w:val="0"/>
                  <w:marBottom w:val="0"/>
                  <w:divBdr>
                    <w:top w:val="none" w:sz="0" w:space="0" w:color="auto"/>
                    <w:left w:val="none" w:sz="0" w:space="0" w:color="auto"/>
                    <w:bottom w:val="none" w:sz="0" w:space="0" w:color="auto"/>
                    <w:right w:val="none" w:sz="0" w:space="0" w:color="auto"/>
                  </w:divBdr>
                </w:div>
                <w:div w:id="21825492">
                  <w:marLeft w:val="0"/>
                  <w:marRight w:val="0"/>
                  <w:marTop w:val="0"/>
                  <w:marBottom w:val="0"/>
                  <w:divBdr>
                    <w:top w:val="none" w:sz="0" w:space="0" w:color="auto"/>
                    <w:left w:val="none" w:sz="0" w:space="0" w:color="auto"/>
                    <w:bottom w:val="none" w:sz="0" w:space="0" w:color="auto"/>
                    <w:right w:val="none" w:sz="0" w:space="0" w:color="auto"/>
                  </w:divBdr>
                </w:div>
                <w:div w:id="25915688">
                  <w:marLeft w:val="0"/>
                  <w:marRight w:val="0"/>
                  <w:marTop w:val="0"/>
                  <w:marBottom w:val="0"/>
                  <w:divBdr>
                    <w:top w:val="none" w:sz="0" w:space="0" w:color="auto"/>
                    <w:left w:val="none" w:sz="0" w:space="0" w:color="auto"/>
                    <w:bottom w:val="none" w:sz="0" w:space="0" w:color="auto"/>
                    <w:right w:val="none" w:sz="0" w:space="0" w:color="auto"/>
                  </w:divBdr>
                </w:div>
                <w:div w:id="26026994">
                  <w:marLeft w:val="0"/>
                  <w:marRight w:val="0"/>
                  <w:marTop w:val="0"/>
                  <w:marBottom w:val="0"/>
                  <w:divBdr>
                    <w:top w:val="none" w:sz="0" w:space="0" w:color="auto"/>
                    <w:left w:val="none" w:sz="0" w:space="0" w:color="auto"/>
                    <w:bottom w:val="none" w:sz="0" w:space="0" w:color="auto"/>
                    <w:right w:val="none" w:sz="0" w:space="0" w:color="auto"/>
                  </w:divBdr>
                </w:div>
                <w:div w:id="53088353">
                  <w:marLeft w:val="0"/>
                  <w:marRight w:val="0"/>
                  <w:marTop w:val="0"/>
                  <w:marBottom w:val="0"/>
                  <w:divBdr>
                    <w:top w:val="none" w:sz="0" w:space="0" w:color="auto"/>
                    <w:left w:val="none" w:sz="0" w:space="0" w:color="auto"/>
                    <w:bottom w:val="none" w:sz="0" w:space="0" w:color="auto"/>
                    <w:right w:val="none" w:sz="0" w:space="0" w:color="auto"/>
                  </w:divBdr>
                </w:div>
                <w:div w:id="55931269">
                  <w:marLeft w:val="0"/>
                  <w:marRight w:val="0"/>
                  <w:marTop w:val="0"/>
                  <w:marBottom w:val="0"/>
                  <w:divBdr>
                    <w:top w:val="none" w:sz="0" w:space="0" w:color="auto"/>
                    <w:left w:val="none" w:sz="0" w:space="0" w:color="auto"/>
                    <w:bottom w:val="none" w:sz="0" w:space="0" w:color="auto"/>
                    <w:right w:val="none" w:sz="0" w:space="0" w:color="auto"/>
                  </w:divBdr>
                </w:div>
                <w:div w:id="70467113">
                  <w:marLeft w:val="0"/>
                  <w:marRight w:val="0"/>
                  <w:marTop w:val="0"/>
                  <w:marBottom w:val="0"/>
                  <w:divBdr>
                    <w:top w:val="none" w:sz="0" w:space="0" w:color="auto"/>
                    <w:left w:val="none" w:sz="0" w:space="0" w:color="auto"/>
                    <w:bottom w:val="none" w:sz="0" w:space="0" w:color="auto"/>
                    <w:right w:val="none" w:sz="0" w:space="0" w:color="auto"/>
                  </w:divBdr>
                </w:div>
                <w:div w:id="83918529">
                  <w:marLeft w:val="0"/>
                  <w:marRight w:val="0"/>
                  <w:marTop w:val="0"/>
                  <w:marBottom w:val="0"/>
                  <w:divBdr>
                    <w:top w:val="none" w:sz="0" w:space="0" w:color="auto"/>
                    <w:left w:val="none" w:sz="0" w:space="0" w:color="auto"/>
                    <w:bottom w:val="none" w:sz="0" w:space="0" w:color="auto"/>
                    <w:right w:val="none" w:sz="0" w:space="0" w:color="auto"/>
                  </w:divBdr>
                </w:div>
                <w:div w:id="91319975">
                  <w:marLeft w:val="0"/>
                  <w:marRight w:val="0"/>
                  <w:marTop w:val="0"/>
                  <w:marBottom w:val="0"/>
                  <w:divBdr>
                    <w:top w:val="none" w:sz="0" w:space="0" w:color="auto"/>
                    <w:left w:val="none" w:sz="0" w:space="0" w:color="auto"/>
                    <w:bottom w:val="none" w:sz="0" w:space="0" w:color="auto"/>
                    <w:right w:val="none" w:sz="0" w:space="0" w:color="auto"/>
                  </w:divBdr>
                </w:div>
                <w:div w:id="106239659">
                  <w:marLeft w:val="0"/>
                  <w:marRight w:val="0"/>
                  <w:marTop w:val="0"/>
                  <w:marBottom w:val="0"/>
                  <w:divBdr>
                    <w:top w:val="none" w:sz="0" w:space="0" w:color="auto"/>
                    <w:left w:val="none" w:sz="0" w:space="0" w:color="auto"/>
                    <w:bottom w:val="none" w:sz="0" w:space="0" w:color="auto"/>
                    <w:right w:val="none" w:sz="0" w:space="0" w:color="auto"/>
                  </w:divBdr>
                </w:div>
                <w:div w:id="119228270">
                  <w:marLeft w:val="0"/>
                  <w:marRight w:val="0"/>
                  <w:marTop w:val="0"/>
                  <w:marBottom w:val="0"/>
                  <w:divBdr>
                    <w:top w:val="none" w:sz="0" w:space="0" w:color="auto"/>
                    <w:left w:val="none" w:sz="0" w:space="0" w:color="auto"/>
                    <w:bottom w:val="none" w:sz="0" w:space="0" w:color="auto"/>
                    <w:right w:val="none" w:sz="0" w:space="0" w:color="auto"/>
                  </w:divBdr>
                </w:div>
                <w:div w:id="126779268">
                  <w:marLeft w:val="0"/>
                  <w:marRight w:val="0"/>
                  <w:marTop w:val="0"/>
                  <w:marBottom w:val="0"/>
                  <w:divBdr>
                    <w:top w:val="none" w:sz="0" w:space="0" w:color="auto"/>
                    <w:left w:val="none" w:sz="0" w:space="0" w:color="auto"/>
                    <w:bottom w:val="none" w:sz="0" w:space="0" w:color="auto"/>
                    <w:right w:val="none" w:sz="0" w:space="0" w:color="auto"/>
                  </w:divBdr>
                </w:div>
                <w:div w:id="138766340">
                  <w:marLeft w:val="0"/>
                  <w:marRight w:val="0"/>
                  <w:marTop w:val="0"/>
                  <w:marBottom w:val="0"/>
                  <w:divBdr>
                    <w:top w:val="none" w:sz="0" w:space="0" w:color="auto"/>
                    <w:left w:val="none" w:sz="0" w:space="0" w:color="auto"/>
                    <w:bottom w:val="none" w:sz="0" w:space="0" w:color="auto"/>
                    <w:right w:val="none" w:sz="0" w:space="0" w:color="auto"/>
                  </w:divBdr>
                </w:div>
                <w:div w:id="181944107">
                  <w:marLeft w:val="0"/>
                  <w:marRight w:val="0"/>
                  <w:marTop w:val="0"/>
                  <w:marBottom w:val="0"/>
                  <w:divBdr>
                    <w:top w:val="none" w:sz="0" w:space="0" w:color="auto"/>
                    <w:left w:val="none" w:sz="0" w:space="0" w:color="auto"/>
                    <w:bottom w:val="none" w:sz="0" w:space="0" w:color="auto"/>
                    <w:right w:val="none" w:sz="0" w:space="0" w:color="auto"/>
                  </w:divBdr>
                </w:div>
                <w:div w:id="182716860">
                  <w:marLeft w:val="0"/>
                  <w:marRight w:val="0"/>
                  <w:marTop w:val="0"/>
                  <w:marBottom w:val="0"/>
                  <w:divBdr>
                    <w:top w:val="none" w:sz="0" w:space="0" w:color="auto"/>
                    <w:left w:val="none" w:sz="0" w:space="0" w:color="auto"/>
                    <w:bottom w:val="none" w:sz="0" w:space="0" w:color="auto"/>
                    <w:right w:val="none" w:sz="0" w:space="0" w:color="auto"/>
                  </w:divBdr>
                </w:div>
                <w:div w:id="188951899">
                  <w:marLeft w:val="0"/>
                  <w:marRight w:val="0"/>
                  <w:marTop w:val="0"/>
                  <w:marBottom w:val="0"/>
                  <w:divBdr>
                    <w:top w:val="none" w:sz="0" w:space="0" w:color="auto"/>
                    <w:left w:val="none" w:sz="0" w:space="0" w:color="auto"/>
                    <w:bottom w:val="none" w:sz="0" w:space="0" w:color="auto"/>
                    <w:right w:val="none" w:sz="0" w:space="0" w:color="auto"/>
                  </w:divBdr>
                </w:div>
                <w:div w:id="191916577">
                  <w:marLeft w:val="0"/>
                  <w:marRight w:val="0"/>
                  <w:marTop w:val="0"/>
                  <w:marBottom w:val="0"/>
                  <w:divBdr>
                    <w:top w:val="none" w:sz="0" w:space="0" w:color="auto"/>
                    <w:left w:val="none" w:sz="0" w:space="0" w:color="auto"/>
                    <w:bottom w:val="none" w:sz="0" w:space="0" w:color="auto"/>
                    <w:right w:val="none" w:sz="0" w:space="0" w:color="auto"/>
                  </w:divBdr>
                </w:div>
                <w:div w:id="203955783">
                  <w:marLeft w:val="0"/>
                  <w:marRight w:val="0"/>
                  <w:marTop w:val="0"/>
                  <w:marBottom w:val="0"/>
                  <w:divBdr>
                    <w:top w:val="none" w:sz="0" w:space="0" w:color="auto"/>
                    <w:left w:val="none" w:sz="0" w:space="0" w:color="auto"/>
                    <w:bottom w:val="none" w:sz="0" w:space="0" w:color="auto"/>
                    <w:right w:val="none" w:sz="0" w:space="0" w:color="auto"/>
                  </w:divBdr>
                </w:div>
                <w:div w:id="206650760">
                  <w:marLeft w:val="0"/>
                  <w:marRight w:val="0"/>
                  <w:marTop w:val="0"/>
                  <w:marBottom w:val="0"/>
                  <w:divBdr>
                    <w:top w:val="none" w:sz="0" w:space="0" w:color="auto"/>
                    <w:left w:val="none" w:sz="0" w:space="0" w:color="auto"/>
                    <w:bottom w:val="none" w:sz="0" w:space="0" w:color="auto"/>
                    <w:right w:val="none" w:sz="0" w:space="0" w:color="auto"/>
                  </w:divBdr>
                </w:div>
                <w:div w:id="226116032">
                  <w:marLeft w:val="0"/>
                  <w:marRight w:val="0"/>
                  <w:marTop w:val="0"/>
                  <w:marBottom w:val="0"/>
                  <w:divBdr>
                    <w:top w:val="none" w:sz="0" w:space="0" w:color="auto"/>
                    <w:left w:val="none" w:sz="0" w:space="0" w:color="auto"/>
                    <w:bottom w:val="none" w:sz="0" w:space="0" w:color="auto"/>
                    <w:right w:val="none" w:sz="0" w:space="0" w:color="auto"/>
                  </w:divBdr>
                </w:div>
                <w:div w:id="226572429">
                  <w:marLeft w:val="0"/>
                  <w:marRight w:val="0"/>
                  <w:marTop w:val="0"/>
                  <w:marBottom w:val="0"/>
                  <w:divBdr>
                    <w:top w:val="none" w:sz="0" w:space="0" w:color="auto"/>
                    <w:left w:val="none" w:sz="0" w:space="0" w:color="auto"/>
                    <w:bottom w:val="none" w:sz="0" w:space="0" w:color="auto"/>
                    <w:right w:val="none" w:sz="0" w:space="0" w:color="auto"/>
                  </w:divBdr>
                </w:div>
                <w:div w:id="238096271">
                  <w:marLeft w:val="0"/>
                  <w:marRight w:val="0"/>
                  <w:marTop w:val="0"/>
                  <w:marBottom w:val="0"/>
                  <w:divBdr>
                    <w:top w:val="none" w:sz="0" w:space="0" w:color="auto"/>
                    <w:left w:val="none" w:sz="0" w:space="0" w:color="auto"/>
                    <w:bottom w:val="none" w:sz="0" w:space="0" w:color="auto"/>
                    <w:right w:val="none" w:sz="0" w:space="0" w:color="auto"/>
                  </w:divBdr>
                </w:div>
                <w:div w:id="254628186">
                  <w:marLeft w:val="0"/>
                  <w:marRight w:val="0"/>
                  <w:marTop w:val="0"/>
                  <w:marBottom w:val="0"/>
                  <w:divBdr>
                    <w:top w:val="none" w:sz="0" w:space="0" w:color="auto"/>
                    <w:left w:val="none" w:sz="0" w:space="0" w:color="auto"/>
                    <w:bottom w:val="none" w:sz="0" w:space="0" w:color="auto"/>
                    <w:right w:val="none" w:sz="0" w:space="0" w:color="auto"/>
                  </w:divBdr>
                </w:div>
                <w:div w:id="274335931">
                  <w:marLeft w:val="0"/>
                  <w:marRight w:val="0"/>
                  <w:marTop w:val="0"/>
                  <w:marBottom w:val="0"/>
                  <w:divBdr>
                    <w:top w:val="none" w:sz="0" w:space="0" w:color="auto"/>
                    <w:left w:val="none" w:sz="0" w:space="0" w:color="auto"/>
                    <w:bottom w:val="none" w:sz="0" w:space="0" w:color="auto"/>
                    <w:right w:val="none" w:sz="0" w:space="0" w:color="auto"/>
                  </w:divBdr>
                </w:div>
                <w:div w:id="284505815">
                  <w:marLeft w:val="0"/>
                  <w:marRight w:val="0"/>
                  <w:marTop w:val="0"/>
                  <w:marBottom w:val="0"/>
                  <w:divBdr>
                    <w:top w:val="none" w:sz="0" w:space="0" w:color="auto"/>
                    <w:left w:val="none" w:sz="0" w:space="0" w:color="auto"/>
                    <w:bottom w:val="none" w:sz="0" w:space="0" w:color="auto"/>
                    <w:right w:val="none" w:sz="0" w:space="0" w:color="auto"/>
                  </w:divBdr>
                </w:div>
                <w:div w:id="294722390">
                  <w:marLeft w:val="0"/>
                  <w:marRight w:val="0"/>
                  <w:marTop w:val="0"/>
                  <w:marBottom w:val="0"/>
                  <w:divBdr>
                    <w:top w:val="none" w:sz="0" w:space="0" w:color="auto"/>
                    <w:left w:val="none" w:sz="0" w:space="0" w:color="auto"/>
                    <w:bottom w:val="none" w:sz="0" w:space="0" w:color="auto"/>
                    <w:right w:val="none" w:sz="0" w:space="0" w:color="auto"/>
                  </w:divBdr>
                </w:div>
                <w:div w:id="308218695">
                  <w:marLeft w:val="0"/>
                  <w:marRight w:val="0"/>
                  <w:marTop w:val="0"/>
                  <w:marBottom w:val="0"/>
                  <w:divBdr>
                    <w:top w:val="none" w:sz="0" w:space="0" w:color="auto"/>
                    <w:left w:val="none" w:sz="0" w:space="0" w:color="auto"/>
                    <w:bottom w:val="none" w:sz="0" w:space="0" w:color="auto"/>
                    <w:right w:val="none" w:sz="0" w:space="0" w:color="auto"/>
                  </w:divBdr>
                </w:div>
                <w:div w:id="312759240">
                  <w:marLeft w:val="0"/>
                  <w:marRight w:val="0"/>
                  <w:marTop w:val="0"/>
                  <w:marBottom w:val="0"/>
                  <w:divBdr>
                    <w:top w:val="none" w:sz="0" w:space="0" w:color="auto"/>
                    <w:left w:val="none" w:sz="0" w:space="0" w:color="auto"/>
                    <w:bottom w:val="none" w:sz="0" w:space="0" w:color="auto"/>
                    <w:right w:val="none" w:sz="0" w:space="0" w:color="auto"/>
                  </w:divBdr>
                </w:div>
                <w:div w:id="331419256">
                  <w:marLeft w:val="0"/>
                  <w:marRight w:val="0"/>
                  <w:marTop w:val="0"/>
                  <w:marBottom w:val="0"/>
                  <w:divBdr>
                    <w:top w:val="none" w:sz="0" w:space="0" w:color="auto"/>
                    <w:left w:val="none" w:sz="0" w:space="0" w:color="auto"/>
                    <w:bottom w:val="none" w:sz="0" w:space="0" w:color="auto"/>
                    <w:right w:val="none" w:sz="0" w:space="0" w:color="auto"/>
                  </w:divBdr>
                </w:div>
                <w:div w:id="353239399">
                  <w:marLeft w:val="0"/>
                  <w:marRight w:val="0"/>
                  <w:marTop w:val="0"/>
                  <w:marBottom w:val="0"/>
                  <w:divBdr>
                    <w:top w:val="none" w:sz="0" w:space="0" w:color="auto"/>
                    <w:left w:val="none" w:sz="0" w:space="0" w:color="auto"/>
                    <w:bottom w:val="none" w:sz="0" w:space="0" w:color="auto"/>
                    <w:right w:val="none" w:sz="0" w:space="0" w:color="auto"/>
                  </w:divBdr>
                </w:div>
                <w:div w:id="356465417">
                  <w:marLeft w:val="0"/>
                  <w:marRight w:val="0"/>
                  <w:marTop w:val="0"/>
                  <w:marBottom w:val="0"/>
                  <w:divBdr>
                    <w:top w:val="none" w:sz="0" w:space="0" w:color="auto"/>
                    <w:left w:val="none" w:sz="0" w:space="0" w:color="auto"/>
                    <w:bottom w:val="none" w:sz="0" w:space="0" w:color="auto"/>
                    <w:right w:val="none" w:sz="0" w:space="0" w:color="auto"/>
                  </w:divBdr>
                </w:div>
                <w:div w:id="359625212">
                  <w:marLeft w:val="0"/>
                  <w:marRight w:val="0"/>
                  <w:marTop w:val="0"/>
                  <w:marBottom w:val="0"/>
                  <w:divBdr>
                    <w:top w:val="none" w:sz="0" w:space="0" w:color="auto"/>
                    <w:left w:val="none" w:sz="0" w:space="0" w:color="auto"/>
                    <w:bottom w:val="none" w:sz="0" w:space="0" w:color="auto"/>
                    <w:right w:val="none" w:sz="0" w:space="0" w:color="auto"/>
                  </w:divBdr>
                </w:div>
                <w:div w:id="368454836">
                  <w:marLeft w:val="0"/>
                  <w:marRight w:val="0"/>
                  <w:marTop w:val="0"/>
                  <w:marBottom w:val="0"/>
                  <w:divBdr>
                    <w:top w:val="none" w:sz="0" w:space="0" w:color="auto"/>
                    <w:left w:val="none" w:sz="0" w:space="0" w:color="auto"/>
                    <w:bottom w:val="none" w:sz="0" w:space="0" w:color="auto"/>
                    <w:right w:val="none" w:sz="0" w:space="0" w:color="auto"/>
                  </w:divBdr>
                </w:div>
                <w:div w:id="389690649">
                  <w:marLeft w:val="0"/>
                  <w:marRight w:val="0"/>
                  <w:marTop w:val="0"/>
                  <w:marBottom w:val="0"/>
                  <w:divBdr>
                    <w:top w:val="none" w:sz="0" w:space="0" w:color="auto"/>
                    <w:left w:val="none" w:sz="0" w:space="0" w:color="auto"/>
                    <w:bottom w:val="none" w:sz="0" w:space="0" w:color="auto"/>
                    <w:right w:val="none" w:sz="0" w:space="0" w:color="auto"/>
                  </w:divBdr>
                </w:div>
                <w:div w:id="393046844">
                  <w:marLeft w:val="0"/>
                  <w:marRight w:val="0"/>
                  <w:marTop w:val="0"/>
                  <w:marBottom w:val="0"/>
                  <w:divBdr>
                    <w:top w:val="none" w:sz="0" w:space="0" w:color="auto"/>
                    <w:left w:val="none" w:sz="0" w:space="0" w:color="auto"/>
                    <w:bottom w:val="none" w:sz="0" w:space="0" w:color="auto"/>
                    <w:right w:val="none" w:sz="0" w:space="0" w:color="auto"/>
                  </w:divBdr>
                </w:div>
                <w:div w:id="396712913">
                  <w:marLeft w:val="0"/>
                  <w:marRight w:val="0"/>
                  <w:marTop w:val="0"/>
                  <w:marBottom w:val="0"/>
                  <w:divBdr>
                    <w:top w:val="none" w:sz="0" w:space="0" w:color="auto"/>
                    <w:left w:val="none" w:sz="0" w:space="0" w:color="auto"/>
                    <w:bottom w:val="none" w:sz="0" w:space="0" w:color="auto"/>
                    <w:right w:val="none" w:sz="0" w:space="0" w:color="auto"/>
                  </w:divBdr>
                </w:div>
                <w:div w:id="450710696">
                  <w:marLeft w:val="0"/>
                  <w:marRight w:val="0"/>
                  <w:marTop w:val="0"/>
                  <w:marBottom w:val="0"/>
                  <w:divBdr>
                    <w:top w:val="none" w:sz="0" w:space="0" w:color="auto"/>
                    <w:left w:val="none" w:sz="0" w:space="0" w:color="auto"/>
                    <w:bottom w:val="none" w:sz="0" w:space="0" w:color="auto"/>
                    <w:right w:val="none" w:sz="0" w:space="0" w:color="auto"/>
                  </w:divBdr>
                </w:div>
                <w:div w:id="460147610">
                  <w:marLeft w:val="0"/>
                  <w:marRight w:val="0"/>
                  <w:marTop w:val="0"/>
                  <w:marBottom w:val="0"/>
                  <w:divBdr>
                    <w:top w:val="none" w:sz="0" w:space="0" w:color="auto"/>
                    <w:left w:val="none" w:sz="0" w:space="0" w:color="auto"/>
                    <w:bottom w:val="none" w:sz="0" w:space="0" w:color="auto"/>
                    <w:right w:val="none" w:sz="0" w:space="0" w:color="auto"/>
                  </w:divBdr>
                </w:div>
                <w:div w:id="475801807">
                  <w:marLeft w:val="0"/>
                  <w:marRight w:val="0"/>
                  <w:marTop w:val="0"/>
                  <w:marBottom w:val="0"/>
                  <w:divBdr>
                    <w:top w:val="none" w:sz="0" w:space="0" w:color="auto"/>
                    <w:left w:val="none" w:sz="0" w:space="0" w:color="auto"/>
                    <w:bottom w:val="none" w:sz="0" w:space="0" w:color="auto"/>
                    <w:right w:val="none" w:sz="0" w:space="0" w:color="auto"/>
                  </w:divBdr>
                </w:div>
                <w:div w:id="539048047">
                  <w:marLeft w:val="0"/>
                  <w:marRight w:val="0"/>
                  <w:marTop w:val="0"/>
                  <w:marBottom w:val="0"/>
                  <w:divBdr>
                    <w:top w:val="none" w:sz="0" w:space="0" w:color="auto"/>
                    <w:left w:val="none" w:sz="0" w:space="0" w:color="auto"/>
                    <w:bottom w:val="none" w:sz="0" w:space="0" w:color="auto"/>
                    <w:right w:val="none" w:sz="0" w:space="0" w:color="auto"/>
                  </w:divBdr>
                </w:div>
                <w:div w:id="555895867">
                  <w:marLeft w:val="0"/>
                  <w:marRight w:val="0"/>
                  <w:marTop w:val="0"/>
                  <w:marBottom w:val="0"/>
                  <w:divBdr>
                    <w:top w:val="none" w:sz="0" w:space="0" w:color="auto"/>
                    <w:left w:val="none" w:sz="0" w:space="0" w:color="auto"/>
                    <w:bottom w:val="none" w:sz="0" w:space="0" w:color="auto"/>
                    <w:right w:val="none" w:sz="0" w:space="0" w:color="auto"/>
                  </w:divBdr>
                </w:div>
                <w:div w:id="558132988">
                  <w:marLeft w:val="0"/>
                  <w:marRight w:val="0"/>
                  <w:marTop w:val="0"/>
                  <w:marBottom w:val="0"/>
                  <w:divBdr>
                    <w:top w:val="none" w:sz="0" w:space="0" w:color="auto"/>
                    <w:left w:val="none" w:sz="0" w:space="0" w:color="auto"/>
                    <w:bottom w:val="none" w:sz="0" w:space="0" w:color="auto"/>
                    <w:right w:val="none" w:sz="0" w:space="0" w:color="auto"/>
                  </w:divBdr>
                </w:div>
                <w:div w:id="575553130">
                  <w:marLeft w:val="0"/>
                  <w:marRight w:val="0"/>
                  <w:marTop w:val="0"/>
                  <w:marBottom w:val="0"/>
                  <w:divBdr>
                    <w:top w:val="none" w:sz="0" w:space="0" w:color="auto"/>
                    <w:left w:val="none" w:sz="0" w:space="0" w:color="auto"/>
                    <w:bottom w:val="none" w:sz="0" w:space="0" w:color="auto"/>
                    <w:right w:val="none" w:sz="0" w:space="0" w:color="auto"/>
                  </w:divBdr>
                </w:div>
                <w:div w:id="583995127">
                  <w:marLeft w:val="0"/>
                  <w:marRight w:val="0"/>
                  <w:marTop w:val="0"/>
                  <w:marBottom w:val="0"/>
                  <w:divBdr>
                    <w:top w:val="none" w:sz="0" w:space="0" w:color="auto"/>
                    <w:left w:val="none" w:sz="0" w:space="0" w:color="auto"/>
                    <w:bottom w:val="none" w:sz="0" w:space="0" w:color="auto"/>
                    <w:right w:val="none" w:sz="0" w:space="0" w:color="auto"/>
                  </w:divBdr>
                </w:div>
                <w:div w:id="587351555">
                  <w:marLeft w:val="0"/>
                  <w:marRight w:val="0"/>
                  <w:marTop w:val="0"/>
                  <w:marBottom w:val="0"/>
                  <w:divBdr>
                    <w:top w:val="none" w:sz="0" w:space="0" w:color="auto"/>
                    <w:left w:val="none" w:sz="0" w:space="0" w:color="auto"/>
                    <w:bottom w:val="none" w:sz="0" w:space="0" w:color="auto"/>
                    <w:right w:val="none" w:sz="0" w:space="0" w:color="auto"/>
                  </w:divBdr>
                </w:div>
                <w:div w:id="641540971">
                  <w:marLeft w:val="0"/>
                  <w:marRight w:val="0"/>
                  <w:marTop w:val="0"/>
                  <w:marBottom w:val="0"/>
                  <w:divBdr>
                    <w:top w:val="none" w:sz="0" w:space="0" w:color="auto"/>
                    <w:left w:val="none" w:sz="0" w:space="0" w:color="auto"/>
                    <w:bottom w:val="none" w:sz="0" w:space="0" w:color="auto"/>
                    <w:right w:val="none" w:sz="0" w:space="0" w:color="auto"/>
                  </w:divBdr>
                </w:div>
                <w:div w:id="641812352">
                  <w:marLeft w:val="0"/>
                  <w:marRight w:val="0"/>
                  <w:marTop w:val="0"/>
                  <w:marBottom w:val="0"/>
                  <w:divBdr>
                    <w:top w:val="none" w:sz="0" w:space="0" w:color="auto"/>
                    <w:left w:val="none" w:sz="0" w:space="0" w:color="auto"/>
                    <w:bottom w:val="none" w:sz="0" w:space="0" w:color="auto"/>
                    <w:right w:val="none" w:sz="0" w:space="0" w:color="auto"/>
                  </w:divBdr>
                </w:div>
                <w:div w:id="643120401">
                  <w:marLeft w:val="0"/>
                  <w:marRight w:val="0"/>
                  <w:marTop w:val="0"/>
                  <w:marBottom w:val="0"/>
                  <w:divBdr>
                    <w:top w:val="none" w:sz="0" w:space="0" w:color="auto"/>
                    <w:left w:val="none" w:sz="0" w:space="0" w:color="auto"/>
                    <w:bottom w:val="none" w:sz="0" w:space="0" w:color="auto"/>
                    <w:right w:val="none" w:sz="0" w:space="0" w:color="auto"/>
                  </w:divBdr>
                </w:div>
                <w:div w:id="689836552">
                  <w:marLeft w:val="0"/>
                  <w:marRight w:val="0"/>
                  <w:marTop w:val="0"/>
                  <w:marBottom w:val="0"/>
                  <w:divBdr>
                    <w:top w:val="none" w:sz="0" w:space="0" w:color="auto"/>
                    <w:left w:val="none" w:sz="0" w:space="0" w:color="auto"/>
                    <w:bottom w:val="none" w:sz="0" w:space="0" w:color="auto"/>
                    <w:right w:val="none" w:sz="0" w:space="0" w:color="auto"/>
                  </w:divBdr>
                </w:div>
                <w:div w:id="697241418">
                  <w:marLeft w:val="0"/>
                  <w:marRight w:val="0"/>
                  <w:marTop w:val="0"/>
                  <w:marBottom w:val="0"/>
                  <w:divBdr>
                    <w:top w:val="none" w:sz="0" w:space="0" w:color="auto"/>
                    <w:left w:val="none" w:sz="0" w:space="0" w:color="auto"/>
                    <w:bottom w:val="none" w:sz="0" w:space="0" w:color="auto"/>
                    <w:right w:val="none" w:sz="0" w:space="0" w:color="auto"/>
                  </w:divBdr>
                </w:div>
                <w:div w:id="702173853">
                  <w:marLeft w:val="0"/>
                  <w:marRight w:val="0"/>
                  <w:marTop w:val="0"/>
                  <w:marBottom w:val="0"/>
                  <w:divBdr>
                    <w:top w:val="none" w:sz="0" w:space="0" w:color="auto"/>
                    <w:left w:val="none" w:sz="0" w:space="0" w:color="auto"/>
                    <w:bottom w:val="none" w:sz="0" w:space="0" w:color="auto"/>
                    <w:right w:val="none" w:sz="0" w:space="0" w:color="auto"/>
                  </w:divBdr>
                </w:div>
                <w:div w:id="721054013">
                  <w:marLeft w:val="0"/>
                  <w:marRight w:val="0"/>
                  <w:marTop w:val="0"/>
                  <w:marBottom w:val="0"/>
                  <w:divBdr>
                    <w:top w:val="none" w:sz="0" w:space="0" w:color="auto"/>
                    <w:left w:val="none" w:sz="0" w:space="0" w:color="auto"/>
                    <w:bottom w:val="none" w:sz="0" w:space="0" w:color="auto"/>
                    <w:right w:val="none" w:sz="0" w:space="0" w:color="auto"/>
                  </w:divBdr>
                </w:div>
                <w:div w:id="726033493">
                  <w:marLeft w:val="0"/>
                  <w:marRight w:val="0"/>
                  <w:marTop w:val="0"/>
                  <w:marBottom w:val="0"/>
                  <w:divBdr>
                    <w:top w:val="none" w:sz="0" w:space="0" w:color="auto"/>
                    <w:left w:val="none" w:sz="0" w:space="0" w:color="auto"/>
                    <w:bottom w:val="none" w:sz="0" w:space="0" w:color="auto"/>
                    <w:right w:val="none" w:sz="0" w:space="0" w:color="auto"/>
                  </w:divBdr>
                </w:div>
                <w:div w:id="745345022">
                  <w:marLeft w:val="0"/>
                  <w:marRight w:val="0"/>
                  <w:marTop w:val="0"/>
                  <w:marBottom w:val="0"/>
                  <w:divBdr>
                    <w:top w:val="none" w:sz="0" w:space="0" w:color="auto"/>
                    <w:left w:val="none" w:sz="0" w:space="0" w:color="auto"/>
                    <w:bottom w:val="none" w:sz="0" w:space="0" w:color="auto"/>
                    <w:right w:val="none" w:sz="0" w:space="0" w:color="auto"/>
                  </w:divBdr>
                </w:div>
                <w:div w:id="769929978">
                  <w:marLeft w:val="0"/>
                  <w:marRight w:val="0"/>
                  <w:marTop w:val="0"/>
                  <w:marBottom w:val="0"/>
                  <w:divBdr>
                    <w:top w:val="none" w:sz="0" w:space="0" w:color="auto"/>
                    <w:left w:val="none" w:sz="0" w:space="0" w:color="auto"/>
                    <w:bottom w:val="none" w:sz="0" w:space="0" w:color="auto"/>
                    <w:right w:val="none" w:sz="0" w:space="0" w:color="auto"/>
                  </w:divBdr>
                </w:div>
                <w:div w:id="779688797">
                  <w:marLeft w:val="0"/>
                  <w:marRight w:val="0"/>
                  <w:marTop w:val="0"/>
                  <w:marBottom w:val="0"/>
                  <w:divBdr>
                    <w:top w:val="none" w:sz="0" w:space="0" w:color="auto"/>
                    <w:left w:val="none" w:sz="0" w:space="0" w:color="auto"/>
                    <w:bottom w:val="none" w:sz="0" w:space="0" w:color="auto"/>
                    <w:right w:val="none" w:sz="0" w:space="0" w:color="auto"/>
                  </w:divBdr>
                </w:div>
                <w:div w:id="799104724">
                  <w:marLeft w:val="0"/>
                  <w:marRight w:val="0"/>
                  <w:marTop w:val="0"/>
                  <w:marBottom w:val="0"/>
                  <w:divBdr>
                    <w:top w:val="none" w:sz="0" w:space="0" w:color="auto"/>
                    <w:left w:val="none" w:sz="0" w:space="0" w:color="auto"/>
                    <w:bottom w:val="none" w:sz="0" w:space="0" w:color="auto"/>
                    <w:right w:val="none" w:sz="0" w:space="0" w:color="auto"/>
                  </w:divBdr>
                </w:div>
                <w:div w:id="842745515">
                  <w:marLeft w:val="0"/>
                  <w:marRight w:val="0"/>
                  <w:marTop w:val="0"/>
                  <w:marBottom w:val="0"/>
                  <w:divBdr>
                    <w:top w:val="none" w:sz="0" w:space="0" w:color="auto"/>
                    <w:left w:val="none" w:sz="0" w:space="0" w:color="auto"/>
                    <w:bottom w:val="none" w:sz="0" w:space="0" w:color="auto"/>
                    <w:right w:val="none" w:sz="0" w:space="0" w:color="auto"/>
                  </w:divBdr>
                </w:div>
                <w:div w:id="869730902">
                  <w:marLeft w:val="0"/>
                  <w:marRight w:val="0"/>
                  <w:marTop w:val="0"/>
                  <w:marBottom w:val="0"/>
                  <w:divBdr>
                    <w:top w:val="none" w:sz="0" w:space="0" w:color="auto"/>
                    <w:left w:val="none" w:sz="0" w:space="0" w:color="auto"/>
                    <w:bottom w:val="none" w:sz="0" w:space="0" w:color="auto"/>
                    <w:right w:val="none" w:sz="0" w:space="0" w:color="auto"/>
                  </w:divBdr>
                </w:div>
                <w:div w:id="901604011">
                  <w:marLeft w:val="0"/>
                  <w:marRight w:val="0"/>
                  <w:marTop w:val="0"/>
                  <w:marBottom w:val="0"/>
                  <w:divBdr>
                    <w:top w:val="none" w:sz="0" w:space="0" w:color="auto"/>
                    <w:left w:val="none" w:sz="0" w:space="0" w:color="auto"/>
                    <w:bottom w:val="none" w:sz="0" w:space="0" w:color="auto"/>
                    <w:right w:val="none" w:sz="0" w:space="0" w:color="auto"/>
                  </w:divBdr>
                </w:div>
                <w:div w:id="904025026">
                  <w:marLeft w:val="0"/>
                  <w:marRight w:val="0"/>
                  <w:marTop w:val="0"/>
                  <w:marBottom w:val="0"/>
                  <w:divBdr>
                    <w:top w:val="none" w:sz="0" w:space="0" w:color="auto"/>
                    <w:left w:val="none" w:sz="0" w:space="0" w:color="auto"/>
                    <w:bottom w:val="none" w:sz="0" w:space="0" w:color="auto"/>
                    <w:right w:val="none" w:sz="0" w:space="0" w:color="auto"/>
                  </w:divBdr>
                </w:div>
                <w:div w:id="904074455">
                  <w:marLeft w:val="0"/>
                  <w:marRight w:val="0"/>
                  <w:marTop w:val="0"/>
                  <w:marBottom w:val="0"/>
                  <w:divBdr>
                    <w:top w:val="none" w:sz="0" w:space="0" w:color="auto"/>
                    <w:left w:val="none" w:sz="0" w:space="0" w:color="auto"/>
                    <w:bottom w:val="none" w:sz="0" w:space="0" w:color="auto"/>
                    <w:right w:val="none" w:sz="0" w:space="0" w:color="auto"/>
                  </w:divBdr>
                </w:div>
                <w:div w:id="906452157">
                  <w:marLeft w:val="0"/>
                  <w:marRight w:val="0"/>
                  <w:marTop w:val="0"/>
                  <w:marBottom w:val="0"/>
                  <w:divBdr>
                    <w:top w:val="none" w:sz="0" w:space="0" w:color="auto"/>
                    <w:left w:val="none" w:sz="0" w:space="0" w:color="auto"/>
                    <w:bottom w:val="none" w:sz="0" w:space="0" w:color="auto"/>
                    <w:right w:val="none" w:sz="0" w:space="0" w:color="auto"/>
                  </w:divBdr>
                </w:div>
                <w:div w:id="985167441">
                  <w:marLeft w:val="0"/>
                  <w:marRight w:val="0"/>
                  <w:marTop w:val="0"/>
                  <w:marBottom w:val="0"/>
                  <w:divBdr>
                    <w:top w:val="none" w:sz="0" w:space="0" w:color="auto"/>
                    <w:left w:val="none" w:sz="0" w:space="0" w:color="auto"/>
                    <w:bottom w:val="none" w:sz="0" w:space="0" w:color="auto"/>
                    <w:right w:val="none" w:sz="0" w:space="0" w:color="auto"/>
                  </w:divBdr>
                </w:div>
                <w:div w:id="1002583763">
                  <w:marLeft w:val="0"/>
                  <w:marRight w:val="0"/>
                  <w:marTop w:val="0"/>
                  <w:marBottom w:val="0"/>
                  <w:divBdr>
                    <w:top w:val="none" w:sz="0" w:space="0" w:color="auto"/>
                    <w:left w:val="none" w:sz="0" w:space="0" w:color="auto"/>
                    <w:bottom w:val="none" w:sz="0" w:space="0" w:color="auto"/>
                    <w:right w:val="none" w:sz="0" w:space="0" w:color="auto"/>
                  </w:divBdr>
                </w:div>
                <w:div w:id="1009720528">
                  <w:marLeft w:val="0"/>
                  <w:marRight w:val="0"/>
                  <w:marTop w:val="0"/>
                  <w:marBottom w:val="0"/>
                  <w:divBdr>
                    <w:top w:val="none" w:sz="0" w:space="0" w:color="auto"/>
                    <w:left w:val="none" w:sz="0" w:space="0" w:color="auto"/>
                    <w:bottom w:val="none" w:sz="0" w:space="0" w:color="auto"/>
                    <w:right w:val="none" w:sz="0" w:space="0" w:color="auto"/>
                  </w:divBdr>
                </w:div>
                <w:div w:id="1015034651">
                  <w:marLeft w:val="0"/>
                  <w:marRight w:val="0"/>
                  <w:marTop w:val="0"/>
                  <w:marBottom w:val="0"/>
                  <w:divBdr>
                    <w:top w:val="none" w:sz="0" w:space="0" w:color="auto"/>
                    <w:left w:val="none" w:sz="0" w:space="0" w:color="auto"/>
                    <w:bottom w:val="none" w:sz="0" w:space="0" w:color="auto"/>
                    <w:right w:val="none" w:sz="0" w:space="0" w:color="auto"/>
                  </w:divBdr>
                </w:div>
                <w:div w:id="1040596219">
                  <w:marLeft w:val="0"/>
                  <w:marRight w:val="0"/>
                  <w:marTop w:val="0"/>
                  <w:marBottom w:val="0"/>
                  <w:divBdr>
                    <w:top w:val="none" w:sz="0" w:space="0" w:color="auto"/>
                    <w:left w:val="none" w:sz="0" w:space="0" w:color="auto"/>
                    <w:bottom w:val="none" w:sz="0" w:space="0" w:color="auto"/>
                    <w:right w:val="none" w:sz="0" w:space="0" w:color="auto"/>
                  </w:divBdr>
                </w:div>
                <w:div w:id="1077357927">
                  <w:marLeft w:val="0"/>
                  <w:marRight w:val="0"/>
                  <w:marTop w:val="0"/>
                  <w:marBottom w:val="0"/>
                  <w:divBdr>
                    <w:top w:val="none" w:sz="0" w:space="0" w:color="auto"/>
                    <w:left w:val="none" w:sz="0" w:space="0" w:color="auto"/>
                    <w:bottom w:val="none" w:sz="0" w:space="0" w:color="auto"/>
                    <w:right w:val="none" w:sz="0" w:space="0" w:color="auto"/>
                  </w:divBdr>
                </w:div>
                <w:div w:id="1119641054">
                  <w:marLeft w:val="0"/>
                  <w:marRight w:val="0"/>
                  <w:marTop w:val="0"/>
                  <w:marBottom w:val="0"/>
                  <w:divBdr>
                    <w:top w:val="none" w:sz="0" w:space="0" w:color="auto"/>
                    <w:left w:val="none" w:sz="0" w:space="0" w:color="auto"/>
                    <w:bottom w:val="none" w:sz="0" w:space="0" w:color="auto"/>
                    <w:right w:val="none" w:sz="0" w:space="0" w:color="auto"/>
                  </w:divBdr>
                </w:div>
                <w:div w:id="1133214338">
                  <w:marLeft w:val="0"/>
                  <w:marRight w:val="0"/>
                  <w:marTop w:val="0"/>
                  <w:marBottom w:val="0"/>
                  <w:divBdr>
                    <w:top w:val="none" w:sz="0" w:space="0" w:color="auto"/>
                    <w:left w:val="none" w:sz="0" w:space="0" w:color="auto"/>
                    <w:bottom w:val="none" w:sz="0" w:space="0" w:color="auto"/>
                    <w:right w:val="none" w:sz="0" w:space="0" w:color="auto"/>
                  </w:divBdr>
                </w:div>
                <w:div w:id="1153720343">
                  <w:marLeft w:val="0"/>
                  <w:marRight w:val="0"/>
                  <w:marTop w:val="0"/>
                  <w:marBottom w:val="0"/>
                  <w:divBdr>
                    <w:top w:val="none" w:sz="0" w:space="0" w:color="auto"/>
                    <w:left w:val="none" w:sz="0" w:space="0" w:color="auto"/>
                    <w:bottom w:val="none" w:sz="0" w:space="0" w:color="auto"/>
                    <w:right w:val="none" w:sz="0" w:space="0" w:color="auto"/>
                  </w:divBdr>
                </w:div>
                <w:div w:id="1191334640">
                  <w:marLeft w:val="0"/>
                  <w:marRight w:val="0"/>
                  <w:marTop w:val="0"/>
                  <w:marBottom w:val="0"/>
                  <w:divBdr>
                    <w:top w:val="none" w:sz="0" w:space="0" w:color="auto"/>
                    <w:left w:val="none" w:sz="0" w:space="0" w:color="auto"/>
                    <w:bottom w:val="none" w:sz="0" w:space="0" w:color="auto"/>
                    <w:right w:val="none" w:sz="0" w:space="0" w:color="auto"/>
                  </w:divBdr>
                </w:div>
                <w:div w:id="1204633433">
                  <w:marLeft w:val="0"/>
                  <w:marRight w:val="0"/>
                  <w:marTop w:val="0"/>
                  <w:marBottom w:val="0"/>
                  <w:divBdr>
                    <w:top w:val="none" w:sz="0" w:space="0" w:color="auto"/>
                    <w:left w:val="none" w:sz="0" w:space="0" w:color="auto"/>
                    <w:bottom w:val="none" w:sz="0" w:space="0" w:color="auto"/>
                    <w:right w:val="none" w:sz="0" w:space="0" w:color="auto"/>
                  </w:divBdr>
                </w:div>
                <w:div w:id="1205825002">
                  <w:marLeft w:val="0"/>
                  <w:marRight w:val="0"/>
                  <w:marTop w:val="0"/>
                  <w:marBottom w:val="0"/>
                  <w:divBdr>
                    <w:top w:val="none" w:sz="0" w:space="0" w:color="auto"/>
                    <w:left w:val="none" w:sz="0" w:space="0" w:color="auto"/>
                    <w:bottom w:val="none" w:sz="0" w:space="0" w:color="auto"/>
                    <w:right w:val="none" w:sz="0" w:space="0" w:color="auto"/>
                  </w:divBdr>
                </w:div>
                <w:div w:id="1212425065">
                  <w:marLeft w:val="0"/>
                  <w:marRight w:val="0"/>
                  <w:marTop w:val="0"/>
                  <w:marBottom w:val="0"/>
                  <w:divBdr>
                    <w:top w:val="none" w:sz="0" w:space="0" w:color="auto"/>
                    <w:left w:val="none" w:sz="0" w:space="0" w:color="auto"/>
                    <w:bottom w:val="none" w:sz="0" w:space="0" w:color="auto"/>
                    <w:right w:val="none" w:sz="0" w:space="0" w:color="auto"/>
                  </w:divBdr>
                </w:div>
                <w:div w:id="1230000200">
                  <w:marLeft w:val="0"/>
                  <w:marRight w:val="0"/>
                  <w:marTop w:val="0"/>
                  <w:marBottom w:val="0"/>
                  <w:divBdr>
                    <w:top w:val="none" w:sz="0" w:space="0" w:color="auto"/>
                    <w:left w:val="none" w:sz="0" w:space="0" w:color="auto"/>
                    <w:bottom w:val="none" w:sz="0" w:space="0" w:color="auto"/>
                    <w:right w:val="none" w:sz="0" w:space="0" w:color="auto"/>
                  </w:divBdr>
                </w:div>
                <w:div w:id="1251233766">
                  <w:marLeft w:val="0"/>
                  <w:marRight w:val="0"/>
                  <w:marTop w:val="0"/>
                  <w:marBottom w:val="0"/>
                  <w:divBdr>
                    <w:top w:val="none" w:sz="0" w:space="0" w:color="auto"/>
                    <w:left w:val="none" w:sz="0" w:space="0" w:color="auto"/>
                    <w:bottom w:val="none" w:sz="0" w:space="0" w:color="auto"/>
                    <w:right w:val="none" w:sz="0" w:space="0" w:color="auto"/>
                  </w:divBdr>
                </w:div>
                <w:div w:id="1260140553">
                  <w:marLeft w:val="0"/>
                  <w:marRight w:val="0"/>
                  <w:marTop w:val="0"/>
                  <w:marBottom w:val="0"/>
                  <w:divBdr>
                    <w:top w:val="none" w:sz="0" w:space="0" w:color="auto"/>
                    <w:left w:val="none" w:sz="0" w:space="0" w:color="auto"/>
                    <w:bottom w:val="none" w:sz="0" w:space="0" w:color="auto"/>
                    <w:right w:val="none" w:sz="0" w:space="0" w:color="auto"/>
                  </w:divBdr>
                </w:div>
                <w:div w:id="1294022733">
                  <w:marLeft w:val="0"/>
                  <w:marRight w:val="0"/>
                  <w:marTop w:val="0"/>
                  <w:marBottom w:val="0"/>
                  <w:divBdr>
                    <w:top w:val="none" w:sz="0" w:space="0" w:color="auto"/>
                    <w:left w:val="none" w:sz="0" w:space="0" w:color="auto"/>
                    <w:bottom w:val="none" w:sz="0" w:space="0" w:color="auto"/>
                    <w:right w:val="none" w:sz="0" w:space="0" w:color="auto"/>
                  </w:divBdr>
                </w:div>
                <w:div w:id="1316184445">
                  <w:marLeft w:val="0"/>
                  <w:marRight w:val="0"/>
                  <w:marTop w:val="0"/>
                  <w:marBottom w:val="0"/>
                  <w:divBdr>
                    <w:top w:val="none" w:sz="0" w:space="0" w:color="auto"/>
                    <w:left w:val="none" w:sz="0" w:space="0" w:color="auto"/>
                    <w:bottom w:val="none" w:sz="0" w:space="0" w:color="auto"/>
                    <w:right w:val="none" w:sz="0" w:space="0" w:color="auto"/>
                  </w:divBdr>
                </w:div>
                <w:div w:id="1347053549">
                  <w:marLeft w:val="0"/>
                  <w:marRight w:val="0"/>
                  <w:marTop w:val="0"/>
                  <w:marBottom w:val="0"/>
                  <w:divBdr>
                    <w:top w:val="none" w:sz="0" w:space="0" w:color="auto"/>
                    <w:left w:val="none" w:sz="0" w:space="0" w:color="auto"/>
                    <w:bottom w:val="none" w:sz="0" w:space="0" w:color="auto"/>
                    <w:right w:val="none" w:sz="0" w:space="0" w:color="auto"/>
                  </w:divBdr>
                </w:div>
                <w:div w:id="1374232444">
                  <w:marLeft w:val="0"/>
                  <w:marRight w:val="0"/>
                  <w:marTop w:val="0"/>
                  <w:marBottom w:val="0"/>
                  <w:divBdr>
                    <w:top w:val="none" w:sz="0" w:space="0" w:color="auto"/>
                    <w:left w:val="none" w:sz="0" w:space="0" w:color="auto"/>
                    <w:bottom w:val="none" w:sz="0" w:space="0" w:color="auto"/>
                    <w:right w:val="none" w:sz="0" w:space="0" w:color="auto"/>
                  </w:divBdr>
                </w:div>
                <w:div w:id="1396273196">
                  <w:marLeft w:val="0"/>
                  <w:marRight w:val="0"/>
                  <w:marTop w:val="0"/>
                  <w:marBottom w:val="0"/>
                  <w:divBdr>
                    <w:top w:val="none" w:sz="0" w:space="0" w:color="auto"/>
                    <w:left w:val="none" w:sz="0" w:space="0" w:color="auto"/>
                    <w:bottom w:val="none" w:sz="0" w:space="0" w:color="auto"/>
                    <w:right w:val="none" w:sz="0" w:space="0" w:color="auto"/>
                  </w:divBdr>
                </w:div>
                <w:div w:id="1401098186">
                  <w:marLeft w:val="0"/>
                  <w:marRight w:val="0"/>
                  <w:marTop w:val="0"/>
                  <w:marBottom w:val="0"/>
                  <w:divBdr>
                    <w:top w:val="none" w:sz="0" w:space="0" w:color="auto"/>
                    <w:left w:val="none" w:sz="0" w:space="0" w:color="auto"/>
                    <w:bottom w:val="none" w:sz="0" w:space="0" w:color="auto"/>
                    <w:right w:val="none" w:sz="0" w:space="0" w:color="auto"/>
                  </w:divBdr>
                </w:div>
                <w:div w:id="1407219359">
                  <w:marLeft w:val="0"/>
                  <w:marRight w:val="0"/>
                  <w:marTop w:val="0"/>
                  <w:marBottom w:val="0"/>
                  <w:divBdr>
                    <w:top w:val="none" w:sz="0" w:space="0" w:color="auto"/>
                    <w:left w:val="none" w:sz="0" w:space="0" w:color="auto"/>
                    <w:bottom w:val="none" w:sz="0" w:space="0" w:color="auto"/>
                    <w:right w:val="none" w:sz="0" w:space="0" w:color="auto"/>
                  </w:divBdr>
                </w:div>
                <w:div w:id="1429815535">
                  <w:marLeft w:val="0"/>
                  <w:marRight w:val="0"/>
                  <w:marTop w:val="0"/>
                  <w:marBottom w:val="0"/>
                  <w:divBdr>
                    <w:top w:val="none" w:sz="0" w:space="0" w:color="auto"/>
                    <w:left w:val="none" w:sz="0" w:space="0" w:color="auto"/>
                    <w:bottom w:val="none" w:sz="0" w:space="0" w:color="auto"/>
                    <w:right w:val="none" w:sz="0" w:space="0" w:color="auto"/>
                  </w:divBdr>
                </w:div>
                <w:div w:id="1437750017">
                  <w:marLeft w:val="0"/>
                  <w:marRight w:val="0"/>
                  <w:marTop w:val="0"/>
                  <w:marBottom w:val="0"/>
                  <w:divBdr>
                    <w:top w:val="none" w:sz="0" w:space="0" w:color="auto"/>
                    <w:left w:val="none" w:sz="0" w:space="0" w:color="auto"/>
                    <w:bottom w:val="none" w:sz="0" w:space="0" w:color="auto"/>
                    <w:right w:val="none" w:sz="0" w:space="0" w:color="auto"/>
                  </w:divBdr>
                </w:div>
                <w:div w:id="1467159152">
                  <w:marLeft w:val="0"/>
                  <w:marRight w:val="0"/>
                  <w:marTop w:val="0"/>
                  <w:marBottom w:val="0"/>
                  <w:divBdr>
                    <w:top w:val="none" w:sz="0" w:space="0" w:color="auto"/>
                    <w:left w:val="none" w:sz="0" w:space="0" w:color="auto"/>
                    <w:bottom w:val="none" w:sz="0" w:space="0" w:color="auto"/>
                    <w:right w:val="none" w:sz="0" w:space="0" w:color="auto"/>
                  </w:divBdr>
                </w:div>
                <w:div w:id="1467813444">
                  <w:marLeft w:val="0"/>
                  <w:marRight w:val="0"/>
                  <w:marTop w:val="0"/>
                  <w:marBottom w:val="0"/>
                  <w:divBdr>
                    <w:top w:val="none" w:sz="0" w:space="0" w:color="auto"/>
                    <w:left w:val="none" w:sz="0" w:space="0" w:color="auto"/>
                    <w:bottom w:val="none" w:sz="0" w:space="0" w:color="auto"/>
                    <w:right w:val="none" w:sz="0" w:space="0" w:color="auto"/>
                  </w:divBdr>
                </w:div>
                <w:div w:id="1476483727">
                  <w:marLeft w:val="0"/>
                  <w:marRight w:val="0"/>
                  <w:marTop w:val="0"/>
                  <w:marBottom w:val="0"/>
                  <w:divBdr>
                    <w:top w:val="none" w:sz="0" w:space="0" w:color="auto"/>
                    <w:left w:val="none" w:sz="0" w:space="0" w:color="auto"/>
                    <w:bottom w:val="none" w:sz="0" w:space="0" w:color="auto"/>
                    <w:right w:val="none" w:sz="0" w:space="0" w:color="auto"/>
                  </w:divBdr>
                </w:div>
                <w:div w:id="1479612401">
                  <w:marLeft w:val="0"/>
                  <w:marRight w:val="0"/>
                  <w:marTop w:val="0"/>
                  <w:marBottom w:val="0"/>
                  <w:divBdr>
                    <w:top w:val="none" w:sz="0" w:space="0" w:color="auto"/>
                    <w:left w:val="none" w:sz="0" w:space="0" w:color="auto"/>
                    <w:bottom w:val="none" w:sz="0" w:space="0" w:color="auto"/>
                    <w:right w:val="none" w:sz="0" w:space="0" w:color="auto"/>
                  </w:divBdr>
                </w:div>
                <w:div w:id="1508861028">
                  <w:marLeft w:val="0"/>
                  <w:marRight w:val="0"/>
                  <w:marTop w:val="0"/>
                  <w:marBottom w:val="0"/>
                  <w:divBdr>
                    <w:top w:val="none" w:sz="0" w:space="0" w:color="auto"/>
                    <w:left w:val="none" w:sz="0" w:space="0" w:color="auto"/>
                    <w:bottom w:val="none" w:sz="0" w:space="0" w:color="auto"/>
                    <w:right w:val="none" w:sz="0" w:space="0" w:color="auto"/>
                  </w:divBdr>
                </w:div>
                <w:div w:id="1509785083">
                  <w:marLeft w:val="0"/>
                  <w:marRight w:val="0"/>
                  <w:marTop w:val="0"/>
                  <w:marBottom w:val="0"/>
                  <w:divBdr>
                    <w:top w:val="none" w:sz="0" w:space="0" w:color="auto"/>
                    <w:left w:val="none" w:sz="0" w:space="0" w:color="auto"/>
                    <w:bottom w:val="none" w:sz="0" w:space="0" w:color="auto"/>
                    <w:right w:val="none" w:sz="0" w:space="0" w:color="auto"/>
                  </w:divBdr>
                </w:div>
                <w:div w:id="1539272642">
                  <w:marLeft w:val="0"/>
                  <w:marRight w:val="0"/>
                  <w:marTop w:val="0"/>
                  <w:marBottom w:val="0"/>
                  <w:divBdr>
                    <w:top w:val="none" w:sz="0" w:space="0" w:color="auto"/>
                    <w:left w:val="none" w:sz="0" w:space="0" w:color="auto"/>
                    <w:bottom w:val="none" w:sz="0" w:space="0" w:color="auto"/>
                    <w:right w:val="none" w:sz="0" w:space="0" w:color="auto"/>
                  </w:divBdr>
                </w:div>
                <w:div w:id="1545210986">
                  <w:marLeft w:val="0"/>
                  <w:marRight w:val="0"/>
                  <w:marTop w:val="0"/>
                  <w:marBottom w:val="0"/>
                  <w:divBdr>
                    <w:top w:val="none" w:sz="0" w:space="0" w:color="auto"/>
                    <w:left w:val="none" w:sz="0" w:space="0" w:color="auto"/>
                    <w:bottom w:val="none" w:sz="0" w:space="0" w:color="auto"/>
                    <w:right w:val="none" w:sz="0" w:space="0" w:color="auto"/>
                  </w:divBdr>
                </w:div>
                <w:div w:id="1550265867">
                  <w:marLeft w:val="0"/>
                  <w:marRight w:val="0"/>
                  <w:marTop w:val="0"/>
                  <w:marBottom w:val="0"/>
                  <w:divBdr>
                    <w:top w:val="none" w:sz="0" w:space="0" w:color="auto"/>
                    <w:left w:val="none" w:sz="0" w:space="0" w:color="auto"/>
                    <w:bottom w:val="none" w:sz="0" w:space="0" w:color="auto"/>
                    <w:right w:val="none" w:sz="0" w:space="0" w:color="auto"/>
                  </w:divBdr>
                </w:div>
                <w:div w:id="1555047507">
                  <w:marLeft w:val="0"/>
                  <w:marRight w:val="0"/>
                  <w:marTop w:val="0"/>
                  <w:marBottom w:val="0"/>
                  <w:divBdr>
                    <w:top w:val="none" w:sz="0" w:space="0" w:color="auto"/>
                    <w:left w:val="none" w:sz="0" w:space="0" w:color="auto"/>
                    <w:bottom w:val="none" w:sz="0" w:space="0" w:color="auto"/>
                    <w:right w:val="none" w:sz="0" w:space="0" w:color="auto"/>
                  </w:divBdr>
                </w:div>
                <w:div w:id="1581938204">
                  <w:marLeft w:val="0"/>
                  <w:marRight w:val="0"/>
                  <w:marTop w:val="0"/>
                  <w:marBottom w:val="0"/>
                  <w:divBdr>
                    <w:top w:val="none" w:sz="0" w:space="0" w:color="auto"/>
                    <w:left w:val="none" w:sz="0" w:space="0" w:color="auto"/>
                    <w:bottom w:val="none" w:sz="0" w:space="0" w:color="auto"/>
                    <w:right w:val="none" w:sz="0" w:space="0" w:color="auto"/>
                  </w:divBdr>
                </w:div>
                <w:div w:id="1603298830">
                  <w:marLeft w:val="0"/>
                  <w:marRight w:val="0"/>
                  <w:marTop w:val="0"/>
                  <w:marBottom w:val="0"/>
                  <w:divBdr>
                    <w:top w:val="none" w:sz="0" w:space="0" w:color="auto"/>
                    <w:left w:val="none" w:sz="0" w:space="0" w:color="auto"/>
                    <w:bottom w:val="none" w:sz="0" w:space="0" w:color="auto"/>
                    <w:right w:val="none" w:sz="0" w:space="0" w:color="auto"/>
                  </w:divBdr>
                </w:div>
                <w:div w:id="1625233328">
                  <w:marLeft w:val="0"/>
                  <w:marRight w:val="0"/>
                  <w:marTop w:val="0"/>
                  <w:marBottom w:val="0"/>
                  <w:divBdr>
                    <w:top w:val="none" w:sz="0" w:space="0" w:color="auto"/>
                    <w:left w:val="none" w:sz="0" w:space="0" w:color="auto"/>
                    <w:bottom w:val="none" w:sz="0" w:space="0" w:color="auto"/>
                    <w:right w:val="none" w:sz="0" w:space="0" w:color="auto"/>
                  </w:divBdr>
                </w:div>
                <w:div w:id="1637448351">
                  <w:marLeft w:val="0"/>
                  <w:marRight w:val="0"/>
                  <w:marTop w:val="0"/>
                  <w:marBottom w:val="0"/>
                  <w:divBdr>
                    <w:top w:val="none" w:sz="0" w:space="0" w:color="auto"/>
                    <w:left w:val="none" w:sz="0" w:space="0" w:color="auto"/>
                    <w:bottom w:val="none" w:sz="0" w:space="0" w:color="auto"/>
                    <w:right w:val="none" w:sz="0" w:space="0" w:color="auto"/>
                  </w:divBdr>
                </w:div>
                <w:div w:id="1665233488">
                  <w:marLeft w:val="0"/>
                  <w:marRight w:val="0"/>
                  <w:marTop w:val="0"/>
                  <w:marBottom w:val="0"/>
                  <w:divBdr>
                    <w:top w:val="none" w:sz="0" w:space="0" w:color="auto"/>
                    <w:left w:val="none" w:sz="0" w:space="0" w:color="auto"/>
                    <w:bottom w:val="none" w:sz="0" w:space="0" w:color="auto"/>
                    <w:right w:val="none" w:sz="0" w:space="0" w:color="auto"/>
                  </w:divBdr>
                </w:div>
                <w:div w:id="1680962723">
                  <w:marLeft w:val="0"/>
                  <w:marRight w:val="0"/>
                  <w:marTop w:val="0"/>
                  <w:marBottom w:val="0"/>
                  <w:divBdr>
                    <w:top w:val="none" w:sz="0" w:space="0" w:color="auto"/>
                    <w:left w:val="none" w:sz="0" w:space="0" w:color="auto"/>
                    <w:bottom w:val="none" w:sz="0" w:space="0" w:color="auto"/>
                    <w:right w:val="none" w:sz="0" w:space="0" w:color="auto"/>
                  </w:divBdr>
                </w:div>
                <w:div w:id="1689407469">
                  <w:marLeft w:val="0"/>
                  <w:marRight w:val="0"/>
                  <w:marTop w:val="0"/>
                  <w:marBottom w:val="0"/>
                  <w:divBdr>
                    <w:top w:val="none" w:sz="0" w:space="0" w:color="auto"/>
                    <w:left w:val="none" w:sz="0" w:space="0" w:color="auto"/>
                    <w:bottom w:val="none" w:sz="0" w:space="0" w:color="auto"/>
                    <w:right w:val="none" w:sz="0" w:space="0" w:color="auto"/>
                  </w:divBdr>
                </w:div>
                <w:div w:id="1716125861">
                  <w:marLeft w:val="0"/>
                  <w:marRight w:val="0"/>
                  <w:marTop w:val="0"/>
                  <w:marBottom w:val="0"/>
                  <w:divBdr>
                    <w:top w:val="none" w:sz="0" w:space="0" w:color="auto"/>
                    <w:left w:val="none" w:sz="0" w:space="0" w:color="auto"/>
                    <w:bottom w:val="none" w:sz="0" w:space="0" w:color="auto"/>
                    <w:right w:val="none" w:sz="0" w:space="0" w:color="auto"/>
                  </w:divBdr>
                </w:div>
                <w:div w:id="1724601596">
                  <w:marLeft w:val="0"/>
                  <w:marRight w:val="0"/>
                  <w:marTop w:val="0"/>
                  <w:marBottom w:val="0"/>
                  <w:divBdr>
                    <w:top w:val="none" w:sz="0" w:space="0" w:color="auto"/>
                    <w:left w:val="none" w:sz="0" w:space="0" w:color="auto"/>
                    <w:bottom w:val="none" w:sz="0" w:space="0" w:color="auto"/>
                    <w:right w:val="none" w:sz="0" w:space="0" w:color="auto"/>
                  </w:divBdr>
                </w:div>
                <w:div w:id="1724712828">
                  <w:marLeft w:val="0"/>
                  <w:marRight w:val="0"/>
                  <w:marTop w:val="0"/>
                  <w:marBottom w:val="0"/>
                  <w:divBdr>
                    <w:top w:val="none" w:sz="0" w:space="0" w:color="auto"/>
                    <w:left w:val="none" w:sz="0" w:space="0" w:color="auto"/>
                    <w:bottom w:val="none" w:sz="0" w:space="0" w:color="auto"/>
                    <w:right w:val="none" w:sz="0" w:space="0" w:color="auto"/>
                  </w:divBdr>
                </w:div>
                <w:div w:id="1746610163">
                  <w:marLeft w:val="0"/>
                  <w:marRight w:val="0"/>
                  <w:marTop w:val="0"/>
                  <w:marBottom w:val="0"/>
                  <w:divBdr>
                    <w:top w:val="none" w:sz="0" w:space="0" w:color="auto"/>
                    <w:left w:val="none" w:sz="0" w:space="0" w:color="auto"/>
                    <w:bottom w:val="none" w:sz="0" w:space="0" w:color="auto"/>
                    <w:right w:val="none" w:sz="0" w:space="0" w:color="auto"/>
                  </w:divBdr>
                </w:div>
                <w:div w:id="1771925155">
                  <w:marLeft w:val="0"/>
                  <w:marRight w:val="0"/>
                  <w:marTop w:val="0"/>
                  <w:marBottom w:val="0"/>
                  <w:divBdr>
                    <w:top w:val="none" w:sz="0" w:space="0" w:color="auto"/>
                    <w:left w:val="none" w:sz="0" w:space="0" w:color="auto"/>
                    <w:bottom w:val="none" w:sz="0" w:space="0" w:color="auto"/>
                    <w:right w:val="none" w:sz="0" w:space="0" w:color="auto"/>
                  </w:divBdr>
                </w:div>
                <w:div w:id="1779325681">
                  <w:marLeft w:val="0"/>
                  <w:marRight w:val="0"/>
                  <w:marTop w:val="0"/>
                  <w:marBottom w:val="0"/>
                  <w:divBdr>
                    <w:top w:val="none" w:sz="0" w:space="0" w:color="auto"/>
                    <w:left w:val="none" w:sz="0" w:space="0" w:color="auto"/>
                    <w:bottom w:val="none" w:sz="0" w:space="0" w:color="auto"/>
                    <w:right w:val="none" w:sz="0" w:space="0" w:color="auto"/>
                  </w:divBdr>
                </w:div>
                <w:div w:id="1791319144">
                  <w:marLeft w:val="0"/>
                  <w:marRight w:val="0"/>
                  <w:marTop w:val="0"/>
                  <w:marBottom w:val="0"/>
                  <w:divBdr>
                    <w:top w:val="none" w:sz="0" w:space="0" w:color="auto"/>
                    <w:left w:val="none" w:sz="0" w:space="0" w:color="auto"/>
                    <w:bottom w:val="none" w:sz="0" w:space="0" w:color="auto"/>
                    <w:right w:val="none" w:sz="0" w:space="0" w:color="auto"/>
                  </w:divBdr>
                </w:div>
                <w:div w:id="1829595424">
                  <w:marLeft w:val="0"/>
                  <w:marRight w:val="0"/>
                  <w:marTop w:val="0"/>
                  <w:marBottom w:val="0"/>
                  <w:divBdr>
                    <w:top w:val="none" w:sz="0" w:space="0" w:color="auto"/>
                    <w:left w:val="none" w:sz="0" w:space="0" w:color="auto"/>
                    <w:bottom w:val="none" w:sz="0" w:space="0" w:color="auto"/>
                    <w:right w:val="none" w:sz="0" w:space="0" w:color="auto"/>
                  </w:divBdr>
                </w:div>
                <w:div w:id="1846164377">
                  <w:marLeft w:val="0"/>
                  <w:marRight w:val="0"/>
                  <w:marTop w:val="0"/>
                  <w:marBottom w:val="0"/>
                  <w:divBdr>
                    <w:top w:val="none" w:sz="0" w:space="0" w:color="auto"/>
                    <w:left w:val="none" w:sz="0" w:space="0" w:color="auto"/>
                    <w:bottom w:val="none" w:sz="0" w:space="0" w:color="auto"/>
                    <w:right w:val="none" w:sz="0" w:space="0" w:color="auto"/>
                  </w:divBdr>
                </w:div>
                <w:div w:id="1865051261">
                  <w:marLeft w:val="0"/>
                  <w:marRight w:val="0"/>
                  <w:marTop w:val="0"/>
                  <w:marBottom w:val="0"/>
                  <w:divBdr>
                    <w:top w:val="none" w:sz="0" w:space="0" w:color="auto"/>
                    <w:left w:val="none" w:sz="0" w:space="0" w:color="auto"/>
                    <w:bottom w:val="none" w:sz="0" w:space="0" w:color="auto"/>
                    <w:right w:val="none" w:sz="0" w:space="0" w:color="auto"/>
                  </w:divBdr>
                </w:div>
                <w:div w:id="1881168081">
                  <w:marLeft w:val="0"/>
                  <w:marRight w:val="0"/>
                  <w:marTop w:val="0"/>
                  <w:marBottom w:val="0"/>
                  <w:divBdr>
                    <w:top w:val="none" w:sz="0" w:space="0" w:color="auto"/>
                    <w:left w:val="none" w:sz="0" w:space="0" w:color="auto"/>
                    <w:bottom w:val="none" w:sz="0" w:space="0" w:color="auto"/>
                    <w:right w:val="none" w:sz="0" w:space="0" w:color="auto"/>
                  </w:divBdr>
                </w:div>
                <w:div w:id="1885633698">
                  <w:marLeft w:val="0"/>
                  <w:marRight w:val="0"/>
                  <w:marTop w:val="0"/>
                  <w:marBottom w:val="0"/>
                  <w:divBdr>
                    <w:top w:val="none" w:sz="0" w:space="0" w:color="auto"/>
                    <w:left w:val="none" w:sz="0" w:space="0" w:color="auto"/>
                    <w:bottom w:val="none" w:sz="0" w:space="0" w:color="auto"/>
                    <w:right w:val="none" w:sz="0" w:space="0" w:color="auto"/>
                  </w:divBdr>
                </w:div>
                <w:div w:id="1888032856">
                  <w:marLeft w:val="0"/>
                  <w:marRight w:val="0"/>
                  <w:marTop w:val="0"/>
                  <w:marBottom w:val="0"/>
                  <w:divBdr>
                    <w:top w:val="none" w:sz="0" w:space="0" w:color="auto"/>
                    <w:left w:val="none" w:sz="0" w:space="0" w:color="auto"/>
                    <w:bottom w:val="none" w:sz="0" w:space="0" w:color="auto"/>
                    <w:right w:val="none" w:sz="0" w:space="0" w:color="auto"/>
                  </w:divBdr>
                </w:div>
                <w:div w:id="1921937679">
                  <w:marLeft w:val="0"/>
                  <w:marRight w:val="0"/>
                  <w:marTop w:val="0"/>
                  <w:marBottom w:val="0"/>
                  <w:divBdr>
                    <w:top w:val="none" w:sz="0" w:space="0" w:color="auto"/>
                    <w:left w:val="none" w:sz="0" w:space="0" w:color="auto"/>
                    <w:bottom w:val="none" w:sz="0" w:space="0" w:color="auto"/>
                    <w:right w:val="none" w:sz="0" w:space="0" w:color="auto"/>
                  </w:divBdr>
                </w:div>
                <w:div w:id="1929196455">
                  <w:marLeft w:val="0"/>
                  <w:marRight w:val="0"/>
                  <w:marTop w:val="0"/>
                  <w:marBottom w:val="0"/>
                  <w:divBdr>
                    <w:top w:val="none" w:sz="0" w:space="0" w:color="auto"/>
                    <w:left w:val="none" w:sz="0" w:space="0" w:color="auto"/>
                    <w:bottom w:val="none" w:sz="0" w:space="0" w:color="auto"/>
                    <w:right w:val="none" w:sz="0" w:space="0" w:color="auto"/>
                  </w:divBdr>
                </w:div>
                <w:div w:id="1960183680">
                  <w:marLeft w:val="0"/>
                  <w:marRight w:val="0"/>
                  <w:marTop w:val="0"/>
                  <w:marBottom w:val="0"/>
                  <w:divBdr>
                    <w:top w:val="none" w:sz="0" w:space="0" w:color="auto"/>
                    <w:left w:val="none" w:sz="0" w:space="0" w:color="auto"/>
                    <w:bottom w:val="none" w:sz="0" w:space="0" w:color="auto"/>
                    <w:right w:val="none" w:sz="0" w:space="0" w:color="auto"/>
                  </w:divBdr>
                </w:div>
                <w:div w:id="1967924235">
                  <w:marLeft w:val="0"/>
                  <w:marRight w:val="0"/>
                  <w:marTop w:val="0"/>
                  <w:marBottom w:val="0"/>
                  <w:divBdr>
                    <w:top w:val="none" w:sz="0" w:space="0" w:color="auto"/>
                    <w:left w:val="none" w:sz="0" w:space="0" w:color="auto"/>
                    <w:bottom w:val="none" w:sz="0" w:space="0" w:color="auto"/>
                    <w:right w:val="none" w:sz="0" w:space="0" w:color="auto"/>
                  </w:divBdr>
                </w:div>
                <w:div w:id="1992520958">
                  <w:marLeft w:val="0"/>
                  <w:marRight w:val="0"/>
                  <w:marTop w:val="0"/>
                  <w:marBottom w:val="0"/>
                  <w:divBdr>
                    <w:top w:val="none" w:sz="0" w:space="0" w:color="auto"/>
                    <w:left w:val="none" w:sz="0" w:space="0" w:color="auto"/>
                    <w:bottom w:val="none" w:sz="0" w:space="0" w:color="auto"/>
                    <w:right w:val="none" w:sz="0" w:space="0" w:color="auto"/>
                  </w:divBdr>
                </w:div>
                <w:div w:id="2003119164">
                  <w:marLeft w:val="0"/>
                  <w:marRight w:val="0"/>
                  <w:marTop w:val="0"/>
                  <w:marBottom w:val="0"/>
                  <w:divBdr>
                    <w:top w:val="none" w:sz="0" w:space="0" w:color="auto"/>
                    <w:left w:val="none" w:sz="0" w:space="0" w:color="auto"/>
                    <w:bottom w:val="none" w:sz="0" w:space="0" w:color="auto"/>
                    <w:right w:val="none" w:sz="0" w:space="0" w:color="auto"/>
                  </w:divBdr>
                </w:div>
                <w:div w:id="2012680106">
                  <w:marLeft w:val="0"/>
                  <w:marRight w:val="0"/>
                  <w:marTop w:val="0"/>
                  <w:marBottom w:val="0"/>
                  <w:divBdr>
                    <w:top w:val="none" w:sz="0" w:space="0" w:color="auto"/>
                    <w:left w:val="none" w:sz="0" w:space="0" w:color="auto"/>
                    <w:bottom w:val="none" w:sz="0" w:space="0" w:color="auto"/>
                    <w:right w:val="none" w:sz="0" w:space="0" w:color="auto"/>
                  </w:divBdr>
                </w:div>
                <w:div w:id="2014796027">
                  <w:marLeft w:val="0"/>
                  <w:marRight w:val="0"/>
                  <w:marTop w:val="0"/>
                  <w:marBottom w:val="0"/>
                  <w:divBdr>
                    <w:top w:val="none" w:sz="0" w:space="0" w:color="auto"/>
                    <w:left w:val="none" w:sz="0" w:space="0" w:color="auto"/>
                    <w:bottom w:val="none" w:sz="0" w:space="0" w:color="auto"/>
                    <w:right w:val="none" w:sz="0" w:space="0" w:color="auto"/>
                  </w:divBdr>
                </w:div>
                <w:div w:id="2015379339">
                  <w:marLeft w:val="0"/>
                  <w:marRight w:val="0"/>
                  <w:marTop w:val="0"/>
                  <w:marBottom w:val="0"/>
                  <w:divBdr>
                    <w:top w:val="none" w:sz="0" w:space="0" w:color="auto"/>
                    <w:left w:val="none" w:sz="0" w:space="0" w:color="auto"/>
                    <w:bottom w:val="none" w:sz="0" w:space="0" w:color="auto"/>
                    <w:right w:val="none" w:sz="0" w:space="0" w:color="auto"/>
                  </w:divBdr>
                </w:div>
                <w:div w:id="2021395607">
                  <w:marLeft w:val="0"/>
                  <w:marRight w:val="0"/>
                  <w:marTop w:val="0"/>
                  <w:marBottom w:val="0"/>
                  <w:divBdr>
                    <w:top w:val="none" w:sz="0" w:space="0" w:color="auto"/>
                    <w:left w:val="none" w:sz="0" w:space="0" w:color="auto"/>
                    <w:bottom w:val="none" w:sz="0" w:space="0" w:color="auto"/>
                    <w:right w:val="none" w:sz="0" w:space="0" w:color="auto"/>
                  </w:divBdr>
                </w:div>
                <w:div w:id="2026320487">
                  <w:marLeft w:val="0"/>
                  <w:marRight w:val="0"/>
                  <w:marTop w:val="0"/>
                  <w:marBottom w:val="0"/>
                  <w:divBdr>
                    <w:top w:val="none" w:sz="0" w:space="0" w:color="auto"/>
                    <w:left w:val="none" w:sz="0" w:space="0" w:color="auto"/>
                    <w:bottom w:val="none" w:sz="0" w:space="0" w:color="auto"/>
                    <w:right w:val="none" w:sz="0" w:space="0" w:color="auto"/>
                  </w:divBdr>
                </w:div>
                <w:div w:id="2032610970">
                  <w:marLeft w:val="0"/>
                  <w:marRight w:val="0"/>
                  <w:marTop w:val="0"/>
                  <w:marBottom w:val="0"/>
                  <w:divBdr>
                    <w:top w:val="none" w:sz="0" w:space="0" w:color="auto"/>
                    <w:left w:val="none" w:sz="0" w:space="0" w:color="auto"/>
                    <w:bottom w:val="none" w:sz="0" w:space="0" w:color="auto"/>
                    <w:right w:val="none" w:sz="0" w:space="0" w:color="auto"/>
                  </w:divBdr>
                </w:div>
                <w:div w:id="2039577129">
                  <w:marLeft w:val="0"/>
                  <w:marRight w:val="0"/>
                  <w:marTop w:val="0"/>
                  <w:marBottom w:val="0"/>
                  <w:divBdr>
                    <w:top w:val="none" w:sz="0" w:space="0" w:color="auto"/>
                    <w:left w:val="none" w:sz="0" w:space="0" w:color="auto"/>
                    <w:bottom w:val="none" w:sz="0" w:space="0" w:color="auto"/>
                    <w:right w:val="none" w:sz="0" w:space="0" w:color="auto"/>
                  </w:divBdr>
                </w:div>
                <w:div w:id="2050957141">
                  <w:marLeft w:val="0"/>
                  <w:marRight w:val="0"/>
                  <w:marTop w:val="0"/>
                  <w:marBottom w:val="0"/>
                  <w:divBdr>
                    <w:top w:val="none" w:sz="0" w:space="0" w:color="auto"/>
                    <w:left w:val="none" w:sz="0" w:space="0" w:color="auto"/>
                    <w:bottom w:val="none" w:sz="0" w:space="0" w:color="auto"/>
                    <w:right w:val="none" w:sz="0" w:space="0" w:color="auto"/>
                  </w:divBdr>
                </w:div>
                <w:div w:id="2081632847">
                  <w:marLeft w:val="0"/>
                  <w:marRight w:val="0"/>
                  <w:marTop w:val="0"/>
                  <w:marBottom w:val="0"/>
                  <w:divBdr>
                    <w:top w:val="none" w:sz="0" w:space="0" w:color="auto"/>
                    <w:left w:val="none" w:sz="0" w:space="0" w:color="auto"/>
                    <w:bottom w:val="none" w:sz="0" w:space="0" w:color="auto"/>
                    <w:right w:val="none" w:sz="0" w:space="0" w:color="auto"/>
                  </w:divBdr>
                </w:div>
                <w:div w:id="2088653207">
                  <w:marLeft w:val="0"/>
                  <w:marRight w:val="0"/>
                  <w:marTop w:val="0"/>
                  <w:marBottom w:val="0"/>
                  <w:divBdr>
                    <w:top w:val="none" w:sz="0" w:space="0" w:color="auto"/>
                    <w:left w:val="none" w:sz="0" w:space="0" w:color="auto"/>
                    <w:bottom w:val="none" w:sz="0" w:space="0" w:color="auto"/>
                    <w:right w:val="none" w:sz="0" w:space="0" w:color="auto"/>
                  </w:divBdr>
                </w:div>
                <w:div w:id="2096244678">
                  <w:marLeft w:val="0"/>
                  <w:marRight w:val="0"/>
                  <w:marTop w:val="0"/>
                  <w:marBottom w:val="0"/>
                  <w:divBdr>
                    <w:top w:val="none" w:sz="0" w:space="0" w:color="auto"/>
                    <w:left w:val="none" w:sz="0" w:space="0" w:color="auto"/>
                    <w:bottom w:val="none" w:sz="0" w:space="0" w:color="auto"/>
                    <w:right w:val="none" w:sz="0" w:space="0" w:color="auto"/>
                  </w:divBdr>
                </w:div>
                <w:div w:id="2106875658">
                  <w:marLeft w:val="0"/>
                  <w:marRight w:val="0"/>
                  <w:marTop w:val="0"/>
                  <w:marBottom w:val="0"/>
                  <w:divBdr>
                    <w:top w:val="none" w:sz="0" w:space="0" w:color="auto"/>
                    <w:left w:val="none" w:sz="0" w:space="0" w:color="auto"/>
                    <w:bottom w:val="none" w:sz="0" w:space="0" w:color="auto"/>
                    <w:right w:val="none" w:sz="0" w:space="0" w:color="auto"/>
                  </w:divBdr>
                </w:div>
                <w:div w:id="2107993237">
                  <w:marLeft w:val="0"/>
                  <w:marRight w:val="0"/>
                  <w:marTop w:val="0"/>
                  <w:marBottom w:val="0"/>
                  <w:divBdr>
                    <w:top w:val="none" w:sz="0" w:space="0" w:color="auto"/>
                    <w:left w:val="none" w:sz="0" w:space="0" w:color="auto"/>
                    <w:bottom w:val="none" w:sz="0" w:space="0" w:color="auto"/>
                    <w:right w:val="none" w:sz="0" w:space="0" w:color="auto"/>
                  </w:divBdr>
                </w:div>
                <w:div w:id="2116904434">
                  <w:marLeft w:val="0"/>
                  <w:marRight w:val="0"/>
                  <w:marTop w:val="0"/>
                  <w:marBottom w:val="0"/>
                  <w:divBdr>
                    <w:top w:val="none" w:sz="0" w:space="0" w:color="auto"/>
                    <w:left w:val="none" w:sz="0" w:space="0" w:color="auto"/>
                    <w:bottom w:val="none" w:sz="0" w:space="0" w:color="auto"/>
                    <w:right w:val="none" w:sz="0" w:space="0" w:color="auto"/>
                  </w:divBdr>
                </w:div>
              </w:divsChild>
            </w:div>
            <w:div w:id="1206209869">
              <w:marLeft w:val="0"/>
              <w:marRight w:val="0"/>
              <w:marTop w:val="0"/>
              <w:marBottom w:val="0"/>
              <w:divBdr>
                <w:top w:val="none" w:sz="0" w:space="0" w:color="auto"/>
                <w:left w:val="none" w:sz="0" w:space="0" w:color="auto"/>
                <w:bottom w:val="none" w:sz="0" w:space="0" w:color="auto"/>
                <w:right w:val="none" w:sz="0" w:space="0" w:color="auto"/>
              </w:divBdr>
            </w:div>
            <w:div w:id="1220093728">
              <w:marLeft w:val="0"/>
              <w:marRight w:val="0"/>
              <w:marTop w:val="0"/>
              <w:marBottom w:val="0"/>
              <w:divBdr>
                <w:top w:val="none" w:sz="0" w:space="0" w:color="auto"/>
                <w:left w:val="none" w:sz="0" w:space="0" w:color="auto"/>
                <w:bottom w:val="none" w:sz="0" w:space="0" w:color="auto"/>
                <w:right w:val="none" w:sz="0" w:space="0" w:color="auto"/>
              </w:divBdr>
            </w:div>
            <w:div w:id="1236013701">
              <w:marLeft w:val="0"/>
              <w:marRight w:val="0"/>
              <w:marTop w:val="0"/>
              <w:marBottom w:val="0"/>
              <w:divBdr>
                <w:top w:val="none" w:sz="0" w:space="0" w:color="auto"/>
                <w:left w:val="none" w:sz="0" w:space="0" w:color="auto"/>
                <w:bottom w:val="none" w:sz="0" w:space="0" w:color="auto"/>
                <w:right w:val="none" w:sz="0" w:space="0" w:color="auto"/>
              </w:divBdr>
            </w:div>
            <w:div w:id="1265769791">
              <w:marLeft w:val="0"/>
              <w:marRight w:val="0"/>
              <w:marTop w:val="0"/>
              <w:marBottom w:val="0"/>
              <w:divBdr>
                <w:top w:val="none" w:sz="0" w:space="0" w:color="auto"/>
                <w:left w:val="none" w:sz="0" w:space="0" w:color="auto"/>
                <w:bottom w:val="none" w:sz="0" w:space="0" w:color="auto"/>
                <w:right w:val="none" w:sz="0" w:space="0" w:color="auto"/>
              </w:divBdr>
            </w:div>
            <w:div w:id="1273123917">
              <w:marLeft w:val="0"/>
              <w:marRight w:val="0"/>
              <w:marTop w:val="0"/>
              <w:marBottom w:val="0"/>
              <w:divBdr>
                <w:top w:val="none" w:sz="0" w:space="0" w:color="auto"/>
                <w:left w:val="none" w:sz="0" w:space="0" w:color="auto"/>
                <w:bottom w:val="none" w:sz="0" w:space="0" w:color="auto"/>
                <w:right w:val="none" w:sz="0" w:space="0" w:color="auto"/>
              </w:divBdr>
            </w:div>
            <w:div w:id="1292200717">
              <w:marLeft w:val="0"/>
              <w:marRight w:val="0"/>
              <w:marTop w:val="0"/>
              <w:marBottom w:val="0"/>
              <w:divBdr>
                <w:top w:val="none" w:sz="0" w:space="0" w:color="auto"/>
                <w:left w:val="none" w:sz="0" w:space="0" w:color="auto"/>
                <w:bottom w:val="none" w:sz="0" w:space="0" w:color="auto"/>
                <w:right w:val="none" w:sz="0" w:space="0" w:color="auto"/>
              </w:divBdr>
            </w:div>
            <w:div w:id="1309096722">
              <w:marLeft w:val="0"/>
              <w:marRight w:val="0"/>
              <w:marTop w:val="0"/>
              <w:marBottom w:val="0"/>
              <w:divBdr>
                <w:top w:val="none" w:sz="0" w:space="0" w:color="auto"/>
                <w:left w:val="none" w:sz="0" w:space="0" w:color="auto"/>
                <w:bottom w:val="none" w:sz="0" w:space="0" w:color="auto"/>
                <w:right w:val="none" w:sz="0" w:space="0" w:color="auto"/>
              </w:divBdr>
            </w:div>
            <w:div w:id="1321734323">
              <w:marLeft w:val="0"/>
              <w:marRight w:val="0"/>
              <w:marTop w:val="0"/>
              <w:marBottom w:val="0"/>
              <w:divBdr>
                <w:top w:val="none" w:sz="0" w:space="0" w:color="auto"/>
                <w:left w:val="none" w:sz="0" w:space="0" w:color="auto"/>
                <w:bottom w:val="none" w:sz="0" w:space="0" w:color="auto"/>
                <w:right w:val="none" w:sz="0" w:space="0" w:color="auto"/>
              </w:divBdr>
            </w:div>
            <w:div w:id="1413812182">
              <w:marLeft w:val="0"/>
              <w:marRight w:val="0"/>
              <w:marTop w:val="0"/>
              <w:marBottom w:val="0"/>
              <w:divBdr>
                <w:top w:val="none" w:sz="0" w:space="0" w:color="auto"/>
                <w:left w:val="none" w:sz="0" w:space="0" w:color="auto"/>
                <w:bottom w:val="none" w:sz="0" w:space="0" w:color="auto"/>
                <w:right w:val="none" w:sz="0" w:space="0" w:color="auto"/>
              </w:divBdr>
            </w:div>
            <w:div w:id="1430661599">
              <w:marLeft w:val="0"/>
              <w:marRight w:val="0"/>
              <w:marTop w:val="0"/>
              <w:marBottom w:val="0"/>
              <w:divBdr>
                <w:top w:val="none" w:sz="0" w:space="0" w:color="auto"/>
                <w:left w:val="none" w:sz="0" w:space="0" w:color="auto"/>
                <w:bottom w:val="none" w:sz="0" w:space="0" w:color="auto"/>
                <w:right w:val="none" w:sz="0" w:space="0" w:color="auto"/>
              </w:divBdr>
            </w:div>
            <w:div w:id="1442064223">
              <w:marLeft w:val="0"/>
              <w:marRight w:val="0"/>
              <w:marTop w:val="0"/>
              <w:marBottom w:val="0"/>
              <w:divBdr>
                <w:top w:val="none" w:sz="0" w:space="0" w:color="auto"/>
                <w:left w:val="none" w:sz="0" w:space="0" w:color="auto"/>
                <w:bottom w:val="none" w:sz="0" w:space="0" w:color="auto"/>
                <w:right w:val="none" w:sz="0" w:space="0" w:color="auto"/>
              </w:divBdr>
            </w:div>
            <w:div w:id="1445928142">
              <w:marLeft w:val="0"/>
              <w:marRight w:val="0"/>
              <w:marTop w:val="0"/>
              <w:marBottom w:val="0"/>
              <w:divBdr>
                <w:top w:val="none" w:sz="0" w:space="0" w:color="auto"/>
                <w:left w:val="none" w:sz="0" w:space="0" w:color="auto"/>
                <w:bottom w:val="none" w:sz="0" w:space="0" w:color="auto"/>
                <w:right w:val="none" w:sz="0" w:space="0" w:color="auto"/>
              </w:divBdr>
            </w:div>
            <w:div w:id="1463579067">
              <w:marLeft w:val="0"/>
              <w:marRight w:val="0"/>
              <w:marTop w:val="0"/>
              <w:marBottom w:val="0"/>
              <w:divBdr>
                <w:top w:val="none" w:sz="0" w:space="0" w:color="auto"/>
                <w:left w:val="none" w:sz="0" w:space="0" w:color="auto"/>
                <w:bottom w:val="none" w:sz="0" w:space="0" w:color="auto"/>
                <w:right w:val="none" w:sz="0" w:space="0" w:color="auto"/>
              </w:divBdr>
            </w:div>
            <w:div w:id="1463957012">
              <w:marLeft w:val="0"/>
              <w:marRight w:val="0"/>
              <w:marTop w:val="0"/>
              <w:marBottom w:val="0"/>
              <w:divBdr>
                <w:top w:val="none" w:sz="0" w:space="0" w:color="auto"/>
                <w:left w:val="none" w:sz="0" w:space="0" w:color="auto"/>
                <w:bottom w:val="none" w:sz="0" w:space="0" w:color="auto"/>
                <w:right w:val="none" w:sz="0" w:space="0" w:color="auto"/>
              </w:divBdr>
            </w:div>
            <w:div w:id="1466242737">
              <w:marLeft w:val="0"/>
              <w:marRight w:val="0"/>
              <w:marTop w:val="0"/>
              <w:marBottom w:val="0"/>
              <w:divBdr>
                <w:top w:val="none" w:sz="0" w:space="0" w:color="auto"/>
                <w:left w:val="none" w:sz="0" w:space="0" w:color="auto"/>
                <w:bottom w:val="none" w:sz="0" w:space="0" w:color="auto"/>
                <w:right w:val="none" w:sz="0" w:space="0" w:color="auto"/>
              </w:divBdr>
            </w:div>
            <w:div w:id="1488277080">
              <w:marLeft w:val="0"/>
              <w:marRight w:val="0"/>
              <w:marTop w:val="0"/>
              <w:marBottom w:val="0"/>
              <w:divBdr>
                <w:top w:val="none" w:sz="0" w:space="0" w:color="auto"/>
                <w:left w:val="none" w:sz="0" w:space="0" w:color="auto"/>
                <w:bottom w:val="none" w:sz="0" w:space="0" w:color="auto"/>
                <w:right w:val="none" w:sz="0" w:space="0" w:color="auto"/>
              </w:divBdr>
            </w:div>
            <w:div w:id="1523275500">
              <w:marLeft w:val="0"/>
              <w:marRight w:val="0"/>
              <w:marTop w:val="0"/>
              <w:marBottom w:val="0"/>
              <w:divBdr>
                <w:top w:val="none" w:sz="0" w:space="0" w:color="auto"/>
                <w:left w:val="none" w:sz="0" w:space="0" w:color="auto"/>
                <w:bottom w:val="none" w:sz="0" w:space="0" w:color="auto"/>
                <w:right w:val="none" w:sz="0" w:space="0" w:color="auto"/>
              </w:divBdr>
            </w:div>
            <w:div w:id="1531845322">
              <w:marLeft w:val="0"/>
              <w:marRight w:val="0"/>
              <w:marTop w:val="0"/>
              <w:marBottom w:val="0"/>
              <w:divBdr>
                <w:top w:val="none" w:sz="0" w:space="0" w:color="auto"/>
                <w:left w:val="none" w:sz="0" w:space="0" w:color="auto"/>
                <w:bottom w:val="none" w:sz="0" w:space="0" w:color="auto"/>
                <w:right w:val="none" w:sz="0" w:space="0" w:color="auto"/>
              </w:divBdr>
            </w:div>
            <w:div w:id="1534348337">
              <w:marLeft w:val="0"/>
              <w:marRight w:val="0"/>
              <w:marTop w:val="0"/>
              <w:marBottom w:val="0"/>
              <w:divBdr>
                <w:top w:val="none" w:sz="0" w:space="0" w:color="auto"/>
                <w:left w:val="none" w:sz="0" w:space="0" w:color="auto"/>
                <w:bottom w:val="none" w:sz="0" w:space="0" w:color="auto"/>
                <w:right w:val="none" w:sz="0" w:space="0" w:color="auto"/>
              </w:divBdr>
            </w:div>
            <w:div w:id="1543324805">
              <w:marLeft w:val="0"/>
              <w:marRight w:val="0"/>
              <w:marTop w:val="0"/>
              <w:marBottom w:val="0"/>
              <w:divBdr>
                <w:top w:val="none" w:sz="0" w:space="0" w:color="auto"/>
                <w:left w:val="none" w:sz="0" w:space="0" w:color="auto"/>
                <w:bottom w:val="none" w:sz="0" w:space="0" w:color="auto"/>
                <w:right w:val="none" w:sz="0" w:space="0" w:color="auto"/>
              </w:divBdr>
            </w:div>
            <w:div w:id="1547258964">
              <w:marLeft w:val="0"/>
              <w:marRight w:val="0"/>
              <w:marTop w:val="0"/>
              <w:marBottom w:val="0"/>
              <w:divBdr>
                <w:top w:val="none" w:sz="0" w:space="0" w:color="auto"/>
                <w:left w:val="none" w:sz="0" w:space="0" w:color="auto"/>
                <w:bottom w:val="none" w:sz="0" w:space="0" w:color="auto"/>
                <w:right w:val="none" w:sz="0" w:space="0" w:color="auto"/>
              </w:divBdr>
            </w:div>
            <w:div w:id="1580679395">
              <w:marLeft w:val="0"/>
              <w:marRight w:val="0"/>
              <w:marTop w:val="0"/>
              <w:marBottom w:val="0"/>
              <w:divBdr>
                <w:top w:val="none" w:sz="0" w:space="0" w:color="auto"/>
                <w:left w:val="none" w:sz="0" w:space="0" w:color="auto"/>
                <w:bottom w:val="none" w:sz="0" w:space="0" w:color="auto"/>
                <w:right w:val="none" w:sz="0" w:space="0" w:color="auto"/>
              </w:divBdr>
            </w:div>
            <w:div w:id="1583952834">
              <w:marLeft w:val="0"/>
              <w:marRight w:val="0"/>
              <w:marTop w:val="0"/>
              <w:marBottom w:val="0"/>
              <w:divBdr>
                <w:top w:val="none" w:sz="0" w:space="0" w:color="auto"/>
                <w:left w:val="none" w:sz="0" w:space="0" w:color="auto"/>
                <w:bottom w:val="none" w:sz="0" w:space="0" w:color="auto"/>
                <w:right w:val="none" w:sz="0" w:space="0" w:color="auto"/>
              </w:divBdr>
            </w:div>
            <w:div w:id="1608655286">
              <w:marLeft w:val="0"/>
              <w:marRight w:val="0"/>
              <w:marTop w:val="0"/>
              <w:marBottom w:val="0"/>
              <w:divBdr>
                <w:top w:val="none" w:sz="0" w:space="0" w:color="auto"/>
                <w:left w:val="none" w:sz="0" w:space="0" w:color="auto"/>
                <w:bottom w:val="none" w:sz="0" w:space="0" w:color="auto"/>
                <w:right w:val="none" w:sz="0" w:space="0" w:color="auto"/>
              </w:divBdr>
            </w:div>
            <w:div w:id="1633514658">
              <w:marLeft w:val="0"/>
              <w:marRight w:val="0"/>
              <w:marTop w:val="0"/>
              <w:marBottom w:val="0"/>
              <w:divBdr>
                <w:top w:val="none" w:sz="0" w:space="0" w:color="auto"/>
                <w:left w:val="none" w:sz="0" w:space="0" w:color="auto"/>
                <w:bottom w:val="none" w:sz="0" w:space="0" w:color="auto"/>
                <w:right w:val="none" w:sz="0" w:space="0" w:color="auto"/>
              </w:divBdr>
            </w:div>
            <w:div w:id="1649895890">
              <w:marLeft w:val="0"/>
              <w:marRight w:val="0"/>
              <w:marTop w:val="0"/>
              <w:marBottom w:val="0"/>
              <w:divBdr>
                <w:top w:val="none" w:sz="0" w:space="0" w:color="auto"/>
                <w:left w:val="none" w:sz="0" w:space="0" w:color="auto"/>
                <w:bottom w:val="none" w:sz="0" w:space="0" w:color="auto"/>
                <w:right w:val="none" w:sz="0" w:space="0" w:color="auto"/>
              </w:divBdr>
            </w:div>
            <w:div w:id="1653868991">
              <w:marLeft w:val="0"/>
              <w:marRight w:val="0"/>
              <w:marTop w:val="0"/>
              <w:marBottom w:val="0"/>
              <w:divBdr>
                <w:top w:val="none" w:sz="0" w:space="0" w:color="auto"/>
                <w:left w:val="none" w:sz="0" w:space="0" w:color="auto"/>
                <w:bottom w:val="none" w:sz="0" w:space="0" w:color="auto"/>
                <w:right w:val="none" w:sz="0" w:space="0" w:color="auto"/>
              </w:divBdr>
            </w:div>
            <w:div w:id="1658874424">
              <w:marLeft w:val="0"/>
              <w:marRight w:val="0"/>
              <w:marTop w:val="0"/>
              <w:marBottom w:val="0"/>
              <w:divBdr>
                <w:top w:val="none" w:sz="0" w:space="0" w:color="auto"/>
                <w:left w:val="none" w:sz="0" w:space="0" w:color="auto"/>
                <w:bottom w:val="none" w:sz="0" w:space="0" w:color="auto"/>
                <w:right w:val="none" w:sz="0" w:space="0" w:color="auto"/>
              </w:divBdr>
            </w:div>
            <w:div w:id="1666087477">
              <w:marLeft w:val="0"/>
              <w:marRight w:val="0"/>
              <w:marTop w:val="0"/>
              <w:marBottom w:val="0"/>
              <w:divBdr>
                <w:top w:val="none" w:sz="0" w:space="0" w:color="auto"/>
                <w:left w:val="none" w:sz="0" w:space="0" w:color="auto"/>
                <w:bottom w:val="none" w:sz="0" w:space="0" w:color="auto"/>
                <w:right w:val="none" w:sz="0" w:space="0" w:color="auto"/>
              </w:divBdr>
            </w:div>
            <w:div w:id="1679576971">
              <w:marLeft w:val="0"/>
              <w:marRight w:val="0"/>
              <w:marTop w:val="0"/>
              <w:marBottom w:val="0"/>
              <w:divBdr>
                <w:top w:val="none" w:sz="0" w:space="0" w:color="auto"/>
                <w:left w:val="none" w:sz="0" w:space="0" w:color="auto"/>
                <w:bottom w:val="none" w:sz="0" w:space="0" w:color="auto"/>
                <w:right w:val="none" w:sz="0" w:space="0" w:color="auto"/>
              </w:divBdr>
            </w:div>
            <w:div w:id="1712147592">
              <w:marLeft w:val="0"/>
              <w:marRight w:val="0"/>
              <w:marTop w:val="0"/>
              <w:marBottom w:val="0"/>
              <w:divBdr>
                <w:top w:val="none" w:sz="0" w:space="0" w:color="auto"/>
                <w:left w:val="none" w:sz="0" w:space="0" w:color="auto"/>
                <w:bottom w:val="none" w:sz="0" w:space="0" w:color="auto"/>
                <w:right w:val="none" w:sz="0" w:space="0" w:color="auto"/>
              </w:divBdr>
            </w:div>
            <w:div w:id="1717199552">
              <w:marLeft w:val="0"/>
              <w:marRight w:val="0"/>
              <w:marTop w:val="0"/>
              <w:marBottom w:val="0"/>
              <w:divBdr>
                <w:top w:val="none" w:sz="0" w:space="0" w:color="auto"/>
                <w:left w:val="none" w:sz="0" w:space="0" w:color="auto"/>
                <w:bottom w:val="none" w:sz="0" w:space="0" w:color="auto"/>
                <w:right w:val="none" w:sz="0" w:space="0" w:color="auto"/>
              </w:divBdr>
            </w:div>
            <w:div w:id="1747603577">
              <w:marLeft w:val="0"/>
              <w:marRight w:val="0"/>
              <w:marTop w:val="0"/>
              <w:marBottom w:val="0"/>
              <w:divBdr>
                <w:top w:val="none" w:sz="0" w:space="0" w:color="auto"/>
                <w:left w:val="none" w:sz="0" w:space="0" w:color="auto"/>
                <w:bottom w:val="none" w:sz="0" w:space="0" w:color="auto"/>
                <w:right w:val="none" w:sz="0" w:space="0" w:color="auto"/>
              </w:divBdr>
            </w:div>
            <w:div w:id="1799448948">
              <w:marLeft w:val="0"/>
              <w:marRight w:val="0"/>
              <w:marTop w:val="0"/>
              <w:marBottom w:val="0"/>
              <w:divBdr>
                <w:top w:val="none" w:sz="0" w:space="0" w:color="auto"/>
                <w:left w:val="none" w:sz="0" w:space="0" w:color="auto"/>
                <w:bottom w:val="none" w:sz="0" w:space="0" w:color="auto"/>
                <w:right w:val="none" w:sz="0" w:space="0" w:color="auto"/>
              </w:divBdr>
            </w:div>
            <w:div w:id="1824278023">
              <w:marLeft w:val="0"/>
              <w:marRight w:val="0"/>
              <w:marTop w:val="0"/>
              <w:marBottom w:val="0"/>
              <w:divBdr>
                <w:top w:val="none" w:sz="0" w:space="0" w:color="auto"/>
                <w:left w:val="none" w:sz="0" w:space="0" w:color="auto"/>
                <w:bottom w:val="none" w:sz="0" w:space="0" w:color="auto"/>
                <w:right w:val="none" w:sz="0" w:space="0" w:color="auto"/>
              </w:divBdr>
            </w:div>
            <w:div w:id="1851290257">
              <w:marLeft w:val="0"/>
              <w:marRight w:val="0"/>
              <w:marTop w:val="0"/>
              <w:marBottom w:val="0"/>
              <w:divBdr>
                <w:top w:val="none" w:sz="0" w:space="0" w:color="auto"/>
                <w:left w:val="none" w:sz="0" w:space="0" w:color="auto"/>
                <w:bottom w:val="none" w:sz="0" w:space="0" w:color="auto"/>
                <w:right w:val="none" w:sz="0" w:space="0" w:color="auto"/>
              </w:divBdr>
            </w:div>
            <w:div w:id="1861966198">
              <w:marLeft w:val="0"/>
              <w:marRight w:val="0"/>
              <w:marTop w:val="0"/>
              <w:marBottom w:val="0"/>
              <w:divBdr>
                <w:top w:val="none" w:sz="0" w:space="0" w:color="auto"/>
                <w:left w:val="none" w:sz="0" w:space="0" w:color="auto"/>
                <w:bottom w:val="none" w:sz="0" w:space="0" w:color="auto"/>
                <w:right w:val="none" w:sz="0" w:space="0" w:color="auto"/>
              </w:divBdr>
            </w:div>
            <w:div w:id="1921795740">
              <w:marLeft w:val="0"/>
              <w:marRight w:val="0"/>
              <w:marTop w:val="0"/>
              <w:marBottom w:val="0"/>
              <w:divBdr>
                <w:top w:val="none" w:sz="0" w:space="0" w:color="auto"/>
                <w:left w:val="none" w:sz="0" w:space="0" w:color="auto"/>
                <w:bottom w:val="none" w:sz="0" w:space="0" w:color="auto"/>
                <w:right w:val="none" w:sz="0" w:space="0" w:color="auto"/>
              </w:divBdr>
            </w:div>
            <w:div w:id="1940987173">
              <w:marLeft w:val="0"/>
              <w:marRight w:val="0"/>
              <w:marTop w:val="0"/>
              <w:marBottom w:val="0"/>
              <w:divBdr>
                <w:top w:val="none" w:sz="0" w:space="0" w:color="auto"/>
                <w:left w:val="none" w:sz="0" w:space="0" w:color="auto"/>
                <w:bottom w:val="none" w:sz="0" w:space="0" w:color="auto"/>
                <w:right w:val="none" w:sz="0" w:space="0" w:color="auto"/>
              </w:divBdr>
            </w:div>
            <w:div w:id="1971737772">
              <w:marLeft w:val="0"/>
              <w:marRight w:val="0"/>
              <w:marTop w:val="0"/>
              <w:marBottom w:val="0"/>
              <w:divBdr>
                <w:top w:val="none" w:sz="0" w:space="0" w:color="auto"/>
                <w:left w:val="none" w:sz="0" w:space="0" w:color="auto"/>
                <w:bottom w:val="none" w:sz="0" w:space="0" w:color="auto"/>
                <w:right w:val="none" w:sz="0" w:space="0" w:color="auto"/>
              </w:divBdr>
            </w:div>
            <w:div w:id="2010525812">
              <w:marLeft w:val="0"/>
              <w:marRight w:val="0"/>
              <w:marTop w:val="0"/>
              <w:marBottom w:val="0"/>
              <w:divBdr>
                <w:top w:val="none" w:sz="0" w:space="0" w:color="auto"/>
                <w:left w:val="none" w:sz="0" w:space="0" w:color="auto"/>
                <w:bottom w:val="none" w:sz="0" w:space="0" w:color="auto"/>
                <w:right w:val="none" w:sz="0" w:space="0" w:color="auto"/>
              </w:divBdr>
            </w:div>
            <w:div w:id="2023434868">
              <w:marLeft w:val="0"/>
              <w:marRight w:val="0"/>
              <w:marTop w:val="0"/>
              <w:marBottom w:val="0"/>
              <w:divBdr>
                <w:top w:val="none" w:sz="0" w:space="0" w:color="auto"/>
                <w:left w:val="none" w:sz="0" w:space="0" w:color="auto"/>
                <w:bottom w:val="none" w:sz="0" w:space="0" w:color="auto"/>
                <w:right w:val="none" w:sz="0" w:space="0" w:color="auto"/>
              </w:divBdr>
            </w:div>
            <w:div w:id="2078242287">
              <w:marLeft w:val="0"/>
              <w:marRight w:val="0"/>
              <w:marTop w:val="0"/>
              <w:marBottom w:val="0"/>
              <w:divBdr>
                <w:top w:val="none" w:sz="0" w:space="0" w:color="auto"/>
                <w:left w:val="none" w:sz="0" w:space="0" w:color="auto"/>
                <w:bottom w:val="none" w:sz="0" w:space="0" w:color="auto"/>
                <w:right w:val="none" w:sz="0" w:space="0" w:color="auto"/>
              </w:divBdr>
            </w:div>
            <w:div w:id="2089692603">
              <w:marLeft w:val="0"/>
              <w:marRight w:val="0"/>
              <w:marTop w:val="0"/>
              <w:marBottom w:val="0"/>
              <w:divBdr>
                <w:top w:val="none" w:sz="0" w:space="0" w:color="auto"/>
                <w:left w:val="none" w:sz="0" w:space="0" w:color="auto"/>
                <w:bottom w:val="none" w:sz="0" w:space="0" w:color="auto"/>
                <w:right w:val="none" w:sz="0" w:space="0" w:color="auto"/>
              </w:divBdr>
            </w:div>
            <w:div w:id="2114864661">
              <w:marLeft w:val="0"/>
              <w:marRight w:val="0"/>
              <w:marTop w:val="0"/>
              <w:marBottom w:val="0"/>
              <w:divBdr>
                <w:top w:val="none" w:sz="0" w:space="0" w:color="auto"/>
                <w:left w:val="none" w:sz="0" w:space="0" w:color="auto"/>
                <w:bottom w:val="none" w:sz="0" w:space="0" w:color="auto"/>
                <w:right w:val="none" w:sz="0" w:space="0" w:color="auto"/>
              </w:divBdr>
            </w:div>
          </w:divsChild>
        </w:div>
        <w:div w:id="1175263244">
          <w:marLeft w:val="0"/>
          <w:marRight w:val="0"/>
          <w:marTop w:val="0"/>
          <w:marBottom w:val="0"/>
          <w:divBdr>
            <w:top w:val="none" w:sz="0" w:space="0" w:color="auto"/>
            <w:left w:val="none" w:sz="0" w:space="0" w:color="auto"/>
            <w:bottom w:val="none" w:sz="0" w:space="0" w:color="auto"/>
            <w:right w:val="none" w:sz="0" w:space="0" w:color="auto"/>
          </w:divBdr>
          <w:divsChild>
            <w:div w:id="3098722">
              <w:marLeft w:val="0"/>
              <w:marRight w:val="0"/>
              <w:marTop w:val="0"/>
              <w:marBottom w:val="0"/>
              <w:divBdr>
                <w:top w:val="none" w:sz="0" w:space="0" w:color="auto"/>
                <w:left w:val="none" w:sz="0" w:space="0" w:color="auto"/>
                <w:bottom w:val="none" w:sz="0" w:space="0" w:color="auto"/>
                <w:right w:val="none" w:sz="0" w:space="0" w:color="auto"/>
              </w:divBdr>
            </w:div>
            <w:div w:id="43990035">
              <w:marLeft w:val="0"/>
              <w:marRight w:val="0"/>
              <w:marTop w:val="0"/>
              <w:marBottom w:val="0"/>
              <w:divBdr>
                <w:top w:val="none" w:sz="0" w:space="0" w:color="auto"/>
                <w:left w:val="none" w:sz="0" w:space="0" w:color="auto"/>
                <w:bottom w:val="none" w:sz="0" w:space="0" w:color="auto"/>
                <w:right w:val="none" w:sz="0" w:space="0" w:color="auto"/>
              </w:divBdr>
            </w:div>
            <w:div w:id="55902592">
              <w:marLeft w:val="0"/>
              <w:marRight w:val="0"/>
              <w:marTop w:val="0"/>
              <w:marBottom w:val="0"/>
              <w:divBdr>
                <w:top w:val="none" w:sz="0" w:space="0" w:color="auto"/>
                <w:left w:val="none" w:sz="0" w:space="0" w:color="auto"/>
                <w:bottom w:val="none" w:sz="0" w:space="0" w:color="auto"/>
                <w:right w:val="none" w:sz="0" w:space="0" w:color="auto"/>
              </w:divBdr>
            </w:div>
            <w:div w:id="63378857">
              <w:marLeft w:val="0"/>
              <w:marRight w:val="0"/>
              <w:marTop w:val="0"/>
              <w:marBottom w:val="0"/>
              <w:divBdr>
                <w:top w:val="none" w:sz="0" w:space="0" w:color="auto"/>
                <w:left w:val="none" w:sz="0" w:space="0" w:color="auto"/>
                <w:bottom w:val="none" w:sz="0" w:space="0" w:color="auto"/>
                <w:right w:val="none" w:sz="0" w:space="0" w:color="auto"/>
              </w:divBdr>
              <w:divsChild>
                <w:div w:id="14818221">
                  <w:marLeft w:val="0"/>
                  <w:marRight w:val="0"/>
                  <w:marTop w:val="0"/>
                  <w:marBottom w:val="0"/>
                  <w:divBdr>
                    <w:top w:val="none" w:sz="0" w:space="0" w:color="auto"/>
                    <w:left w:val="none" w:sz="0" w:space="0" w:color="auto"/>
                    <w:bottom w:val="none" w:sz="0" w:space="0" w:color="auto"/>
                    <w:right w:val="none" w:sz="0" w:space="0" w:color="auto"/>
                  </w:divBdr>
                </w:div>
                <w:div w:id="17707322">
                  <w:marLeft w:val="0"/>
                  <w:marRight w:val="0"/>
                  <w:marTop w:val="0"/>
                  <w:marBottom w:val="0"/>
                  <w:divBdr>
                    <w:top w:val="none" w:sz="0" w:space="0" w:color="auto"/>
                    <w:left w:val="none" w:sz="0" w:space="0" w:color="auto"/>
                    <w:bottom w:val="none" w:sz="0" w:space="0" w:color="auto"/>
                    <w:right w:val="none" w:sz="0" w:space="0" w:color="auto"/>
                  </w:divBdr>
                </w:div>
                <w:div w:id="51196049">
                  <w:marLeft w:val="0"/>
                  <w:marRight w:val="0"/>
                  <w:marTop w:val="0"/>
                  <w:marBottom w:val="0"/>
                  <w:divBdr>
                    <w:top w:val="none" w:sz="0" w:space="0" w:color="auto"/>
                    <w:left w:val="none" w:sz="0" w:space="0" w:color="auto"/>
                    <w:bottom w:val="none" w:sz="0" w:space="0" w:color="auto"/>
                    <w:right w:val="none" w:sz="0" w:space="0" w:color="auto"/>
                  </w:divBdr>
                </w:div>
                <w:div w:id="95641705">
                  <w:marLeft w:val="0"/>
                  <w:marRight w:val="0"/>
                  <w:marTop w:val="0"/>
                  <w:marBottom w:val="0"/>
                  <w:divBdr>
                    <w:top w:val="none" w:sz="0" w:space="0" w:color="auto"/>
                    <w:left w:val="none" w:sz="0" w:space="0" w:color="auto"/>
                    <w:bottom w:val="none" w:sz="0" w:space="0" w:color="auto"/>
                    <w:right w:val="none" w:sz="0" w:space="0" w:color="auto"/>
                  </w:divBdr>
                </w:div>
                <w:div w:id="123812381">
                  <w:marLeft w:val="0"/>
                  <w:marRight w:val="0"/>
                  <w:marTop w:val="0"/>
                  <w:marBottom w:val="0"/>
                  <w:divBdr>
                    <w:top w:val="none" w:sz="0" w:space="0" w:color="auto"/>
                    <w:left w:val="none" w:sz="0" w:space="0" w:color="auto"/>
                    <w:bottom w:val="none" w:sz="0" w:space="0" w:color="auto"/>
                    <w:right w:val="none" w:sz="0" w:space="0" w:color="auto"/>
                  </w:divBdr>
                </w:div>
                <w:div w:id="127432308">
                  <w:marLeft w:val="0"/>
                  <w:marRight w:val="0"/>
                  <w:marTop w:val="0"/>
                  <w:marBottom w:val="0"/>
                  <w:divBdr>
                    <w:top w:val="none" w:sz="0" w:space="0" w:color="auto"/>
                    <w:left w:val="none" w:sz="0" w:space="0" w:color="auto"/>
                    <w:bottom w:val="none" w:sz="0" w:space="0" w:color="auto"/>
                    <w:right w:val="none" w:sz="0" w:space="0" w:color="auto"/>
                  </w:divBdr>
                </w:div>
                <w:div w:id="129707712">
                  <w:marLeft w:val="0"/>
                  <w:marRight w:val="0"/>
                  <w:marTop w:val="0"/>
                  <w:marBottom w:val="0"/>
                  <w:divBdr>
                    <w:top w:val="none" w:sz="0" w:space="0" w:color="auto"/>
                    <w:left w:val="none" w:sz="0" w:space="0" w:color="auto"/>
                    <w:bottom w:val="none" w:sz="0" w:space="0" w:color="auto"/>
                    <w:right w:val="none" w:sz="0" w:space="0" w:color="auto"/>
                  </w:divBdr>
                </w:div>
                <w:div w:id="134303166">
                  <w:marLeft w:val="0"/>
                  <w:marRight w:val="0"/>
                  <w:marTop w:val="0"/>
                  <w:marBottom w:val="0"/>
                  <w:divBdr>
                    <w:top w:val="none" w:sz="0" w:space="0" w:color="auto"/>
                    <w:left w:val="none" w:sz="0" w:space="0" w:color="auto"/>
                    <w:bottom w:val="none" w:sz="0" w:space="0" w:color="auto"/>
                    <w:right w:val="none" w:sz="0" w:space="0" w:color="auto"/>
                  </w:divBdr>
                </w:div>
                <w:div w:id="202711644">
                  <w:marLeft w:val="0"/>
                  <w:marRight w:val="0"/>
                  <w:marTop w:val="0"/>
                  <w:marBottom w:val="0"/>
                  <w:divBdr>
                    <w:top w:val="none" w:sz="0" w:space="0" w:color="auto"/>
                    <w:left w:val="none" w:sz="0" w:space="0" w:color="auto"/>
                    <w:bottom w:val="none" w:sz="0" w:space="0" w:color="auto"/>
                    <w:right w:val="none" w:sz="0" w:space="0" w:color="auto"/>
                  </w:divBdr>
                </w:div>
                <w:div w:id="202835205">
                  <w:marLeft w:val="0"/>
                  <w:marRight w:val="0"/>
                  <w:marTop w:val="0"/>
                  <w:marBottom w:val="0"/>
                  <w:divBdr>
                    <w:top w:val="none" w:sz="0" w:space="0" w:color="auto"/>
                    <w:left w:val="none" w:sz="0" w:space="0" w:color="auto"/>
                    <w:bottom w:val="none" w:sz="0" w:space="0" w:color="auto"/>
                    <w:right w:val="none" w:sz="0" w:space="0" w:color="auto"/>
                  </w:divBdr>
                </w:div>
                <w:div w:id="324944059">
                  <w:marLeft w:val="0"/>
                  <w:marRight w:val="0"/>
                  <w:marTop w:val="0"/>
                  <w:marBottom w:val="0"/>
                  <w:divBdr>
                    <w:top w:val="none" w:sz="0" w:space="0" w:color="auto"/>
                    <w:left w:val="none" w:sz="0" w:space="0" w:color="auto"/>
                    <w:bottom w:val="none" w:sz="0" w:space="0" w:color="auto"/>
                    <w:right w:val="none" w:sz="0" w:space="0" w:color="auto"/>
                  </w:divBdr>
                </w:div>
                <w:div w:id="366873382">
                  <w:marLeft w:val="0"/>
                  <w:marRight w:val="0"/>
                  <w:marTop w:val="0"/>
                  <w:marBottom w:val="0"/>
                  <w:divBdr>
                    <w:top w:val="none" w:sz="0" w:space="0" w:color="auto"/>
                    <w:left w:val="none" w:sz="0" w:space="0" w:color="auto"/>
                    <w:bottom w:val="none" w:sz="0" w:space="0" w:color="auto"/>
                    <w:right w:val="none" w:sz="0" w:space="0" w:color="auto"/>
                  </w:divBdr>
                </w:div>
                <w:div w:id="384837372">
                  <w:marLeft w:val="0"/>
                  <w:marRight w:val="0"/>
                  <w:marTop w:val="0"/>
                  <w:marBottom w:val="0"/>
                  <w:divBdr>
                    <w:top w:val="none" w:sz="0" w:space="0" w:color="auto"/>
                    <w:left w:val="none" w:sz="0" w:space="0" w:color="auto"/>
                    <w:bottom w:val="none" w:sz="0" w:space="0" w:color="auto"/>
                    <w:right w:val="none" w:sz="0" w:space="0" w:color="auto"/>
                  </w:divBdr>
                </w:div>
                <w:div w:id="417094255">
                  <w:marLeft w:val="0"/>
                  <w:marRight w:val="0"/>
                  <w:marTop w:val="0"/>
                  <w:marBottom w:val="0"/>
                  <w:divBdr>
                    <w:top w:val="none" w:sz="0" w:space="0" w:color="auto"/>
                    <w:left w:val="none" w:sz="0" w:space="0" w:color="auto"/>
                    <w:bottom w:val="none" w:sz="0" w:space="0" w:color="auto"/>
                    <w:right w:val="none" w:sz="0" w:space="0" w:color="auto"/>
                  </w:divBdr>
                </w:div>
                <w:div w:id="466515176">
                  <w:marLeft w:val="0"/>
                  <w:marRight w:val="0"/>
                  <w:marTop w:val="0"/>
                  <w:marBottom w:val="0"/>
                  <w:divBdr>
                    <w:top w:val="none" w:sz="0" w:space="0" w:color="auto"/>
                    <w:left w:val="none" w:sz="0" w:space="0" w:color="auto"/>
                    <w:bottom w:val="none" w:sz="0" w:space="0" w:color="auto"/>
                    <w:right w:val="none" w:sz="0" w:space="0" w:color="auto"/>
                  </w:divBdr>
                </w:div>
                <w:div w:id="528228272">
                  <w:marLeft w:val="0"/>
                  <w:marRight w:val="0"/>
                  <w:marTop w:val="0"/>
                  <w:marBottom w:val="0"/>
                  <w:divBdr>
                    <w:top w:val="none" w:sz="0" w:space="0" w:color="auto"/>
                    <w:left w:val="none" w:sz="0" w:space="0" w:color="auto"/>
                    <w:bottom w:val="none" w:sz="0" w:space="0" w:color="auto"/>
                    <w:right w:val="none" w:sz="0" w:space="0" w:color="auto"/>
                  </w:divBdr>
                </w:div>
                <w:div w:id="573703655">
                  <w:marLeft w:val="0"/>
                  <w:marRight w:val="0"/>
                  <w:marTop w:val="0"/>
                  <w:marBottom w:val="0"/>
                  <w:divBdr>
                    <w:top w:val="none" w:sz="0" w:space="0" w:color="auto"/>
                    <w:left w:val="none" w:sz="0" w:space="0" w:color="auto"/>
                    <w:bottom w:val="none" w:sz="0" w:space="0" w:color="auto"/>
                    <w:right w:val="none" w:sz="0" w:space="0" w:color="auto"/>
                  </w:divBdr>
                </w:div>
                <w:div w:id="606425950">
                  <w:marLeft w:val="0"/>
                  <w:marRight w:val="0"/>
                  <w:marTop w:val="0"/>
                  <w:marBottom w:val="0"/>
                  <w:divBdr>
                    <w:top w:val="none" w:sz="0" w:space="0" w:color="auto"/>
                    <w:left w:val="none" w:sz="0" w:space="0" w:color="auto"/>
                    <w:bottom w:val="none" w:sz="0" w:space="0" w:color="auto"/>
                    <w:right w:val="none" w:sz="0" w:space="0" w:color="auto"/>
                  </w:divBdr>
                </w:div>
                <w:div w:id="650402936">
                  <w:marLeft w:val="0"/>
                  <w:marRight w:val="0"/>
                  <w:marTop w:val="0"/>
                  <w:marBottom w:val="0"/>
                  <w:divBdr>
                    <w:top w:val="none" w:sz="0" w:space="0" w:color="auto"/>
                    <w:left w:val="none" w:sz="0" w:space="0" w:color="auto"/>
                    <w:bottom w:val="none" w:sz="0" w:space="0" w:color="auto"/>
                    <w:right w:val="none" w:sz="0" w:space="0" w:color="auto"/>
                  </w:divBdr>
                </w:div>
                <w:div w:id="661741528">
                  <w:marLeft w:val="0"/>
                  <w:marRight w:val="0"/>
                  <w:marTop w:val="0"/>
                  <w:marBottom w:val="0"/>
                  <w:divBdr>
                    <w:top w:val="none" w:sz="0" w:space="0" w:color="auto"/>
                    <w:left w:val="none" w:sz="0" w:space="0" w:color="auto"/>
                    <w:bottom w:val="none" w:sz="0" w:space="0" w:color="auto"/>
                    <w:right w:val="none" w:sz="0" w:space="0" w:color="auto"/>
                  </w:divBdr>
                </w:div>
                <w:div w:id="685793126">
                  <w:marLeft w:val="0"/>
                  <w:marRight w:val="0"/>
                  <w:marTop w:val="0"/>
                  <w:marBottom w:val="0"/>
                  <w:divBdr>
                    <w:top w:val="none" w:sz="0" w:space="0" w:color="auto"/>
                    <w:left w:val="none" w:sz="0" w:space="0" w:color="auto"/>
                    <w:bottom w:val="none" w:sz="0" w:space="0" w:color="auto"/>
                    <w:right w:val="none" w:sz="0" w:space="0" w:color="auto"/>
                  </w:divBdr>
                </w:div>
                <w:div w:id="749040580">
                  <w:marLeft w:val="0"/>
                  <w:marRight w:val="0"/>
                  <w:marTop w:val="0"/>
                  <w:marBottom w:val="0"/>
                  <w:divBdr>
                    <w:top w:val="none" w:sz="0" w:space="0" w:color="auto"/>
                    <w:left w:val="none" w:sz="0" w:space="0" w:color="auto"/>
                    <w:bottom w:val="none" w:sz="0" w:space="0" w:color="auto"/>
                    <w:right w:val="none" w:sz="0" w:space="0" w:color="auto"/>
                  </w:divBdr>
                </w:div>
                <w:div w:id="914978531">
                  <w:marLeft w:val="0"/>
                  <w:marRight w:val="0"/>
                  <w:marTop w:val="0"/>
                  <w:marBottom w:val="0"/>
                  <w:divBdr>
                    <w:top w:val="none" w:sz="0" w:space="0" w:color="auto"/>
                    <w:left w:val="none" w:sz="0" w:space="0" w:color="auto"/>
                    <w:bottom w:val="none" w:sz="0" w:space="0" w:color="auto"/>
                    <w:right w:val="none" w:sz="0" w:space="0" w:color="auto"/>
                  </w:divBdr>
                </w:div>
                <w:div w:id="919606455">
                  <w:marLeft w:val="0"/>
                  <w:marRight w:val="0"/>
                  <w:marTop w:val="0"/>
                  <w:marBottom w:val="0"/>
                  <w:divBdr>
                    <w:top w:val="none" w:sz="0" w:space="0" w:color="auto"/>
                    <w:left w:val="none" w:sz="0" w:space="0" w:color="auto"/>
                    <w:bottom w:val="none" w:sz="0" w:space="0" w:color="auto"/>
                    <w:right w:val="none" w:sz="0" w:space="0" w:color="auto"/>
                  </w:divBdr>
                </w:div>
                <w:div w:id="1115101651">
                  <w:marLeft w:val="0"/>
                  <w:marRight w:val="0"/>
                  <w:marTop w:val="0"/>
                  <w:marBottom w:val="0"/>
                  <w:divBdr>
                    <w:top w:val="none" w:sz="0" w:space="0" w:color="auto"/>
                    <w:left w:val="none" w:sz="0" w:space="0" w:color="auto"/>
                    <w:bottom w:val="none" w:sz="0" w:space="0" w:color="auto"/>
                    <w:right w:val="none" w:sz="0" w:space="0" w:color="auto"/>
                  </w:divBdr>
                </w:div>
                <w:div w:id="1129858148">
                  <w:marLeft w:val="0"/>
                  <w:marRight w:val="0"/>
                  <w:marTop w:val="0"/>
                  <w:marBottom w:val="0"/>
                  <w:divBdr>
                    <w:top w:val="none" w:sz="0" w:space="0" w:color="auto"/>
                    <w:left w:val="none" w:sz="0" w:space="0" w:color="auto"/>
                    <w:bottom w:val="none" w:sz="0" w:space="0" w:color="auto"/>
                    <w:right w:val="none" w:sz="0" w:space="0" w:color="auto"/>
                  </w:divBdr>
                </w:div>
                <w:div w:id="1148128365">
                  <w:marLeft w:val="0"/>
                  <w:marRight w:val="0"/>
                  <w:marTop w:val="0"/>
                  <w:marBottom w:val="0"/>
                  <w:divBdr>
                    <w:top w:val="none" w:sz="0" w:space="0" w:color="auto"/>
                    <w:left w:val="none" w:sz="0" w:space="0" w:color="auto"/>
                    <w:bottom w:val="none" w:sz="0" w:space="0" w:color="auto"/>
                    <w:right w:val="none" w:sz="0" w:space="0" w:color="auto"/>
                  </w:divBdr>
                </w:div>
                <w:div w:id="1165317071">
                  <w:marLeft w:val="0"/>
                  <w:marRight w:val="0"/>
                  <w:marTop w:val="0"/>
                  <w:marBottom w:val="0"/>
                  <w:divBdr>
                    <w:top w:val="none" w:sz="0" w:space="0" w:color="auto"/>
                    <w:left w:val="none" w:sz="0" w:space="0" w:color="auto"/>
                    <w:bottom w:val="none" w:sz="0" w:space="0" w:color="auto"/>
                    <w:right w:val="none" w:sz="0" w:space="0" w:color="auto"/>
                  </w:divBdr>
                </w:div>
                <w:div w:id="1183280916">
                  <w:marLeft w:val="0"/>
                  <w:marRight w:val="0"/>
                  <w:marTop w:val="0"/>
                  <w:marBottom w:val="0"/>
                  <w:divBdr>
                    <w:top w:val="none" w:sz="0" w:space="0" w:color="auto"/>
                    <w:left w:val="none" w:sz="0" w:space="0" w:color="auto"/>
                    <w:bottom w:val="none" w:sz="0" w:space="0" w:color="auto"/>
                    <w:right w:val="none" w:sz="0" w:space="0" w:color="auto"/>
                  </w:divBdr>
                </w:div>
                <w:div w:id="1199472611">
                  <w:marLeft w:val="0"/>
                  <w:marRight w:val="0"/>
                  <w:marTop w:val="0"/>
                  <w:marBottom w:val="0"/>
                  <w:divBdr>
                    <w:top w:val="none" w:sz="0" w:space="0" w:color="auto"/>
                    <w:left w:val="none" w:sz="0" w:space="0" w:color="auto"/>
                    <w:bottom w:val="none" w:sz="0" w:space="0" w:color="auto"/>
                    <w:right w:val="none" w:sz="0" w:space="0" w:color="auto"/>
                  </w:divBdr>
                </w:div>
                <w:div w:id="1299994319">
                  <w:marLeft w:val="0"/>
                  <w:marRight w:val="0"/>
                  <w:marTop w:val="0"/>
                  <w:marBottom w:val="0"/>
                  <w:divBdr>
                    <w:top w:val="none" w:sz="0" w:space="0" w:color="auto"/>
                    <w:left w:val="none" w:sz="0" w:space="0" w:color="auto"/>
                    <w:bottom w:val="none" w:sz="0" w:space="0" w:color="auto"/>
                    <w:right w:val="none" w:sz="0" w:space="0" w:color="auto"/>
                  </w:divBdr>
                </w:div>
                <w:div w:id="1325739058">
                  <w:marLeft w:val="0"/>
                  <w:marRight w:val="0"/>
                  <w:marTop w:val="0"/>
                  <w:marBottom w:val="0"/>
                  <w:divBdr>
                    <w:top w:val="none" w:sz="0" w:space="0" w:color="auto"/>
                    <w:left w:val="none" w:sz="0" w:space="0" w:color="auto"/>
                    <w:bottom w:val="none" w:sz="0" w:space="0" w:color="auto"/>
                    <w:right w:val="none" w:sz="0" w:space="0" w:color="auto"/>
                  </w:divBdr>
                </w:div>
                <w:div w:id="1349596910">
                  <w:marLeft w:val="0"/>
                  <w:marRight w:val="0"/>
                  <w:marTop w:val="0"/>
                  <w:marBottom w:val="0"/>
                  <w:divBdr>
                    <w:top w:val="none" w:sz="0" w:space="0" w:color="auto"/>
                    <w:left w:val="none" w:sz="0" w:space="0" w:color="auto"/>
                    <w:bottom w:val="none" w:sz="0" w:space="0" w:color="auto"/>
                    <w:right w:val="none" w:sz="0" w:space="0" w:color="auto"/>
                  </w:divBdr>
                </w:div>
                <w:div w:id="1361972798">
                  <w:marLeft w:val="0"/>
                  <w:marRight w:val="0"/>
                  <w:marTop w:val="0"/>
                  <w:marBottom w:val="0"/>
                  <w:divBdr>
                    <w:top w:val="none" w:sz="0" w:space="0" w:color="auto"/>
                    <w:left w:val="none" w:sz="0" w:space="0" w:color="auto"/>
                    <w:bottom w:val="none" w:sz="0" w:space="0" w:color="auto"/>
                    <w:right w:val="none" w:sz="0" w:space="0" w:color="auto"/>
                  </w:divBdr>
                </w:div>
                <w:div w:id="1554848393">
                  <w:marLeft w:val="0"/>
                  <w:marRight w:val="0"/>
                  <w:marTop w:val="0"/>
                  <w:marBottom w:val="0"/>
                  <w:divBdr>
                    <w:top w:val="none" w:sz="0" w:space="0" w:color="auto"/>
                    <w:left w:val="none" w:sz="0" w:space="0" w:color="auto"/>
                    <w:bottom w:val="none" w:sz="0" w:space="0" w:color="auto"/>
                    <w:right w:val="none" w:sz="0" w:space="0" w:color="auto"/>
                  </w:divBdr>
                </w:div>
                <w:div w:id="1555891622">
                  <w:marLeft w:val="0"/>
                  <w:marRight w:val="0"/>
                  <w:marTop w:val="0"/>
                  <w:marBottom w:val="0"/>
                  <w:divBdr>
                    <w:top w:val="none" w:sz="0" w:space="0" w:color="auto"/>
                    <w:left w:val="none" w:sz="0" w:space="0" w:color="auto"/>
                    <w:bottom w:val="none" w:sz="0" w:space="0" w:color="auto"/>
                    <w:right w:val="none" w:sz="0" w:space="0" w:color="auto"/>
                  </w:divBdr>
                </w:div>
                <w:div w:id="1604411153">
                  <w:marLeft w:val="0"/>
                  <w:marRight w:val="0"/>
                  <w:marTop w:val="0"/>
                  <w:marBottom w:val="0"/>
                  <w:divBdr>
                    <w:top w:val="none" w:sz="0" w:space="0" w:color="auto"/>
                    <w:left w:val="none" w:sz="0" w:space="0" w:color="auto"/>
                    <w:bottom w:val="none" w:sz="0" w:space="0" w:color="auto"/>
                    <w:right w:val="none" w:sz="0" w:space="0" w:color="auto"/>
                  </w:divBdr>
                </w:div>
                <w:div w:id="1605652231">
                  <w:marLeft w:val="0"/>
                  <w:marRight w:val="0"/>
                  <w:marTop w:val="0"/>
                  <w:marBottom w:val="0"/>
                  <w:divBdr>
                    <w:top w:val="none" w:sz="0" w:space="0" w:color="auto"/>
                    <w:left w:val="none" w:sz="0" w:space="0" w:color="auto"/>
                    <w:bottom w:val="none" w:sz="0" w:space="0" w:color="auto"/>
                    <w:right w:val="none" w:sz="0" w:space="0" w:color="auto"/>
                  </w:divBdr>
                </w:div>
                <w:div w:id="1636981156">
                  <w:marLeft w:val="0"/>
                  <w:marRight w:val="0"/>
                  <w:marTop w:val="0"/>
                  <w:marBottom w:val="0"/>
                  <w:divBdr>
                    <w:top w:val="none" w:sz="0" w:space="0" w:color="auto"/>
                    <w:left w:val="none" w:sz="0" w:space="0" w:color="auto"/>
                    <w:bottom w:val="none" w:sz="0" w:space="0" w:color="auto"/>
                    <w:right w:val="none" w:sz="0" w:space="0" w:color="auto"/>
                  </w:divBdr>
                </w:div>
                <w:div w:id="1666862182">
                  <w:marLeft w:val="0"/>
                  <w:marRight w:val="0"/>
                  <w:marTop w:val="0"/>
                  <w:marBottom w:val="0"/>
                  <w:divBdr>
                    <w:top w:val="none" w:sz="0" w:space="0" w:color="auto"/>
                    <w:left w:val="none" w:sz="0" w:space="0" w:color="auto"/>
                    <w:bottom w:val="none" w:sz="0" w:space="0" w:color="auto"/>
                    <w:right w:val="none" w:sz="0" w:space="0" w:color="auto"/>
                  </w:divBdr>
                </w:div>
                <w:div w:id="1680741991">
                  <w:marLeft w:val="0"/>
                  <w:marRight w:val="0"/>
                  <w:marTop w:val="0"/>
                  <w:marBottom w:val="0"/>
                  <w:divBdr>
                    <w:top w:val="none" w:sz="0" w:space="0" w:color="auto"/>
                    <w:left w:val="none" w:sz="0" w:space="0" w:color="auto"/>
                    <w:bottom w:val="none" w:sz="0" w:space="0" w:color="auto"/>
                    <w:right w:val="none" w:sz="0" w:space="0" w:color="auto"/>
                  </w:divBdr>
                </w:div>
                <w:div w:id="1710956867">
                  <w:marLeft w:val="0"/>
                  <w:marRight w:val="0"/>
                  <w:marTop w:val="0"/>
                  <w:marBottom w:val="0"/>
                  <w:divBdr>
                    <w:top w:val="none" w:sz="0" w:space="0" w:color="auto"/>
                    <w:left w:val="none" w:sz="0" w:space="0" w:color="auto"/>
                    <w:bottom w:val="none" w:sz="0" w:space="0" w:color="auto"/>
                    <w:right w:val="none" w:sz="0" w:space="0" w:color="auto"/>
                  </w:divBdr>
                </w:div>
                <w:div w:id="1763843399">
                  <w:marLeft w:val="0"/>
                  <w:marRight w:val="0"/>
                  <w:marTop w:val="0"/>
                  <w:marBottom w:val="0"/>
                  <w:divBdr>
                    <w:top w:val="none" w:sz="0" w:space="0" w:color="auto"/>
                    <w:left w:val="none" w:sz="0" w:space="0" w:color="auto"/>
                    <w:bottom w:val="none" w:sz="0" w:space="0" w:color="auto"/>
                    <w:right w:val="none" w:sz="0" w:space="0" w:color="auto"/>
                  </w:divBdr>
                </w:div>
                <w:div w:id="1898858443">
                  <w:marLeft w:val="0"/>
                  <w:marRight w:val="0"/>
                  <w:marTop w:val="0"/>
                  <w:marBottom w:val="0"/>
                  <w:divBdr>
                    <w:top w:val="none" w:sz="0" w:space="0" w:color="auto"/>
                    <w:left w:val="none" w:sz="0" w:space="0" w:color="auto"/>
                    <w:bottom w:val="none" w:sz="0" w:space="0" w:color="auto"/>
                    <w:right w:val="none" w:sz="0" w:space="0" w:color="auto"/>
                  </w:divBdr>
                </w:div>
                <w:div w:id="1914730370">
                  <w:marLeft w:val="0"/>
                  <w:marRight w:val="0"/>
                  <w:marTop w:val="0"/>
                  <w:marBottom w:val="0"/>
                  <w:divBdr>
                    <w:top w:val="none" w:sz="0" w:space="0" w:color="auto"/>
                    <w:left w:val="none" w:sz="0" w:space="0" w:color="auto"/>
                    <w:bottom w:val="none" w:sz="0" w:space="0" w:color="auto"/>
                    <w:right w:val="none" w:sz="0" w:space="0" w:color="auto"/>
                  </w:divBdr>
                </w:div>
                <w:div w:id="1916625864">
                  <w:marLeft w:val="0"/>
                  <w:marRight w:val="0"/>
                  <w:marTop w:val="0"/>
                  <w:marBottom w:val="0"/>
                  <w:divBdr>
                    <w:top w:val="none" w:sz="0" w:space="0" w:color="auto"/>
                    <w:left w:val="none" w:sz="0" w:space="0" w:color="auto"/>
                    <w:bottom w:val="none" w:sz="0" w:space="0" w:color="auto"/>
                    <w:right w:val="none" w:sz="0" w:space="0" w:color="auto"/>
                  </w:divBdr>
                </w:div>
                <w:div w:id="1921133084">
                  <w:marLeft w:val="0"/>
                  <w:marRight w:val="0"/>
                  <w:marTop w:val="0"/>
                  <w:marBottom w:val="0"/>
                  <w:divBdr>
                    <w:top w:val="none" w:sz="0" w:space="0" w:color="auto"/>
                    <w:left w:val="none" w:sz="0" w:space="0" w:color="auto"/>
                    <w:bottom w:val="none" w:sz="0" w:space="0" w:color="auto"/>
                    <w:right w:val="none" w:sz="0" w:space="0" w:color="auto"/>
                  </w:divBdr>
                </w:div>
                <w:div w:id="1968124238">
                  <w:marLeft w:val="0"/>
                  <w:marRight w:val="0"/>
                  <w:marTop w:val="0"/>
                  <w:marBottom w:val="0"/>
                  <w:divBdr>
                    <w:top w:val="none" w:sz="0" w:space="0" w:color="auto"/>
                    <w:left w:val="none" w:sz="0" w:space="0" w:color="auto"/>
                    <w:bottom w:val="none" w:sz="0" w:space="0" w:color="auto"/>
                    <w:right w:val="none" w:sz="0" w:space="0" w:color="auto"/>
                  </w:divBdr>
                </w:div>
                <w:div w:id="1999721537">
                  <w:marLeft w:val="0"/>
                  <w:marRight w:val="0"/>
                  <w:marTop w:val="0"/>
                  <w:marBottom w:val="0"/>
                  <w:divBdr>
                    <w:top w:val="none" w:sz="0" w:space="0" w:color="auto"/>
                    <w:left w:val="none" w:sz="0" w:space="0" w:color="auto"/>
                    <w:bottom w:val="none" w:sz="0" w:space="0" w:color="auto"/>
                    <w:right w:val="none" w:sz="0" w:space="0" w:color="auto"/>
                  </w:divBdr>
                </w:div>
              </w:divsChild>
            </w:div>
            <w:div w:id="118687077">
              <w:marLeft w:val="0"/>
              <w:marRight w:val="0"/>
              <w:marTop w:val="0"/>
              <w:marBottom w:val="0"/>
              <w:divBdr>
                <w:top w:val="none" w:sz="0" w:space="0" w:color="auto"/>
                <w:left w:val="none" w:sz="0" w:space="0" w:color="auto"/>
                <w:bottom w:val="none" w:sz="0" w:space="0" w:color="auto"/>
                <w:right w:val="none" w:sz="0" w:space="0" w:color="auto"/>
              </w:divBdr>
            </w:div>
            <w:div w:id="133451704">
              <w:marLeft w:val="0"/>
              <w:marRight w:val="0"/>
              <w:marTop w:val="0"/>
              <w:marBottom w:val="0"/>
              <w:divBdr>
                <w:top w:val="none" w:sz="0" w:space="0" w:color="auto"/>
                <w:left w:val="none" w:sz="0" w:space="0" w:color="auto"/>
                <w:bottom w:val="none" w:sz="0" w:space="0" w:color="auto"/>
                <w:right w:val="none" w:sz="0" w:space="0" w:color="auto"/>
              </w:divBdr>
            </w:div>
            <w:div w:id="167524231">
              <w:marLeft w:val="0"/>
              <w:marRight w:val="0"/>
              <w:marTop w:val="0"/>
              <w:marBottom w:val="0"/>
              <w:divBdr>
                <w:top w:val="none" w:sz="0" w:space="0" w:color="auto"/>
                <w:left w:val="none" w:sz="0" w:space="0" w:color="auto"/>
                <w:bottom w:val="none" w:sz="0" w:space="0" w:color="auto"/>
                <w:right w:val="none" w:sz="0" w:space="0" w:color="auto"/>
              </w:divBdr>
            </w:div>
            <w:div w:id="196553491">
              <w:marLeft w:val="0"/>
              <w:marRight w:val="0"/>
              <w:marTop w:val="0"/>
              <w:marBottom w:val="0"/>
              <w:divBdr>
                <w:top w:val="none" w:sz="0" w:space="0" w:color="auto"/>
                <w:left w:val="none" w:sz="0" w:space="0" w:color="auto"/>
                <w:bottom w:val="none" w:sz="0" w:space="0" w:color="auto"/>
                <w:right w:val="none" w:sz="0" w:space="0" w:color="auto"/>
              </w:divBdr>
            </w:div>
            <w:div w:id="232815390">
              <w:marLeft w:val="0"/>
              <w:marRight w:val="0"/>
              <w:marTop w:val="0"/>
              <w:marBottom w:val="0"/>
              <w:divBdr>
                <w:top w:val="none" w:sz="0" w:space="0" w:color="auto"/>
                <w:left w:val="none" w:sz="0" w:space="0" w:color="auto"/>
                <w:bottom w:val="none" w:sz="0" w:space="0" w:color="auto"/>
                <w:right w:val="none" w:sz="0" w:space="0" w:color="auto"/>
              </w:divBdr>
            </w:div>
            <w:div w:id="304092388">
              <w:marLeft w:val="0"/>
              <w:marRight w:val="0"/>
              <w:marTop w:val="0"/>
              <w:marBottom w:val="0"/>
              <w:divBdr>
                <w:top w:val="none" w:sz="0" w:space="0" w:color="auto"/>
                <w:left w:val="none" w:sz="0" w:space="0" w:color="auto"/>
                <w:bottom w:val="none" w:sz="0" w:space="0" w:color="auto"/>
                <w:right w:val="none" w:sz="0" w:space="0" w:color="auto"/>
              </w:divBdr>
            </w:div>
            <w:div w:id="318582183">
              <w:marLeft w:val="0"/>
              <w:marRight w:val="0"/>
              <w:marTop w:val="0"/>
              <w:marBottom w:val="0"/>
              <w:divBdr>
                <w:top w:val="none" w:sz="0" w:space="0" w:color="auto"/>
                <w:left w:val="none" w:sz="0" w:space="0" w:color="auto"/>
                <w:bottom w:val="none" w:sz="0" w:space="0" w:color="auto"/>
                <w:right w:val="none" w:sz="0" w:space="0" w:color="auto"/>
              </w:divBdr>
            </w:div>
            <w:div w:id="347566725">
              <w:marLeft w:val="0"/>
              <w:marRight w:val="0"/>
              <w:marTop w:val="0"/>
              <w:marBottom w:val="0"/>
              <w:divBdr>
                <w:top w:val="none" w:sz="0" w:space="0" w:color="auto"/>
                <w:left w:val="none" w:sz="0" w:space="0" w:color="auto"/>
                <w:bottom w:val="none" w:sz="0" w:space="0" w:color="auto"/>
                <w:right w:val="none" w:sz="0" w:space="0" w:color="auto"/>
              </w:divBdr>
            </w:div>
            <w:div w:id="411700186">
              <w:marLeft w:val="0"/>
              <w:marRight w:val="0"/>
              <w:marTop w:val="0"/>
              <w:marBottom w:val="0"/>
              <w:divBdr>
                <w:top w:val="none" w:sz="0" w:space="0" w:color="auto"/>
                <w:left w:val="none" w:sz="0" w:space="0" w:color="auto"/>
                <w:bottom w:val="none" w:sz="0" w:space="0" w:color="auto"/>
                <w:right w:val="none" w:sz="0" w:space="0" w:color="auto"/>
              </w:divBdr>
            </w:div>
            <w:div w:id="440730965">
              <w:marLeft w:val="0"/>
              <w:marRight w:val="0"/>
              <w:marTop w:val="0"/>
              <w:marBottom w:val="0"/>
              <w:divBdr>
                <w:top w:val="none" w:sz="0" w:space="0" w:color="auto"/>
                <w:left w:val="none" w:sz="0" w:space="0" w:color="auto"/>
                <w:bottom w:val="none" w:sz="0" w:space="0" w:color="auto"/>
                <w:right w:val="none" w:sz="0" w:space="0" w:color="auto"/>
              </w:divBdr>
            </w:div>
            <w:div w:id="512694487">
              <w:marLeft w:val="0"/>
              <w:marRight w:val="0"/>
              <w:marTop w:val="0"/>
              <w:marBottom w:val="0"/>
              <w:divBdr>
                <w:top w:val="none" w:sz="0" w:space="0" w:color="auto"/>
                <w:left w:val="none" w:sz="0" w:space="0" w:color="auto"/>
                <w:bottom w:val="none" w:sz="0" w:space="0" w:color="auto"/>
                <w:right w:val="none" w:sz="0" w:space="0" w:color="auto"/>
              </w:divBdr>
            </w:div>
            <w:div w:id="555970204">
              <w:marLeft w:val="0"/>
              <w:marRight w:val="0"/>
              <w:marTop w:val="0"/>
              <w:marBottom w:val="0"/>
              <w:divBdr>
                <w:top w:val="none" w:sz="0" w:space="0" w:color="auto"/>
                <w:left w:val="none" w:sz="0" w:space="0" w:color="auto"/>
                <w:bottom w:val="none" w:sz="0" w:space="0" w:color="auto"/>
                <w:right w:val="none" w:sz="0" w:space="0" w:color="auto"/>
              </w:divBdr>
            </w:div>
            <w:div w:id="597756705">
              <w:marLeft w:val="0"/>
              <w:marRight w:val="0"/>
              <w:marTop w:val="0"/>
              <w:marBottom w:val="0"/>
              <w:divBdr>
                <w:top w:val="none" w:sz="0" w:space="0" w:color="auto"/>
                <w:left w:val="none" w:sz="0" w:space="0" w:color="auto"/>
                <w:bottom w:val="none" w:sz="0" w:space="0" w:color="auto"/>
                <w:right w:val="none" w:sz="0" w:space="0" w:color="auto"/>
              </w:divBdr>
            </w:div>
            <w:div w:id="614292719">
              <w:marLeft w:val="0"/>
              <w:marRight w:val="0"/>
              <w:marTop w:val="0"/>
              <w:marBottom w:val="0"/>
              <w:divBdr>
                <w:top w:val="none" w:sz="0" w:space="0" w:color="auto"/>
                <w:left w:val="none" w:sz="0" w:space="0" w:color="auto"/>
                <w:bottom w:val="none" w:sz="0" w:space="0" w:color="auto"/>
                <w:right w:val="none" w:sz="0" w:space="0" w:color="auto"/>
              </w:divBdr>
            </w:div>
            <w:div w:id="647243693">
              <w:marLeft w:val="0"/>
              <w:marRight w:val="0"/>
              <w:marTop w:val="0"/>
              <w:marBottom w:val="0"/>
              <w:divBdr>
                <w:top w:val="none" w:sz="0" w:space="0" w:color="auto"/>
                <w:left w:val="none" w:sz="0" w:space="0" w:color="auto"/>
                <w:bottom w:val="none" w:sz="0" w:space="0" w:color="auto"/>
                <w:right w:val="none" w:sz="0" w:space="0" w:color="auto"/>
              </w:divBdr>
            </w:div>
            <w:div w:id="652637371">
              <w:marLeft w:val="0"/>
              <w:marRight w:val="0"/>
              <w:marTop w:val="0"/>
              <w:marBottom w:val="0"/>
              <w:divBdr>
                <w:top w:val="none" w:sz="0" w:space="0" w:color="auto"/>
                <w:left w:val="none" w:sz="0" w:space="0" w:color="auto"/>
                <w:bottom w:val="none" w:sz="0" w:space="0" w:color="auto"/>
                <w:right w:val="none" w:sz="0" w:space="0" w:color="auto"/>
              </w:divBdr>
            </w:div>
            <w:div w:id="676420526">
              <w:marLeft w:val="0"/>
              <w:marRight w:val="0"/>
              <w:marTop w:val="0"/>
              <w:marBottom w:val="0"/>
              <w:divBdr>
                <w:top w:val="none" w:sz="0" w:space="0" w:color="auto"/>
                <w:left w:val="none" w:sz="0" w:space="0" w:color="auto"/>
                <w:bottom w:val="none" w:sz="0" w:space="0" w:color="auto"/>
                <w:right w:val="none" w:sz="0" w:space="0" w:color="auto"/>
              </w:divBdr>
            </w:div>
            <w:div w:id="698047503">
              <w:marLeft w:val="0"/>
              <w:marRight w:val="0"/>
              <w:marTop w:val="0"/>
              <w:marBottom w:val="0"/>
              <w:divBdr>
                <w:top w:val="none" w:sz="0" w:space="0" w:color="auto"/>
                <w:left w:val="none" w:sz="0" w:space="0" w:color="auto"/>
                <w:bottom w:val="none" w:sz="0" w:space="0" w:color="auto"/>
                <w:right w:val="none" w:sz="0" w:space="0" w:color="auto"/>
              </w:divBdr>
            </w:div>
            <w:div w:id="802162800">
              <w:marLeft w:val="0"/>
              <w:marRight w:val="0"/>
              <w:marTop w:val="0"/>
              <w:marBottom w:val="0"/>
              <w:divBdr>
                <w:top w:val="none" w:sz="0" w:space="0" w:color="auto"/>
                <w:left w:val="none" w:sz="0" w:space="0" w:color="auto"/>
                <w:bottom w:val="none" w:sz="0" w:space="0" w:color="auto"/>
                <w:right w:val="none" w:sz="0" w:space="0" w:color="auto"/>
              </w:divBdr>
            </w:div>
            <w:div w:id="860171326">
              <w:marLeft w:val="0"/>
              <w:marRight w:val="0"/>
              <w:marTop w:val="0"/>
              <w:marBottom w:val="0"/>
              <w:divBdr>
                <w:top w:val="none" w:sz="0" w:space="0" w:color="auto"/>
                <w:left w:val="none" w:sz="0" w:space="0" w:color="auto"/>
                <w:bottom w:val="none" w:sz="0" w:space="0" w:color="auto"/>
                <w:right w:val="none" w:sz="0" w:space="0" w:color="auto"/>
              </w:divBdr>
            </w:div>
            <w:div w:id="1044720335">
              <w:marLeft w:val="0"/>
              <w:marRight w:val="0"/>
              <w:marTop w:val="0"/>
              <w:marBottom w:val="0"/>
              <w:divBdr>
                <w:top w:val="none" w:sz="0" w:space="0" w:color="auto"/>
                <w:left w:val="none" w:sz="0" w:space="0" w:color="auto"/>
                <w:bottom w:val="none" w:sz="0" w:space="0" w:color="auto"/>
                <w:right w:val="none" w:sz="0" w:space="0" w:color="auto"/>
              </w:divBdr>
            </w:div>
            <w:div w:id="1138182878">
              <w:marLeft w:val="0"/>
              <w:marRight w:val="0"/>
              <w:marTop w:val="0"/>
              <w:marBottom w:val="0"/>
              <w:divBdr>
                <w:top w:val="none" w:sz="0" w:space="0" w:color="auto"/>
                <w:left w:val="none" w:sz="0" w:space="0" w:color="auto"/>
                <w:bottom w:val="none" w:sz="0" w:space="0" w:color="auto"/>
                <w:right w:val="none" w:sz="0" w:space="0" w:color="auto"/>
              </w:divBdr>
            </w:div>
            <w:div w:id="1144467243">
              <w:marLeft w:val="0"/>
              <w:marRight w:val="0"/>
              <w:marTop w:val="0"/>
              <w:marBottom w:val="0"/>
              <w:divBdr>
                <w:top w:val="none" w:sz="0" w:space="0" w:color="auto"/>
                <w:left w:val="none" w:sz="0" w:space="0" w:color="auto"/>
                <w:bottom w:val="none" w:sz="0" w:space="0" w:color="auto"/>
                <w:right w:val="none" w:sz="0" w:space="0" w:color="auto"/>
              </w:divBdr>
            </w:div>
            <w:div w:id="1237714297">
              <w:marLeft w:val="0"/>
              <w:marRight w:val="0"/>
              <w:marTop w:val="0"/>
              <w:marBottom w:val="0"/>
              <w:divBdr>
                <w:top w:val="none" w:sz="0" w:space="0" w:color="auto"/>
                <w:left w:val="none" w:sz="0" w:space="0" w:color="auto"/>
                <w:bottom w:val="none" w:sz="0" w:space="0" w:color="auto"/>
                <w:right w:val="none" w:sz="0" w:space="0" w:color="auto"/>
              </w:divBdr>
            </w:div>
            <w:div w:id="1248924473">
              <w:marLeft w:val="0"/>
              <w:marRight w:val="0"/>
              <w:marTop w:val="0"/>
              <w:marBottom w:val="0"/>
              <w:divBdr>
                <w:top w:val="none" w:sz="0" w:space="0" w:color="auto"/>
                <w:left w:val="none" w:sz="0" w:space="0" w:color="auto"/>
                <w:bottom w:val="none" w:sz="0" w:space="0" w:color="auto"/>
                <w:right w:val="none" w:sz="0" w:space="0" w:color="auto"/>
              </w:divBdr>
            </w:div>
            <w:div w:id="1292246130">
              <w:marLeft w:val="0"/>
              <w:marRight w:val="0"/>
              <w:marTop w:val="0"/>
              <w:marBottom w:val="0"/>
              <w:divBdr>
                <w:top w:val="none" w:sz="0" w:space="0" w:color="auto"/>
                <w:left w:val="none" w:sz="0" w:space="0" w:color="auto"/>
                <w:bottom w:val="none" w:sz="0" w:space="0" w:color="auto"/>
                <w:right w:val="none" w:sz="0" w:space="0" w:color="auto"/>
              </w:divBdr>
            </w:div>
            <w:div w:id="1294214350">
              <w:marLeft w:val="0"/>
              <w:marRight w:val="0"/>
              <w:marTop w:val="0"/>
              <w:marBottom w:val="0"/>
              <w:divBdr>
                <w:top w:val="none" w:sz="0" w:space="0" w:color="auto"/>
                <w:left w:val="none" w:sz="0" w:space="0" w:color="auto"/>
                <w:bottom w:val="none" w:sz="0" w:space="0" w:color="auto"/>
                <w:right w:val="none" w:sz="0" w:space="0" w:color="auto"/>
              </w:divBdr>
            </w:div>
            <w:div w:id="1310864212">
              <w:marLeft w:val="0"/>
              <w:marRight w:val="0"/>
              <w:marTop w:val="0"/>
              <w:marBottom w:val="0"/>
              <w:divBdr>
                <w:top w:val="none" w:sz="0" w:space="0" w:color="auto"/>
                <w:left w:val="none" w:sz="0" w:space="0" w:color="auto"/>
                <w:bottom w:val="none" w:sz="0" w:space="0" w:color="auto"/>
                <w:right w:val="none" w:sz="0" w:space="0" w:color="auto"/>
              </w:divBdr>
            </w:div>
            <w:div w:id="1335376413">
              <w:marLeft w:val="0"/>
              <w:marRight w:val="0"/>
              <w:marTop w:val="0"/>
              <w:marBottom w:val="0"/>
              <w:divBdr>
                <w:top w:val="none" w:sz="0" w:space="0" w:color="auto"/>
                <w:left w:val="none" w:sz="0" w:space="0" w:color="auto"/>
                <w:bottom w:val="none" w:sz="0" w:space="0" w:color="auto"/>
                <w:right w:val="none" w:sz="0" w:space="0" w:color="auto"/>
              </w:divBdr>
            </w:div>
            <w:div w:id="1351225778">
              <w:marLeft w:val="0"/>
              <w:marRight w:val="0"/>
              <w:marTop w:val="0"/>
              <w:marBottom w:val="0"/>
              <w:divBdr>
                <w:top w:val="none" w:sz="0" w:space="0" w:color="auto"/>
                <w:left w:val="none" w:sz="0" w:space="0" w:color="auto"/>
                <w:bottom w:val="none" w:sz="0" w:space="0" w:color="auto"/>
                <w:right w:val="none" w:sz="0" w:space="0" w:color="auto"/>
              </w:divBdr>
            </w:div>
            <w:div w:id="1364476965">
              <w:marLeft w:val="0"/>
              <w:marRight w:val="0"/>
              <w:marTop w:val="0"/>
              <w:marBottom w:val="0"/>
              <w:divBdr>
                <w:top w:val="none" w:sz="0" w:space="0" w:color="auto"/>
                <w:left w:val="none" w:sz="0" w:space="0" w:color="auto"/>
                <w:bottom w:val="none" w:sz="0" w:space="0" w:color="auto"/>
                <w:right w:val="none" w:sz="0" w:space="0" w:color="auto"/>
              </w:divBdr>
            </w:div>
            <w:div w:id="1459451646">
              <w:marLeft w:val="0"/>
              <w:marRight w:val="0"/>
              <w:marTop w:val="0"/>
              <w:marBottom w:val="0"/>
              <w:divBdr>
                <w:top w:val="none" w:sz="0" w:space="0" w:color="auto"/>
                <w:left w:val="none" w:sz="0" w:space="0" w:color="auto"/>
                <w:bottom w:val="none" w:sz="0" w:space="0" w:color="auto"/>
                <w:right w:val="none" w:sz="0" w:space="0" w:color="auto"/>
              </w:divBdr>
            </w:div>
            <w:div w:id="1516653457">
              <w:marLeft w:val="0"/>
              <w:marRight w:val="0"/>
              <w:marTop w:val="0"/>
              <w:marBottom w:val="0"/>
              <w:divBdr>
                <w:top w:val="none" w:sz="0" w:space="0" w:color="auto"/>
                <w:left w:val="none" w:sz="0" w:space="0" w:color="auto"/>
                <w:bottom w:val="none" w:sz="0" w:space="0" w:color="auto"/>
                <w:right w:val="none" w:sz="0" w:space="0" w:color="auto"/>
              </w:divBdr>
            </w:div>
            <w:div w:id="1671790328">
              <w:marLeft w:val="0"/>
              <w:marRight w:val="0"/>
              <w:marTop w:val="0"/>
              <w:marBottom w:val="0"/>
              <w:divBdr>
                <w:top w:val="none" w:sz="0" w:space="0" w:color="auto"/>
                <w:left w:val="none" w:sz="0" w:space="0" w:color="auto"/>
                <w:bottom w:val="none" w:sz="0" w:space="0" w:color="auto"/>
                <w:right w:val="none" w:sz="0" w:space="0" w:color="auto"/>
              </w:divBdr>
            </w:div>
            <w:div w:id="1677539137">
              <w:marLeft w:val="0"/>
              <w:marRight w:val="0"/>
              <w:marTop w:val="0"/>
              <w:marBottom w:val="0"/>
              <w:divBdr>
                <w:top w:val="none" w:sz="0" w:space="0" w:color="auto"/>
                <w:left w:val="none" w:sz="0" w:space="0" w:color="auto"/>
                <w:bottom w:val="none" w:sz="0" w:space="0" w:color="auto"/>
                <w:right w:val="none" w:sz="0" w:space="0" w:color="auto"/>
              </w:divBdr>
            </w:div>
            <w:div w:id="1731538164">
              <w:marLeft w:val="0"/>
              <w:marRight w:val="0"/>
              <w:marTop w:val="0"/>
              <w:marBottom w:val="0"/>
              <w:divBdr>
                <w:top w:val="none" w:sz="0" w:space="0" w:color="auto"/>
                <w:left w:val="none" w:sz="0" w:space="0" w:color="auto"/>
                <w:bottom w:val="none" w:sz="0" w:space="0" w:color="auto"/>
                <w:right w:val="none" w:sz="0" w:space="0" w:color="auto"/>
              </w:divBdr>
            </w:div>
            <w:div w:id="1763989450">
              <w:marLeft w:val="0"/>
              <w:marRight w:val="0"/>
              <w:marTop w:val="0"/>
              <w:marBottom w:val="0"/>
              <w:divBdr>
                <w:top w:val="none" w:sz="0" w:space="0" w:color="auto"/>
                <w:left w:val="none" w:sz="0" w:space="0" w:color="auto"/>
                <w:bottom w:val="none" w:sz="0" w:space="0" w:color="auto"/>
                <w:right w:val="none" w:sz="0" w:space="0" w:color="auto"/>
              </w:divBdr>
            </w:div>
            <w:div w:id="1807233462">
              <w:marLeft w:val="0"/>
              <w:marRight w:val="0"/>
              <w:marTop w:val="0"/>
              <w:marBottom w:val="0"/>
              <w:divBdr>
                <w:top w:val="none" w:sz="0" w:space="0" w:color="auto"/>
                <w:left w:val="none" w:sz="0" w:space="0" w:color="auto"/>
                <w:bottom w:val="none" w:sz="0" w:space="0" w:color="auto"/>
                <w:right w:val="none" w:sz="0" w:space="0" w:color="auto"/>
              </w:divBdr>
            </w:div>
            <w:div w:id="1841847248">
              <w:marLeft w:val="0"/>
              <w:marRight w:val="0"/>
              <w:marTop w:val="0"/>
              <w:marBottom w:val="0"/>
              <w:divBdr>
                <w:top w:val="none" w:sz="0" w:space="0" w:color="auto"/>
                <w:left w:val="none" w:sz="0" w:space="0" w:color="auto"/>
                <w:bottom w:val="none" w:sz="0" w:space="0" w:color="auto"/>
                <w:right w:val="none" w:sz="0" w:space="0" w:color="auto"/>
              </w:divBdr>
            </w:div>
            <w:div w:id="1846743909">
              <w:marLeft w:val="0"/>
              <w:marRight w:val="0"/>
              <w:marTop w:val="0"/>
              <w:marBottom w:val="0"/>
              <w:divBdr>
                <w:top w:val="none" w:sz="0" w:space="0" w:color="auto"/>
                <w:left w:val="none" w:sz="0" w:space="0" w:color="auto"/>
                <w:bottom w:val="none" w:sz="0" w:space="0" w:color="auto"/>
                <w:right w:val="none" w:sz="0" w:space="0" w:color="auto"/>
              </w:divBdr>
            </w:div>
            <w:div w:id="1847473387">
              <w:marLeft w:val="0"/>
              <w:marRight w:val="0"/>
              <w:marTop w:val="0"/>
              <w:marBottom w:val="0"/>
              <w:divBdr>
                <w:top w:val="none" w:sz="0" w:space="0" w:color="auto"/>
                <w:left w:val="none" w:sz="0" w:space="0" w:color="auto"/>
                <w:bottom w:val="none" w:sz="0" w:space="0" w:color="auto"/>
                <w:right w:val="none" w:sz="0" w:space="0" w:color="auto"/>
              </w:divBdr>
            </w:div>
            <w:div w:id="1852837951">
              <w:marLeft w:val="0"/>
              <w:marRight w:val="0"/>
              <w:marTop w:val="0"/>
              <w:marBottom w:val="0"/>
              <w:divBdr>
                <w:top w:val="none" w:sz="0" w:space="0" w:color="auto"/>
                <w:left w:val="none" w:sz="0" w:space="0" w:color="auto"/>
                <w:bottom w:val="none" w:sz="0" w:space="0" w:color="auto"/>
                <w:right w:val="none" w:sz="0" w:space="0" w:color="auto"/>
              </w:divBdr>
            </w:div>
            <w:div w:id="1864516687">
              <w:marLeft w:val="0"/>
              <w:marRight w:val="0"/>
              <w:marTop w:val="0"/>
              <w:marBottom w:val="0"/>
              <w:divBdr>
                <w:top w:val="none" w:sz="0" w:space="0" w:color="auto"/>
                <w:left w:val="none" w:sz="0" w:space="0" w:color="auto"/>
                <w:bottom w:val="none" w:sz="0" w:space="0" w:color="auto"/>
                <w:right w:val="none" w:sz="0" w:space="0" w:color="auto"/>
              </w:divBdr>
            </w:div>
            <w:div w:id="1958681064">
              <w:marLeft w:val="0"/>
              <w:marRight w:val="0"/>
              <w:marTop w:val="0"/>
              <w:marBottom w:val="0"/>
              <w:divBdr>
                <w:top w:val="none" w:sz="0" w:space="0" w:color="auto"/>
                <w:left w:val="none" w:sz="0" w:space="0" w:color="auto"/>
                <w:bottom w:val="none" w:sz="0" w:space="0" w:color="auto"/>
                <w:right w:val="none" w:sz="0" w:space="0" w:color="auto"/>
              </w:divBdr>
            </w:div>
            <w:div w:id="1973092559">
              <w:marLeft w:val="0"/>
              <w:marRight w:val="0"/>
              <w:marTop w:val="0"/>
              <w:marBottom w:val="0"/>
              <w:divBdr>
                <w:top w:val="none" w:sz="0" w:space="0" w:color="auto"/>
                <w:left w:val="none" w:sz="0" w:space="0" w:color="auto"/>
                <w:bottom w:val="none" w:sz="0" w:space="0" w:color="auto"/>
                <w:right w:val="none" w:sz="0" w:space="0" w:color="auto"/>
              </w:divBdr>
            </w:div>
            <w:div w:id="2122724766">
              <w:marLeft w:val="0"/>
              <w:marRight w:val="0"/>
              <w:marTop w:val="0"/>
              <w:marBottom w:val="0"/>
              <w:divBdr>
                <w:top w:val="none" w:sz="0" w:space="0" w:color="auto"/>
                <w:left w:val="none" w:sz="0" w:space="0" w:color="auto"/>
                <w:bottom w:val="none" w:sz="0" w:space="0" w:color="auto"/>
                <w:right w:val="none" w:sz="0" w:space="0" w:color="auto"/>
              </w:divBdr>
            </w:div>
          </w:divsChild>
        </w:div>
        <w:div w:id="1179926132">
          <w:marLeft w:val="0"/>
          <w:marRight w:val="0"/>
          <w:marTop w:val="0"/>
          <w:marBottom w:val="0"/>
          <w:divBdr>
            <w:top w:val="none" w:sz="0" w:space="0" w:color="auto"/>
            <w:left w:val="none" w:sz="0" w:space="0" w:color="auto"/>
            <w:bottom w:val="none" w:sz="0" w:space="0" w:color="auto"/>
            <w:right w:val="none" w:sz="0" w:space="0" w:color="auto"/>
          </w:divBdr>
          <w:divsChild>
            <w:div w:id="2246839">
              <w:marLeft w:val="0"/>
              <w:marRight w:val="0"/>
              <w:marTop w:val="0"/>
              <w:marBottom w:val="0"/>
              <w:divBdr>
                <w:top w:val="none" w:sz="0" w:space="0" w:color="auto"/>
                <w:left w:val="none" w:sz="0" w:space="0" w:color="auto"/>
                <w:bottom w:val="none" w:sz="0" w:space="0" w:color="auto"/>
                <w:right w:val="none" w:sz="0" w:space="0" w:color="auto"/>
              </w:divBdr>
            </w:div>
            <w:div w:id="27997162">
              <w:marLeft w:val="0"/>
              <w:marRight w:val="0"/>
              <w:marTop w:val="0"/>
              <w:marBottom w:val="0"/>
              <w:divBdr>
                <w:top w:val="none" w:sz="0" w:space="0" w:color="auto"/>
                <w:left w:val="none" w:sz="0" w:space="0" w:color="auto"/>
                <w:bottom w:val="none" w:sz="0" w:space="0" w:color="auto"/>
                <w:right w:val="none" w:sz="0" w:space="0" w:color="auto"/>
              </w:divBdr>
            </w:div>
            <w:div w:id="131140675">
              <w:marLeft w:val="0"/>
              <w:marRight w:val="0"/>
              <w:marTop w:val="0"/>
              <w:marBottom w:val="0"/>
              <w:divBdr>
                <w:top w:val="none" w:sz="0" w:space="0" w:color="auto"/>
                <w:left w:val="none" w:sz="0" w:space="0" w:color="auto"/>
                <w:bottom w:val="none" w:sz="0" w:space="0" w:color="auto"/>
                <w:right w:val="none" w:sz="0" w:space="0" w:color="auto"/>
              </w:divBdr>
            </w:div>
            <w:div w:id="157696153">
              <w:marLeft w:val="0"/>
              <w:marRight w:val="0"/>
              <w:marTop w:val="0"/>
              <w:marBottom w:val="0"/>
              <w:divBdr>
                <w:top w:val="none" w:sz="0" w:space="0" w:color="auto"/>
                <w:left w:val="none" w:sz="0" w:space="0" w:color="auto"/>
                <w:bottom w:val="none" w:sz="0" w:space="0" w:color="auto"/>
                <w:right w:val="none" w:sz="0" w:space="0" w:color="auto"/>
              </w:divBdr>
            </w:div>
            <w:div w:id="250891596">
              <w:marLeft w:val="0"/>
              <w:marRight w:val="0"/>
              <w:marTop w:val="0"/>
              <w:marBottom w:val="0"/>
              <w:divBdr>
                <w:top w:val="none" w:sz="0" w:space="0" w:color="auto"/>
                <w:left w:val="none" w:sz="0" w:space="0" w:color="auto"/>
                <w:bottom w:val="none" w:sz="0" w:space="0" w:color="auto"/>
                <w:right w:val="none" w:sz="0" w:space="0" w:color="auto"/>
              </w:divBdr>
            </w:div>
            <w:div w:id="330379578">
              <w:marLeft w:val="0"/>
              <w:marRight w:val="0"/>
              <w:marTop w:val="0"/>
              <w:marBottom w:val="0"/>
              <w:divBdr>
                <w:top w:val="none" w:sz="0" w:space="0" w:color="auto"/>
                <w:left w:val="none" w:sz="0" w:space="0" w:color="auto"/>
                <w:bottom w:val="none" w:sz="0" w:space="0" w:color="auto"/>
                <w:right w:val="none" w:sz="0" w:space="0" w:color="auto"/>
              </w:divBdr>
            </w:div>
            <w:div w:id="347365863">
              <w:marLeft w:val="0"/>
              <w:marRight w:val="0"/>
              <w:marTop w:val="0"/>
              <w:marBottom w:val="0"/>
              <w:divBdr>
                <w:top w:val="none" w:sz="0" w:space="0" w:color="auto"/>
                <w:left w:val="none" w:sz="0" w:space="0" w:color="auto"/>
                <w:bottom w:val="none" w:sz="0" w:space="0" w:color="auto"/>
                <w:right w:val="none" w:sz="0" w:space="0" w:color="auto"/>
              </w:divBdr>
            </w:div>
            <w:div w:id="349261186">
              <w:marLeft w:val="0"/>
              <w:marRight w:val="0"/>
              <w:marTop w:val="0"/>
              <w:marBottom w:val="0"/>
              <w:divBdr>
                <w:top w:val="none" w:sz="0" w:space="0" w:color="auto"/>
                <w:left w:val="none" w:sz="0" w:space="0" w:color="auto"/>
                <w:bottom w:val="none" w:sz="0" w:space="0" w:color="auto"/>
                <w:right w:val="none" w:sz="0" w:space="0" w:color="auto"/>
              </w:divBdr>
            </w:div>
            <w:div w:id="350571238">
              <w:marLeft w:val="0"/>
              <w:marRight w:val="0"/>
              <w:marTop w:val="0"/>
              <w:marBottom w:val="0"/>
              <w:divBdr>
                <w:top w:val="none" w:sz="0" w:space="0" w:color="auto"/>
                <w:left w:val="none" w:sz="0" w:space="0" w:color="auto"/>
                <w:bottom w:val="none" w:sz="0" w:space="0" w:color="auto"/>
                <w:right w:val="none" w:sz="0" w:space="0" w:color="auto"/>
              </w:divBdr>
            </w:div>
            <w:div w:id="448623419">
              <w:marLeft w:val="0"/>
              <w:marRight w:val="0"/>
              <w:marTop w:val="0"/>
              <w:marBottom w:val="0"/>
              <w:divBdr>
                <w:top w:val="none" w:sz="0" w:space="0" w:color="auto"/>
                <w:left w:val="none" w:sz="0" w:space="0" w:color="auto"/>
                <w:bottom w:val="none" w:sz="0" w:space="0" w:color="auto"/>
                <w:right w:val="none" w:sz="0" w:space="0" w:color="auto"/>
              </w:divBdr>
            </w:div>
            <w:div w:id="540554155">
              <w:marLeft w:val="0"/>
              <w:marRight w:val="0"/>
              <w:marTop w:val="0"/>
              <w:marBottom w:val="0"/>
              <w:divBdr>
                <w:top w:val="none" w:sz="0" w:space="0" w:color="auto"/>
                <w:left w:val="none" w:sz="0" w:space="0" w:color="auto"/>
                <w:bottom w:val="none" w:sz="0" w:space="0" w:color="auto"/>
                <w:right w:val="none" w:sz="0" w:space="0" w:color="auto"/>
              </w:divBdr>
            </w:div>
            <w:div w:id="549541523">
              <w:marLeft w:val="0"/>
              <w:marRight w:val="0"/>
              <w:marTop w:val="0"/>
              <w:marBottom w:val="0"/>
              <w:divBdr>
                <w:top w:val="none" w:sz="0" w:space="0" w:color="auto"/>
                <w:left w:val="none" w:sz="0" w:space="0" w:color="auto"/>
                <w:bottom w:val="none" w:sz="0" w:space="0" w:color="auto"/>
                <w:right w:val="none" w:sz="0" w:space="0" w:color="auto"/>
              </w:divBdr>
            </w:div>
            <w:div w:id="557934228">
              <w:marLeft w:val="0"/>
              <w:marRight w:val="0"/>
              <w:marTop w:val="0"/>
              <w:marBottom w:val="0"/>
              <w:divBdr>
                <w:top w:val="none" w:sz="0" w:space="0" w:color="auto"/>
                <w:left w:val="none" w:sz="0" w:space="0" w:color="auto"/>
                <w:bottom w:val="none" w:sz="0" w:space="0" w:color="auto"/>
                <w:right w:val="none" w:sz="0" w:space="0" w:color="auto"/>
              </w:divBdr>
            </w:div>
            <w:div w:id="567886028">
              <w:marLeft w:val="0"/>
              <w:marRight w:val="0"/>
              <w:marTop w:val="0"/>
              <w:marBottom w:val="0"/>
              <w:divBdr>
                <w:top w:val="none" w:sz="0" w:space="0" w:color="auto"/>
                <w:left w:val="none" w:sz="0" w:space="0" w:color="auto"/>
                <w:bottom w:val="none" w:sz="0" w:space="0" w:color="auto"/>
                <w:right w:val="none" w:sz="0" w:space="0" w:color="auto"/>
              </w:divBdr>
            </w:div>
            <w:div w:id="568424678">
              <w:marLeft w:val="0"/>
              <w:marRight w:val="0"/>
              <w:marTop w:val="0"/>
              <w:marBottom w:val="0"/>
              <w:divBdr>
                <w:top w:val="none" w:sz="0" w:space="0" w:color="auto"/>
                <w:left w:val="none" w:sz="0" w:space="0" w:color="auto"/>
                <w:bottom w:val="none" w:sz="0" w:space="0" w:color="auto"/>
                <w:right w:val="none" w:sz="0" w:space="0" w:color="auto"/>
              </w:divBdr>
            </w:div>
            <w:div w:id="689188210">
              <w:marLeft w:val="0"/>
              <w:marRight w:val="0"/>
              <w:marTop w:val="0"/>
              <w:marBottom w:val="0"/>
              <w:divBdr>
                <w:top w:val="none" w:sz="0" w:space="0" w:color="auto"/>
                <w:left w:val="none" w:sz="0" w:space="0" w:color="auto"/>
                <w:bottom w:val="none" w:sz="0" w:space="0" w:color="auto"/>
                <w:right w:val="none" w:sz="0" w:space="0" w:color="auto"/>
              </w:divBdr>
            </w:div>
            <w:div w:id="720328623">
              <w:marLeft w:val="0"/>
              <w:marRight w:val="0"/>
              <w:marTop w:val="0"/>
              <w:marBottom w:val="0"/>
              <w:divBdr>
                <w:top w:val="none" w:sz="0" w:space="0" w:color="auto"/>
                <w:left w:val="none" w:sz="0" w:space="0" w:color="auto"/>
                <w:bottom w:val="none" w:sz="0" w:space="0" w:color="auto"/>
                <w:right w:val="none" w:sz="0" w:space="0" w:color="auto"/>
              </w:divBdr>
            </w:div>
            <w:div w:id="743986275">
              <w:marLeft w:val="0"/>
              <w:marRight w:val="0"/>
              <w:marTop w:val="0"/>
              <w:marBottom w:val="0"/>
              <w:divBdr>
                <w:top w:val="none" w:sz="0" w:space="0" w:color="auto"/>
                <w:left w:val="none" w:sz="0" w:space="0" w:color="auto"/>
                <w:bottom w:val="none" w:sz="0" w:space="0" w:color="auto"/>
                <w:right w:val="none" w:sz="0" w:space="0" w:color="auto"/>
              </w:divBdr>
            </w:div>
            <w:div w:id="762605598">
              <w:marLeft w:val="0"/>
              <w:marRight w:val="0"/>
              <w:marTop w:val="0"/>
              <w:marBottom w:val="0"/>
              <w:divBdr>
                <w:top w:val="none" w:sz="0" w:space="0" w:color="auto"/>
                <w:left w:val="none" w:sz="0" w:space="0" w:color="auto"/>
                <w:bottom w:val="none" w:sz="0" w:space="0" w:color="auto"/>
                <w:right w:val="none" w:sz="0" w:space="0" w:color="auto"/>
              </w:divBdr>
            </w:div>
            <w:div w:id="771243448">
              <w:marLeft w:val="0"/>
              <w:marRight w:val="0"/>
              <w:marTop w:val="0"/>
              <w:marBottom w:val="0"/>
              <w:divBdr>
                <w:top w:val="none" w:sz="0" w:space="0" w:color="auto"/>
                <w:left w:val="none" w:sz="0" w:space="0" w:color="auto"/>
                <w:bottom w:val="none" w:sz="0" w:space="0" w:color="auto"/>
                <w:right w:val="none" w:sz="0" w:space="0" w:color="auto"/>
              </w:divBdr>
            </w:div>
            <w:div w:id="773018993">
              <w:marLeft w:val="0"/>
              <w:marRight w:val="0"/>
              <w:marTop w:val="0"/>
              <w:marBottom w:val="0"/>
              <w:divBdr>
                <w:top w:val="none" w:sz="0" w:space="0" w:color="auto"/>
                <w:left w:val="none" w:sz="0" w:space="0" w:color="auto"/>
                <w:bottom w:val="none" w:sz="0" w:space="0" w:color="auto"/>
                <w:right w:val="none" w:sz="0" w:space="0" w:color="auto"/>
              </w:divBdr>
            </w:div>
            <w:div w:id="781921815">
              <w:marLeft w:val="0"/>
              <w:marRight w:val="0"/>
              <w:marTop w:val="0"/>
              <w:marBottom w:val="0"/>
              <w:divBdr>
                <w:top w:val="none" w:sz="0" w:space="0" w:color="auto"/>
                <w:left w:val="none" w:sz="0" w:space="0" w:color="auto"/>
                <w:bottom w:val="none" w:sz="0" w:space="0" w:color="auto"/>
                <w:right w:val="none" w:sz="0" w:space="0" w:color="auto"/>
              </w:divBdr>
            </w:div>
            <w:div w:id="788476491">
              <w:marLeft w:val="0"/>
              <w:marRight w:val="0"/>
              <w:marTop w:val="0"/>
              <w:marBottom w:val="0"/>
              <w:divBdr>
                <w:top w:val="none" w:sz="0" w:space="0" w:color="auto"/>
                <w:left w:val="none" w:sz="0" w:space="0" w:color="auto"/>
                <w:bottom w:val="none" w:sz="0" w:space="0" w:color="auto"/>
                <w:right w:val="none" w:sz="0" w:space="0" w:color="auto"/>
              </w:divBdr>
            </w:div>
            <w:div w:id="802040941">
              <w:marLeft w:val="0"/>
              <w:marRight w:val="0"/>
              <w:marTop w:val="0"/>
              <w:marBottom w:val="0"/>
              <w:divBdr>
                <w:top w:val="none" w:sz="0" w:space="0" w:color="auto"/>
                <w:left w:val="none" w:sz="0" w:space="0" w:color="auto"/>
                <w:bottom w:val="none" w:sz="0" w:space="0" w:color="auto"/>
                <w:right w:val="none" w:sz="0" w:space="0" w:color="auto"/>
              </w:divBdr>
            </w:div>
            <w:div w:id="821652730">
              <w:marLeft w:val="0"/>
              <w:marRight w:val="0"/>
              <w:marTop w:val="0"/>
              <w:marBottom w:val="0"/>
              <w:divBdr>
                <w:top w:val="none" w:sz="0" w:space="0" w:color="auto"/>
                <w:left w:val="none" w:sz="0" w:space="0" w:color="auto"/>
                <w:bottom w:val="none" w:sz="0" w:space="0" w:color="auto"/>
                <w:right w:val="none" w:sz="0" w:space="0" w:color="auto"/>
              </w:divBdr>
            </w:div>
            <w:div w:id="845630349">
              <w:marLeft w:val="0"/>
              <w:marRight w:val="0"/>
              <w:marTop w:val="0"/>
              <w:marBottom w:val="0"/>
              <w:divBdr>
                <w:top w:val="none" w:sz="0" w:space="0" w:color="auto"/>
                <w:left w:val="none" w:sz="0" w:space="0" w:color="auto"/>
                <w:bottom w:val="none" w:sz="0" w:space="0" w:color="auto"/>
                <w:right w:val="none" w:sz="0" w:space="0" w:color="auto"/>
              </w:divBdr>
            </w:div>
            <w:div w:id="916717686">
              <w:marLeft w:val="0"/>
              <w:marRight w:val="0"/>
              <w:marTop w:val="0"/>
              <w:marBottom w:val="0"/>
              <w:divBdr>
                <w:top w:val="none" w:sz="0" w:space="0" w:color="auto"/>
                <w:left w:val="none" w:sz="0" w:space="0" w:color="auto"/>
                <w:bottom w:val="none" w:sz="0" w:space="0" w:color="auto"/>
                <w:right w:val="none" w:sz="0" w:space="0" w:color="auto"/>
              </w:divBdr>
            </w:div>
            <w:div w:id="933513969">
              <w:marLeft w:val="0"/>
              <w:marRight w:val="0"/>
              <w:marTop w:val="0"/>
              <w:marBottom w:val="0"/>
              <w:divBdr>
                <w:top w:val="none" w:sz="0" w:space="0" w:color="auto"/>
                <w:left w:val="none" w:sz="0" w:space="0" w:color="auto"/>
                <w:bottom w:val="none" w:sz="0" w:space="0" w:color="auto"/>
                <w:right w:val="none" w:sz="0" w:space="0" w:color="auto"/>
              </w:divBdr>
            </w:div>
            <w:div w:id="939799026">
              <w:marLeft w:val="0"/>
              <w:marRight w:val="0"/>
              <w:marTop w:val="0"/>
              <w:marBottom w:val="0"/>
              <w:divBdr>
                <w:top w:val="none" w:sz="0" w:space="0" w:color="auto"/>
                <w:left w:val="none" w:sz="0" w:space="0" w:color="auto"/>
                <w:bottom w:val="none" w:sz="0" w:space="0" w:color="auto"/>
                <w:right w:val="none" w:sz="0" w:space="0" w:color="auto"/>
              </w:divBdr>
            </w:div>
            <w:div w:id="954487569">
              <w:marLeft w:val="0"/>
              <w:marRight w:val="0"/>
              <w:marTop w:val="0"/>
              <w:marBottom w:val="0"/>
              <w:divBdr>
                <w:top w:val="none" w:sz="0" w:space="0" w:color="auto"/>
                <w:left w:val="none" w:sz="0" w:space="0" w:color="auto"/>
                <w:bottom w:val="none" w:sz="0" w:space="0" w:color="auto"/>
                <w:right w:val="none" w:sz="0" w:space="0" w:color="auto"/>
              </w:divBdr>
            </w:div>
            <w:div w:id="968123265">
              <w:marLeft w:val="0"/>
              <w:marRight w:val="0"/>
              <w:marTop w:val="0"/>
              <w:marBottom w:val="0"/>
              <w:divBdr>
                <w:top w:val="none" w:sz="0" w:space="0" w:color="auto"/>
                <w:left w:val="none" w:sz="0" w:space="0" w:color="auto"/>
                <w:bottom w:val="none" w:sz="0" w:space="0" w:color="auto"/>
                <w:right w:val="none" w:sz="0" w:space="0" w:color="auto"/>
              </w:divBdr>
            </w:div>
            <w:div w:id="986980472">
              <w:marLeft w:val="0"/>
              <w:marRight w:val="0"/>
              <w:marTop w:val="0"/>
              <w:marBottom w:val="0"/>
              <w:divBdr>
                <w:top w:val="none" w:sz="0" w:space="0" w:color="auto"/>
                <w:left w:val="none" w:sz="0" w:space="0" w:color="auto"/>
                <w:bottom w:val="none" w:sz="0" w:space="0" w:color="auto"/>
                <w:right w:val="none" w:sz="0" w:space="0" w:color="auto"/>
              </w:divBdr>
            </w:div>
            <w:div w:id="1021009030">
              <w:marLeft w:val="0"/>
              <w:marRight w:val="0"/>
              <w:marTop w:val="0"/>
              <w:marBottom w:val="0"/>
              <w:divBdr>
                <w:top w:val="none" w:sz="0" w:space="0" w:color="auto"/>
                <w:left w:val="none" w:sz="0" w:space="0" w:color="auto"/>
                <w:bottom w:val="none" w:sz="0" w:space="0" w:color="auto"/>
                <w:right w:val="none" w:sz="0" w:space="0" w:color="auto"/>
              </w:divBdr>
            </w:div>
            <w:div w:id="1196694729">
              <w:marLeft w:val="0"/>
              <w:marRight w:val="0"/>
              <w:marTop w:val="0"/>
              <w:marBottom w:val="0"/>
              <w:divBdr>
                <w:top w:val="none" w:sz="0" w:space="0" w:color="auto"/>
                <w:left w:val="none" w:sz="0" w:space="0" w:color="auto"/>
                <w:bottom w:val="none" w:sz="0" w:space="0" w:color="auto"/>
                <w:right w:val="none" w:sz="0" w:space="0" w:color="auto"/>
              </w:divBdr>
              <w:divsChild>
                <w:div w:id="64108826">
                  <w:marLeft w:val="0"/>
                  <w:marRight w:val="0"/>
                  <w:marTop w:val="0"/>
                  <w:marBottom w:val="0"/>
                  <w:divBdr>
                    <w:top w:val="none" w:sz="0" w:space="0" w:color="auto"/>
                    <w:left w:val="none" w:sz="0" w:space="0" w:color="auto"/>
                    <w:bottom w:val="none" w:sz="0" w:space="0" w:color="auto"/>
                    <w:right w:val="none" w:sz="0" w:space="0" w:color="auto"/>
                  </w:divBdr>
                </w:div>
                <w:div w:id="88238664">
                  <w:marLeft w:val="0"/>
                  <w:marRight w:val="0"/>
                  <w:marTop w:val="0"/>
                  <w:marBottom w:val="0"/>
                  <w:divBdr>
                    <w:top w:val="none" w:sz="0" w:space="0" w:color="auto"/>
                    <w:left w:val="none" w:sz="0" w:space="0" w:color="auto"/>
                    <w:bottom w:val="none" w:sz="0" w:space="0" w:color="auto"/>
                    <w:right w:val="none" w:sz="0" w:space="0" w:color="auto"/>
                  </w:divBdr>
                </w:div>
                <w:div w:id="147670948">
                  <w:marLeft w:val="0"/>
                  <w:marRight w:val="0"/>
                  <w:marTop w:val="0"/>
                  <w:marBottom w:val="0"/>
                  <w:divBdr>
                    <w:top w:val="none" w:sz="0" w:space="0" w:color="auto"/>
                    <w:left w:val="none" w:sz="0" w:space="0" w:color="auto"/>
                    <w:bottom w:val="none" w:sz="0" w:space="0" w:color="auto"/>
                    <w:right w:val="none" w:sz="0" w:space="0" w:color="auto"/>
                  </w:divBdr>
                </w:div>
                <w:div w:id="204410357">
                  <w:marLeft w:val="0"/>
                  <w:marRight w:val="0"/>
                  <w:marTop w:val="0"/>
                  <w:marBottom w:val="0"/>
                  <w:divBdr>
                    <w:top w:val="none" w:sz="0" w:space="0" w:color="auto"/>
                    <w:left w:val="none" w:sz="0" w:space="0" w:color="auto"/>
                    <w:bottom w:val="none" w:sz="0" w:space="0" w:color="auto"/>
                    <w:right w:val="none" w:sz="0" w:space="0" w:color="auto"/>
                  </w:divBdr>
                </w:div>
                <w:div w:id="206836161">
                  <w:marLeft w:val="0"/>
                  <w:marRight w:val="0"/>
                  <w:marTop w:val="0"/>
                  <w:marBottom w:val="0"/>
                  <w:divBdr>
                    <w:top w:val="none" w:sz="0" w:space="0" w:color="auto"/>
                    <w:left w:val="none" w:sz="0" w:space="0" w:color="auto"/>
                    <w:bottom w:val="none" w:sz="0" w:space="0" w:color="auto"/>
                    <w:right w:val="none" w:sz="0" w:space="0" w:color="auto"/>
                  </w:divBdr>
                </w:div>
                <w:div w:id="224534714">
                  <w:marLeft w:val="0"/>
                  <w:marRight w:val="0"/>
                  <w:marTop w:val="0"/>
                  <w:marBottom w:val="0"/>
                  <w:divBdr>
                    <w:top w:val="none" w:sz="0" w:space="0" w:color="auto"/>
                    <w:left w:val="none" w:sz="0" w:space="0" w:color="auto"/>
                    <w:bottom w:val="none" w:sz="0" w:space="0" w:color="auto"/>
                    <w:right w:val="none" w:sz="0" w:space="0" w:color="auto"/>
                  </w:divBdr>
                </w:div>
                <w:div w:id="236401361">
                  <w:marLeft w:val="0"/>
                  <w:marRight w:val="0"/>
                  <w:marTop w:val="0"/>
                  <w:marBottom w:val="0"/>
                  <w:divBdr>
                    <w:top w:val="none" w:sz="0" w:space="0" w:color="auto"/>
                    <w:left w:val="none" w:sz="0" w:space="0" w:color="auto"/>
                    <w:bottom w:val="none" w:sz="0" w:space="0" w:color="auto"/>
                    <w:right w:val="none" w:sz="0" w:space="0" w:color="auto"/>
                  </w:divBdr>
                </w:div>
                <w:div w:id="243146973">
                  <w:marLeft w:val="0"/>
                  <w:marRight w:val="0"/>
                  <w:marTop w:val="0"/>
                  <w:marBottom w:val="0"/>
                  <w:divBdr>
                    <w:top w:val="none" w:sz="0" w:space="0" w:color="auto"/>
                    <w:left w:val="none" w:sz="0" w:space="0" w:color="auto"/>
                    <w:bottom w:val="none" w:sz="0" w:space="0" w:color="auto"/>
                    <w:right w:val="none" w:sz="0" w:space="0" w:color="auto"/>
                  </w:divBdr>
                </w:div>
                <w:div w:id="255673578">
                  <w:marLeft w:val="0"/>
                  <w:marRight w:val="0"/>
                  <w:marTop w:val="0"/>
                  <w:marBottom w:val="0"/>
                  <w:divBdr>
                    <w:top w:val="none" w:sz="0" w:space="0" w:color="auto"/>
                    <w:left w:val="none" w:sz="0" w:space="0" w:color="auto"/>
                    <w:bottom w:val="none" w:sz="0" w:space="0" w:color="auto"/>
                    <w:right w:val="none" w:sz="0" w:space="0" w:color="auto"/>
                  </w:divBdr>
                </w:div>
                <w:div w:id="289438793">
                  <w:marLeft w:val="0"/>
                  <w:marRight w:val="0"/>
                  <w:marTop w:val="0"/>
                  <w:marBottom w:val="0"/>
                  <w:divBdr>
                    <w:top w:val="none" w:sz="0" w:space="0" w:color="auto"/>
                    <w:left w:val="none" w:sz="0" w:space="0" w:color="auto"/>
                    <w:bottom w:val="none" w:sz="0" w:space="0" w:color="auto"/>
                    <w:right w:val="none" w:sz="0" w:space="0" w:color="auto"/>
                  </w:divBdr>
                </w:div>
                <w:div w:id="355816006">
                  <w:marLeft w:val="0"/>
                  <w:marRight w:val="0"/>
                  <w:marTop w:val="0"/>
                  <w:marBottom w:val="0"/>
                  <w:divBdr>
                    <w:top w:val="none" w:sz="0" w:space="0" w:color="auto"/>
                    <w:left w:val="none" w:sz="0" w:space="0" w:color="auto"/>
                    <w:bottom w:val="none" w:sz="0" w:space="0" w:color="auto"/>
                    <w:right w:val="none" w:sz="0" w:space="0" w:color="auto"/>
                  </w:divBdr>
                </w:div>
                <w:div w:id="396631023">
                  <w:marLeft w:val="0"/>
                  <w:marRight w:val="0"/>
                  <w:marTop w:val="0"/>
                  <w:marBottom w:val="0"/>
                  <w:divBdr>
                    <w:top w:val="none" w:sz="0" w:space="0" w:color="auto"/>
                    <w:left w:val="none" w:sz="0" w:space="0" w:color="auto"/>
                    <w:bottom w:val="none" w:sz="0" w:space="0" w:color="auto"/>
                    <w:right w:val="none" w:sz="0" w:space="0" w:color="auto"/>
                  </w:divBdr>
                </w:div>
                <w:div w:id="399211257">
                  <w:marLeft w:val="0"/>
                  <w:marRight w:val="0"/>
                  <w:marTop w:val="0"/>
                  <w:marBottom w:val="0"/>
                  <w:divBdr>
                    <w:top w:val="none" w:sz="0" w:space="0" w:color="auto"/>
                    <w:left w:val="none" w:sz="0" w:space="0" w:color="auto"/>
                    <w:bottom w:val="none" w:sz="0" w:space="0" w:color="auto"/>
                    <w:right w:val="none" w:sz="0" w:space="0" w:color="auto"/>
                  </w:divBdr>
                </w:div>
                <w:div w:id="425030935">
                  <w:marLeft w:val="0"/>
                  <w:marRight w:val="0"/>
                  <w:marTop w:val="0"/>
                  <w:marBottom w:val="0"/>
                  <w:divBdr>
                    <w:top w:val="none" w:sz="0" w:space="0" w:color="auto"/>
                    <w:left w:val="none" w:sz="0" w:space="0" w:color="auto"/>
                    <w:bottom w:val="none" w:sz="0" w:space="0" w:color="auto"/>
                    <w:right w:val="none" w:sz="0" w:space="0" w:color="auto"/>
                  </w:divBdr>
                </w:div>
                <w:div w:id="462504856">
                  <w:marLeft w:val="0"/>
                  <w:marRight w:val="0"/>
                  <w:marTop w:val="0"/>
                  <w:marBottom w:val="0"/>
                  <w:divBdr>
                    <w:top w:val="none" w:sz="0" w:space="0" w:color="auto"/>
                    <w:left w:val="none" w:sz="0" w:space="0" w:color="auto"/>
                    <w:bottom w:val="none" w:sz="0" w:space="0" w:color="auto"/>
                    <w:right w:val="none" w:sz="0" w:space="0" w:color="auto"/>
                  </w:divBdr>
                </w:div>
                <w:div w:id="470831511">
                  <w:marLeft w:val="0"/>
                  <w:marRight w:val="0"/>
                  <w:marTop w:val="0"/>
                  <w:marBottom w:val="0"/>
                  <w:divBdr>
                    <w:top w:val="none" w:sz="0" w:space="0" w:color="auto"/>
                    <w:left w:val="none" w:sz="0" w:space="0" w:color="auto"/>
                    <w:bottom w:val="none" w:sz="0" w:space="0" w:color="auto"/>
                    <w:right w:val="none" w:sz="0" w:space="0" w:color="auto"/>
                  </w:divBdr>
                </w:div>
                <w:div w:id="479423956">
                  <w:marLeft w:val="0"/>
                  <w:marRight w:val="0"/>
                  <w:marTop w:val="0"/>
                  <w:marBottom w:val="0"/>
                  <w:divBdr>
                    <w:top w:val="none" w:sz="0" w:space="0" w:color="auto"/>
                    <w:left w:val="none" w:sz="0" w:space="0" w:color="auto"/>
                    <w:bottom w:val="none" w:sz="0" w:space="0" w:color="auto"/>
                    <w:right w:val="none" w:sz="0" w:space="0" w:color="auto"/>
                  </w:divBdr>
                </w:div>
                <w:div w:id="519243392">
                  <w:marLeft w:val="0"/>
                  <w:marRight w:val="0"/>
                  <w:marTop w:val="0"/>
                  <w:marBottom w:val="0"/>
                  <w:divBdr>
                    <w:top w:val="none" w:sz="0" w:space="0" w:color="auto"/>
                    <w:left w:val="none" w:sz="0" w:space="0" w:color="auto"/>
                    <w:bottom w:val="none" w:sz="0" w:space="0" w:color="auto"/>
                    <w:right w:val="none" w:sz="0" w:space="0" w:color="auto"/>
                  </w:divBdr>
                </w:div>
                <w:div w:id="530651564">
                  <w:marLeft w:val="0"/>
                  <w:marRight w:val="0"/>
                  <w:marTop w:val="0"/>
                  <w:marBottom w:val="0"/>
                  <w:divBdr>
                    <w:top w:val="none" w:sz="0" w:space="0" w:color="auto"/>
                    <w:left w:val="none" w:sz="0" w:space="0" w:color="auto"/>
                    <w:bottom w:val="none" w:sz="0" w:space="0" w:color="auto"/>
                    <w:right w:val="none" w:sz="0" w:space="0" w:color="auto"/>
                  </w:divBdr>
                </w:div>
                <w:div w:id="568540999">
                  <w:marLeft w:val="0"/>
                  <w:marRight w:val="0"/>
                  <w:marTop w:val="0"/>
                  <w:marBottom w:val="0"/>
                  <w:divBdr>
                    <w:top w:val="none" w:sz="0" w:space="0" w:color="auto"/>
                    <w:left w:val="none" w:sz="0" w:space="0" w:color="auto"/>
                    <w:bottom w:val="none" w:sz="0" w:space="0" w:color="auto"/>
                    <w:right w:val="none" w:sz="0" w:space="0" w:color="auto"/>
                  </w:divBdr>
                </w:div>
                <w:div w:id="607977666">
                  <w:marLeft w:val="0"/>
                  <w:marRight w:val="0"/>
                  <w:marTop w:val="0"/>
                  <w:marBottom w:val="0"/>
                  <w:divBdr>
                    <w:top w:val="none" w:sz="0" w:space="0" w:color="auto"/>
                    <w:left w:val="none" w:sz="0" w:space="0" w:color="auto"/>
                    <w:bottom w:val="none" w:sz="0" w:space="0" w:color="auto"/>
                    <w:right w:val="none" w:sz="0" w:space="0" w:color="auto"/>
                  </w:divBdr>
                </w:div>
                <w:div w:id="649529042">
                  <w:marLeft w:val="0"/>
                  <w:marRight w:val="0"/>
                  <w:marTop w:val="0"/>
                  <w:marBottom w:val="0"/>
                  <w:divBdr>
                    <w:top w:val="none" w:sz="0" w:space="0" w:color="auto"/>
                    <w:left w:val="none" w:sz="0" w:space="0" w:color="auto"/>
                    <w:bottom w:val="none" w:sz="0" w:space="0" w:color="auto"/>
                    <w:right w:val="none" w:sz="0" w:space="0" w:color="auto"/>
                  </w:divBdr>
                </w:div>
                <w:div w:id="657073708">
                  <w:marLeft w:val="0"/>
                  <w:marRight w:val="0"/>
                  <w:marTop w:val="0"/>
                  <w:marBottom w:val="0"/>
                  <w:divBdr>
                    <w:top w:val="none" w:sz="0" w:space="0" w:color="auto"/>
                    <w:left w:val="none" w:sz="0" w:space="0" w:color="auto"/>
                    <w:bottom w:val="none" w:sz="0" w:space="0" w:color="auto"/>
                    <w:right w:val="none" w:sz="0" w:space="0" w:color="auto"/>
                  </w:divBdr>
                </w:div>
                <w:div w:id="675888157">
                  <w:marLeft w:val="0"/>
                  <w:marRight w:val="0"/>
                  <w:marTop w:val="0"/>
                  <w:marBottom w:val="0"/>
                  <w:divBdr>
                    <w:top w:val="none" w:sz="0" w:space="0" w:color="auto"/>
                    <w:left w:val="none" w:sz="0" w:space="0" w:color="auto"/>
                    <w:bottom w:val="none" w:sz="0" w:space="0" w:color="auto"/>
                    <w:right w:val="none" w:sz="0" w:space="0" w:color="auto"/>
                  </w:divBdr>
                </w:div>
                <w:div w:id="712660705">
                  <w:marLeft w:val="0"/>
                  <w:marRight w:val="0"/>
                  <w:marTop w:val="0"/>
                  <w:marBottom w:val="0"/>
                  <w:divBdr>
                    <w:top w:val="none" w:sz="0" w:space="0" w:color="auto"/>
                    <w:left w:val="none" w:sz="0" w:space="0" w:color="auto"/>
                    <w:bottom w:val="none" w:sz="0" w:space="0" w:color="auto"/>
                    <w:right w:val="none" w:sz="0" w:space="0" w:color="auto"/>
                  </w:divBdr>
                </w:div>
                <w:div w:id="769084801">
                  <w:marLeft w:val="0"/>
                  <w:marRight w:val="0"/>
                  <w:marTop w:val="0"/>
                  <w:marBottom w:val="0"/>
                  <w:divBdr>
                    <w:top w:val="none" w:sz="0" w:space="0" w:color="auto"/>
                    <w:left w:val="none" w:sz="0" w:space="0" w:color="auto"/>
                    <w:bottom w:val="none" w:sz="0" w:space="0" w:color="auto"/>
                    <w:right w:val="none" w:sz="0" w:space="0" w:color="auto"/>
                  </w:divBdr>
                </w:div>
                <w:div w:id="769590684">
                  <w:marLeft w:val="0"/>
                  <w:marRight w:val="0"/>
                  <w:marTop w:val="0"/>
                  <w:marBottom w:val="0"/>
                  <w:divBdr>
                    <w:top w:val="none" w:sz="0" w:space="0" w:color="auto"/>
                    <w:left w:val="none" w:sz="0" w:space="0" w:color="auto"/>
                    <w:bottom w:val="none" w:sz="0" w:space="0" w:color="auto"/>
                    <w:right w:val="none" w:sz="0" w:space="0" w:color="auto"/>
                  </w:divBdr>
                </w:div>
                <w:div w:id="795876537">
                  <w:marLeft w:val="0"/>
                  <w:marRight w:val="0"/>
                  <w:marTop w:val="0"/>
                  <w:marBottom w:val="0"/>
                  <w:divBdr>
                    <w:top w:val="none" w:sz="0" w:space="0" w:color="auto"/>
                    <w:left w:val="none" w:sz="0" w:space="0" w:color="auto"/>
                    <w:bottom w:val="none" w:sz="0" w:space="0" w:color="auto"/>
                    <w:right w:val="none" w:sz="0" w:space="0" w:color="auto"/>
                  </w:divBdr>
                </w:div>
                <w:div w:id="862212122">
                  <w:marLeft w:val="0"/>
                  <w:marRight w:val="0"/>
                  <w:marTop w:val="0"/>
                  <w:marBottom w:val="0"/>
                  <w:divBdr>
                    <w:top w:val="none" w:sz="0" w:space="0" w:color="auto"/>
                    <w:left w:val="none" w:sz="0" w:space="0" w:color="auto"/>
                    <w:bottom w:val="none" w:sz="0" w:space="0" w:color="auto"/>
                    <w:right w:val="none" w:sz="0" w:space="0" w:color="auto"/>
                  </w:divBdr>
                </w:div>
                <w:div w:id="865751410">
                  <w:marLeft w:val="0"/>
                  <w:marRight w:val="0"/>
                  <w:marTop w:val="0"/>
                  <w:marBottom w:val="0"/>
                  <w:divBdr>
                    <w:top w:val="none" w:sz="0" w:space="0" w:color="auto"/>
                    <w:left w:val="none" w:sz="0" w:space="0" w:color="auto"/>
                    <w:bottom w:val="none" w:sz="0" w:space="0" w:color="auto"/>
                    <w:right w:val="none" w:sz="0" w:space="0" w:color="auto"/>
                  </w:divBdr>
                </w:div>
                <w:div w:id="878396238">
                  <w:marLeft w:val="0"/>
                  <w:marRight w:val="0"/>
                  <w:marTop w:val="0"/>
                  <w:marBottom w:val="0"/>
                  <w:divBdr>
                    <w:top w:val="none" w:sz="0" w:space="0" w:color="auto"/>
                    <w:left w:val="none" w:sz="0" w:space="0" w:color="auto"/>
                    <w:bottom w:val="none" w:sz="0" w:space="0" w:color="auto"/>
                    <w:right w:val="none" w:sz="0" w:space="0" w:color="auto"/>
                  </w:divBdr>
                </w:div>
                <w:div w:id="900288759">
                  <w:marLeft w:val="0"/>
                  <w:marRight w:val="0"/>
                  <w:marTop w:val="0"/>
                  <w:marBottom w:val="0"/>
                  <w:divBdr>
                    <w:top w:val="none" w:sz="0" w:space="0" w:color="auto"/>
                    <w:left w:val="none" w:sz="0" w:space="0" w:color="auto"/>
                    <w:bottom w:val="none" w:sz="0" w:space="0" w:color="auto"/>
                    <w:right w:val="none" w:sz="0" w:space="0" w:color="auto"/>
                  </w:divBdr>
                </w:div>
                <w:div w:id="926184410">
                  <w:marLeft w:val="0"/>
                  <w:marRight w:val="0"/>
                  <w:marTop w:val="0"/>
                  <w:marBottom w:val="0"/>
                  <w:divBdr>
                    <w:top w:val="none" w:sz="0" w:space="0" w:color="auto"/>
                    <w:left w:val="none" w:sz="0" w:space="0" w:color="auto"/>
                    <w:bottom w:val="none" w:sz="0" w:space="0" w:color="auto"/>
                    <w:right w:val="none" w:sz="0" w:space="0" w:color="auto"/>
                  </w:divBdr>
                </w:div>
                <w:div w:id="935480965">
                  <w:marLeft w:val="0"/>
                  <w:marRight w:val="0"/>
                  <w:marTop w:val="0"/>
                  <w:marBottom w:val="0"/>
                  <w:divBdr>
                    <w:top w:val="none" w:sz="0" w:space="0" w:color="auto"/>
                    <w:left w:val="none" w:sz="0" w:space="0" w:color="auto"/>
                    <w:bottom w:val="none" w:sz="0" w:space="0" w:color="auto"/>
                    <w:right w:val="none" w:sz="0" w:space="0" w:color="auto"/>
                  </w:divBdr>
                </w:div>
                <w:div w:id="958493157">
                  <w:marLeft w:val="0"/>
                  <w:marRight w:val="0"/>
                  <w:marTop w:val="0"/>
                  <w:marBottom w:val="0"/>
                  <w:divBdr>
                    <w:top w:val="none" w:sz="0" w:space="0" w:color="auto"/>
                    <w:left w:val="none" w:sz="0" w:space="0" w:color="auto"/>
                    <w:bottom w:val="none" w:sz="0" w:space="0" w:color="auto"/>
                    <w:right w:val="none" w:sz="0" w:space="0" w:color="auto"/>
                  </w:divBdr>
                </w:div>
                <w:div w:id="985209633">
                  <w:marLeft w:val="0"/>
                  <w:marRight w:val="0"/>
                  <w:marTop w:val="0"/>
                  <w:marBottom w:val="0"/>
                  <w:divBdr>
                    <w:top w:val="none" w:sz="0" w:space="0" w:color="auto"/>
                    <w:left w:val="none" w:sz="0" w:space="0" w:color="auto"/>
                    <w:bottom w:val="none" w:sz="0" w:space="0" w:color="auto"/>
                    <w:right w:val="none" w:sz="0" w:space="0" w:color="auto"/>
                  </w:divBdr>
                </w:div>
                <w:div w:id="990061808">
                  <w:marLeft w:val="0"/>
                  <w:marRight w:val="0"/>
                  <w:marTop w:val="0"/>
                  <w:marBottom w:val="0"/>
                  <w:divBdr>
                    <w:top w:val="none" w:sz="0" w:space="0" w:color="auto"/>
                    <w:left w:val="none" w:sz="0" w:space="0" w:color="auto"/>
                    <w:bottom w:val="none" w:sz="0" w:space="0" w:color="auto"/>
                    <w:right w:val="none" w:sz="0" w:space="0" w:color="auto"/>
                  </w:divBdr>
                </w:div>
                <w:div w:id="994794891">
                  <w:marLeft w:val="0"/>
                  <w:marRight w:val="0"/>
                  <w:marTop w:val="0"/>
                  <w:marBottom w:val="0"/>
                  <w:divBdr>
                    <w:top w:val="none" w:sz="0" w:space="0" w:color="auto"/>
                    <w:left w:val="none" w:sz="0" w:space="0" w:color="auto"/>
                    <w:bottom w:val="none" w:sz="0" w:space="0" w:color="auto"/>
                    <w:right w:val="none" w:sz="0" w:space="0" w:color="auto"/>
                  </w:divBdr>
                </w:div>
                <w:div w:id="1006786306">
                  <w:marLeft w:val="0"/>
                  <w:marRight w:val="0"/>
                  <w:marTop w:val="0"/>
                  <w:marBottom w:val="0"/>
                  <w:divBdr>
                    <w:top w:val="none" w:sz="0" w:space="0" w:color="auto"/>
                    <w:left w:val="none" w:sz="0" w:space="0" w:color="auto"/>
                    <w:bottom w:val="none" w:sz="0" w:space="0" w:color="auto"/>
                    <w:right w:val="none" w:sz="0" w:space="0" w:color="auto"/>
                  </w:divBdr>
                </w:div>
                <w:div w:id="1037389091">
                  <w:marLeft w:val="0"/>
                  <w:marRight w:val="0"/>
                  <w:marTop w:val="0"/>
                  <w:marBottom w:val="0"/>
                  <w:divBdr>
                    <w:top w:val="none" w:sz="0" w:space="0" w:color="auto"/>
                    <w:left w:val="none" w:sz="0" w:space="0" w:color="auto"/>
                    <w:bottom w:val="none" w:sz="0" w:space="0" w:color="auto"/>
                    <w:right w:val="none" w:sz="0" w:space="0" w:color="auto"/>
                  </w:divBdr>
                </w:div>
                <w:div w:id="1072973087">
                  <w:marLeft w:val="0"/>
                  <w:marRight w:val="0"/>
                  <w:marTop w:val="0"/>
                  <w:marBottom w:val="0"/>
                  <w:divBdr>
                    <w:top w:val="none" w:sz="0" w:space="0" w:color="auto"/>
                    <w:left w:val="none" w:sz="0" w:space="0" w:color="auto"/>
                    <w:bottom w:val="none" w:sz="0" w:space="0" w:color="auto"/>
                    <w:right w:val="none" w:sz="0" w:space="0" w:color="auto"/>
                  </w:divBdr>
                </w:div>
                <w:div w:id="1127502511">
                  <w:marLeft w:val="0"/>
                  <w:marRight w:val="0"/>
                  <w:marTop w:val="0"/>
                  <w:marBottom w:val="0"/>
                  <w:divBdr>
                    <w:top w:val="none" w:sz="0" w:space="0" w:color="auto"/>
                    <w:left w:val="none" w:sz="0" w:space="0" w:color="auto"/>
                    <w:bottom w:val="none" w:sz="0" w:space="0" w:color="auto"/>
                    <w:right w:val="none" w:sz="0" w:space="0" w:color="auto"/>
                  </w:divBdr>
                </w:div>
                <w:div w:id="1150370410">
                  <w:marLeft w:val="0"/>
                  <w:marRight w:val="0"/>
                  <w:marTop w:val="0"/>
                  <w:marBottom w:val="0"/>
                  <w:divBdr>
                    <w:top w:val="none" w:sz="0" w:space="0" w:color="auto"/>
                    <w:left w:val="none" w:sz="0" w:space="0" w:color="auto"/>
                    <w:bottom w:val="none" w:sz="0" w:space="0" w:color="auto"/>
                    <w:right w:val="none" w:sz="0" w:space="0" w:color="auto"/>
                  </w:divBdr>
                </w:div>
                <w:div w:id="1202747422">
                  <w:marLeft w:val="0"/>
                  <w:marRight w:val="0"/>
                  <w:marTop w:val="0"/>
                  <w:marBottom w:val="0"/>
                  <w:divBdr>
                    <w:top w:val="none" w:sz="0" w:space="0" w:color="auto"/>
                    <w:left w:val="none" w:sz="0" w:space="0" w:color="auto"/>
                    <w:bottom w:val="none" w:sz="0" w:space="0" w:color="auto"/>
                    <w:right w:val="none" w:sz="0" w:space="0" w:color="auto"/>
                  </w:divBdr>
                </w:div>
                <w:div w:id="1213540166">
                  <w:marLeft w:val="0"/>
                  <w:marRight w:val="0"/>
                  <w:marTop w:val="0"/>
                  <w:marBottom w:val="0"/>
                  <w:divBdr>
                    <w:top w:val="none" w:sz="0" w:space="0" w:color="auto"/>
                    <w:left w:val="none" w:sz="0" w:space="0" w:color="auto"/>
                    <w:bottom w:val="none" w:sz="0" w:space="0" w:color="auto"/>
                    <w:right w:val="none" w:sz="0" w:space="0" w:color="auto"/>
                  </w:divBdr>
                </w:div>
                <w:div w:id="1258371875">
                  <w:marLeft w:val="0"/>
                  <w:marRight w:val="0"/>
                  <w:marTop w:val="0"/>
                  <w:marBottom w:val="0"/>
                  <w:divBdr>
                    <w:top w:val="none" w:sz="0" w:space="0" w:color="auto"/>
                    <w:left w:val="none" w:sz="0" w:space="0" w:color="auto"/>
                    <w:bottom w:val="none" w:sz="0" w:space="0" w:color="auto"/>
                    <w:right w:val="none" w:sz="0" w:space="0" w:color="auto"/>
                  </w:divBdr>
                </w:div>
                <w:div w:id="1263100460">
                  <w:marLeft w:val="0"/>
                  <w:marRight w:val="0"/>
                  <w:marTop w:val="0"/>
                  <w:marBottom w:val="0"/>
                  <w:divBdr>
                    <w:top w:val="none" w:sz="0" w:space="0" w:color="auto"/>
                    <w:left w:val="none" w:sz="0" w:space="0" w:color="auto"/>
                    <w:bottom w:val="none" w:sz="0" w:space="0" w:color="auto"/>
                    <w:right w:val="none" w:sz="0" w:space="0" w:color="auto"/>
                  </w:divBdr>
                </w:div>
                <w:div w:id="1306157126">
                  <w:marLeft w:val="0"/>
                  <w:marRight w:val="0"/>
                  <w:marTop w:val="0"/>
                  <w:marBottom w:val="0"/>
                  <w:divBdr>
                    <w:top w:val="none" w:sz="0" w:space="0" w:color="auto"/>
                    <w:left w:val="none" w:sz="0" w:space="0" w:color="auto"/>
                    <w:bottom w:val="none" w:sz="0" w:space="0" w:color="auto"/>
                    <w:right w:val="none" w:sz="0" w:space="0" w:color="auto"/>
                  </w:divBdr>
                </w:div>
                <w:div w:id="1380400910">
                  <w:marLeft w:val="0"/>
                  <w:marRight w:val="0"/>
                  <w:marTop w:val="0"/>
                  <w:marBottom w:val="0"/>
                  <w:divBdr>
                    <w:top w:val="none" w:sz="0" w:space="0" w:color="auto"/>
                    <w:left w:val="none" w:sz="0" w:space="0" w:color="auto"/>
                    <w:bottom w:val="none" w:sz="0" w:space="0" w:color="auto"/>
                    <w:right w:val="none" w:sz="0" w:space="0" w:color="auto"/>
                  </w:divBdr>
                </w:div>
                <w:div w:id="1416704565">
                  <w:marLeft w:val="0"/>
                  <w:marRight w:val="0"/>
                  <w:marTop w:val="0"/>
                  <w:marBottom w:val="0"/>
                  <w:divBdr>
                    <w:top w:val="none" w:sz="0" w:space="0" w:color="auto"/>
                    <w:left w:val="none" w:sz="0" w:space="0" w:color="auto"/>
                    <w:bottom w:val="none" w:sz="0" w:space="0" w:color="auto"/>
                    <w:right w:val="none" w:sz="0" w:space="0" w:color="auto"/>
                  </w:divBdr>
                </w:div>
                <w:div w:id="1450508883">
                  <w:marLeft w:val="0"/>
                  <w:marRight w:val="0"/>
                  <w:marTop w:val="0"/>
                  <w:marBottom w:val="0"/>
                  <w:divBdr>
                    <w:top w:val="none" w:sz="0" w:space="0" w:color="auto"/>
                    <w:left w:val="none" w:sz="0" w:space="0" w:color="auto"/>
                    <w:bottom w:val="none" w:sz="0" w:space="0" w:color="auto"/>
                    <w:right w:val="none" w:sz="0" w:space="0" w:color="auto"/>
                  </w:divBdr>
                </w:div>
                <w:div w:id="1506750354">
                  <w:marLeft w:val="0"/>
                  <w:marRight w:val="0"/>
                  <w:marTop w:val="0"/>
                  <w:marBottom w:val="0"/>
                  <w:divBdr>
                    <w:top w:val="none" w:sz="0" w:space="0" w:color="auto"/>
                    <w:left w:val="none" w:sz="0" w:space="0" w:color="auto"/>
                    <w:bottom w:val="none" w:sz="0" w:space="0" w:color="auto"/>
                    <w:right w:val="none" w:sz="0" w:space="0" w:color="auto"/>
                  </w:divBdr>
                </w:div>
                <w:div w:id="1549948339">
                  <w:marLeft w:val="0"/>
                  <w:marRight w:val="0"/>
                  <w:marTop w:val="0"/>
                  <w:marBottom w:val="0"/>
                  <w:divBdr>
                    <w:top w:val="none" w:sz="0" w:space="0" w:color="auto"/>
                    <w:left w:val="none" w:sz="0" w:space="0" w:color="auto"/>
                    <w:bottom w:val="none" w:sz="0" w:space="0" w:color="auto"/>
                    <w:right w:val="none" w:sz="0" w:space="0" w:color="auto"/>
                  </w:divBdr>
                </w:div>
                <w:div w:id="1557427263">
                  <w:marLeft w:val="0"/>
                  <w:marRight w:val="0"/>
                  <w:marTop w:val="0"/>
                  <w:marBottom w:val="0"/>
                  <w:divBdr>
                    <w:top w:val="none" w:sz="0" w:space="0" w:color="auto"/>
                    <w:left w:val="none" w:sz="0" w:space="0" w:color="auto"/>
                    <w:bottom w:val="none" w:sz="0" w:space="0" w:color="auto"/>
                    <w:right w:val="none" w:sz="0" w:space="0" w:color="auto"/>
                  </w:divBdr>
                </w:div>
                <w:div w:id="1570340197">
                  <w:marLeft w:val="0"/>
                  <w:marRight w:val="0"/>
                  <w:marTop w:val="0"/>
                  <w:marBottom w:val="0"/>
                  <w:divBdr>
                    <w:top w:val="none" w:sz="0" w:space="0" w:color="auto"/>
                    <w:left w:val="none" w:sz="0" w:space="0" w:color="auto"/>
                    <w:bottom w:val="none" w:sz="0" w:space="0" w:color="auto"/>
                    <w:right w:val="none" w:sz="0" w:space="0" w:color="auto"/>
                  </w:divBdr>
                </w:div>
                <w:div w:id="1570848813">
                  <w:marLeft w:val="0"/>
                  <w:marRight w:val="0"/>
                  <w:marTop w:val="0"/>
                  <w:marBottom w:val="0"/>
                  <w:divBdr>
                    <w:top w:val="none" w:sz="0" w:space="0" w:color="auto"/>
                    <w:left w:val="none" w:sz="0" w:space="0" w:color="auto"/>
                    <w:bottom w:val="none" w:sz="0" w:space="0" w:color="auto"/>
                    <w:right w:val="none" w:sz="0" w:space="0" w:color="auto"/>
                  </w:divBdr>
                </w:div>
                <w:div w:id="1607805071">
                  <w:marLeft w:val="0"/>
                  <w:marRight w:val="0"/>
                  <w:marTop w:val="0"/>
                  <w:marBottom w:val="0"/>
                  <w:divBdr>
                    <w:top w:val="none" w:sz="0" w:space="0" w:color="auto"/>
                    <w:left w:val="none" w:sz="0" w:space="0" w:color="auto"/>
                    <w:bottom w:val="none" w:sz="0" w:space="0" w:color="auto"/>
                    <w:right w:val="none" w:sz="0" w:space="0" w:color="auto"/>
                  </w:divBdr>
                </w:div>
                <w:div w:id="1710379640">
                  <w:marLeft w:val="0"/>
                  <w:marRight w:val="0"/>
                  <w:marTop w:val="0"/>
                  <w:marBottom w:val="0"/>
                  <w:divBdr>
                    <w:top w:val="none" w:sz="0" w:space="0" w:color="auto"/>
                    <w:left w:val="none" w:sz="0" w:space="0" w:color="auto"/>
                    <w:bottom w:val="none" w:sz="0" w:space="0" w:color="auto"/>
                    <w:right w:val="none" w:sz="0" w:space="0" w:color="auto"/>
                  </w:divBdr>
                </w:div>
                <w:div w:id="1711690279">
                  <w:marLeft w:val="0"/>
                  <w:marRight w:val="0"/>
                  <w:marTop w:val="0"/>
                  <w:marBottom w:val="0"/>
                  <w:divBdr>
                    <w:top w:val="none" w:sz="0" w:space="0" w:color="auto"/>
                    <w:left w:val="none" w:sz="0" w:space="0" w:color="auto"/>
                    <w:bottom w:val="none" w:sz="0" w:space="0" w:color="auto"/>
                    <w:right w:val="none" w:sz="0" w:space="0" w:color="auto"/>
                  </w:divBdr>
                </w:div>
                <w:div w:id="1731884369">
                  <w:marLeft w:val="0"/>
                  <w:marRight w:val="0"/>
                  <w:marTop w:val="0"/>
                  <w:marBottom w:val="0"/>
                  <w:divBdr>
                    <w:top w:val="none" w:sz="0" w:space="0" w:color="auto"/>
                    <w:left w:val="none" w:sz="0" w:space="0" w:color="auto"/>
                    <w:bottom w:val="none" w:sz="0" w:space="0" w:color="auto"/>
                    <w:right w:val="none" w:sz="0" w:space="0" w:color="auto"/>
                  </w:divBdr>
                </w:div>
                <w:div w:id="1782802969">
                  <w:marLeft w:val="0"/>
                  <w:marRight w:val="0"/>
                  <w:marTop w:val="0"/>
                  <w:marBottom w:val="0"/>
                  <w:divBdr>
                    <w:top w:val="none" w:sz="0" w:space="0" w:color="auto"/>
                    <w:left w:val="none" w:sz="0" w:space="0" w:color="auto"/>
                    <w:bottom w:val="none" w:sz="0" w:space="0" w:color="auto"/>
                    <w:right w:val="none" w:sz="0" w:space="0" w:color="auto"/>
                  </w:divBdr>
                </w:div>
                <w:div w:id="1849758230">
                  <w:marLeft w:val="0"/>
                  <w:marRight w:val="0"/>
                  <w:marTop w:val="0"/>
                  <w:marBottom w:val="0"/>
                  <w:divBdr>
                    <w:top w:val="none" w:sz="0" w:space="0" w:color="auto"/>
                    <w:left w:val="none" w:sz="0" w:space="0" w:color="auto"/>
                    <w:bottom w:val="none" w:sz="0" w:space="0" w:color="auto"/>
                    <w:right w:val="none" w:sz="0" w:space="0" w:color="auto"/>
                  </w:divBdr>
                </w:div>
                <w:div w:id="1900241092">
                  <w:marLeft w:val="0"/>
                  <w:marRight w:val="0"/>
                  <w:marTop w:val="0"/>
                  <w:marBottom w:val="0"/>
                  <w:divBdr>
                    <w:top w:val="none" w:sz="0" w:space="0" w:color="auto"/>
                    <w:left w:val="none" w:sz="0" w:space="0" w:color="auto"/>
                    <w:bottom w:val="none" w:sz="0" w:space="0" w:color="auto"/>
                    <w:right w:val="none" w:sz="0" w:space="0" w:color="auto"/>
                  </w:divBdr>
                </w:div>
                <w:div w:id="1915240563">
                  <w:marLeft w:val="0"/>
                  <w:marRight w:val="0"/>
                  <w:marTop w:val="0"/>
                  <w:marBottom w:val="0"/>
                  <w:divBdr>
                    <w:top w:val="none" w:sz="0" w:space="0" w:color="auto"/>
                    <w:left w:val="none" w:sz="0" w:space="0" w:color="auto"/>
                    <w:bottom w:val="none" w:sz="0" w:space="0" w:color="auto"/>
                    <w:right w:val="none" w:sz="0" w:space="0" w:color="auto"/>
                  </w:divBdr>
                </w:div>
                <w:div w:id="1968967095">
                  <w:marLeft w:val="0"/>
                  <w:marRight w:val="0"/>
                  <w:marTop w:val="0"/>
                  <w:marBottom w:val="0"/>
                  <w:divBdr>
                    <w:top w:val="none" w:sz="0" w:space="0" w:color="auto"/>
                    <w:left w:val="none" w:sz="0" w:space="0" w:color="auto"/>
                    <w:bottom w:val="none" w:sz="0" w:space="0" w:color="auto"/>
                    <w:right w:val="none" w:sz="0" w:space="0" w:color="auto"/>
                  </w:divBdr>
                </w:div>
                <w:div w:id="1972049194">
                  <w:marLeft w:val="0"/>
                  <w:marRight w:val="0"/>
                  <w:marTop w:val="0"/>
                  <w:marBottom w:val="0"/>
                  <w:divBdr>
                    <w:top w:val="none" w:sz="0" w:space="0" w:color="auto"/>
                    <w:left w:val="none" w:sz="0" w:space="0" w:color="auto"/>
                    <w:bottom w:val="none" w:sz="0" w:space="0" w:color="auto"/>
                    <w:right w:val="none" w:sz="0" w:space="0" w:color="auto"/>
                  </w:divBdr>
                </w:div>
                <w:div w:id="1977830350">
                  <w:marLeft w:val="0"/>
                  <w:marRight w:val="0"/>
                  <w:marTop w:val="0"/>
                  <w:marBottom w:val="0"/>
                  <w:divBdr>
                    <w:top w:val="none" w:sz="0" w:space="0" w:color="auto"/>
                    <w:left w:val="none" w:sz="0" w:space="0" w:color="auto"/>
                    <w:bottom w:val="none" w:sz="0" w:space="0" w:color="auto"/>
                    <w:right w:val="none" w:sz="0" w:space="0" w:color="auto"/>
                  </w:divBdr>
                </w:div>
                <w:div w:id="1983389262">
                  <w:marLeft w:val="0"/>
                  <w:marRight w:val="0"/>
                  <w:marTop w:val="0"/>
                  <w:marBottom w:val="0"/>
                  <w:divBdr>
                    <w:top w:val="none" w:sz="0" w:space="0" w:color="auto"/>
                    <w:left w:val="none" w:sz="0" w:space="0" w:color="auto"/>
                    <w:bottom w:val="none" w:sz="0" w:space="0" w:color="auto"/>
                    <w:right w:val="none" w:sz="0" w:space="0" w:color="auto"/>
                  </w:divBdr>
                </w:div>
                <w:div w:id="1987971886">
                  <w:marLeft w:val="0"/>
                  <w:marRight w:val="0"/>
                  <w:marTop w:val="0"/>
                  <w:marBottom w:val="0"/>
                  <w:divBdr>
                    <w:top w:val="none" w:sz="0" w:space="0" w:color="auto"/>
                    <w:left w:val="none" w:sz="0" w:space="0" w:color="auto"/>
                    <w:bottom w:val="none" w:sz="0" w:space="0" w:color="auto"/>
                    <w:right w:val="none" w:sz="0" w:space="0" w:color="auto"/>
                  </w:divBdr>
                </w:div>
                <w:div w:id="1995140134">
                  <w:marLeft w:val="0"/>
                  <w:marRight w:val="0"/>
                  <w:marTop w:val="0"/>
                  <w:marBottom w:val="0"/>
                  <w:divBdr>
                    <w:top w:val="none" w:sz="0" w:space="0" w:color="auto"/>
                    <w:left w:val="none" w:sz="0" w:space="0" w:color="auto"/>
                    <w:bottom w:val="none" w:sz="0" w:space="0" w:color="auto"/>
                    <w:right w:val="none" w:sz="0" w:space="0" w:color="auto"/>
                  </w:divBdr>
                </w:div>
                <w:div w:id="2043702373">
                  <w:marLeft w:val="0"/>
                  <w:marRight w:val="0"/>
                  <w:marTop w:val="0"/>
                  <w:marBottom w:val="0"/>
                  <w:divBdr>
                    <w:top w:val="none" w:sz="0" w:space="0" w:color="auto"/>
                    <w:left w:val="none" w:sz="0" w:space="0" w:color="auto"/>
                    <w:bottom w:val="none" w:sz="0" w:space="0" w:color="auto"/>
                    <w:right w:val="none" w:sz="0" w:space="0" w:color="auto"/>
                  </w:divBdr>
                </w:div>
                <w:div w:id="2067751038">
                  <w:marLeft w:val="0"/>
                  <w:marRight w:val="0"/>
                  <w:marTop w:val="0"/>
                  <w:marBottom w:val="0"/>
                  <w:divBdr>
                    <w:top w:val="none" w:sz="0" w:space="0" w:color="auto"/>
                    <w:left w:val="none" w:sz="0" w:space="0" w:color="auto"/>
                    <w:bottom w:val="none" w:sz="0" w:space="0" w:color="auto"/>
                    <w:right w:val="none" w:sz="0" w:space="0" w:color="auto"/>
                  </w:divBdr>
                </w:div>
                <w:div w:id="2097897414">
                  <w:marLeft w:val="0"/>
                  <w:marRight w:val="0"/>
                  <w:marTop w:val="0"/>
                  <w:marBottom w:val="0"/>
                  <w:divBdr>
                    <w:top w:val="none" w:sz="0" w:space="0" w:color="auto"/>
                    <w:left w:val="none" w:sz="0" w:space="0" w:color="auto"/>
                    <w:bottom w:val="none" w:sz="0" w:space="0" w:color="auto"/>
                    <w:right w:val="none" w:sz="0" w:space="0" w:color="auto"/>
                  </w:divBdr>
                </w:div>
                <w:div w:id="2121945313">
                  <w:marLeft w:val="0"/>
                  <w:marRight w:val="0"/>
                  <w:marTop w:val="0"/>
                  <w:marBottom w:val="0"/>
                  <w:divBdr>
                    <w:top w:val="none" w:sz="0" w:space="0" w:color="auto"/>
                    <w:left w:val="none" w:sz="0" w:space="0" w:color="auto"/>
                    <w:bottom w:val="none" w:sz="0" w:space="0" w:color="auto"/>
                    <w:right w:val="none" w:sz="0" w:space="0" w:color="auto"/>
                  </w:divBdr>
                </w:div>
                <w:div w:id="2139057377">
                  <w:marLeft w:val="0"/>
                  <w:marRight w:val="0"/>
                  <w:marTop w:val="0"/>
                  <w:marBottom w:val="0"/>
                  <w:divBdr>
                    <w:top w:val="none" w:sz="0" w:space="0" w:color="auto"/>
                    <w:left w:val="none" w:sz="0" w:space="0" w:color="auto"/>
                    <w:bottom w:val="none" w:sz="0" w:space="0" w:color="auto"/>
                    <w:right w:val="none" w:sz="0" w:space="0" w:color="auto"/>
                  </w:divBdr>
                </w:div>
              </w:divsChild>
            </w:div>
            <w:div w:id="1203060156">
              <w:marLeft w:val="0"/>
              <w:marRight w:val="0"/>
              <w:marTop w:val="0"/>
              <w:marBottom w:val="0"/>
              <w:divBdr>
                <w:top w:val="none" w:sz="0" w:space="0" w:color="auto"/>
                <w:left w:val="none" w:sz="0" w:space="0" w:color="auto"/>
                <w:bottom w:val="none" w:sz="0" w:space="0" w:color="auto"/>
                <w:right w:val="none" w:sz="0" w:space="0" w:color="auto"/>
              </w:divBdr>
            </w:div>
            <w:div w:id="1215459153">
              <w:marLeft w:val="0"/>
              <w:marRight w:val="0"/>
              <w:marTop w:val="0"/>
              <w:marBottom w:val="0"/>
              <w:divBdr>
                <w:top w:val="none" w:sz="0" w:space="0" w:color="auto"/>
                <w:left w:val="none" w:sz="0" w:space="0" w:color="auto"/>
                <w:bottom w:val="none" w:sz="0" w:space="0" w:color="auto"/>
                <w:right w:val="none" w:sz="0" w:space="0" w:color="auto"/>
              </w:divBdr>
            </w:div>
            <w:div w:id="1221940699">
              <w:marLeft w:val="0"/>
              <w:marRight w:val="0"/>
              <w:marTop w:val="0"/>
              <w:marBottom w:val="0"/>
              <w:divBdr>
                <w:top w:val="none" w:sz="0" w:space="0" w:color="auto"/>
                <w:left w:val="none" w:sz="0" w:space="0" w:color="auto"/>
                <w:bottom w:val="none" w:sz="0" w:space="0" w:color="auto"/>
                <w:right w:val="none" w:sz="0" w:space="0" w:color="auto"/>
              </w:divBdr>
            </w:div>
            <w:div w:id="1247498127">
              <w:marLeft w:val="0"/>
              <w:marRight w:val="0"/>
              <w:marTop w:val="0"/>
              <w:marBottom w:val="0"/>
              <w:divBdr>
                <w:top w:val="none" w:sz="0" w:space="0" w:color="auto"/>
                <w:left w:val="none" w:sz="0" w:space="0" w:color="auto"/>
                <w:bottom w:val="none" w:sz="0" w:space="0" w:color="auto"/>
                <w:right w:val="none" w:sz="0" w:space="0" w:color="auto"/>
              </w:divBdr>
            </w:div>
            <w:div w:id="1248927812">
              <w:marLeft w:val="0"/>
              <w:marRight w:val="0"/>
              <w:marTop w:val="0"/>
              <w:marBottom w:val="0"/>
              <w:divBdr>
                <w:top w:val="none" w:sz="0" w:space="0" w:color="auto"/>
                <w:left w:val="none" w:sz="0" w:space="0" w:color="auto"/>
                <w:bottom w:val="none" w:sz="0" w:space="0" w:color="auto"/>
                <w:right w:val="none" w:sz="0" w:space="0" w:color="auto"/>
              </w:divBdr>
            </w:div>
            <w:div w:id="1249267639">
              <w:marLeft w:val="0"/>
              <w:marRight w:val="0"/>
              <w:marTop w:val="0"/>
              <w:marBottom w:val="0"/>
              <w:divBdr>
                <w:top w:val="none" w:sz="0" w:space="0" w:color="auto"/>
                <w:left w:val="none" w:sz="0" w:space="0" w:color="auto"/>
                <w:bottom w:val="none" w:sz="0" w:space="0" w:color="auto"/>
                <w:right w:val="none" w:sz="0" w:space="0" w:color="auto"/>
              </w:divBdr>
            </w:div>
            <w:div w:id="1264531280">
              <w:marLeft w:val="0"/>
              <w:marRight w:val="0"/>
              <w:marTop w:val="0"/>
              <w:marBottom w:val="0"/>
              <w:divBdr>
                <w:top w:val="none" w:sz="0" w:space="0" w:color="auto"/>
                <w:left w:val="none" w:sz="0" w:space="0" w:color="auto"/>
                <w:bottom w:val="none" w:sz="0" w:space="0" w:color="auto"/>
                <w:right w:val="none" w:sz="0" w:space="0" w:color="auto"/>
              </w:divBdr>
            </w:div>
            <w:div w:id="1305046469">
              <w:marLeft w:val="0"/>
              <w:marRight w:val="0"/>
              <w:marTop w:val="0"/>
              <w:marBottom w:val="0"/>
              <w:divBdr>
                <w:top w:val="none" w:sz="0" w:space="0" w:color="auto"/>
                <w:left w:val="none" w:sz="0" w:space="0" w:color="auto"/>
                <w:bottom w:val="none" w:sz="0" w:space="0" w:color="auto"/>
                <w:right w:val="none" w:sz="0" w:space="0" w:color="auto"/>
              </w:divBdr>
            </w:div>
            <w:div w:id="1326477531">
              <w:marLeft w:val="0"/>
              <w:marRight w:val="0"/>
              <w:marTop w:val="0"/>
              <w:marBottom w:val="0"/>
              <w:divBdr>
                <w:top w:val="none" w:sz="0" w:space="0" w:color="auto"/>
                <w:left w:val="none" w:sz="0" w:space="0" w:color="auto"/>
                <w:bottom w:val="none" w:sz="0" w:space="0" w:color="auto"/>
                <w:right w:val="none" w:sz="0" w:space="0" w:color="auto"/>
              </w:divBdr>
            </w:div>
            <w:div w:id="1380010015">
              <w:marLeft w:val="0"/>
              <w:marRight w:val="0"/>
              <w:marTop w:val="0"/>
              <w:marBottom w:val="0"/>
              <w:divBdr>
                <w:top w:val="none" w:sz="0" w:space="0" w:color="auto"/>
                <w:left w:val="none" w:sz="0" w:space="0" w:color="auto"/>
                <w:bottom w:val="none" w:sz="0" w:space="0" w:color="auto"/>
                <w:right w:val="none" w:sz="0" w:space="0" w:color="auto"/>
              </w:divBdr>
            </w:div>
            <w:div w:id="1390305570">
              <w:marLeft w:val="0"/>
              <w:marRight w:val="0"/>
              <w:marTop w:val="0"/>
              <w:marBottom w:val="0"/>
              <w:divBdr>
                <w:top w:val="none" w:sz="0" w:space="0" w:color="auto"/>
                <w:left w:val="none" w:sz="0" w:space="0" w:color="auto"/>
                <w:bottom w:val="none" w:sz="0" w:space="0" w:color="auto"/>
                <w:right w:val="none" w:sz="0" w:space="0" w:color="auto"/>
              </w:divBdr>
            </w:div>
            <w:div w:id="1449424596">
              <w:marLeft w:val="0"/>
              <w:marRight w:val="0"/>
              <w:marTop w:val="0"/>
              <w:marBottom w:val="0"/>
              <w:divBdr>
                <w:top w:val="none" w:sz="0" w:space="0" w:color="auto"/>
                <w:left w:val="none" w:sz="0" w:space="0" w:color="auto"/>
                <w:bottom w:val="none" w:sz="0" w:space="0" w:color="auto"/>
                <w:right w:val="none" w:sz="0" w:space="0" w:color="auto"/>
              </w:divBdr>
            </w:div>
            <w:div w:id="1470440055">
              <w:marLeft w:val="0"/>
              <w:marRight w:val="0"/>
              <w:marTop w:val="0"/>
              <w:marBottom w:val="0"/>
              <w:divBdr>
                <w:top w:val="none" w:sz="0" w:space="0" w:color="auto"/>
                <w:left w:val="none" w:sz="0" w:space="0" w:color="auto"/>
                <w:bottom w:val="none" w:sz="0" w:space="0" w:color="auto"/>
                <w:right w:val="none" w:sz="0" w:space="0" w:color="auto"/>
              </w:divBdr>
            </w:div>
            <w:div w:id="1471901612">
              <w:marLeft w:val="0"/>
              <w:marRight w:val="0"/>
              <w:marTop w:val="0"/>
              <w:marBottom w:val="0"/>
              <w:divBdr>
                <w:top w:val="none" w:sz="0" w:space="0" w:color="auto"/>
                <w:left w:val="none" w:sz="0" w:space="0" w:color="auto"/>
                <w:bottom w:val="none" w:sz="0" w:space="0" w:color="auto"/>
                <w:right w:val="none" w:sz="0" w:space="0" w:color="auto"/>
              </w:divBdr>
            </w:div>
            <w:div w:id="1490169242">
              <w:marLeft w:val="0"/>
              <w:marRight w:val="0"/>
              <w:marTop w:val="0"/>
              <w:marBottom w:val="0"/>
              <w:divBdr>
                <w:top w:val="none" w:sz="0" w:space="0" w:color="auto"/>
                <w:left w:val="none" w:sz="0" w:space="0" w:color="auto"/>
                <w:bottom w:val="none" w:sz="0" w:space="0" w:color="auto"/>
                <w:right w:val="none" w:sz="0" w:space="0" w:color="auto"/>
              </w:divBdr>
            </w:div>
            <w:div w:id="1499691677">
              <w:marLeft w:val="0"/>
              <w:marRight w:val="0"/>
              <w:marTop w:val="0"/>
              <w:marBottom w:val="0"/>
              <w:divBdr>
                <w:top w:val="none" w:sz="0" w:space="0" w:color="auto"/>
                <w:left w:val="none" w:sz="0" w:space="0" w:color="auto"/>
                <w:bottom w:val="none" w:sz="0" w:space="0" w:color="auto"/>
                <w:right w:val="none" w:sz="0" w:space="0" w:color="auto"/>
              </w:divBdr>
            </w:div>
            <w:div w:id="1533109210">
              <w:marLeft w:val="0"/>
              <w:marRight w:val="0"/>
              <w:marTop w:val="0"/>
              <w:marBottom w:val="0"/>
              <w:divBdr>
                <w:top w:val="none" w:sz="0" w:space="0" w:color="auto"/>
                <w:left w:val="none" w:sz="0" w:space="0" w:color="auto"/>
                <w:bottom w:val="none" w:sz="0" w:space="0" w:color="auto"/>
                <w:right w:val="none" w:sz="0" w:space="0" w:color="auto"/>
              </w:divBdr>
            </w:div>
            <w:div w:id="1540438152">
              <w:marLeft w:val="0"/>
              <w:marRight w:val="0"/>
              <w:marTop w:val="0"/>
              <w:marBottom w:val="0"/>
              <w:divBdr>
                <w:top w:val="none" w:sz="0" w:space="0" w:color="auto"/>
                <w:left w:val="none" w:sz="0" w:space="0" w:color="auto"/>
                <w:bottom w:val="none" w:sz="0" w:space="0" w:color="auto"/>
                <w:right w:val="none" w:sz="0" w:space="0" w:color="auto"/>
              </w:divBdr>
            </w:div>
            <w:div w:id="1546596760">
              <w:marLeft w:val="0"/>
              <w:marRight w:val="0"/>
              <w:marTop w:val="0"/>
              <w:marBottom w:val="0"/>
              <w:divBdr>
                <w:top w:val="none" w:sz="0" w:space="0" w:color="auto"/>
                <w:left w:val="none" w:sz="0" w:space="0" w:color="auto"/>
                <w:bottom w:val="none" w:sz="0" w:space="0" w:color="auto"/>
                <w:right w:val="none" w:sz="0" w:space="0" w:color="auto"/>
              </w:divBdr>
            </w:div>
            <w:div w:id="1588079905">
              <w:marLeft w:val="0"/>
              <w:marRight w:val="0"/>
              <w:marTop w:val="0"/>
              <w:marBottom w:val="0"/>
              <w:divBdr>
                <w:top w:val="none" w:sz="0" w:space="0" w:color="auto"/>
                <w:left w:val="none" w:sz="0" w:space="0" w:color="auto"/>
                <w:bottom w:val="none" w:sz="0" w:space="0" w:color="auto"/>
                <w:right w:val="none" w:sz="0" w:space="0" w:color="auto"/>
              </w:divBdr>
            </w:div>
            <w:div w:id="1588266508">
              <w:marLeft w:val="0"/>
              <w:marRight w:val="0"/>
              <w:marTop w:val="0"/>
              <w:marBottom w:val="0"/>
              <w:divBdr>
                <w:top w:val="none" w:sz="0" w:space="0" w:color="auto"/>
                <w:left w:val="none" w:sz="0" w:space="0" w:color="auto"/>
                <w:bottom w:val="none" w:sz="0" w:space="0" w:color="auto"/>
                <w:right w:val="none" w:sz="0" w:space="0" w:color="auto"/>
              </w:divBdr>
            </w:div>
            <w:div w:id="1643390905">
              <w:marLeft w:val="0"/>
              <w:marRight w:val="0"/>
              <w:marTop w:val="0"/>
              <w:marBottom w:val="0"/>
              <w:divBdr>
                <w:top w:val="none" w:sz="0" w:space="0" w:color="auto"/>
                <w:left w:val="none" w:sz="0" w:space="0" w:color="auto"/>
                <w:bottom w:val="none" w:sz="0" w:space="0" w:color="auto"/>
                <w:right w:val="none" w:sz="0" w:space="0" w:color="auto"/>
              </w:divBdr>
            </w:div>
            <w:div w:id="1672902897">
              <w:marLeft w:val="0"/>
              <w:marRight w:val="0"/>
              <w:marTop w:val="0"/>
              <w:marBottom w:val="0"/>
              <w:divBdr>
                <w:top w:val="none" w:sz="0" w:space="0" w:color="auto"/>
                <w:left w:val="none" w:sz="0" w:space="0" w:color="auto"/>
                <w:bottom w:val="none" w:sz="0" w:space="0" w:color="auto"/>
                <w:right w:val="none" w:sz="0" w:space="0" w:color="auto"/>
              </w:divBdr>
            </w:div>
            <w:div w:id="1692146116">
              <w:marLeft w:val="0"/>
              <w:marRight w:val="0"/>
              <w:marTop w:val="0"/>
              <w:marBottom w:val="0"/>
              <w:divBdr>
                <w:top w:val="none" w:sz="0" w:space="0" w:color="auto"/>
                <w:left w:val="none" w:sz="0" w:space="0" w:color="auto"/>
                <w:bottom w:val="none" w:sz="0" w:space="0" w:color="auto"/>
                <w:right w:val="none" w:sz="0" w:space="0" w:color="auto"/>
              </w:divBdr>
            </w:div>
            <w:div w:id="1719283437">
              <w:marLeft w:val="0"/>
              <w:marRight w:val="0"/>
              <w:marTop w:val="0"/>
              <w:marBottom w:val="0"/>
              <w:divBdr>
                <w:top w:val="none" w:sz="0" w:space="0" w:color="auto"/>
                <w:left w:val="none" w:sz="0" w:space="0" w:color="auto"/>
                <w:bottom w:val="none" w:sz="0" w:space="0" w:color="auto"/>
                <w:right w:val="none" w:sz="0" w:space="0" w:color="auto"/>
              </w:divBdr>
            </w:div>
            <w:div w:id="1770541034">
              <w:marLeft w:val="0"/>
              <w:marRight w:val="0"/>
              <w:marTop w:val="0"/>
              <w:marBottom w:val="0"/>
              <w:divBdr>
                <w:top w:val="none" w:sz="0" w:space="0" w:color="auto"/>
                <w:left w:val="none" w:sz="0" w:space="0" w:color="auto"/>
                <w:bottom w:val="none" w:sz="0" w:space="0" w:color="auto"/>
                <w:right w:val="none" w:sz="0" w:space="0" w:color="auto"/>
              </w:divBdr>
            </w:div>
            <w:div w:id="1846362539">
              <w:marLeft w:val="0"/>
              <w:marRight w:val="0"/>
              <w:marTop w:val="0"/>
              <w:marBottom w:val="0"/>
              <w:divBdr>
                <w:top w:val="none" w:sz="0" w:space="0" w:color="auto"/>
                <w:left w:val="none" w:sz="0" w:space="0" w:color="auto"/>
                <w:bottom w:val="none" w:sz="0" w:space="0" w:color="auto"/>
                <w:right w:val="none" w:sz="0" w:space="0" w:color="auto"/>
              </w:divBdr>
            </w:div>
            <w:div w:id="1880703516">
              <w:marLeft w:val="0"/>
              <w:marRight w:val="0"/>
              <w:marTop w:val="0"/>
              <w:marBottom w:val="0"/>
              <w:divBdr>
                <w:top w:val="none" w:sz="0" w:space="0" w:color="auto"/>
                <w:left w:val="none" w:sz="0" w:space="0" w:color="auto"/>
                <w:bottom w:val="none" w:sz="0" w:space="0" w:color="auto"/>
                <w:right w:val="none" w:sz="0" w:space="0" w:color="auto"/>
              </w:divBdr>
            </w:div>
            <w:div w:id="1915779495">
              <w:marLeft w:val="0"/>
              <w:marRight w:val="0"/>
              <w:marTop w:val="0"/>
              <w:marBottom w:val="0"/>
              <w:divBdr>
                <w:top w:val="none" w:sz="0" w:space="0" w:color="auto"/>
                <w:left w:val="none" w:sz="0" w:space="0" w:color="auto"/>
                <w:bottom w:val="none" w:sz="0" w:space="0" w:color="auto"/>
                <w:right w:val="none" w:sz="0" w:space="0" w:color="auto"/>
              </w:divBdr>
            </w:div>
            <w:div w:id="1954051061">
              <w:marLeft w:val="0"/>
              <w:marRight w:val="0"/>
              <w:marTop w:val="0"/>
              <w:marBottom w:val="0"/>
              <w:divBdr>
                <w:top w:val="none" w:sz="0" w:space="0" w:color="auto"/>
                <w:left w:val="none" w:sz="0" w:space="0" w:color="auto"/>
                <w:bottom w:val="none" w:sz="0" w:space="0" w:color="auto"/>
                <w:right w:val="none" w:sz="0" w:space="0" w:color="auto"/>
              </w:divBdr>
            </w:div>
            <w:div w:id="1965883891">
              <w:marLeft w:val="0"/>
              <w:marRight w:val="0"/>
              <w:marTop w:val="0"/>
              <w:marBottom w:val="0"/>
              <w:divBdr>
                <w:top w:val="none" w:sz="0" w:space="0" w:color="auto"/>
                <w:left w:val="none" w:sz="0" w:space="0" w:color="auto"/>
                <w:bottom w:val="none" w:sz="0" w:space="0" w:color="auto"/>
                <w:right w:val="none" w:sz="0" w:space="0" w:color="auto"/>
              </w:divBdr>
            </w:div>
            <w:div w:id="1989897246">
              <w:marLeft w:val="0"/>
              <w:marRight w:val="0"/>
              <w:marTop w:val="0"/>
              <w:marBottom w:val="0"/>
              <w:divBdr>
                <w:top w:val="none" w:sz="0" w:space="0" w:color="auto"/>
                <w:left w:val="none" w:sz="0" w:space="0" w:color="auto"/>
                <w:bottom w:val="none" w:sz="0" w:space="0" w:color="auto"/>
                <w:right w:val="none" w:sz="0" w:space="0" w:color="auto"/>
              </w:divBdr>
            </w:div>
            <w:div w:id="1991205105">
              <w:marLeft w:val="0"/>
              <w:marRight w:val="0"/>
              <w:marTop w:val="0"/>
              <w:marBottom w:val="0"/>
              <w:divBdr>
                <w:top w:val="none" w:sz="0" w:space="0" w:color="auto"/>
                <w:left w:val="none" w:sz="0" w:space="0" w:color="auto"/>
                <w:bottom w:val="none" w:sz="0" w:space="0" w:color="auto"/>
                <w:right w:val="none" w:sz="0" w:space="0" w:color="auto"/>
              </w:divBdr>
            </w:div>
            <w:div w:id="1992171048">
              <w:marLeft w:val="0"/>
              <w:marRight w:val="0"/>
              <w:marTop w:val="0"/>
              <w:marBottom w:val="0"/>
              <w:divBdr>
                <w:top w:val="none" w:sz="0" w:space="0" w:color="auto"/>
                <w:left w:val="none" w:sz="0" w:space="0" w:color="auto"/>
                <w:bottom w:val="none" w:sz="0" w:space="0" w:color="auto"/>
                <w:right w:val="none" w:sz="0" w:space="0" w:color="auto"/>
              </w:divBdr>
            </w:div>
            <w:div w:id="2015372474">
              <w:marLeft w:val="0"/>
              <w:marRight w:val="0"/>
              <w:marTop w:val="0"/>
              <w:marBottom w:val="0"/>
              <w:divBdr>
                <w:top w:val="none" w:sz="0" w:space="0" w:color="auto"/>
                <w:left w:val="none" w:sz="0" w:space="0" w:color="auto"/>
                <w:bottom w:val="none" w:sz="0" w:space="0" w:color="auto"/>
                <w:right w:val="none" w:sz="0" w:space="0" w:color="auto"/>
              </w:divBdr>
            </w:div>
            <w:div w:id="2025353508">
              <w:marLeft w:val="0"/>
              <w:marRight w:val="0"/>
              <w:marTop w:val="0"/>
              <w:marBottom w:val="0"/>
              <w:divBdr>
                <w:top w:val="none" w:sz="0" w:space="0" w:color="auto"/>
                <w:left w:val="none" w:sz="0" w:space="0" w:color="auto"/>
                <w:bottom w:val="none" w:sz="0" w:space="0" w:color="auto"/>
                <w:right w:val="none" w:sz="0" w:space="0" w:color="auto"/>
              </w:divBdr>
            </w:div>
            <w:div w:id="2032369561">
              <w:marLeft w:val="0"/>
              <w:marRight w:val="0"/>
              <w:marTop w:val="0"/>
              <w:marBottom w:val="0"/>
              <w:divBdr>
                <w:top w:val="none" w:sz="0" w:space="0" w:color="auto"/>
                <w:left w:val="none" w:sz="0" w:space="0" w:color="auto"/>
                <w:bottom w:val="none" w:sz="0" w:space="0" w:color="auto"/>
                <w:right w:val="none" w:sz="0" w:space="0" w:color="auto"/>
              </w:divBdr>
            </w:div>
            <w:div w:id="2053578992">
              <w:marLeft w:val="0"/>
              <w:marRight w:val="0"/>
              <w:marTop w:val="0"/>
              <w:marBottom w:val="0"/>
              <w:divBdr>
                <w:top w:val="none" w:sz="0" w:space="0" w:color="auto"/>
                <w:left w:val="none" w:sz="0" w:space="0" w:color="auto"/>
                <w:bottom w:val="none" w:sz="0" w:space="0" w:color="auto"/>
                <w:right w:val="none" w:sz="0" w:space="0" w:color="auto"/>
              </w:divBdr>
            </w:div>
            <w:div w:id="2058966274">
              <w:marLeft w:val="0"/>
              <w:marRight w:val="0"/>
              <w:marTop w:val="0"/>
              <w:marBottom w:val="0"/>
              <w:divBdr>
                <w:top w:val="none" w:sz="0" w:space="0" w:color="auto"/>
                <w:left w:val="none" w:sz="0" w:space="0" w:color="auto"/>
                <w:bottom w:val="none" w:sz="0" w:space="0" w:color="auto"/>
                <w:right w:val="none" w:sz="0" w:space="0" w:color="auto"/>
              </w:divBdr>
            </w:div>
            <w:div w:id="2083981897">
              <w:marLeft w:val="0"/>
              <w:marRight w:val="0"/>
              <w:marTop w:val="0"/>
              <w:marBottom w:val="0"/>
              <w:divBdr>
                <w:top w:val="none" w:sz="0" w:space="0" w:color="auto"/>
                <w:left w:val="none" w:sz="0" w:space="0" w:color="auto"/>
                <w:bottom w:val="none" w:sz="0" w:space="0" w:color="auto"/>
                <w:right w:val="none" w:sz="0" w:space="0" w:color="auto"/>
              </w:divBdr>
            </w:div>
            <w:div w:id="2091853520">
              <w:marLeft w:val="0"/>
              <w:marRight w:val="0"/>
              <w:marTop w:val="0"/>
              <w:marBottom w:val="0"/>
              <w:divBdr>
                <w:top w:val="none" w:sz="0" w:space="0" w:color="auto"/>
                <w:left w:val="none" w:sz="0" w:space="0" w:color="auto"/>
                <w:bottom w:val="none" w:sz="0" w:space="0" w:color="auto"/>
                <w:right w:val="none" w:sz="0" w:space="0" w:color="auto"/>
              </w:divBdr>
            </w:div>
            <w:div w:id="2092309887">
              <w:marLeft w:val="0"/>
              <w:marRight w:val="0"/>
              <w:marTop w:val="0"/>
              <w:marBottom w:val="0"/>
              <w:divBdr>
                <w:top w:val="none" w:sz="0" w:space="0" w:color="auto"/>
                <w:left w:val="none" w:sz="0" w:space="0" w:color="auto"/>
                <w:bottom w:val="none" w:sz="0" w:space="0" w:color="auto"/>
                <w:right w:val="none" w:sz="0" w:space="0" w:color="auto"/>
              </w:divBdr>
            </w:div>
          </w:divsChild>
        </w:div>
        <w:div w:id="1184129000">
          <w:marLeft w:val="0"/>
          <w:marRight w:val="0"/>
          <w:marTop w:val="0"/>
          <w:marBottom w:val="0"/>
          <w:divBdr>
            <w:top w:val="none" w:sz="0" w:space="0" w:color="auto"/>
            <w:left w:val="none" w:sz="0" w:space="0" w:color="auto"/>
            <w:bottom w:val="none" w:sz="0" w:space="0" w:color="auto"/>
            <w:right w:val="none" w:sz="0" w:space="0" w:color="auto"/>
          </w:divBdr>
          <w:divsChild>
            <w:div w:id="83377092">
              <w:marLeft w:val="0"/>
              <w:marRight w:val="0"/>
              <w:marTop w:val="0"/>
              <w:marBottom w:val="0"/>
              <w:divBdr>
                <w:top w:val="none" w:sz="0" w:space="0" w:color="auto"/>
                <w:left w:val="none" w:sz="0" w:space="0" w:color="auto"/>
                <w:bottom w:val="none" w:sz="0" w:space="0" w:color="auto"/>
                <w:right w:val="none" w:sz="0" w:space="0" w:color="auto"/>
              </w:divBdr>
            </w:div>
            <w:div w:id="668025412">
              <w:marLeft w:val="0"/>
              <w:marRight w:val="0"/>
              <w:marTop w:val="0"/>
              <w:marBottom w:val="0"/>
              <w:divBdr>
                <w:top w:val="none" w:sz="0" w:space="0" w:color="auto"/>
                <w:left w:val="none" w:sz="0" w:space="0" w:color="auto"/>
                <w:bottom w:val="none" w:sz="0" w:space="0" w:color="auto"/>
                <w:right w:val="none" w:sz="0" w:space="0" w:color="auto"/>
              </w:divBdr>
            </w:div>
            <w:div w:id="1121919956">
              <w:marLeft w:val="0"/>
              <w:marRight w:val="0"/>
              <w:marTop w:val="0"/>
              <w:marBottom w:val="0"/>
              <w:divBdr>
                <w:top w:val="none" w:sz="0" w:space="0" w:color="auto"/>
                <w:left w:val="none" w:sz="0" w:space="0" w:color="auto"/>
                <w:bottom w:val="none" w:sz="0" w:space="0" w:color="auto"/>
                <w:right w:val="none" w:sz="0" w:space="0" w:color="auto"/>
              </w:divBdr>
              <w:divsChild>
                <w:div w:id="42367618">
                  <w:marLeft w:val="0"/>
                  <w:marRight w:val="0"/>
                  <w:marTop w:val="0"/>
                  <w:marBottom w:val="0"/>
                  <w:divBdr>
                    <w:top w:val="none" w:sz="0" w:space="0" w:color="auto"/>
                    <w:left w:val="none" w:sz="0" w:space="0" w:color="auto"/>
                    <w:bottom w:val="none" w:sz="0" w:space="0" w:color="auto"/>
                    <w:right w:val="none" w:sz="0" w:space="0" w:color="auto"/>
                  </w:divBdr>
                </w:div>
                <w:div w:id="641664934">
                  <w:marLeft w:val="0"/>
                  <w:marRight w:val="0"/>
                  <w:marTop w:val="0"/>
                  <w:marBottom w:val="0"/>
                  <w:divBdr>
                    <w:top w:val="none" w:sz="0" w:space="0" w:color="auto"/>
                    <w:left w:val="none" w:sz="0" w:space="0" w:color="auto"/>
                    <w:bottom w:val="none" w:sz="0" w:space="0" w:color="auto"/>
                    <w:right w:val="none" w:sz="0" w:space="0" w:color="auto"/>
                  </w:divBdr>
                </w:div>
                <w:div w:id="1371225946">
                  <w:marLeft w:val="0"/>
                  <w:marRight w:val="0"/>
                  <w:marTop w:val="0"/>
                  <w:marBottom w:val="0"/>
                  <w:divBdr>
                    <w:top w:val="none" w:sz="0" w:space="0" w:color="auto"/>
                    <w:left w:val="none" w:sz="0" w:space="0" w:color="auto"/>
                    <w:bottom w:val="none" w:sz="0" w:space="0" w:color="auto"/>
                    <w:right w:val="none" w:sz="0" w:space="0" w:color="auto"/>
                  </w:divBdr>
                </w:div>
                <w:div w:id="1550989938">
                  <w:marLeft w:val="0"/>
                  <w:marRight w:val="0"/>
                  <w:marTop w:val="0"/>
                  <w:marBottom w:val="0"/>
                  <w:divBdr>
                    <w:top w:val="none" w:sz="0" w:space="0" w:color="auto"/>
                    <w:left w:val="none" w:sz="0" w:space="0" w:color="auto"/>
                    <w:bottom w:val="none" w:sz="0" w:space="0" w:color="auto"/>
                    <w:right w:val="none" w:sz="0" w:space="0" w:color="auto"/>
                  </w:divBdr>
                </w:div>
                <w:div w:id="1806923490">
                  <w:marLeft w:val="0"/>
                  <w:marRight w:val="0"/>
                  <w:marTop w:val="0"/>
                  <w:marBottom w:val="0"/>
                  <w:divBdr>
                    <w:top w:val="none" w:sz="0" w:space="0" w:color="auto"/>
                    <w:left w:val="none" w:sz="0" w:space="0" w:color="auto"/>
                    <w:bottom w:val="none" w:sz="0" w:space="0" w:color="auto"/>
                    <w:right w:val="none" w:sz="0" w:space="0" w:color="auto"/>
                  </w:divBdr>
                </w:div>
                <w:div w:id="1819371686">
                  <w:marLeft w:val="0"/>
                  <w:marRight w:val="0"/>
                  <w:marTop w:val="0"/>
                  <w:marBottom w:val="0"/>
                  <w:divBdr>
                    <w:top w:val="none" w:sz="0" w:space="0" w:color="auto"/>
                    <w:left w:val="none" w:sz="0" w:space="0" w:color="auto"/>
                    <w:bottom w:val="none" w:sz="0" w:space="0" w:color="auto"/>
                    <w:right w:val="none" w:sz="0" w:space="0" w:color="auto"/>
                  </w:divBdr>
                </w:div>
                <w:div w:id="1867594896">
                  <w:marLeft w:val="0"/>
                  <w:marRight w:val="0"/>
                  <w:marTop w:val="0"/>
                  <w:marBottom w:val="0"/>
                  <w:divBdr>
                    <w:top w:val="none" w:sz="0" w:space="0" w:color="auto"/>
                    <w:left w:val="none" w:sz="0" w:space="0" w:color="auto"/>
                    <w:bottom w:val="none" w:sz="0" w:space="0" w:color="auto"/>
                    <w:right w:val="none" w:sz="0" w:space="0" w:color="auto"/>
                  </w:divBdr>
                </w:div>
                <w:div w:id="2056805431">
                  <w:marLeft w:val="0"/>
                  <w:marRight w:val="0"/>
                  <w:marTop w:val="0"/>
                  <w:marBottom w:val="0"/>
                  <w:divBdr>
                    <w:top w:val="none" w:sz="0" w:space="0" w:color="auto"/>
                    <w:left w:val="none" w:sz="0" w:space="0" w:color="auto"/>
                    <w:bottom w:val="none" w:sz="0" w:space="0" w:color="auto"/>
                    <w:right w:val="none" w:sz="0" w:space="0" w:color="auto"/>
                  </w:divBdr>
                </w:div>
              </w:divsChild>
            </w:div>
            <w:div w:id="1199472098">
              <w:marLeft w:val="0"/>
              <w:marRight w:val="0"/>
              <w:marTop w:val="0"/>
              <w:marBottom w:val="0"/>
              <w:divBdr>
                <w:top w:val="none" w:sz="0" w:space="0" w:color="auto"/>
                <w:left w:val="none" w:sz="0" w:space="0" w:color="auto"/>
                <w:bottom w:val="none" w:sz="0" w:space="0" w:color="auto"/>
                <w:right w:val="none" w:sz="0" w:space="0" w:color="auto"/>
              </w:divBdr>
            </w:div>
            <w:div w:id="1242636828">
              <w:marLeft w:val="0"/>
              <w:marRight w:val="0"/>
              <w:marTop w:val="0"/>
              <w:marBottom w:val="0"/>
              <w:divBdr>
                <w:top w:val="none" w:sz="0" w:space="0" w:color="auto"/>
                <w:left w:val="none" w:sz="0" w:space="0" w:color="auto"/>
                <w:bottom w:val="none" w:sz="0" w:space="0" w:color="auto"/>
                <w:right w:val="none" w:sz="0" w:space="0" w:color="auto"/>
              </w:divBdr>
            </w:div>
            <w:div w:id="1317807556">
              <w:marLeft w:val="0"/>
              <w:marRight w:val="0"/>
              <w:marTop w:val="0"/>
              <w:marBottom w:val="0"/>
              <w:divBdr>
                <w:top w:val="none" w:sz="0" w:space="0" w:color="auto"/>
                <w:left w:val="none" w:sz="0" w:space="0" w:color="auto"/>
                <w:bottom w:val="none" w:sz="0" w:space="0" w:color="auto"/>
                <w:right w:val="none" w:sz="0" w:space="0" w:color="auto"/>
              </w:divBdr>
            </w:div>
            <w:div w:id="1348558512">
              <w:marLeft w:val="0"/>
              <w:marRight w:val="0"/>
              <w:marTop w:val="0"/>
              <w:marBottom w:val="0"/>
              <w:divBdr>
                <w:top w:val="none" w:sz="0" w:space="0" w:color="auto"/>
                <w:left w:val="none" w:sz="0" w:space="0" w:color="auto"/>
                <w:bottom w:val="none" w:sz="0" w:space="0" w:color="auto"/>
                <w:right w:val="none" w:sz="0" w:space="0" w:color="auto"/>
              </w:divBdr>
            </w:div>
            <w:div w:id="1665548034">
              <w:marLeft w:val="0"/>
              <w:marRight w:val="0"/>
              <w:marTop w:val="0"/>
              <w:marBottom w:val="0"/>
              <w:divBdr>
                <w:top w:val="none" w:sz="0" w:space="0" w:color="auto"/>
                <w:left w:val="none" w:sz="0" w:space="0" w:color="auto"/>
                <w:bottom w:val="none" w:sz="0" w:space="0" w:color="auto"/>
                <w:right w:val="none" w:sz="0" w:space="0" w:color="auto"/>
              </w:divBdr>
            </w:div>
            <w:div w:id="1799685876">
              <w:marLeft w:val="0"/>
              <w:marRight w:val="0"/>
              <w:marTop w:val="0"/>
              <w:marBottom w:val="0"/>
              <w:divBdr>
                <w:top w:val="none" w:sz="0" w:space="0" w:color="auto"/>
                <w:left w:val="none" w:sz="0" w:space="0" w:color="auto"/>
                <w:bottom w:val="none" w:sz="0" w:space="0" w:color="auto"/>
                <w:right w:val="none" w:sz="0" w:space="0" w:color="auto"/>
              </w:divBdr>
            </w:div>
          </w:divsChild>
        </w:div>
        <w:div w:id="1194534451">
          <w:marLeft w:val="0"/>
          <w:marRight w:val="0"/>
          <w:marTop w:val="0"/>
          <w:marBottom w:val="0"/>
          <w:divBdr>
            <w:top w:val="none" w:sz="0" w:space="0" w:color="auto"/>
            <w:left w:val="none" w:sz="0" w:space="0" w:color="auto"/>
            <w:bottom w:val="none" w:sz="0" w:space="0" w:color="auto"/>
            <w:right w:val="none" w:sz="0" w:space="0" w:color="auto"/>
          </w:divBdr>
          <w:divsChild>
            <w:div w:id="509688156">
              <w:marLeft w:val="0"/>
              <w:marRight w:val="0"/>
              <w:marTop w:val="0"/>
              <w:marBottom w:val="0"/>
              <w:divBdr>
                <w:top w:val="none" w:sz="0" w:space="0" w:color="auto"/>
                <w:left w:val="none" w:sz="0" w:space="0" w:color="auto"/>
                <w:bottom w:val="none" w:sz="0" w:space="0" w:color="auto"/>
                <w:right w:val="none" w:sz="0" w:space="0" w:color="auto"/>
              </w:divBdr>
            </w:div>
            <w:div w:id="1923366006">
              <w:marLeft w:val="0"/>
              <w:marRight w:val="0"/>
              <w:marTop w:val="0"/>
              <w:marBottom w:val="0"/>
              <w:divBdr>
                <w:top w:val="none" w:sz="0" w:space="0" w:color="auto"/>
                <w:left w:val="none" w:sz="0" w:space="0" w:color="auto"/>
                <w:bottom w:val="none" w:sz="0" w:space="0" w:color="auto"/>
                <w:right w:val="none" w:sz="0" w:space="0" w:color="auto"/>
              </w:divBdr>
              <w:divsChild>
                <w:div w:id="32945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8706">
          <w:marLeft w:val="0"/>
          <w:marRight w:val="0"/>
          <w:marTop w:val="0"/>
          <w:marBottom w:val="0"/>
          <w:divBdr>
            <w:top w:val="none" w:sz="0" w:space="0" w:color="auto"/>
            <w:left w:val="none" w:sz="0" w:space="0" w:color="auto"/>
            <w:bottom w:val="none" w:sz="0" w:space="0" w:color="auto"/>
            <w:right w:val="none" w:sz="0" w:space="0" w:color="auto"/>
          </w:divBdr>
          <w:divsChild>
            <w:div w:id="36201717">
              <w:marLeft w:val="0"/>
              <w:marRight w:val="0"/>
              <w:marTop w:val="0"/>
              <w:marBottom w:val="0"/>
              <w:divBdr>
                <w:top w:val="none" w:sz="0" w:space="0" w:color="auto"/>
                <w:left w:val="none" w:sz="0" w:space="0" w:color="auto"/>
                <w:bottom w:val="none" w:sz="0" w:space="0" w:color="auto"/>
                <w:right w:val="none" w:sz="0" w:space="0" w:color="auto"/>
              </w:divBdr>
            </w:div>
            <w:div w:id="175658815">
              <w:marLeft w:val="0"/>
              <w:marRight w:val="0"/>
              <w:marTop w:val="0"/>
              <w:marBottom w:val="0"/>
              <w:divBdr>
                <w:top w:val="none" w:sz="0" w:space="0" w:color="auto"/>
                <w:left w:val="none" w:sz="0" w:space="0" w:color="auto"/>
                <w:bottom w:val="none" w:sz="0" w:space="0" w:color="auto"/>
                <w:right w:val="none" w:sz="0" w:space="0" w:color="auto"/>
              </w:divBdr>
            </w:div>
            <w:div w:id="263002906">
              <w:marLeft w:val="0"/>
              <w:marRight w:val="0"/>
              <w:marTop w:val="0"/>
              <w:marBottom w:val="0"/>
              <w:divBdr>
                <w:top w:val="none" w:sz="0" w:space="0" w:color="auto"/>
                <w:left w:val="none" w:sz="0" w:space="0" w:color="auto"/>
                <w:bottom w:val="none" w:sz="0" w:space="0" w:color="auto"/>
                <w:right w:val="none" w:sz="0" w:space="0" w:color="auto"/>
              </w:divBdr>
            </w:div>
            <w:div w:id="309405242">
              <w:marLeft w:val="0"/>
              <w:marRight w:val="0"/>
              <w:marTop w:val="0"/>
              <w:marBottom w:val="0"/>
              <w:divBdr>
                <w:top w:val="none" w:sz="0" w:space="0" w:color="auto"/>
                <w:left w:val="none" w:sz="0" w:space="0" w:color="auto"/>
                <w:bottom w:val="none" w:sz="0" w:space="0" w:color="auto"/>
                <w:right w:val="none" w:sz="0" w:space="0" w:color="auto"/>
              </w:divBdr>
            </w:div>
            <w:div w:id="435178737">
              <w:marLeft w:val="0"/>
              <w:marRight w:val="0"/>
              <w:marTop w:val="0"/>
              <w:marBottom w:val="0"/>
              <w:divBdr>
                <w:top w:val="none" w:sz="0" w:space="0" w:color="auto"/>
                <w:left w:val="none" w:sz="0" w:space="0" w:color="auto"/>
                <w:bottom w:val="none" w:sz="0" w:space="0" w:color="auto"/>
                <w:right w:val="none" w:sz="0" w:space="0" w:color="auto"/>
              </w:divBdr>
            </w:div>
            <w:div w:id="645206763">
              <w:marLeft w:val="0"/>
              <w:marRight w:val="0"/>
              <w:marTop w:val="0"/>
              <w:marBottom w:val="0"/>
              <w:divBdr>
                <w:top w:val="none" w:sz="0" w:space="0" w:color="auto"/>
                <w:left w:val="none" w:sz="0" w:space="0" w:color="auto"/>
                <w:bottom w:val="none" w:sz="0" w:space="0" w:color="auto"/>
                <w:right w:val="none" w:sz="0" w:space="0" w:color="auto"/>
              </w:divBdr>
            </w:div>
            <w:div w:id="790903422">
              <w:marLeft w:val="0"/>
              <w:marRight w:val="0"/>
              <w:marTop w:val="0"/>
              <w:marBottom w:val="0"/>
              <w:divBdr>
                <w:top w:val="none" w:sz="0" w:space="0" w:color="auto"/>
                <w:left w:val="none" w:sz="0" w:space="0" w:color="auto"/>
                <w:bottom w:val="none" w:sz="0" w:space="0" w:color="auto"/>
                <w:right w:val="none" w:sz="0" w:space="0" w:color="auto"/>
              </w:divBdr>
            </w:div>
            <w:div w:id="829638780">
              <w:marLeft w:val="0"/>
              <w:marRight w:val="0"/>
              <w:marTop w:val="0"/>
              <w:marBottom w:val="0"/>
              <w:divBdr>
                <w:top w:val="none" w:sz="0" w:space="0" w:color="auto"/>
                <w:left w:val="none" w:sz="0" w:space="0" w:color="auto"/>
                <w:bottom w:val="none" w:sz="0" w:space="0" w:color="auto"/>
                <w:right w:val="none" w:sz="0" w:space="0" w:color="auto"/>
              </w:divBdr>
              <w:divsChild>
                <w:div w:id="136723242">
                  <w:marLeft w:val="0"/>
                  <w:marRight w:val="0"/>
                  <w:marTop w:val="0"/>
                  <w:marBottom w:val="0"/>
                  <w:divBdr>
                    <w:top w:val="none" w:sz="0" w:space="0" w:color="auto"/>
                    <w:left w:val="none" w:sz="0" w:space="0" w:color="auto"/>
                    <w:bottom w:val="none" w:sz="0" w:space="0" w:color="auto"/>
                    <w:right w:val="none" w:sz="0" w:space="0" w:color="auto"/>
                  </w:divBdr>
                </w:div>
                <w:div w:id="161970814">
                  <w:marLeft w:val="0"/>
                  <w:marRight w:val="0"/>
                  <w:marTop w:val="0"/>
                  <w:marBottom w:val="0"/>
                  <w:divBdr>
                    <w:top w:val="none" w:sz="0" w:space="0" w:color="auto"/>
                    <w:left w:val="none" w:sz="0" w:space="0" w:color="auto"/>
                    <w:bottom w:val="none" w:sz="0" w:space="0" w:color="auto"/>
                    <w:right w:val="none" w:sz="0" w:space="0" w:color="auto"/>
                  </w:divBdr>
                </w:div>
                <w:div w:id="230165658">
                  <w:marLeft w:val="0"/>
                  <w:marRight w:val="0"/>
                  <w:marTop w:val="0"/>
                  <w:marBottom w:val="0"/>
                  <w:divBdr>
                    <w:top w:val="none" w:sz="0" w:space="0" w:color="auto"/>
                    <w:left w:val="none" w:sz="0" w:space="0" w:color="auto"/>
                    <w:bottom w:val="none" w:sz="0" w:space="0" w:color="auto"/>
                    <w:right w:val="none" w:sz="0" w:space="0" w:color="auto"/>
                  </w:divBdr>
                </w:div>
                <w:div w:id="403451056">
                  <w:marLeft w:val="0"/>
                  <w:marRight w:val="0"/>
                  <w:marTop w:val="0"/>
                  <w:marBottom w:val="0"/>
                  <w:divBdr>
                    <w:top w:val="none" w:sz="0" w:space="0" w:color="auto"/>
                    <w:left w:val="none" w:sz="0" w:space="0" w:color="auto"/>
                    <w:bottom w:val="none" w:sz="0" w:space="0" w:color="auto"/>
                    <w:right w:val="none" w:sz="0" w:space="0" w:color="auto"/>
                  </w:divBdr>
                </w:div>
                <w:div w:id="584265336">
                  <w:marLeft w:val="0"/>
                  <w:marRight w:val="0"/>
                  <w:marTop w:val="0"/>
                  <w:marBottom w:val="0"/>
                  <w:divBdr>
                    <w:top w:val="none" w:sz="0" w:space="0" w:color="auto"/>
                    <w:left w:val="none" w:sz="0" w:space="0" w:color="auto"/>
                    <w:bottom w:val="none" w:sz="0" w:space="0" w:color="auto"/>
                    <w:right w:val="none" w:sz="0" w:space="0" w:color="auto"/>
                  </w:divBdr>
                </w:div>
                <w:div w:id="869681292">
                  <w:marLeft w:val="0"/>
                  <w:marRight w:val="0"/>
                  <w:marTop w:val="0"/>
                  <w:marBottom w:val="0"/>
                  <w:divBdr>
                    <w:top w:val="none" w:sz="0" w:space="0" w:color="auto"/>
                    <w:left w:val="none" w:sz="0" w:space="0" w:color="auto"/>
                    <w:bottom w:val="none" w:sz="0" w:space="0" w:color="auto"/>
                    <w:right w:val="none" w:sz="0" w:space="0" w:color="auto"/>
                  </w:divBdr>
                </w:div>
                <w:div w:id="889264008">
                  <w:marLeft w:val="0"/>
                  <w:marRight w:val="0"/>
                  <w:marTop w:val="0"/>
                  <w:marBottom w:val="0"/>
                  <w:divBdr>
                    <w:top w:val="none" w:sz="0" w:space="0" w:color="auto"/>
                    <w:left w:val="none" w:sz="0" w:space="0" w:color="auto"/>
                    <w:bottom w:val="none" w:sz="0" w:space="0" w:color="auto"/>
                    <w:right w:val="none" w:sz="0" w:space="0" w:color="auto"/>
                  </w:divBdr>
                </w:div>
                <w:div w:id="922102842">
                  <w:marLeft w:val="0"/>
                  <w:marRight w:val="0"/>
                  <w:marTop w:val="0"/>
                  <w:marBottom w:val="0"/>
                  <w:divBdr>
                    <w:top w:val="none" w:sz="0" w:space="0" w:color="auto"/>
                    <w:left w:val="none" w:sz="0" w:space="0" w:color="auto"/>
                    <w:bottom w:val="none" w:sz="0" w:space="0" w:color="auto"/>
                    <w:right w:val="none" w:sz="0" w:space="0" w:color="auto"/>
                  </w:divBdr>
                </w:div>
                <w:div w:id="1021392117">
                  <w:marLeft w:val="0"/>
                  <w:marRight w:val="0"/>
                  <w:marTop w:val="0"/>
                  <w:marBottom w:val="0"/>
                  <w:divBdr>
                    <w:top w:val="none" w:sz="0" w:space="0" w:color="auto"/>
                    <w:left w:val="none" w:sz="0" w:space="0" w:color="auto"/>
                    <w:bottom w:val="none" w:sz="0" w:space="0" w:color="auto"/>
                    <w:right w:val="none" w:sz="0" w:space="0" w:color="auto"/>
                  </w:divBdr>
                </w:div>
                <w:div w:id="1053386850">
                  <w:marLeft w:val="0"/>
                  <w:marRight w:val="0"/>
                  <w:marTop w:val="0"/>
                  <w:marBottom w:val="0"/>
                  <w:divBdr>
                    <w:top w:val="none" w:sz="0" w:space="0" w:color="auto"/>
                    <w:left w:val="none" w:sz="0" w:space="0" w:color="auto"/>
                    <w:bottom w:val="none" w:sz="0" w:space="0" w:color="auto"/>
                    <w:right w:val="none" w:sz="0" w:space="0" w:color="auto"/>
                  </w:divBdr>
                </w:div>
                <w:div w:id="1172377354">
                  <w:marLeft w:val="0"/>
                  <w:marRight w:val="0"/>
                  <w:marTop w:val="0"/>
                  <w:marBottom w:val="0"/>
                  <w:divBdr>
                    <w:top w:val="none" w:sz="0" w:space="0" w:color="auto"/>
                    <w:left w:val="none" w:sz="0" w:space="0" w:color="auto"/>
                    <w:bottom w:val="none" w:sz="0" w:space="0" w:color="auto"/>
                    <w:right w:val="none" w:sz="0" w:space="0" w:color="auto"/>
                  </w:divBdr>
                </w:div>
                <w:div w:id="1215121168">
                  <w:marLeft w:val="0"/>
                  <w:marRight w:val="0"/>
                  <w:marTop w:val="0"/>
                  <w:marBottom w:val="0"/>
                  <w:divBdr>
                    <w:top w:val="none" w:sz="0" w:space="0" w:color="auto"/>
                    <w:left w:val="none" w:sz="0" w:space="0" w:color="auto"/>
                    <w:bottom w:val="none" w:sz="0" w:space="0" w:color="auto"/>
                    <w:right w:val="none" w:sz="0" w:space="0" w:color="auto"/>
                  </w:divBdr>
                </w:div>
                <w:div w:id="1243682504">
                  <w:marLeft w:val="0"/>
                  <w:marRight w:val="0"/>
                  <w:marTop w:val="0"/>
                  <w:marBottom w:val="0"/>
                  <w:divBdr>
                    <w:top w:val="none" w:sz="0" w:space="0" w:color="auto"/>
                    <w:left w:val="none" w:sz="0" w:space="0" w:color="auto"/>
                    <w:bottom w:val="none" w:sz="0" w:space="0" w:color="auto"/>
                    <w:right w:val="none" w:sz="0" w:space="0" w:color="auto"/>
                  </w:divBdr>
                </w:div>
                <w:div w:id="1261327984">
                  <w:marLeft w:val="0"/>
                  <w:marRight w:val="0"/>
                  <w:marTop w:val="0"/>
                  <w:marBottom w:val="0"/>
                  <w:divBdr>
                    <w:top w:val="none" w:sz="0" w:space="0" w:color="auto"/>
                    <w:left w:val="none" w:sz="0" w:space="0" w:color="auto"/>
                    <w:bottom w:val="none" w:sz="0" w:space="0" w:color="auto"/>
                    <w:right w:val="none" w:sz="0" w:space="0" w:color="auto"/>
                  </w:divBdr>
                </w:div>
                <w:div w:id="1485513524">
                  <w:marLeft w:val="0"/>
                  <w:marRight w:val="0"/>
                  <w:marTop w:val="0"/>
                  <w:marBottom w:val="0"/>
                  <w:divBdr>
                    <w:top w:val="none" w:sz="0" w:space="0" w:color="auto"/>
                    <w:left w:val="none" w:sz="0" w:space="0" w:color="auto"/>
                    <w:bottom w:val="none" w:sz="0" w:space="0" w:color="auto"/>
                    <w:right w:val="none" w:sz="0" w:space="0" w:color="auto"/>
                  </w:divBdr>
                </w:div>
                <w:div w:id="1520663140">
                  <w:marLeft w:val="0"/>
                  <w:marRight w:val="0"/>
                  <w:marTop w:val="0"/>
                  <w:marBottom w:val="0"/>
                  <w:divBdr>
                    <w:top w:val="none" w:sz="0" w:space="0" w:color="auto"/>
                    <w:left w:val="none" w:sz="0" w:space="0" w:color="auto"/>
                    <w:bottom w:val="none" w:sz="0" w:space="0" w:color="auto"/>
                    <w:right w:val="none" w:sz="0" w:space="0" w:color="auto"/>
                  </w:divBdr>
                </w:div>
                <w:div w:id="1622033852">
                  <w:marLeft w:val="0"/>
                  <w:marRight w:val="0"/>
                  <w:marTop w:val="0"/>
                  <w:marBottom w:val="0"/>
                  <w:divBdr>
                    <w:top w:val="none" w:sz="0" w:space="0" w:color="auto"/>
                    <w:left w:val="none" w:sz="0" w:space="0" w:color="auto"/>
                    <w:bottom w:val="none" w:sz="0" w:space="0" w:color="auto"/>
                    <w:right w:val="none" w:sz="0" w:space="0" w:color="auto"/>
                  </w:divBdr>
                </w:div>
                <w:div w:id="1658458022">
                  <w:marLeft w:val="0"/>
                  <w:marRight w:val="0"/>
                  <w:marTop w:val="0"/>
                  <w:marBottom w:val="0"/>
                  <w:divBdr>
                    <w:top w:val="none" w:sz="0" w:space="0" w:color="auto"/>
                    <w:left w:val="none" w:sz="0" w:space="0" w:color="auto"/>
                    <w:bottom w:val="none" w:sz="0" w:space="0" w:color="auto"/>
                    <w:right w:val="none" w:sz="0" w:space="0" w:color="auto"/>
                  </w:divBdr>
                </w:div>
                <w:div w:id="1702781948">
                  <w:marLeft w:val="0"/>
                  <w:marRight w:val="0"/>
                  <w:marTop w:val="0"/>
                  <w:marBottom w:val="0"/>
                  <w:divBdr>
                    <w:top w:val="none" w:sz="0" w:space="0" w:color="auto"/>
                    <w:left w:val="none" w:sz="0" w:space="0" w:color="auto"/>
                    <w:bottom w:val="none" w:sz="0" w:space="0" w:color="auto"/>
                    <w:right w:val="none" w:sz="0" w:space="0" w:color="auto"/>
                  </w:divBdr>
                </w:div>
                <w:div w:id="2077775455">
                  <w:marLeft w:val="0"/>
                  <w:marRight w:val="0"/>
                  <w:marTop w:val="0"/>
                  <w:marBottom w:val="0"/>
                  <w:divBdr>
                    <w:top w:val="none" w:sz="0" w:space="0" w:color="auto"/>
                    <w:left w:val="none" w:sz="0" w:space="0" w:color="auto"/>
                    <w:bottom w:val="none" w:sz="0" w:space="0" w:color="auto"/>
                    <w:right w:val="none" w:sz="0" w:space="0" w:color="auto"/>
                  </w:divBdr>
                </w:div>
              </w:divsChild>
            </w:div>
            <w:div w:id="927006972">
              <w:marLeft w:val="0"/>
              <w:marRight w:val="0"/>
              <w:marTop w:val="0"/>
              <w:marBottom w:val="0"/>
              <w:divBdr>
                <w:top w:val="none" w:sz="0" w:space="0" w:color="auto"/>
                <w:left w:val="none" w:sz="0" w:space="0" w:color="auto"/>
                <w:bottom w:val="none" w:sz="0" w:space="0" w:color="auto"/>
                <w:right w:val="none" w:sz="0" w:space="0" w:color="auto"/>
              </w:divBdr>
            </w:div>
            <w:div w:id="947199135">
              <w:marLeft w:val="0"/>
              <w:marRight w:val="0"/>
              <w:marTop w:val="0"/>
              <w:marBottom w:val="0"/>
              <w:divBdr>
                <w:top w:val="none" w:sz="0" w:space="0" w:color="auto"/>
                <w:left w:val="none" w:sz="0" w:space="0" w:color="auto"/>
                <w:bottom w:val="none" w:sz="0" w:space="0" w:color="auto"/>
                <w:right w:val="none" w:sz="0" w:space="0" w:color="auto"/>
              </w:divBdr>
            </w:div>
            <w:div w:id="949825734">
              <w:marLeft w:val="0"/>
              <w:marRight w:val="0"/>
              <w:marTop w:val="0"/>
              <w:marBottom w:val="0"/>
              <w:divBdr>
                <w:top w:val="none" w:sz="0" w:space="0" w:color="auto"/>
                <w:left w:val="none" w:sz="0" w:space="0" w:color="auto"/>
                <w:bottom w:val="none" w:sz="0" w:space="0" w:color="auto"/>
                <w:right w:val="none" w:sz="0" w:space="0" w:color="auto"/>
              </w:divBdr>
            </w:div>
            <w:div w:id="1084230314">
              <w:marLeft w:val="0"/>
              <w:marRight w:val="0"/>
              <w:marTop w:val="0"/>
              <w:marBottom w:val="0"/>
              <w:divBdr>
                <w:top w:val="none" w:sz="0" w:space="0" w:color="auto"/>
                <w:left w:val="none" w:sz="0" w:space="0" w:color="auto"/>
                <w:bottom w:val="none" w:sz="0" w:space="0" w:color="auto"/>
                <w:right w:val="none" w:sz="0" w:space="0" w:color="auto"/>
              </w:divBdr>
            </w:div>
            <w:div w:id="1234656529">
              <w:marLeft w:val="0"/>
              <w:marRight w:val="0"/>
              <w:marTop w:val="0"/>
              <w:marBottom w:val="0"/>
              <w:divBdr>
                <w:top w:val="none" w:sz="0" w:space="0" w:color="auto"/>
                <w:left w:val="none" w:sz="0" w:space="0" w:color="auto"/>
                <w:bottom w:val="none" w:sz="0" w:space="0" w:color="auto"/>
                <w:right w:val="none" w:sz="0" w:space="0" w:color="auto"/>
              </w:divBdr>
            </w:div>
            <w:div w:id="1317950086">
              <w:marLeft w:val="0"/>
              <w:marRight w:val="0"/>
              <w:marTop w:val="0"/>
              <w:marBottom w:val="0"/>
              <w:divBdr>
                <w:top w:val="none" w:sz="0" w:space="0" w:color="auto"/>
                <w:left w:val="none" w:sz="0" w:space="0" w:color="auto"/>
                <w:bottom w:val="none" w:sz="0" w:space="0" w:color="auto"/>
                <w:right w:val="none" w:sz="0" w:space="0" w:color="auto"/>
              </w:divBdr>
            </w:div>
            <w:div w:id="1357926273">
              <w:marLeft w:val="0"/>
              <w:marRight w:val="0"/>
              <w:marTop w:val="0"/>
              <w:marBottom w:val="0"/>
              <w:divBdr>
                <w:top w:val="none" w:sz="0" w:space="0" w:color="auto"/>
                <w:left w:val="none" w:sz="0" w:space="0" w:color="auto"/>
                <w:bottom w:val="none" w:sz="0" w:space="0" w:color="auto"/>
                <w:right w:val="none" w:sz="0" w:space="0" w:color="auto"/>
              </w:divBdr>
            </w:div>
            <w:div w:id="1367026105">
              <w:marLeft w:val="0"/>
              <w:marRight w:val="0"/>
              <w:marTop w:val="0"/>
              <w:marBottom w:val="0"/>
              <w:divBdr>
                <w:top w:val="none" w:sz="0" w:space="0" w:color="auto"/>
                <w:left w:val="none" w:sz="0" w:space="0" w:color="auto"/>
                <w:bottom w:val="none" w:sz="0" w:space="0" w:color="auto"/>
                <w:right w:val="none" w:sz="0" w:space="0" w:color="auto"/>
              </w:divBdr>
            </w:div>
            <w:div w:id="1418017488">
              <w:marLeft w:val="0"/>
              <w:marRight w:val="0"/>
              <w:marTop w:val="0"/>
              <w:marBottom w:val="0"/>
              <w:divBdr>
                <w:top w:val="none" w:sz="0" w:space="0" w:color="auto"/>
                <w:left w:val="none" w:sz="0" w:space="0" w:color="auto"/>
                <w:bottom w:val="none" w:sz="0" w:space="0" w:color="auto"/>
                <w:right w:val="none" w:sz="0" w:space="0" w:color="auto"/>
              </w:divBdr>
            </w:div>
            <w:div w:id="1537086012">
              <w:marLeft w:val="0"/>
              <w:marRight w:val="0"/>
              <w:marTop w:val="0"/>
              <w:marBottom w:val="0"/>
              <w:divBdr>
                <w:top w:val="none" w:sz="0" w:space="0" w:color="auto"/>
                <w:left w:val="none" w:sz="0" w:space="0" w:color="auto"/>
                <w:bottom w:val="none" w:sz="0" w:space="0" w:color="auto"/>
                <w:right w:val="none" w:sz="0" w:space="0" w:color="auto"/>
              </w:divBdr>
            </w:div>
            <w:div w:id="1825462361">
              <w:marLeft w:val="0"/>
              <w:marRight w:val="0"/>
              <w:marTop w:val="0"/>
              <w:marBottom w:val="0"/>
              <w:divBdr>
                <w:top w:val="none" w:sz="0" w:space="0" w:color="auto"/>
                <w:left w:val="none" w:sz="0" w:space="0" w:color="auto"/>
                <w:bottom w:val="none" w:sz="0" w:space="0" w:color="auto"/>
                <w:right w:val="none" w:sz="0" w:space="0" w:color="auto"/>
              </w:divBdr>
            </w:div>
            <w:div w:id="1879126419">
              <w:marLeft w:val="0"/>
              <w:marRight w:val="0"/>
              <w:marTop w:val="0"/>
              <w:marBottom w:val="0"/>
              <w:divBdr>
                <w:top w:val="none" w:sz="0" w:space="0" w:color="auto"/>
                <w:left w:val="none" w:sz="0" w:space="0" w:color="auto"/>
                <w:bottom w:val="none" w:sz="0" w:space="0" w:color="auto"/>
                <w:right w:val="none" w:sz="0" w:space="0" w:color="auto"/>
              </w:divBdr>
            </w:div>
            <w:div w:id="2013071085">
              <w:marLeft w:val="0"/>
              <w:marRight w:val="0"/>
              <w:marTop w:val="0"/>
              <w:marBottom w:val="0"/>
              <w:divBdr>
                <w:top w:val="none" w:sz="0" w:space="0" w:color="auto"/>
                <w:left w:val="none" w:sz="0" w:space="0" w:color="auto"/>
                <w:bottom w:val="none" w:sz="0" w:space="0" w:color="auto"/>
                <w:right w:val="none" w:sz="0" w:space="0" w:color="auto"/>
              </w:divBdr>
            </w:div>
          </w:divsChild>
        </w:div>
        <w:div w:id="1198397565">
          <w:marLeft w:val="0"/>
          <w:marRight w:val="0"/>
          <w:marTop w:val="0"/>
          <w:marBottom w:val="0"/>
          <w:divBdr>
            <w:top w:val="none" w:sz="0" w:space="0" w:color="auto"/>
            <w:left w:val="none" w:sz="0" w:space="0" w:color="auto"/>
            <w:bottom w:val="none" w:sz="0" w:space="0" w:color="auto"/>
            <w:right w:val="none" w:sz="0" w:space="0" w:color="auto"/>
          </w:divBdr>
          <w:divsChild>
            <w:div w:id="193422171">
              <w:marLeft w:val="0"/>
              <w:marRight w:val="0"/>
              <w:marTop w:val="0"/>
              <w:marBottom w:val="0"/>
              <w:divBdr>
                <w:top w:val="none" w:sz="0" w:space="0" w:color="auto"/>
                <w:left w:val="none" w:sz="0" w:space="0" w:color="auto"/>
                <w:bottom w:val="none" w:sz="0" w:space="0" w:color="auto"/>
                <w:right w:val="none" w:sz="0" w:space="0" w:color="auto"/>
              </w:divBdr>
            </w:div>
            <w:div w:id="333143787">
              <w:marLeft w:val="0"/>
              <w:marRight w:val="0"/>
              <w:marTop w:val="0"/>
              <w:marBottom w:val="0"/>
              <w:divBdr>
                <w:top w:val="none" w:sz="0" w:space="0" w:color="auto"/>
                <w:left w:val="none" w:sz="0" w:space="0" w:color="auto"/>
                <w:bottom w:val="none" w:sz="0" w:space="0" w:color="auto"/>
                <w:right w:val="none" w:sz="0" w:space="0" w:color="auto"/>
              </w:divBdr>
            </w:div>
            <w:div w:id="542139652">
              <w:marLeft w:val="0"/>
              <w:marRight w:val="0"/>
              <w:marTop w:val="0"/>
              <w:marBottom w:val="0"/>
              <w:divBdr>
                <w:top w:val="none" w:sz="0" w:space="0" w:color="auto"/>
                <w:left w:val="none" w:sz="0" w:space="0" w:color="auto"/>
                <w:bottom w:val="none" w:sz="0" w:space="0" w:color="auto"/>
                <w:right w:val="none" w:sz="0" w:space="0" w:color="auto"/>
              </w:divBdr>
            </w:div>
            <w:div w:id="1295212715">
              <w:marLeft w:val="0"/>
              <w:marRight w:val="0"/>
              <w:marTop w:val="0"/>
              <w:marBottom w:val="0"/>
              <w:divBdr>
                <w:top w:val="none" w:sz="0" w:space="0" w:color="auto"/>
                <w:left w:val="none" w:sz="0" w:space="0" w:color="auto"/>
                <w:bottom w:val="none" w:sz="0" w:space="0" w:color="auto"/>
                <w:right w:val="none" w:sz="0" w:space="0" w:color="auto"/>
              </w:divBdr>
            </w:div>
            <w:div w:id="1524174806">
              <w:marLeft w:val="0"/>
              <w:marRight w:val="0"/>
              <w:marTop w:val="0"/>
              <w:marBottom w:val="0"/>
              <w:divBdr>
                <w:top w:val="none" w:sz="0" w:space="0" w:color="auto"/>
                <w:left w:val="none" w:sz="0" w:space="0" w:color="auto"/>
                <w:bottom w:val="none" w:sz="0" w:space="0" w:color="auto"/>
                <w:right w:val="none" w:sz="0" w:space="0" w:color="auto"/>
              </w:divBdr>
              <w:divsChild>
                <w:div w:id="356781538">
                  <w:marLeft w:val="0"/>
                  <w:marRight w:val="0"/>
                  <w:marTop w:val="0"/>
                  <w:marBottom w:val="0"/>
                  <w:divBdr>
                    <w:top w:val="none" w:sz="0" w:space="0" w:color="auto"/>
                    <w:left w:val="none" w:sz="0" w:space="0" w:color="auto"/>
                    <w:bottom w:val="none" w:sz="0" w:space="0" w:color="auto"/>
                    <w:right w:val="none" w:sz="0" w:space="0" w:color="auto"/>
                  </w:divBdr>
                </w:div>
                <w:div w:id="730268486">
                  <w:marLeft w:val="0"/>
                  <w:marRight w:val="0"/>
                  <w:marTop w:val="0"/>
                  <w:marBottom w:val="0"/>
                  <w:divBdr>
                    <w:top w:val="none" w:sz="0" w:space="0" w:color="auto"/>
                    <w:left w:val="none" w:sz="0" w:space="0" w:color="auto"/>
                    <w:bottom w:val="none" w:sz="0" w:space="0" w:color="auto"/>
                    <w:right w:val="none" w:sz="0" w:space="0" w:color="auto"/>
                  </w:divBdr>
                </w:div>
                <w:div w:id="804928508">
                  <w:marLeft w:val="0"/>
                  <w:marRight w:val="0"/>
                  <w:marTop w:val="0"/>
                  <w:marBottom w:val="0"/>
                  <w:divBdr>
                    <w:top w:val="none" w:sz="0" w:space="0" w:color="auto"/>
                    <w:left w:val="none" w:sz="0" w:space="0" w:color="auto"/>
                    <w:bottom w:val="none" w:sz="0" w:space="0" w:color="auto"/>
                    <w:right w:val="none" w:sz="0" w:space="0" w:color="auto"/>
                  </w:divBdr>
                </w:div>
                <w:div w:id="1219171940">
                  <w:marLeft w:val="0"/>
                  <w:marRight w:val="0"/>
                  <w:marTop w:val="0"/>
                  <w:marBottom w:val="0"/>
                  <w:divBdr>
                    <w:top w:val="none" w:sz="0" w:space="0" w:color="auto"/>
                    <w:left w:val="none" w:sz="0" w:space="0" w:color="auto"/>
                    <w:bottom w:val="none" w:sz="0" w:space="0" w:color="auto"/>
                    <w:right w:val="none" w:sz="0" w:space="0" w:color="auto"/>
                  </w:divBdr>
                </w:div>
                <w:div w:id="2113279930">
                  <w:marLeft w:val="0"/>
                  <w:marRight w:val="0"/>
                  <w:marTop w:val="0"/>
                  <w:marBottom w:val="0"/>
                  <w:divBdr>
                    <w:top w:val="none" w:sz="0" w:space="0" w:color="auto"/>
                    <w:left w:val="none" w:sz="0" w:space="0" w:color="auto"/>
                    <w:bottom w:val="none" w:sz="0" w:space="0" w:color="auto"/>
                    <w:right w:val="none" w:sz="0" w:space="0" w:color="auto"/>
                  </w:divBdr>
                </w:div>
              </w:divsChild>
            </w:div>
            <w:div w:id="1951279397">
              <w:marLeft w:val="0"/>
              <w:marRight w:val="0"/>
              <w:marTop w:val="0"/>
              <w:marBottom w:val="0"/>
              <w:divBdr>
                <w:top w:val="none" w:sz="0" w:space="0" w:color="auto"/>
                <w:left w:val="none" w:sz="0" w:space="0" w:color="auto"/>
                <w:bottom w:val="none" w:sz="0" w:space="0" w:color="auto"/>
                <w:right w:val="none" w:sz="0" w:space="0" w:color="auto"/>
              </w:divBdr>
            </w:div>
          </w:divsChild>
        </w:div>
        <w:div w:id="1202589779">
          <w:marLeft w:val="0"/>
          <w:marRight w:val="0"/>
          <w:marTop w:val="0"/>
          <w:marBottom w:val="0"/>
          <w:divBdr>
            <w:top w:val="none" w:sz="0" w:space="0" w:color="auto"/>
            <w:left w:val="none" w:sz="0" w:space="0" w:color="auto"/>
            <w:bottom w:val="none" w:sz="0" w:space="0" w:color="auto"/>
            <w:right w:val="none" w:sz="0" w:space="0" w:color="auto"/>
          </w:divBdr>
          <w:divsChild>
            <w:div w:id="192691138">
              <w:marLeft w:val="0"/>
              <w:marRight w:val="0"/>
              <w:marTop w:val="0"/>
              <w:marBottom w:val="0"/>
              <w:divBdr>
                <w:top w:val="none" w:sz="0" w:space="0" w:color="auto"/>
                <w:left w:val="none" w:sz="0" w:space="0" w:color="auto"/>
                <w:bottom w:val="none" w:sz="0" w:space="0" w:color="auto"/>
                <w:right w:val="none" w:sz="0" w:space="0" w:color="auto"/>
              </w:divBdr>
            </w:div>
            <w:div w:id="750808417">
              <w:marLeft w:val="0"/>
              <w:marRight w:val="0"/>
              <w:marTop w:val="0"/>
              <w:marBottom w:val="0"/>
              <w:divBdr>
                <w:top w:val="none" w:sz="0" w:space="0" w:color="auto"/>
                <w:left w:val="none" w:sz="0" w:space="0" w:color="auto"/>
                <w:bottom w:val="none" w:sz="0" w:space="0" w:color="auto"/>
                <w:right w:val="none" w:sz="0" w:space="0" w:color="auto"/>
              </w:divBdr>
            </w:div>
            <w:div w:id="985430551">
              <w:marLeft w:val="0"/>
              <w:marRight w:val="0"/>
              <w:marTop w:val="0"/>
              <w:marBottom w:val="0"/>
              <w:divBdr>
                <w:top w:val="none" w:sz="0" w:space="0" w:color="auto"/>
                <w:left w:val="none" w:sz="0" w:space="0" w:color="auto"/>
                <w:bottom w:val="none" w:sz="0" w:space="0" w:color="auto"/>
                <w:right w:val="none" w:sz="0" w:space="0" w:color="auto"/>
              </w:divBdr>
            </w:div>
            <w:div w:id="1827471920">
              <w:marLeft w:val="0"/>
              <w:marRight w:val="0"/>
              <w:marTop w:val="0"/>
              <w:marBottom w:val="0"/>
              <w:divBdr>
                <w:top w:val="none" w:sz="0" w:space="0" w:color="auto"/>
                <w:left w:val="none" w:sz="0" w:space="0" w:color="auto"/>
                <w:bottom w:val="none" w:sz="0" w:space="0" w:color="auto"/>
                <w:right w:val="none" w:sz="0" w:space="0" w:color="auto"/>
              </w:divBdr>
              <w:divsChild>
                <w:div w:id="37357761">
                  <w:marLeft w:val="0"/>
                  <w:marRight w:val="0"/>
                  <w:marTop w:val="0"/>
                  <w:marBottom w:val="0"/>
                  <w:divBdr>
                    <w:top w:val="none" w:sz="0" w:space="0" w:color="auto"/>
                    <w:left w:val="none" w:sz="0" w:space="0" w:color="auto"/>
                    <w:bottom w:val="none" w:sz="0" w:space="0" w:color="auto"/>
                    <w:right w:val="none" w:sz="0" w:space="0" w:color="auto"/>
                  </w:divBdr>
                </w:div>
                <w:div w:id="1719550400">
                  <w:marLeft w:val="0"/>
                  <w:marRight w:val="0"/>
                  <w:marTop w:val="0"/>
                  <w:marBottom w:val="0"/>
                  <w:divBdr>
                    <w:top w:val="none" w:sz="0" w:space="0" w:color="auto"/>
                    <w:left w:val="none" w:sz="0" w:space="0" w:color="auto"/>
                    <w:bottom w:val="none" w:sz="0" w:space="0" w:color="auto"/>
                    <w:right w:val="none" w:sz="0" w:space="0" w:color="auto"/>
                  </w:divBdr>
                </w:div>
                <w:div w:id="21254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6564">
          <w:marLeft w:val="0"/>
          <w:marRight w:val="0"/>
          <w:marTop w:val="0"/>
          <w:marBottom w:val="0"/>
          <w:divBdr>
            <w:top w:val="none" w:sz="0" w:space="0" w:color="auto"/>
            <w:left w:val="none" w:sz="0" w:space="0" w:color="auto"/>
            <w:bottom w:val="none" w:sz="0" w:space="0" w:color="auto"/>
            <w:right w:val="none" w:sz="0" w:space="0" w:color="auto"/>
          </w:divBdr>
          <w:divsChild>
            <w:div w:id="154566064">
              <w:marLeft w:val="0"/>
              <w:marRight w:val="0"/>
              <w:marTop w:val="0"/>
              <w:marBottom w:val="0"/>
              <w:divBdr>
                <w:top w:val="none" w:sz="0" w:space="0" w:color="auto"/>
                <w:left w:val="none" w:sz="0" w:space="0" w:color="auto"/>
                <w:bottom w:val="none" w:sz="0" w:space="0" w:color="auto"/>
                <w:right w:val="none" w:sz="0" w:space="0" w:color="auto"/>
              </w:divBdr>
            </w:div>
            <w:div w:id="187330513">
              <w:marLeft w:val="0"/>
              <w:marRight w:val="0"/>
              <w:marTop w:val="0"/>
              <w:marBottom w:val="0"/>
              <w:divBdr>
                <w:top w:val="none" w:sz="0" w:space="0" w:color="auto"/>
                <w:left w:val="none" w:sz="0" w:space="0" w:color="auto"/>
                <w:bottom w:val="none" w:sz="0" w:space="0" w:color="auto"/>
                <w:right w:val="none" w:sz="0" w:space="0" w:color="auto"/>
              </w:divBdr>
            </w:div>
            <w:div w:id="267741662">
              <w:marLeft w:val="0"/>
              <w:marRight w:val="0"/>
              <w:marTop w:val="0"/>
              <w:marBottom w:val="0"/>
              <w:divBdr>
                <w:top w:val="none" w:sz="0" w:space="0" w:color="auto"/>
                <w:left w:val="none" w:sz="0" w:space="0" w:color="auto"/>
                <w:bottom w:val="none" w:sz="0" w:space="0" w:color="auto"/>
                <w:right w:val="none" w:sz="0" w:space="0" w:color="auto"/>
              </w:divBdr>
            </w:div>
            <w:div w:id="344089534">
              <w:marLeft w:val="0"/>
              <w:marRight w:val="0"/>
              <w:marTop w:val="0"/>
              <w:marBottom w:val="0"/>
              <w:divBdr>
                <w:top w:val="none" w:sz="0" w:space="0" w:color="auto"/>
                <w:left w:val="none" w:sz="0" w:space="0" w:color="auto"/>
                <w:bottom w:val="none" w:sz="0" w:space="0" w:color="auto"/>
                <w:right w:val="none" w:sz="0" w:space="0" w:color="auto"/>
              </w:divBdr>
            </w:div>
            <w:div w:id="400716747">
              <w:marLeft w:val="0"/>
              <w:marRight w:val="0"/>
              <w:marTop w:val="0"/>
              <w:marBottom w:val="0"/>
              <w:divBdr>
                <w:top w:val="none" w:sz="0" w:space="0" w:color="auto"/>
                <w:left w:val="none" w:sz="0" w:space="0" w:color="auto"/>
                <w:bottom w:val="none" w:sz="0" w:space="0" w:color="auto"/>
                <w:right w:val="none" w:sz="0" w:space="0" w:color="auto"/>
              </w:divBdr>
            </w:div>
            <w:div w:id="503403349">
              <w:marLeft w:val="0"/>
              <w:marRight w:val="0"/>
              <w:marTop w:val="0"/>
              <w:marBottom w:val="0"/>
              <w:divBdr>
                <w:top w:val="none" w:sz="0" w:space="0" w:color="auto"/>
                <w:left w:val="none" w:sz="0" w:space="0" w:color="auto"/>
                <w:bottom w:val="none" w:sz="0" w:space="0" w:color="auto"/>
                <w:right w:val="none" w:sz="0" w:space="0" w:color="auto"/>
              </w:divBdr>
            </w:div>
            <w:div w:id="538127504">
              <w:marLeft w:val="0"/>
              <w:marRight w:val="0"/>
              <w:marTop w:val="0"/>
              <w:marBottom w:val="0"/>
              <w:divBdr>
                <w:top w:val="none" w:sz="0" w:space="0" w:color="auto"/>
                <w:left w:val="none" w:sz="0" w:space="0" w:color="auto"/>
                <w:bottom w:val="none" w:sz="0" w:space="0" w:color="auto"/>
                <w:right w:val="none" w:sz="0" w:space="0" w:color="auto"/>
              </w:divBdr>
            </w:div>
            <w:div w:id="662010060">
              <w:marLeft w:val="0"/>
              <w:marRight w:val="0"/>
              <w:marTop w:val="0"/>
              <w:marBottom w:val="0"/>
              <w:divBdr>
                <w:top w:val="none" w:sz="0" w:space="0" w:color="auto"/>
                <w:left w:val="none" w:sz="0" w:space="0" w:color="auto"/>
                <w:bottom w:val="none" w:sz="0" w:space="0" w:color="auto"/>
                <w:right w:val="none" w:sz="0" w:space="0" w:color="auto"/>
              </w:divBdr>
            </w:div>
            <w:div w:id="769424995">
              <w:marLeft w:val="0"/>
              <w:marRight w:val="0"/>
              <w:marTop w:val="0"/>
              <w:marBottom w:val="0"/>
              <w:divBdr>
                <w:top w:val="none" w:sz="0" w:space="0" w:color="auto"/>
                <w:left w:val="none" w:sz="0" w:space="0" w:color="auto"/>
                <w:bottom w:val="none" w:sz="0" w:space="0" w:color="auto"/>
                <w:right w:val="none" w:sz="0" w:space="0" w:color="auto"/>
              </w:divBdr>
            </w:div>
            <w:div w:id="837502292">
              <w:marLeft w:val="0"/>
              <w:marRight w:val="0"/>
              <w:marTop w:val="0"/>
              <w:marBottom w:val="0"/>
              <w:divBdr>
                <w:top w:val="none" w:sz="0" w:space="0" w:color="auto"/>
                <w:left w:val="none" w:sz="0" w:space="0" w:color="auto"/>
                <w:bottom w:val="none" w:sz="0" w:space="0" w:color="auto"/>
                <w:right w:val="none" w:sz="0" w:space="0" w:color="auto"/>
              </w:divBdr>
            </w:div>
            <w:div w:id="846822214">
              <w:marLeft w:val="0"/>
              <w:marRight w:val="0"/>
              <w:marTop w:val="0"/>
              <w:marBottom w:val="0"/>
              <w:divBdr>
                <w:top w:val="none" w:sz="0" w:space="0" w:color="auto"/>
                <w:left w:val="none" w:sz="0" w:space="0" w:color="auto"/>
                <w:bottom w:val="none" w:sz="0" w:space="0" w:color="auto"/>
                <w:right w:val="none" w:sz="0" w:space="0" w:color="auto"/>
              </w:divBdr>
            </w:div>
            <w:div w:id="1082801325">
              <w:marLeft w:val="0"/>
              <w:marRight w:val="0"/>
              <w:marTop w:val="0"/>
              <w:marBottom w:val="0"/>
              <w:divBdr>
                <w:top w:val="none" w:sz="0" w:space="0" w:color="auto"/>
                <w:left w:val="none" w:sz="0" w:space="0" w:color="auto"/>
                <w:bottom w:val="none" w:sz="0" w:space="0" w:color="auto"/>
                <w:right w:val="none" w:sz="0" w:space="0" w:color="auto"/>
              </w:divBdr>
            </w:div>
            <w:div w:id="1088423413">
              <w:marLeft w:val="0"/>
              <w:marRight w:val="0"/>
              <w:marTop w:val="0"/>
              <w:marBottom w:val="0"/>
              <w:divBdr>
                <w:top w:val="none" w:sz="0" w:space="0" w:color="auto"/>
                <w:left w:val="none" w:sz="0" w:space="0" w:color="auto"/>
                <w:bottom w:val="none" w:sz="0" w:space="0" w:color="auto"/>
                <w:right w:val="none" w:sz="0" w:space="0" w:color="auto"/>
              </w:divBdr>
            </w:div>
            <w:div w:id="1232618508">
              <w:marLeft w:val="0"/>
              <w:marRight w:val="0"/>
              <w:marTop w:val="0"/>
              <w:marBottom w:val="0"/>
              <w:divBdr>
                <w:top w:val="none" w:sz="0" w:space="0" w:color="auto"/>
                <w:left w:val="none" w:sz="0" w:space="0" w:color="auto"/>
                <w:bottom w:val="none" w:sz="0" w:space="0" w:color="auto"/>
                <w:right w:val="none" w:sz="0" w:space="0" w:color="auto"/>
              </w:divBdr>
            </w:div>
            <w:div w:id="1236093217">
              <w:marLeft w:val="0"/>
              <w:marRight w:val="0"/>
              <w:marTop w:val="0"/>
              <w:marBottom w:val="0"/>
              <w:divBdr>
                <w:top w:val="none" w:sz="0" w:space="0" w:color="auto"/>
                <w:left w:val="none" w:sz="0" w:space="0" w:color="auto"/>
                <w:bottom w:val="none" w:sz="0" w:space="0" w:color="auto"/>
                <w:right w:val="none" w:sz="0" w:space="0" w:color="auto"/>
              </w:divBdr>
            </w:div>
            <w:div w:id="1396969987">
              <w:marLeft w:val="0"/>
              <w:marRight w:val="0"/>
              <w:marTop w:val="0"/>
              <w:marBottom w:val="0"/>
              <w:divBdr>
                <w:top w:val="none" w:sz="0" w:space="0" w:color="auto"/>
                <w:left w:val="none" w:sz="0" w:space="0" w:color="auto"/>
                <w:bottom w:val="none" w:sz="0" w:space="0" w:color="auto"/>
                <w:right w:val="none" w:sz="0" w:space="0" w:color="auto"/>
              </w:divBdr>
            </w:div>
            <w:div w:id="1512837358">
              <w:marLeft w:val="0"/>
              <w:marRight w:val="0"/>
              <w:marTop w:val="0"/>
              <w:marBottom w:val="0"/>
              <w:divBdr>
                <w:top w:val="none" w:sz="0" w:space="0" w:color="auto"/>
                <w:left w:val="none" w:sz="0" w:space="0" w:color="auto"/>
                <w:bottom w:val="none" w:sz="0" w:space="0" w:color="auto"/>
                <w:right w:val="none" w:sz="0" w:space="0" w:color="auto"/>
              </w:divBdr>
            </w:div>
            <w:div w:id="1634748001">
              <w:marLeft w:val="0"/>
              <w:marRight w:val="0"/>
              <w:marTop w:val="0"/>
              <w:marBottom w:val="0"/>
              <w:divBdr>
                <w:top w:val="none" w:sz="0" w:space="0" w:color="auto"/>
                <w:left w:val="none" w:sz="0" w:space="0" w:color="auto"/>
                <w:bottom w:val="none" w:sz="0" w:space="0" w:color="auto"/>
                <w:right w:val="none" w:sz="0" w:space="0" w:color="auto"/>
              </w:divBdr>
            </w:div>
            <w:div w:id="1693647018">
              <w:marLeft w:val="0"/>
              <w:marRight w:val="0"/>
              <w:marTop w:val="0"/>
              <w:marBottom w:val="0"/>
              <w:divBdr>
                <w:top w:val="none" w:sz="0" w:space="0" w:color="auto"/>
                <w:left w:val="none" w:sz="0" w:space="0" w:color="auto"/>
                <w:bottom w:val="none" w:sz="0" w:space="0" w:color="auto"/>
                <w:right w:val="none" w:sz="0" w:space="0" w:color="auto"/>
              </w:divBdr>
            </w:div>
            <w:div w:id="1696887090">
              <w:marLeft w:val="0"/>
              <w:marRight w:val="0"/>
              <w:marTop w:val="0"/>
              <w:marBottom w:val="0"/>
              <w:divBdr>
                <w:top w:val="none" w:sz="0" w:space="0" w:color="auto"/>
                <w:left w:val="none" w:sz="0" w:space="0" w:color="auto"/>
                <w:bottom w:val="none" w:sz="0" w:space="0" w:color="auto"/>
                <w:right w:val="none" w:sz="0" w:space="0" w:color="auto"/>
              </w:divBdr>
              <w:divsChild>
                <w:div w:id="36660116">
                  <w:marLeft w:val="0"/>
                  <w:marRight w:val="0"/>
                  <w:marTop w:val="0"/>
                  <w:marBottom w:val="0"/>
                  <w:divBdr>
                    <w:top w:val="none" w:sz="0" w:space="0" w:color="auto"/>
                    <w:left w:val="none" w:sz="0" w:space="0" w:color="auto"/>
                    <w:bottom w:val="none" w:sz="0" w:space="0" w:color="auto"/>
                    <w:right w:val="none" w:sz="0" w:space="0" w:color="auto"/>
                  </w:divBdr>
                </w:div>
                <w:div w:id="313489276">
                  <w:marLeft w:val="0"/>
                  <w:marRight w:val="0"/>
                  <w:marTop w:val="0"/>
                  <w:marBottom w:val="0"/>
                  <w:divBdr>
                    <w:top w:val="none" w:sz="0" w:space="0" w:color="auto"/>
                    <w:left w:val="none" w:sz="0" w:space="0" w:color="auto"/>
                    <w:bottom w:val="none" w:sz="0" w:space="0" w:color="auto"/>
                    <w:right w:val="none" w:sz="0" w:space="0" w:color="auto"/>
                  </w:divBdr>
                </w:div>
                <w:div w:id="413014634">
                  <w:marLeft w:val="0"/>
                  <w:marRight w:val="0"/>
                  <w:marTop w:val="0"/>
                  <w:marBottom w:val="0"/>
                  <w:divBdr>
                    <w:top w:val="none" w:sz="0" w:space="0" w:color="auto"/>
                    <w:left w:val="none" w:sz="0" w:space="0" w:color="auto"/>
                    <w:bottom w:val="none" w:sz="0" w:space="0" w:color="auto"/>
                    <w:right w:val="none" w:sz="0" w:space="0" w:color="auto"/>
                  </w:divBdr>
                </w:div>
                <w:div w:id="549419168">
                  <w:marLeft w:val="0"/>
                  <w:marRight w:val="0"/>
                  <w:marTop w:val="0"/>
                  <w:marBottom w:val="0"/>
                  <w:divBdr>
                    <w:top w:val="none" w:sz="0" w:space="0" w:color="auto"/>
                    <w:left w:val="none" w:sz="0" w:space="0" w:color="auto"/>
                    <w:bottom w:val="none" w:sz="0" w:space="0" w:color="auto"/>
                    <w:right w:val="none" w:sz="0" w:space="0" w:color="auto"/>
                  </w:divBdr>
                </w:div>
                <w:div w:id="684210633">
                  <w:marLeft w:val="0"/>
                  <w:marRight w:val="0"/>
                  <w:marTop w:val="0"/>
                  <w:marBottom w:val="0"/>
                  <w:divBdr>
                    <w:top w:val="none" w:sz="0" w:space="0" w:color="auto"/>
                    <w:left w:val="none" w:sz="0" w:space="0" w:color="auto"/>
                    <w:bottom w:val="none" w:sz="0" w:space="0" w:color="auto"/>
                    <w:right w:val="none" w:sz="0" w:space="0" w:color="auto"/>
                  </w:divBdr>
                </w:div>
                <w:div w:id="756250267">
                  <w:marLeft w:val="0"/>
                  <w:marRight w:val="0"/>
                  <w:marTop w:val="0"/>
                  <w:marBottom w:val="0"/>
                  <w:divBdr>
                    <w:top w:val="none" w:sz="0" w:space="0" w:color="auto"/>
                    <w:left w:val="none" w:sz="0" w:space="0" w:color="auto"/>
                    <w:bottom w:val="none" w:sz="0" w:space="0" w:color="auto"/>
                    <w:right w:val="none" w:sz="0" w:space="0" w:color="auto"/>
                  </w:divBdr>
                </w:div>
                <w:div w:id="780103088">
                  <w:marLeft w:val="0"/>
                  <w:marRight w:val="0"/>
                  <w:marTop w:val="0"/>
                  <w:marBottom w:val="0"/>
                  <w:divBdr>
                    <w:top w:val="none" w:sz="0" w:space="0" w:color="auto"/>
                    <w:left w:val="none" w:sz="0" w:space="0" w:color="auto"/>
                    <w:bottom w:val="none" w:sz="0" w:space="0" w:color="auto"/>
                    <w:right w:val="none" w:sz="0" w:space="0" w:color="auto"/>
                  </w:divBdr>
                </w:div>
                <w:div w:id="821701227">
                  <w:marLeft w:val="0"/>
                  <w:marRight w:val="0"/>
                  <w:marTop w:val="0"/>
                  <w:marBottom w:val="0"/>
                  <w:divBdr>
                    <w:top w:val="none" w:sz="0" w:space="0" w:color="auto"/>
                    <w:left w:val="none" w:sz="0" w:space="0" w:color="auto"/>
                    <w:bottom w:val="none" w:sz="0" w:space="0" w:color="auto"/>
                    <w:right w:val="none" w:sz="0" w:space="0" w:color="auto"/>
                  </w:divBdr>
                </w:div>
                <w:div w:id="861355178">
                  <w:marLeft w:val="0"/>
                  <w:marRight w:val="0"/>
                  <w:marTop w:val="0"/>
                  <w:marBottom w:val="0"/>
                  <w:divBdr>
                    <w:top w:val="none" w:sz="0" w:space="0" w:color="auto"/>
                    <w:left w:val="none" w:sz="0" w:space="0" w:color="auto"/>
                    <w:bottom w:val="none" w:sz="0" w:space="0" w:color="auto"/>
                    <w:right w:val="none" w:sz="0" w:space="0" w:color="auto"/>
                  </w:divBdr>
                </w:div>
                <w:div w:id="1000544224">
                  <w:marLeft w:val="0"/>
                  <w:marRight w:val="0"/>
                  <w:marTop w:val="0"/>
                  <w:marBottom w:val="0"/>
                  <w:divBdr>
                    <w:top w:val="none" w:sz="0" w:space="0" w:color="auto"/>
                    <w:left w:val="none" w:sz="0" w:space="0" w:color="auto"/>
                    <w:bottom w:val="none" w:sz="0" w:space="0" w:color="auto"/>
                    <w:right w:val="none" w:sz="0" w:space="0" w:color="auto"/>
                  </w:divBdr>
                </w:div>
                <w:div w:id="1170412126">
                  <w:marLeft w:val="0"/>
                  <w:marRight w:val="0"/>
                  <w:marTop w:val="0"/>
                  <w:marBottom w:val="0"/>
                  <w:divBdr>
                    <w:top w:val="none" w:sz="0" w:space="0" w:color="auto"/>
                    <w:left w:val="none" w:sz="0" w:space="0" w:color="auto"/>
                    <w:bottom w:val="none" w:sz="0" w:space="0" w:color="auto"/>
                    <w:right w:val="none" w:sz="0" w:space="0" w:color="auto"/>
                  </w:divBdr>
                </w:div>
                <w:div w:id="1199467957">
                  <w:marLeft w:val="0"/>
                  <w:marRight w:val="0"/>
                  <w:marTop w:val="0"/>
                  <w:marBottom w:val="0"/>
                  <w:divBdr>
                    <w:top w:val="none" w:sz="0" w:space="0" w:color="auto"/>
                    <w:left w:val="none" w:sz="0" w:space="0" w:color="auto"/>
                    <w:bottom w:val="none" w:sz="0" w:space="0" w:color="auto"/>
                    <w:right w:val="none" w:sz="0" w:space="0" w:color="auto"/>
                  </w:divBdr>
                </w:div>
                <w:div w:id="1321272923">
                  <w:marLeft w:val="0"/>
                  <w:marRight w:val="0"/>
                  <w:marTop w:val="0"/>
                  <w:marBottom w:val="0"/>
                  <w:divBdr>
                    <w:top w:val="none" w:sz="0" w:space="0" w:color="auto"/>
                    <w:left w:val="none" w:sz="0" w:space="0" w:color="auto"/>
                    <w:bottom w:val="none" w:sz="0" w:space="0" w:color="auto"/>
                    <w:right w:val="none" w:sz="0" w:space="0" w:color="auto"/>
                  </w:divBdr>
                </w:div>
                <w:div w:id="1322852432">
                  <w:marLeft w:val="0"/>
                  <w:marRight w:val="0"/>
                  <w:marTop w:val="0"/>
                  <w:marBottom w:val="0"/>
                  <w:divBdr>
                    <w:top w:val="none" w:sz="0" w:space="0" w:color="auto"/>
                    <w:left w:val="none" w:sz="0" w:space="0" w:color="auto"/>
                    <w:bottom w:val="none" w:sz="0" w:space="0" w:color="auto"/>
                    <w:right w:val="none" w:sz="0" w:space="0" w:color="auto"/>
                  </w:divBdr>
                </w:div>
                <w:div w:id="1500266301">
                  <w:marLeft w:val="0"/>
                  <w:marRight w:val="0"/>
                  <w:marTop w:val="0"/>
                  <w:marBottom w:val="0"/>
                  <w:divBdr>
                    <w:top w:val="none" w:sz="0" w:space="0" w:color="auto"/>
                    <w:left w:val="none" w:sz="0" w:space="0" w:color="auto"/>
                    <w:bottom w:val="none" w:sz="0" w:space="0" w:color="auto"/>
                    <w:right w:val="none" w:sz="0" w:space="0" w:color="auto"/>
                  </w:divBdr>
                </w:div>
                <w:div w:id="1514494268">
                  <w:marLeft w:val="0"/>
                  <w:marRight w:val="0"/>
                  <w:marTop w:val="0"/>
                  <w:marBottom w:val="0"/>
                  <w:divBdr>
                    <w:top w:val="none" w:sz="0" w:space="0" w:color="auto"/>
                    <w:left w:val="none" w:sz="0" w:space="0" w:color="auto"/>
                    <w:bottom w:val="none" w:sz="0" w:space="0" w:color="auto"/>
                    <w:right w:val="none" w:sz="0" w:space="0" w:color="auto"/>
                  </w:divBdr>
                </w:div>
                <w:div w:id="1632204045">
                  <w:marLeft w:val="0"/>
                  <w:marRight w:val="0"/>
                  <w:marTop w:val="0"/>
                  <w:marBottom w:val="0"/>
                  <w:divBdr>
                    <w:top w:val="none" w:sz="0" w:space="0" w:color="auto"/>
                    <w:left w:val="none" w:sz="0" w:space="0" w:color="auto"/>
                    <w:bottom w:val="none" w:sz="0" w:space="0" w:color="auto"/>
                    <w:right w:val="none" w:sz="0" w:space="0" w:color="auto"/>
                  </w:divBdr>
                </w:div>
                <w:div w:id="1755122344">
                  <w:marLeft w:val="0"/>
                  <w:marRight w:val="0"/>
                  <w:marTop w:val="0"/>
                  <w:marBottom w:val="0"/>
                  <w:divBdr>
                    <w:top w:val="none" w:sz="0" w:space="0" w:color="auto"/>
                    <w:left w:val="none" w:sz="0" w:space="0" w:color="auto"/>
                    <w:bottom w:val="none" w:sz="0" w:space="0" w:color="auto"/>
                    <w:right w:val="none" w:sz="0" w:space="0" w:color="auto"/>
                  </w:divBdr>
                </w:div>
                <w:div w:id="1776169745">
                  <w:marLeft w:val="0"/>
                  <w:marRight w:val="0"/>
                  <w:marTop w:val="0"/>
                  <w:marBottom w:val="0"/>
                  <w:divBdr>
                    <w:top w:val="none" w:sz="0" w:space="0" w:color="auto"/>
                    <w:left w:val="none" w:sz="0" w:space="0" w:color="auto"/>
                    <w:bottom w:val="none" w:sz="0" w:space="0" w:color="auto"/>
                    <w:right w:val="none" w:sz="0" w:space="0" w:color="auto"/>
                  </w:divBdr>
                </w:div>
                <w:div w:id="1797721407">
                  <w:marLeft w:val="0"/>
                  <w:marRight w:val="0"/>
                  <w:marTop w:val="0"/>
                  <w:marBottom w:val="0"/>
                  <w:divBdr>
                    <w:top w:val="none" w:sz="0" w:space="0" w:color="auto"/>
                    <w:left w:val="none" w:sz="0" w:space="0" w:color="auto"/>
                    <w:bottom w:val="none" w:sz="0" w:space="0" w:color="auto"/>
                    <w:right w:val="none" w:sz="0" w:space="0" w:color="auto"/>
                  </w:divBdr>
                </w:div>
                <w:div w:id="1870485129">
                  <w:marLeft w:val="0"/>
                  <w:marRight w:val="0"/>
                  <w:marTop w:val="0"/>
                  <w:marBottom w:val="0"/>
                  <w:divBdr>
                    <w:top w:val="none" w:sz="0" w:space="0" w:color="auto"/>
                    <w:left w:val="none" w:sz="0" w:space="0" w:color="auto"/>
                    <w:bottom w:val="none" w:sz="0" w:space="0" w:color="auto"/>
                    <w:right w:val="none" w:sz="0" w:space="0" w:color="auto"/>
                  </w:divBdr>
                </w:div>
                <w:div w:id="1963997490">
                  <w:marLeft w:val="0"/>
                  <w:marRight w:val="0"/>
                  <w:marTop w:val="0"/>
                  <w:marBottom w:val="0"/>
                  <w:divBdr>
                    <w:top w:val="none" w:sz="0" w:space="0" w:color="auto"/>
                    <w:left w:val="none" w:sz="0" w:space="0" w:color="auto"/>
                    <w:bottom w:val="none" w:sz="0" w:space="0" w:color="auto"/>
                    <w:right w:val="none" w:sz="0" w:space="0" w:color="auto"/>
                  </w:divBdr>
                </w:div>
              </w:divsChild>
            </w:div>
            <w:div w:id="1723869792">
              <w:marLeft w:val="0"/>
              <w:marRight w:val="0"/>
              <w:marTop w:val="0"/>
              <w:marBottom w:val="0"/>
              <w:divBdr>
                <w:top w:val="none" w:sz="0" w:space="0" w:color="auto"/>
                <w:left w:val="none" w:sz="0" w:space="0" w:color="auto"/>
                <w:bottom w:val="none" w:sz="0" w:space="0" w:color="auto"/>
                <w:right w:val="none" w:sz="0" w:space="0" w:color="auto"/>
              </w:divBdr>
            </w:div>
            <w:div w:id="1758747966">
              <w:marLeft w:val="0"/>
              <w:marRight w:val="0"/>
              <w:marTop w:val="0"/>
              <w:marBottom w:val="0"/>
              <w:divBdr>
                <w:top w:val="none" w:sz="0" w:space="0" w:color="auto"/>
                <w:left w:val="none" w:sz="0" w:space="0" w:color="auto"/>
                <w:bottom w:val="none" w:sz="0" w:space="0" w:color="auto"/>
                <w:right w:val="none" w:sz="0" w:space="0" w:color="auto"/>
              </w:divBdr>
            </w:div>
            <w:div w:id="1969892263">
              <w:marLeft w:val="0"/>
              <w:marRight w:val="0"/>
              <w:marTop w:val="0"/>
              <w:marBottom w:val="0"/>
              <w:divBdr>
                <w:top w:val="none" w:sz="0" w:space="0" w:color="auto"/>
                <w:left w:val="none" w:sz="0" w:space="0" w:color="auto"/>
                <w:bottom w:val="none" w:sz="0" w:space="0" w:color="auto"/>
                <w:right w:val="none" w:sz="0" w:space="0" w:color="auto"/>
              </w:divBdr>
            </w:div>
          </w:divsChild>
        </w:div>
        <w:div w:id="1206335684">
          <w:marLeft w:val="0"/>
          <w:marRight w:val="0"/>
          <w:marTop w:val="0"/>
          <w:marBottom w:val="0"/>
          <w:divBdr>
            <w:top w:val="none" w:sz="0" w:space="0" w:color="auto"/>
            <w:left w:val="none" w:sz="0" w:space="0" w:color="auto"/>
            <w:bottom w:val="none" w:sz="0" w:space="0" w:color="auto"/>
            <w:right w:val="none" w:sz="0" w:space="0" w:color="auto"/>
          </w:divBdr>
          <w:divsChild>
            <w:div w:id="110325697">
              <w:marLeft w:val="0"/>
              <w:marRight w:val="0"/>
              <w:marTop w:val="0"/>
              <w:marBottom w:val="0"/>
              <w:divBdr>
                <w:top w:val="none" w:sz="0" w:space="0" w:color="auto"/>
                <w:left w:val="none" w:sz="0" w:space="0" w:color="auto"/>
                <w:bottom w:val="none" w:sz="0" w:space="0" w:color="auto"/>
                <w:right w:val="none" w:sz="0" w:space="0" w:color="auto"/>
              </w:divBdr>
            </w:div>
            <w:div w:id="406075147">
              <w:marLeft w:val="0"/>
              <w:marRight w:val="0"/>
              <w:marTop w:val="0"/>
              <w:marBottom w:val="0"/>
              <w:divBdr>
                <w:top w:val="none" w:sz="0" w:space="0" w:color="auto"/>
                <w:left w:val="none" w:sz="0" w:space="0" w:color="auto"/>
                <w:bottom w:val="none" w:sz="0" w:space="0" w:color="auto"/>
                <w:right w:val="none" w:sz="0" w:space="0" w:color="auto"/>
              </w:divBdr>
              <w:divsChild>
                <w:div w:id="590505920">
                  <w:marLeft w:val="0"/>
                  <w:marRight w:val="0"/>
                  <w:marTop w:val="0"/>
                  <w:marBottom w:val="0"/>
                  <w:divBdr>
                    <w:top w:val="none" w:sz="0" w:space="0" w:color="auto"/>
                    <w:left w:val="none" w:sz="0" w:space="0" w:color="auto"/>
                    <w:bottom w:val="none" w:sz="0" w:space="0" w:color="auto"/>
                    <w:right w:val="none" w:sz="0" w:space="0" w:color="auto"/>
                  </w:divBdr>
                </w:div>
                <w:div w:id="1239365940">
                  <w:marLeft w:val="0"/>
                  <w:marRight w:val="0"/>
                  <w:marTop w:val="0"/>
                  <w:marBottom w:val="0"/>
                  <w:divBdr>
                    <w:top w:val="none" w:sz="0" w:space="0" w:color="auto"/>
                    <w:left w:val="none" w:sz="0" w:space="0" w:color="auto"/>
                    <w:bottom w:val="none" w:sz="0" w:space="0" w:color="auto"/>
                    <w:right w:val="none" w:sz="0" w:space="0" w:color="auto"/>
                  </w:divBdr>
                </w:div>
                <w:div w:id="1305621682">
                  <w:marLeft w:val="0"/>
                  <w:marRight w:val="0"/>
                  <w:marTop w:val="0"/>
                  <w:marBottom w:val="0"/>
                  <w:divBdr>
                    <w:top w:val="none" w:sz="0" w:space="0" w:color="auto"/>
                    <w:left w:val="none" w:sz="0" w:space="0" w:color="auto"/>
                    <w:bottom w:val="none" w:sz="0" w:space="0" w:color="auto"/>
                    <w:right w:val="none" w:sz="0" w:space="0" w:color="auto"/>
                  </w:divBdr>
                </w:div>
              </w:divsChild>
            </w:div>
            <w:div w:id="2035224437">
              <w:marLeft w:val="0"/>
              <w:marRight w:val="0"/>
              <w:marTop w:val="0"/>
              <w:marBottom w:val="0"/>
              <w:divBdr>
                <w:top w:val="none" w:sz="0" w:space="0" w:color="auto"/>
                <w:left w:val="none" w:sz="0" w:space="0" w:color="auto"/>
                <w:bottom w:val="none" w:sz="0" w:space="0" w:color="auto"/>
                <w:right w:val="none" w:sz="0" w:space="0" w:color="auto"/>
              </w:divBdr>
            </w:div>
            <w:div w:id="2072651627">
              <w:marLeft w:val="0"/>
              <w:marRight w:val="0"/>
              <w:marTop w:val="0"/>
              <w:marBottom w:val="0"/>
              <w:divBdr>
                <w:top w:val="none" w:sz="0" w:space="0" w:color="auto"/>
                <w:left w:val="none" w:sz="0" w:space="0" w:color="auto"/>
                <w:bottom w:val="none" w:sz="0" w:space="0" w:color="auto"/>
                <w:right w:val="none" w:sz="0" w:space="0" w:color="auto"/>
              </w:divBdr>
            </w:div>
          </w:divsChild>
        </w:div>
        <w:div w:id="1207524430">
          <w:marLeft w:val="0"/>
          <w:marRight w:val="0"/>
          <w:marTop w:val="0"/>
          <w:marBottom w:val="0"/>
          <w:divBdr>
            <w:top w:val="none" w:sz="0" w:space="0" w:color="auto"/>
            <w:left w:val="none" w:sz="0" w:space="0" w:color="auto"/>
            <w:bottom w:val="none" w:sz="0" w:space="0" w:color="auto"/>
            <w:right w:val="none" w:sz="0" w:space="0" w:color="auto"/>
          </w:divBdr>
          <w:divsChild>
            <w:div w:id="504592865">
              <w:marLeft w:val="0"/>
              <w:marRight w:val="0"/>
              <w:marTop w:val="0"/>
              <w:marBottom w:val="0"/>
              <w:divBdr>
                <w:top w:val="none" w:sz="0" w:space="0" w:color="auto"/>
                <w:left w:val="none" w:sz="0" w:space="0" w:color="auto"/>
                <w:bottom w:val="none" w:sz="0" w:space="0" w:color="auto"/>
                <w:right w:val="none" w:sz="0" w:space="0" w:color="auto"/>
              </w:divBdr>
            </w:div>
            <w:div w:id="518810471">
              <w:marLeft w:val="0"/>
              <w:marRight w:val="0"/>
              <w:marTop w:val="0"/>
              <w:marBottom w:val="0"/>
              <w:divBdr>
                <w:top w:val="none" w:sz="0" w:space="0" w:color="auto"/>
                <w:left w:val="none" w:sz="0" w:space="0" w:color="auto"/>
                <w:bottom w:val="none" w:sz="0" w:space="0" w:color="auto"/>
                <w:right w:val="none" w:sz="0" w:space="0" w:color="auto"/>
              </w:divBdr>
            </w:div>
            <w:div w:id="1204558784">
              <w:marLeft w:val="0"/>
              <w:marRight w:val="0"/>
              <w:marTop w:val="0"/>
              <w:marBottom w:val="0"/>
              <w:divBdr>
                <w:top w:val="none" w:sz="0" w:space="0" w:color="auto"/>
                <w:left w:val="none" w:sz="0" w:space="0" w:color="auto"/>
                <w:bottom w:val="none" w:sz="0" w:space="0" w:color="auto"/>
                <w:right w:val="none" w:sz="0" w:space="0" w:color="auto"/>
              </w:divBdr>
            </w:div>
            <w:div w:id="1204754540">
              <w:marLeft w:val="0"/>
              <w:marRight w:val="0"/>
              <w:marTop w:val="0"/>
              <w:marBottom w:val="0"/>
              <w:divBdr>
                <w:top w:val="none" w:sz="0" w:space="0" w:color="auto"/>
                <w:left w:val="none" w:sz="0" w:space="0" w:color="auto"/>
                <w:bottom w:val="none" w:sz="0" w:space="0" w:color="auto"/>
                <w:right w:val="none" w:sz="0" w:space="0" w:color="auto"/>
              </w:divBdr>
              <w:divsChild>
                <w:div w:id="1215970984">
                  <w:marLeft w:val="0"/>
                  <w:marRight w:val="0"/>
                  <w:marTop w:val="0"/>
                  <w:marBottom w:val="0"/>
                  <w:divBdr>
                    <w:top w:val="none" w:sz="0" w:space="0" w:color="auto"/>
                    <w:left w:val="none" w:sz="0" w:space="0" w:color="auto"/>
                    <w:bottom w:val="none" w:sz="0" w:space="0" w:color="auto"/>
                    <w:right w:val="none" w:sz="0" w:space="0" w:color="auto"/>
                  </w:divBdr>
                </w:div>
                <w:div w:id="1895506963">
                  <w:marLeft w:val="0"/>
                  <w:marRight w:val="0"/>
                  <w:marTop w:val="0"/>
                  <w:marBottom w:val="0"/>
                  <w:divBdr>
                    <w:top w:val="none" w:sz="0" w:space="0" w:color="auto"/>
                    <w:left w:val="none" w:sz="0" w:space="0" w:color="auto"/>
                    <w:bottom w:val="none" w:sz="0" w:space="0" w:color="auto"/>
                    <w:right w:val="none" w:sz="0" w:space="0" w:color="auto"/>
                  </w:divBdr>
                </w:div>
                <w:div w:id="209204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1502">
          <w:marLeft w:val="0"/>
          <w:marRight w:val="0"/>
          <w:marTop w:val="0"/>
          <w:marBottom w:val="0"/>
          <w:divBdr>
            <w:top w:val="none" w:sz="0" w:space="0" w:color="auto"/>
            <w:left w:val="none" w:sz="0" w:space="0" w:color="auto"/>
            <w:bottom w:val="none" w:sz="0" w:space="0" w:color="auto"/>
            <w:right w:val="none" w:sz="0" w:space="0" w:color="auto"/>
          </w:divBdr>
          <w:divsChild>
            <w:div w:id="1622300621">
              <w:marLeft w:val="0"/>
              <w:marRight w:val="0"/>
              <w:marTop w:val="0"/>
              <w:marBottom w:val="0"/>
              <w:divBdr>
                <w:top w:val="none" w:sz="0" w:space="0" w:color="auto"/>
                <w:left w:val="none" w:sz="0" w:space="0" w:color="auto"/>
                <w:bottom w:val="none" w:sz="0" w:space="0" w:color="auto"/>
                <w:right w:val="none" w:sz="0" w:space="0" w:color="auto"/>
              </w:divBdr>
              <w:divsChild>
                <w:div w:id="1975792806">
                  <w:marLeft w:val="0"/>
                  <w:marRight w:val="0"/>
                  <w:marTop w:val="0"/>
                  <w:marBottom w:val="0"/>
                  <w:divBdr>
                    <w:top w:val="none" w:sz="0" w:space="0" w:color="auto"/>
                    <w:left w:val="none" w:sz="0" w:space="0" w:color="auto"/>
                    <w:bottom w:val="none" w:sz="0" w:space="0" w:color="auto"/>
                    <w:right w:val="none" w:sz="0" w:space="0" w:color="auto"/>
                  </w:divBdr>
                </w:div>
              </w:divsChild>
            </w:div>
            <w:div w:id="1654482617">
              <w:marLeft w:val="0"/>
              <w:marRight w:val="0"/>
              <w:marTop w:val="0"/>
              <w:marBottom w:val="0"/>
              <w:divBdr>
                <w:top w:val="none" w:sz="0" w:space="0" w:color="auto"/>
                <w:left w:val="none" w:sz="0" w:space="0" w:color="auto"/>
                <w:bottom w:val="none" w:sz="0" w:space="0" w:color="auto"/>
                <w:right w:val="none" w:sz="0" w:space="0" w:color="auto"/>
              </w:divBdr>
            </w:div>
          </w:divsChild>
        </w:div>
        <w:div w:id="1209148447">
          <w:marLeft w:val="0"/>
          <w:marRight w:val="0"/>
          <w:marTop w:val="0"/>
          <w:marBottom w:val="0"/>
          <w:divBdr>
            <w:top w:val="none" w:sz="0" w:space="0" w:color="auto"/>
            <w:left w:val="none" w:sz="0" w:space="0" w:color="auto"/>
            <w:bottom w:val="none" w:sz="0" w:space="0" w:color="auto"/>
            <w:right w:val="none" w:sz="0" w:space="0" w:color="auto"/>
          </w:divBdr>
          <w:divsChild>
            <w:div w:id="9381297">
              <w:marLeft w:val="0"/>
              <w:marRight w:val="0"/>
              <w:marTop w:val="0"/>
              <w:marBottom w:val="0"/>
              <w:divBdr>
                <w:top w:val="none" w:sz="0" w:space="0" w:color="auto"/>
                <w:left w:val="none" w:sz="0" w:space="0" w:color="auto"/>
                <w:bottom w:val="none" w:sz="0" w:space="0" w:color="auto"/>
                <w:right w:val="none" w:sz="0" w:space="0" w:color="auto"/>
              </w:divBdr>
            </w:div>
            <w:div w:id="117722839">
              <w:marLeft w:val="0"/>
              <w:marRight w:val="0"/>
              <w:marTop w:val="0"/>
              <w:marBottom w:val="0"/>
              <w:divBdr>
                <w:top w:val="none" w:sz="0" w:space="0" w:color="auto"/>
                <w:left w:val="none" w:sz="0" w:space="0" w:color="auto"/>
                <w:bottom w:val="none" w:sz="0" w:space="0" w:color="auto"/>
                <w:right w:val="none" w:sz="0" w:space="0" w:color="auto"/>
              </w:divBdr>
            </w:div>
            <w:div w:id="215313526">
              <w:marLeft w:val="0"/>
              <w:marRight w:val="0"/>
              <w:marTop w:val="0"/>
              <w:marBottom w:val="0"/>
              <w:divBdr>
                <w:top w:val="none" w:sz="0" w:space="0" w:color="auto"/>
                <w:left w:val="none" w:sz="0" w:space="0" w:color="auto"/>
                <w:bottom w:val="none" w:sz="0" w:space="0" w:color="auto"/>
                <w:right w:val="none" w:sz="0" w:space="0" w:color="auto"/>
              </w:divBdr>
            </w:div>
            <w:div w:id="355011842">
              <w:marLeft w:val="0"/>
              <w:marRight w:val="0"/>
              <w:marTop w:val="0"/>
              <w:marBottom w:val="0"/>
              <w:divBdr>
                <w:top w:val="none" w:sz="0" w:space="0" w:color="auto"/>
                <w:left w:val="none" w:sz="0" w:space="0" w:color="auto"/>
                <w:bottom w:val="none" w:sz="0" w:space="0" w:color="auto"/>
                <w:right w:val="none" w:sz="0" w:space="0" w:color="auto"/>
              </w:divBdr>
            </w:div>
            <w:div w:id="431324608">
              <w:marLeft w:val="0"/>
              <w:marRight w:val="0"/>
              <w:marTop w:val="0"/>
              <w:marBottom w:val="0"/>
              <w:divBdr>
                <w:top w:val="none" w:sz="0" w:space="0" w:color="auto"/>
                <w:left w:val="none" w:sz="0" w:space="0" w:color="auto"/>
                <w:bottom w:val="none" w:sz="0" w:space="0" w:color="auto"/>
                <w:right w:val="none" w:sz="0" w:space="0" w:color="auto"/>
              </w:divBdr>
            </w:div>
            <w:div w:id="450706122">
              <w:marLeft w:val="0"/>
              <w:marRight w:val="0"/>
              <w:marTop w:val="0"/>
              <w:marBottom w:val="0"/>
              <w:divBdr>
                <w:top w:val="none" w:sz="0" w:space="0" w:color="auto"/>
                <w:left w:val="none" w:sz="0" w:space="0" w:color="auto"/>
                <w:bottom w:val="none" w:sz="0" w:space="0" w:color="auto"/>
                <w:right w:val="none" w:sz="0" w:space="0" w:color="auto"/>
              </w:divBdr>
            </w:div>
            <w:div w:id="476844561">
              <w:marLeft w:val="0"/>
              <w:marRight w:val="0"/>
              <w:marTop w:val="0"/>
              <w:marBottom w:val="0"/>
              <w:divBdr>
                <w:top w:val="none" w:sz="0" w:space="0" w:color="auto"/>
                <w:left w:val="none" w:sz="0" w:space="0" w:color="auto"/>
                <w:bottom w:val="none" w:sz="0" w:space="0" w:color="auto"/>
                <w:right w:val="none" w:sz="0" w:space="0" w:color="auto"/>
              </w:divBdr>
            </w:div>
            <w:div w:id="504318586">
              <w:marLeft w:val="0"/>
              <w:marRight w:val="0"/>
              <w:marTop w:val="0"/>
              <w:marBottom w:val="0"/>
              <w:divBdr>
                <w:top w:val="none" w:sz="0" w:space="0" w:color="auto"/>
                <w:left w:val="none" w:sz="0" w:space="0" w:color="auto"/>
                <w:bottom w:val="none" w:sz="0" w:space="0" w:color="auto"/>
                <w:right w:val="none" w:sz="0" w:space="0" w:color="auto"/>
              </w:divBdr>
            </w:div>
            <w:div w:id="538786948">
              <w:marLeft w:val="0"/>
              <w:marRight w:val="0"/>
              <w:marTop w:val="0"/>
              <w:marBottom w:val="0"/>
              <w:divBdr>
                <w:top w:val="none" w:sz="0" w:space="0" w:color="auto"/>
                <w:left w:val="none" w:sz="0" w:space="0" w:color="auto"/>
                <w:bottom w:val="none" w:sz="0" w:space="0" w:color="auto"/>
                <w:right w:val="none" w:sz="0" w:space="0" w:color="auto"/>
              </w:divBdr>
            </w:div>
            <w:div w:id="614482795">
              <w:marLeft w:val="0"/>
              <w:marRight w:val="0"/>
              <w:marTop w:val="0"/>
              <w:marBottom w:val="0"/>
              <w:divBdr>
                <w:top w:val="none" w:sz="0" w:space="0" w:color="auto"/>
                <w:left w:val="none" w:sz="0" w:space="0" w:color="auto"/>
                <w:bottom w:val="none" w:sz="0" w:space="0" w:color="auto"/>
                <w:right w:val="none" w:sz="0" w:space="0" w:color="auto"/>
              </w:divBdr>
            </w:div>
            <w:div w:id="631787334">
              <w:marLeft w:val="0"/>
              <w:marRight w:val="0"/>
              <w:marTop w:val="0"/>
              <w:marBottom w:val="0"/>
              <w:divBdr>
                <w:top w:val="none" w:sz="0" w:space="0" w:color="auto"/>
                <w:left w:val="none" w:sz="0" w:space="0" w:color="auto"/>
                <w:bottom w:val="none" w:sz="0" w:space="0" w:color="auto"/>
                <w:right w:val="none" w:sz="0" w:space="0" w:color="auto"/>
              </w:divBdr>
            </w:div>
            <w:div w:id="656569835">
              <w:marLeft w:val="0"/>
              <w:marRight w:val="0"/>
              <w:marTop w:val="0"/>
              <w:marBottom w:val="0"/>
              <w:divBdr>
                <w:top w:val="none" w:sz="0" w:space="0" w:color="auto"/>
                <w:left w:val="none" w:sz="0" w:space="0" w:color="auto"/>
                <w:bottom w:val="none" w:sz="0" w:space="0" w:color="auto"/>
                <w:right w:val="none" w:sz="0" w:space="0" w:color="auto"/>
              </w:divBdr>
            </w:div>
            <w:div w:id="702949604">
              <w:marLeft w:val="0"/>
              <w:marRight w:val="0"/>
              <w:marTop w:val="0"/>
              <w:marBottom w:val="0"/>
              <w:divBdr>
                <w:top w:val="none" w:sz="0" w:space="0" w:color="auto"/>
                <w:left w:val="none" w:sz="0" w:space="0" w:color="auto"/>
                <w:bottom w:val="none" w:sz="0" w:space="0" w:color="auto"/>
                <w:right w:val="none" w:sz="0" w:space="0" w:color="auto"/>
              </w:divBdr>
            </w:div>
            <w:div w:id="1116172809">
              <w:marLeft w:val="0"/>
              <w:marRight w:val="0"/>
              <w:marTop w:val="0"/>
              <w:marBottom w:val="0"/>
              <w:divBdr>
                <w:top w:val="none" w:sz="0" w:space="0" w:color="auto"/>
                <w:left w:val="none" w:sz="0" w:space="0" w:color="auto"/>
                <w:bottom w:val="none" w:sz="0" w:space="0" w:color="auto"/>
                <w:right w:val="none" w:sz="0" w:space="0" w:color="auto"/>
              </w:divBdr>
            </w:div>
            <w:div w:id="1232346174">
              <w:marLeft w:val="0"/>
              <w:marRight w:val="0"/>
              <w:marTop w:val="0"/>
              <w:marBottom w:val="0"/>
              <w:divBdr>
                <w:top w:val="none" w:sz="0" w:space="0" w:color="auto"/>
                <w:left w:val="none" w:sz="0" w:space="0" w:color="auto"/>
                <w:bottom w:val="none" w:sz="0" w:space="0" w:color="auto"/>
                <w:right w:val="none" w:sz="0" w:space="0" w:color="auto"/>
              </w:divBdr>
            </w:div>
            <w:div w:id="1311590482">
              <w:marLeft w:val="0"/>
              <w:marRight w:val="0"/>
              <w:marTop w:val="0"/>
              <w:marBottom w:val="0"/>
              <w:divBdr>
                <w:top w:val="none" w:sz="0" w:space="0" w:color="auto"/>
                <w:left w:val="none" w:sz="0" w:space="0" w:color="auto"/>
                <w:bottom w:val="none" w:sz="0" w:space="0" w:color="auto"/>
                <w:right w:val="none" w:sz="0" w:space="0" w:color="auto"/>
              </w:divBdr>
            </w:div>
            <w:div w:id="1497840059">
              <w:marLeft w:val="0"/>
              <w:marRight w:val="0"/>
              <w:marTop w:val="0"/>
              <w:marBottom w:val="0"/>
              <w:divBdr>
                <w:top w:val="none" w:sz="0" w:space="0" w:color="auto"/>
                <w:left w:val="none" w:sz="0" w:space="0" w:color="auto"/>
                <w:bottom w:val="none" w:sz="0" w:space="0" w:color="auto"/>
                <w:right w:val="none" w:sz="0" w:space="0" w:color="auto"/>
              </w:divBdr>
            </w:div>
            <w:div w:id="1518885779">
              <w:marLeft w:val="0"/>
              <w:marRight w:val="0"/>
              <w:marTop w:val="0"/>
              <w:marBottom w:val="0"/>
              <w:divBdr>
                <w:top w:val="none" w:sz="0" w:space="0" w:color="auto"/>
                <w:left w:val="none" w:sz="0" w:space="0" w:color="auto"/>
                <w:bottom w:val="none" w:sz="0" w:space="0" w:color="auto"/>
                <w:right w:val="none" w:sz="0" w:space="0" w:color="auto"/>
              </w:divBdr>
            </w:div>
            <w:div w:id="1532451742">
              <w:marLeft w:val="0"/>
              <w:marRight w:val="0"/>
              <w:marTop w:val="0"/>
              <w:marBottom w:val="0"/>
              <w:divBdr>
                <w:top w:val="none" w:sz="0" w:space="0" w:color="auto"/>
                <w:left w:val="none" w:sz="0" w:space="0" w:color="auto"/>
                <w:bottom w:val="none" w:sz="0" w:space="0" w:color="auto"/>
                <w:right w:val="none" w:sz="0" w:space="0" w:color="auto"/>
              </w:divBdr>
            </w:div>
            <w:div w:id="1566642880">
              <w:marLeft w:val="0"/>
              <w:marRight w:val="0"/>
              <w:marTop w:val="0"/>
              <w:marBottom w:val="0"/>
              <w:divBdr>
                <w:top w:val="none" w:sz="0" w:space="0" w:color="auto"/>
                <w:left w:val="none" w:sz="0" w:space="0" w:color="auto"/>
                <w:bottom w:val="none" w:sz="0" w:space="0" w:color="auto"/>
                <w:right w:val="none" w:sz="0" w:space="0" w:color="auto"/>
              </w:divBdr>
            </w:div>
            <w:div w:id="1707024874">
              <w:marLeft w:val="0"/>
              <w:marRight w:val="0"/>
              <w:marTop w:val="0"/>
              <w:marBottom w:val="0"/>
              <w:divBdr>
                <w:top w:val="none" w:sz="0" w:space="0" w:color="auto"/>
                <w:left w:val="none" w:sz="0" w:space="0" w:color="auto"/>
                <w:bottom w:val="none" w:sz="0" w:space="0" w:color="auto"/>
                <w:right w:val="none" w:sz="0" w:space="0" w:color="auto"/>
              </w:divBdr>
            </w:div>
            <w:div w:id="1712804548">
              <w:marLeft w:val="0"/>
              <w:marRight w:val="0"/>
              <w:marTop w:val="0"/>
              <w:marBottom w:val="0"/>
              <w:divBdr>
                <w:top w:val="none" w:sz="0" w:space="0" w:color="auto"/>
                <w:left w:val="none" w:sz="0" w:space="0" w:color="auto"/>
                <w:bottom w:val="none" w:sz="0" w:space="0" w:color="auto"/>
                <w:right w:val="none" w:sz="0" w:space="0" w:color="auto"/>
              </w:divBdr>
            </w:div>
            <w:div w:id="1850831831">
              <w:marLeft w:val="0"/>
              <w:marRight w:val="0"/>
              <w:marTop w:val="0"/>
              <w:marBottom w:val="0"/>
              <w:divBdr>
                <w:top w:val="none" w:sz="0" w:space="0" w:color="auto"/>
                <w:left w:val="none" w:sz="0" w:space="0" w:color="auto"/>
                <w:bottom w:val="none" w:sz="0" w:space="0" w:color="auto"/>
                <w:right w:val="none" w:sz="0" w:space="0" w:color="auto"/>
              </w:divBdr>
            </w:div>
            <w:div w:id="1957177061">
              <w:marLeft w:val="0"/>
              <w:marRight w:val="0"/>
              <w:marTop w:val="0"/>
              <w:marBottom w:val="0"/>
              <w:divBdr>
                <w:top w:val="none" w:sz="0" w:space="0" w:color="auto"/>
                <w:left w:val="none" w:sz="0" w:space="0" w:color="auto"/>
                <w:bottom w:val="none" w:sz="0" w:space="0" w:color="auto"/>
                <w:right w:val="none" w:sz="0" w:space="0" w:color="auto"/>
              </w:divBdr>
            </w:div>
            <w:div w:id="1968968115">
              <w:marLeft w:val="0"/>
              <w:marRight w:val="0"/>
              <w:marTop w:val="0"/>
              <w:marBottom w:val="0"/>
              <w:divBdr>
                <w:top w:val="none" w:sz="0" w:space="0" w:color="auto"/>
                <w:left w:val="none" w:sz="0" w:space="0" w:color="auto"/>
                <w:bottom w:val="none" w:sz="0" w:space="0" w:color="auto"/>
                <w:right w:val="none" w:sz="0" w:space="0" w:color="auto"/>
              </w:divBdr>
            </w:div>
            <w:div w:id="2034576124">
              <w:marLeft w:val="0"/>
              <w:marRight w:val="0"/>
              <w:marTop w:val="0"/>
              <w:marBottom w:val="0"/>
              <w:divBdr>
                <w:top w:val="none" w:sz="0" w:space="0" w:color="auto"/>
                <w:left w:val="none" w:sz="0" w:space="0" w:color="auto"/>
                <w:bottom w:val="none" w:sz="0" w:space="0" w:color="auto"/>
                <w:right w:val="none" w:sz="0" w:space="0" w:color="auto"/>
              </w:divBdr>
            </w:div>
            <w:div w:id="2035884405">
              <w:marLeft w:val="0"/>
              <w:marRight w:val="0"/>
              <w:marTop w:val="0"/>
              <w:marBottom w:val="0"/>
              <w:divBdr>
                <w:top w:val="none" w:sz="0" w:space="0" w:color="auto"/>
                <w:left w:val="none" w:sz="0" w:space="0" w:color="auto"/>
                <w:bottom w:val="none" w:sz="0" w:space="0" w:color="auto"/>
                <w:right w:val="none" w:sz="0" w:space="0" w:color="auto"/>
              </w:divBdr>
            </w:div>
            <w:div w:id="2062554099">
              <w:marLeft w:val="0"/>
              <w:marRight w:val="0"/>
              <w:marTop w:val="0"/>
              <w:marBottom w:val="0"/>
              <w:divBdr>
                <w:top w:val="none" w:sz="0" w:space="0" w:color="auto"/>
                <w:left w:val="none" w:sz="0" w:space="0" w:color="auto"/>
                <w:bottom w:val="none" w:sz="0" w:space="0" w:color="auto"/>
                <w:right w:val="none" w:sz="0" w:space="0" w:color="auto"/>
              </w:divBdr>
              <w:divsChild>
                <w:div w:id="55976768">
                  <w:marLeft w:val="0"/>
                  <w:marRight w:val="0"/>
                  <w:marTop w:val="0"/>
                  <w:marBottom w:val="0"/>
                  <w:divBdr>
                    <w:top w:val="none" w:sz="0" w:space="0" w:color="auto"/>
                    <w:left w:val="none" w:sz="0" w:space="0" w:color="auto"/>
                    <w:bottom w:val="none" w:sz="0" w:space="0" w:color="auto"/>
                    <w:right w:val="none" w:sz="0" w:space="0" w:color="auto"/>
                  </w:divBdr>
                </w:div>
                <w:div w:id="73550467">
                  <w:marLeft w:val="0"/>
                  <w:marRight w:val="0"/>
                  <w:marTop w:val="0"/>
                  <w:marBottom w:val="0"/>
                  <w:divBdr>
                    <w:top w:val="none" w:sz="0" w:space="0" w:color="auto"/>
                    <w:left w:val="none" w:sz="0" w:space="0" w:color="auto"/>
                    <w:bottom w:val="none" w:sz="0" w:space="0" w:color="auto"/>
                    <w:right w:val="none" w:sz="0" w:space="0" w:color="auto"/>
                  </w:divBdr>
                </w:div>
                <w:div w:id="109058585">
                  <w:marLeft w:val="0"/>
                  <w:marRight w:val="0"/>
                  <w:marTop w:val="0"/>
                  <w:marBottom w:val="0"/>
                  <w:divBdr>
                    <w:top w:val="none" w:sz="0" w:space="0" w:color="auto"/>
                    <w:left w:val="none" w:sz="0" w:space="0" w:color="auto"/>
                    <w:bottom w:val="none" w:sz="0" w:space="0" w:color="auto"/>
                    <w:right w:val="none" w:sz="0" w:space="0" w:color="auto"/>
                  </w:divBdr>
                </w:div>
                <w:div w:id="130906054">
                  <w:marLeft w:val="0"/>
                  <w:marRight w:val="0"/>
                  <w:marTop w:val="0"/>
                  <w:marBottom w:val="0"/>
                  <w:divBdr>
                    <w:top w:val="none" w:sz="0" w:space="0" w:color="auto"/>
                    <w:left w:val="none" w:sz="0" w:space="0" w:color="auto"/>
                    <w:bottom w:val="none" w:sz="0" w:space="0" w:color="auto"/>
                    <w:right w:val="none" w:sz="0" w:space="0" w:color="auto"/>
                  </w:divBdr>
                </w:div>
                <w:div w:id="132213046">
                  <w:marLeft w:val="0"/>
                  <w:marRight w:val="0"/>
                  <w:marTop w:val="0"/>
                  <w:marBottom w:val="0"/>
                  <w:divBdr>
                    <w:top w:val="none" w:sz="0" w:space="0" w:color="auto"/>
                    <w:left w:val="none" w:sz="0" w:space="0" w:color="auto"/>
                    <w:bottom w:val="none" w:sz="0" w:space="0" w:color="auto"/>
                    <w:right w:val="none" w:sz="0" w:space="0" w:color="auto"/>
                  </w:divBdr>
                </w:div>
                <w:div w:id="152917060">
                  <w:marLeft w:val="0"/>
                  <w:marRight w:val="0"/>
                  <w:marTop w:val="0"/>
                  <w:marBottom w:val="0"/>
                  <w:divBdr>
                    <w:top w:val="none" w:sz="0" w:space="0" w:color="auto"/>
                    <w:left w:val="none" w:sz="0" w:space="0" w:color="auto"/>
                    <w:bottom w:val="none" w:sz="0" w:space="0" w:color="auto"/>
                    <w:right w:val="none" w:sz="0" w:space="0" w:color="auto"/>
                  </w:divBdr>
                </w:div>
                <w:div w:id="153645114">
                  <w:marLeft w:val="0"/>
                  <w:marRight w:val="0"/>
                  <w:marTop w:val="0"/>
                  <w:marBottom w:val="0"/>
                  <w:divBdr>
                    <w:top w:val="none" w:sz="0" w:space="0" w:color="auto"/>
                    <w:left w:val="none" w:sz="0" w:space="0" w:color="auto"/>
                    <w:bottom w:val="none" w:sz="0" w:space="0" w:color="auto"/>
                    <w:right w:val="none" w:sz="0" w:space="0" w:color="auto"/>
                  </w:divBdr>
                </w:div>
                <w:div w:id="310982600">
                  <w:marLeft w:val="0"/>
                  <w:marRight w:val="0"/>
                  <w:marTop w:val="0"/>
                  <w:marBottom w:val="0"/>
                  <w:divBdr>
                    <w:top w:val="none" w:sz="0" w:space="0" w:color="auto"/>
                    <w:left w:val="none" w:sz="0" w:space="0" w:color="auto"/>
                    <w:bottom w:val="none" w:sz="0" w:space="0" w:color="auto"/>
                    <w:right w:val="none" w:sz="0" w:space="0" w:color="auto"/>
                  </w:divBdr>
                </w:div>
                <w:div w:id="389810636">
                  <w:marLeft w:val="0"/>
                  <w:marRight w:val="0"/>
                  <w:marTop w:val="0"/>
                  <w:marBottom w:val="0"/>
                  <w:divBdr>
                    <w:top w:val="none" w:sz="0" w:space="0" w:color="auto"/>
                    <w:left w:val="none" w:sz="0" w:space="0" w:color="auto"/>
                    <w:bottom w:val="none" w:sz="0" w:space="0" w:color="auto"/>
                    <w:right w:val="none" w:sz="0" w:space="0" w:color="auto"/>
                  </w:divBdr>
                </w:div>
                <w:div w:id="424614612">
                  <w:marLeft w:val="0"/>
                  <w:marRight w:val="0"/>
                  <w:marTop w:val="0"/>
                  <w:marBottom w:val="0"/>
                  <w:divBdr>
                    <w:top w:val="none" w:sz="0" w:space="0" w:color="auto"/>
                    <w:left w:val="none" w:sz="0" w:space="0" w:color="auto"/>
                    <w:bottom w:val="none" w:sz="0" w:space="0" w:color="auto"/>
                    <w:right w:val="none" w:sz="0" w:space="0" w:color="auto"/>
                  </w:divBdr>
                </w:div>
                <w:div w:id="610014353">
                  <w:marLeft w:val="0"/>
                  <w:marRight w:val="0"/>
                  <w:marTop w:val="0"/>
                  <w:marBottom w:val="0"/>
                  <w:divBdr>
                    <w:top w:val="none" w:sz="0" w:space="0" w:color="auto"/>
                    <w:left w:val="none" w:sz="0" w:space="0" w:color="auto"/>
                    <w:bottom w:val="none" w:sz="0" w:space="0" w:color="auto"/>
                    <w:right w:val="none" w:sz="0" w:space="0" w:color="auto"/>
                  </w:divBdr>
                </w:div>
                <w:div w:id="682824515">
                  <w:marLeft w:val="0"/>
                  <w:marRight w:val="0"/>
                  <w:marTop w:val="0"/>
                  <w:marBottom w:val="0"/>
                  <w:divBdr>
                    <w:top w:val="none" w:sz="0" w:space="0" w:color="auto"/>
                    <w:left w:val="none" w:sz="0" w:space="0" w:color="auto"/>
                    <w:bottom w:val="none" w:sz="0" w:space="0" w:color="auto"/>
                    <w:right w:val="none" w:sz="0" w:space="0" w:color="auto"/>
                  </w:divBdr>
                </w:div>
                <w:div w:id="904492843">
                  <w:marLeft w:val="0"/>
                  <w:marRight w:val="0"/>
                  <w:marTop w:val="0"/>
                  <w:marBottom w:val="0"/>
                  <w:divBdr>
                    <w:top w:val="none" w:sz="0" w:space="0" w:color="auto"/>
                    <w:left w:val="none" w:sz="0" w:space="0" w:color="auto"/>
                    <w:bottom w:val="none" w:sz="0" w:space="0" w:color="auto"/>
                    <w:right w:val="none" w:sz="0" w:space="0" w:color="auto"/>
                  </w:divBdr>
                </w:div>
                <w:div w:id="960454274">
                  <w:marLeft w:val="0"/>
                  <w:marRight w:val="0"/>
                  <w:marTop w:val="0"/>
                  <w:marBottom w:val="0"/>
                  <w:divBdr>
                    <w:top w:val="none" w:sz="0" w:space="0" w:color="auto"/>
                    <w:left w:val="none" w:sz="0" w:space="0" w:color="auto"/>
                    <w:bottom w:val="none" w:sz="0" w:space="0" w:color="auto"/>
                    <w:right w:val="none" w:sz="0" w:space="0" w:color="auto"/>
                  </w:divBdr>
                </w:div>
                <w:div w:id="1093361093">
                  <w:marLeft w:val="0"/>
                  <w:marRight w:val="0"/>
                  <w:marTop w:val="0"/>
                  <w:marBottom w:val="0"/>
                  <w:divBdr>
                    <w:top w:val="none" w:sz="0" w:space="0" w:color="auto"/>
                    <w:left w:val="none" w:sz="0" w:space="0" w:color="auto"/>
                    <w:bottom w:val="none" w:sz="0" w:space="0" w:color="auto"/>
                    <w:right w:val="none" w:sz="0" w:space="0" w:color="auto"/>
                  </w:divBdr>
                </w:div>
                <w:div w:id="1222524588">
                  <w:marLeft w:val="0"/>
                  <w:marRight w:val="0"/>
                  <w:marTop w:val="0"/>
                  <w:marBottom w:val="0"/>
                  <w:divBdr>
                    <w:top w:val="none" w:sz="0" w:space="0" w:color="auto"/>
                    <w:left w:val="none" w:sz="0" w:space="0" w:color="auto"/>
                    <w:bottom w:val="none" w:sz="0" w:space="0" w:color="auto"/>
                    <w:right w:val="none" w:sz="0" w:space="0" w:color="auto"/>
                  </w:divBdr>
                </w:div>
                <w:div w:id="1247230476">
                  <w:marLeft w:val="0"/>
                  <w:marRight w:val="0"/>
                  <w:marTop w:val="0"/>
                  <w:marBottom w:val="0"/>
                  <w:divBdr>
                    <w:top w:val="none" w:sz="0" w:space="0" w:color="auto"/>
                    <w:left w:val="none" w:sz="0" w:space="0" w:color="auto"/>
                    <w:bottom w:val="none" w:sz="0" w:space="0" w:color="auto"/>
                    <w:right w:val="none" w:sz="0" w:space="0" w:color="auto"/>
                  </w:divBdr>
                </w:div>
                <w:div w:id="1284967735">
                  <w:marLeft w:val="0"/>
                  <w:marRight w:val="0"/>
                  <w:marTop w:val="0"/>
                  <w:marBottom w:val="0"/>
                  <w:divBdr>
                    <w:top w:val="none" w:sz="0" w:space="0" w:color="auto"/>
                    <w:left w:val="none" w:sz="0" w:space="0" w:color="auto"/>
                    <w:bottom w:val="none" w:sz="0" w:space="0" w:color="auto"/>
                    <w:right w:val="none" w:sz="0" w:space="0" w:color="auto"/>
                  </w:divBdr>
                </w:div>
                <w:div w:id="1306857472">
                  <w:marLeft w:val="0"/>
                  <w:marRight w:val="0"/>
                  <w:marTop w:val="0"/>
                  <w:marBottom w:val="0"/>
                  <w:divBdr>
                    <w:top w:val="none" w:sz="0" w:space="0" w:color="auto"/>
                    <w:left w:val="none" w:sz="0" w:space="0" w:color="auto"/>
                    <w:bottom w:val="none" w:sz="0" w:space="0" w:color="auto"/>
                    <w:right w:val="none" w:sz="0" w:space="0" w:color="auto"/>
                  </w:divBdr>
                </w:div>
                <w:div w:id="1414741818">
                  <w:marLeft w:val="0"/>
                  <w:marRight w:val="0"/>
                  <w:marTop w:val="0"/>
                  <w:marBottom w:val="0"/>
                  <w:divBdr>
                    <w:top w:val="none" w:sz="0" w:space="0" w:color="auto"/>
                    <w:left w:val="none" w:sz="0" w:space="0" w:color="auto"/>
                    <w:bottom w:val="none" w:sz="0" w:space="0" w:color="auto"/>
                    <w:right w:val="none" w:sz="0" w:space="0" w:color="auto"/>
                  </w:divBdr>
                </w:div>
                <w:div w:id="1430471534">
                  <w:marLeft w:val="0"/>
                  <w:marRight w:val="0"/>
                  <w:marTop w:val="0"/>
                  <w:marBottom w:val="0"/>
                  <w:divBdr>
                    <w:top w:val="none" w:sz="0" w:space="0" w:color="auto"/>
                    <w:left w:val="none" w:sz="0" w:space="0" w:color="auto"/>
                    <w:bottom w:val="none" w:sz="0" w:space="0" w:color="auto"/>
                    <w:right w:val="none" w:sz="0" w:space="0" w:color="auto"/>
                  </w:divBdr>
                </w:div>
                <w:div w:id="1563324726">
                  <w:marLeft w:val="0"/>
                  <w:marRight w:val="0"/>
                  <w:marTop w:val="0"/>
                  <w:marBottom w:val="0"/>
                  <w:divBdr>
                    <w:top w:val="none" w:sz="0" w:space="0" w:color="auto"/>
                    <w:left w:val="none" w:sz="0" w:space="0" w:color="auto"/>
                    <w:bottom w:val="none" w:sz="0" w:space="0" w:color="auto"/>
                    <w:right w:val="none" w:sz="0" w:space="0" w:color="auto"/>
                  </w:divBdr>
                </w:div>
                <w:div w:id="1614050358">
                  <w:marLeft w:val="0"/>
                  <w:marRight w:val="0"/>
                  <w:marTop w:val="0"/>
                  <w:marBottom w:val="0"/>
                  <w:divBdr>
                    <w:top w:val="none" w:sz="0" w:space="0" w:color="auto"/>
                    <w:left w:val="none" w:sz="0" w:space="0" w:color="auto"/>
                    <w:bottom w:val="none" w:sz="0" w:space="0" w:color="auto"/>
                    <w:right w:val="none" w:sz="0" w:space="0" w:color="auto"/>
                  </w:divBdr>
                </w:div>
                <w:div w:id="1668705607">
                  <w:marLeft w:val="0"/>
                  <w:marRight w:val="0"/>
                  <w:marTop w:val="0"/>
                  <w:marBottom w:val="0"/>
                  <w:divBdr>
                    <w:top w:val="none" w:sz="0" w:space="0" w:color="auto"/>
                    <w:left w:val="none" w:sz="0" w:space="0" w:color="auto"/>
                    <w:bottom w:val="none" w:sz="0" w:space="0" w:color="auto"/>
                    <w:right w:val="none" w:sz="0" w:space="0" w:color="auto"/>
                  </w:divBdr>
                </w:div>
                <w:div w:id="1727221849">
                  <w:marLeft w:val="0"/>
                  <w:marRight w:val="0"/>
                  <w:marTop w:val="0"/>
                  <w:marBottom w:val="0"/>
                  <w:divBdr>
                    <w:top w:val="none" w:sz="0" w:space="0" w:color="auto"/>
                    <w:left w:val="none" w:sz="0" w:space="0" w:color="auto"/>
                    <w:bottom w:val="none" w:sz="0" w:space="0" w:color="auto"/>
                    <w:right w:val="none" w:sz="0" w:space="0" w:color="auto"/>
                  </w:divBdr>
                </w:div>
                <w:div w:id="1735615518">
                  <w:marLeft w:val="0"/>
                  <w:marRight w:val="0"/>
                  <w:marTop w:val="0"/>
                  <w:marBottom w:val="0"/>
                  <w:divBdr>
                    <w:top w:val="none" w:sz="0" w:space="0" w:color="auto"/>
                    <w:left w:val="none" w:sz="0" w:space="0" w:color="auto"/>
                    <w:bottom w:val="none" w:sz="0" w:space="0" w:color="auto"/>
                    <w:right w:val="none" w:sz="0" w:space="0" w:color="auto"/>
                  </w:divBdr>
                </w:div>
                <w:div w:id="1739133676">
                  <w:marLeft w:val="0"/>
                  <w:marRight w:val="0"/>
                  <w:marTop w:val="0"/>
                  <w:marBottom w:val="0"/>
                  <w:divBdr>
                    <w:top w:val="none" w:sz="0" w:space="0" w:color="auto"/>
                    <w:left w:val="none" w:sz="0" w:space="0" w:color="auto"/>
                    <w:bottom w:val="none" w:sz="0" w:space="0" w:color="auto"/>
                    <w:right w:val="none" w:sz="0" w:space="0" w:color="auto"/>
                  </w:divBdr>
                </w:div>
                <w:div w:id="1968660859">
                  <w:marLeft w:val="0"/>
                  <w:marRight w:val="0"/>
                  <w:marTop w:val="0"/>
                  <w:marBottom w:val="0"/>
                  <w:divBdr>
                    <w:top w:val="none" w:sz="0" w:space="0" w:color="auto"/>
                    <w:left w:val="none" w:sz="0" w:space="0" w:color="auto"/>
                    <w:bottom w:val="none" w:sz="0" w:space="0" w:color="auto"/>
                    <w:right w:val="none" w:sz="0" w:space="0" w:color="auto"/>
                  </w:divBdr>
                </w:div>
              </w:divsChild>
            </w:div>
            <w:div w:id="2123838394">
              <w:marLeft w:val="0"/>
              <w:marRight w:val="0"/>
              <w:marTop w:val="0"/>
              <w:marBottom w:val="0"/>
              <w:divBdr>
                <w:top w:val="none" w:sz="0" w:space="0" w:color="auto"/>
                <w:left w:val="none" w:sz="0" w:space="0" w:color="auto"/>
                <w:bottom w:val="none" w:sz="0" w:space="0" w:color="auto"/>
                <w:right w:val="none" w:sz="0" w:space="0" w:color="auto"/>
              </w:divBdr>
            </w:div>
          </w:divsChild>
        </w:div>
        <w:div w:id="1215502898">
          <w:marLeft w:val="0"/>
          <w:marRight w:val="0"/>
          <w:marTop w:val="0"/>
          <w:marBottom w:val="0"/>
          <w:divBdr>
            <w:top w:val="none" w:sz="0" w:space="0" w:color="auto"/>
            <w:left w:val="none" w:sz="0" w:space="0" w:color="auto"/>
            <w:bottom w:val="none" w:sz="0" w:space="0" w:color="auto"/>
            <w:right w:val="none" w:sz="0" w:space="0" w:color="auto"/>
          </w:divBdr>
        </w:div>
        <w:div w:id="1227914317">
          <w:marLeft w:val="0"/>
          <w:marRight w:val="0"/>
          <w:marTop w:val="0"/>
          <w:marBottom w:val="0"/>
          <w:divBdr>
            <w:top w:val="none" w:sz="0" w:space="0" w:color="auto"/>
            <w:left w:val="none" w:sz="0" w:space="0" w:color="auto"/>
            <w:bottom w:val="none" w:sz="0" w:space="0" w:color="auto"/>
            <w:right w:val="none" w:sz="0" w:space="0" w:color="auto"/>
          </w:divBdr>
          <w:divsChild>
            <w:div w:id="19165343">
              <w:marLeft w:val="0"/>
              <w:marRight w:val="0"/>
              <w:marTop w:val="0"/>
              <w:marBottom w:val="0"/>
              <w:divBdr>
                <w:top w:val="none" w:sz="0" w:space="0" w:color="auto"/>
                <w:left w:val="none" w:sz="0" w:space="0" w:color="auto"/>
                <w:bottom w:val="none" w:sz="0" w:space="0" w:color="auto"/>
                <w:right w:val="none" w:sz="0" w:space="0" w:color="auto"/>
              </w:divBdr>
              <w:divsChild>
                <w:div w:id="947086116">
                  <w:marLeft w:val="0"/>
                  <w:marRight w:val="0"/>
                  <w:marTop w:val="0"/>
                  <w:marBottom w:val="0"/>
                  <w:divBdr>
                    <w:top w:val="none" w:sz="0" w:space="0" w:color="auto"/>
                    <w:left w:val="none" w:sz="0" w:space="0" w:color="auto"/>
                    <w:bottom w:val="none" w:sz="0" w:space="0" w:color="auto"/>
                    <w:right w:val="none" w:sz="0" w:space="0" w:color="auto"/>
                  </w:divBdr>
                </w:div>
                <w:div w:id="1518275408">
                  <w:marLeft w:val="0"/>
                  <w:marRight w:val="0"/>
                  <w:marTop w:val="0"/>
                  <w:marBottom w:val="0"/>
                  <w:divBdr>
                    <w:top w:val="none" w:sz="0" w:space="0" w:color="auto"/>
                    <w:left w:val="none" w:sz="0" w:space="0" w:color="auto"/>
                    <w:bottom w:val="none" w:sz="0" w:space="0" w:color="auto"/>
                    <w:right w:val="none" w:sz="0" w:space="0" w:color="auto"/>
                  </w:divBdr>
                </w:div>
                <w:div w:id="2114009921">
                  <w:marLeft w:val="0"/>
                  <w:marRight w:val="0"/>
                  <w:marTop w:val="0"/>
                  <w:marBottom w:val="0"/>
                  <w:divBdr>
                    <w:top w:val="none" w:sz="0" w:space="0" w:color="auto"/>
                    <w:left w:val="none" w:sz="0" w:space="0" w:color="auto"/>
                    <w:bottom w:val="none" w:sz="0" w:space="0" w:color="auto"/>
                    <w:right w:val="none" w:sz="0" w:space="0" w:color="auto"/>
                  </w:divBdr>
                </w:div>
              </w:divsChild>
            </w:div>
            <w:div w:id="415446422">
              <w:marLeft w:val="0"/>
              <w:marRight w:val="0"/>
              <w:marTop w:val="0"/>
              <w:marBottom w:val="0"/>
              <w:divBdr>
                <w:top w:val="none" w:sz="0" w:space="0" w:color="auto"/>
                <w:left w:val="none" w:sz="0" w:space="0" w:color="auto"/>
                <w:bottom w:val="none" w:sz="0" w:space="0" w:color="auto"/>
                <w:right w:val="none" w:sz="0" w:space="0" w:color="auto"/>
              </w:divBdr>
            </w:div>
            <w:div w:id="645162118">
              <w:marLeft w:val="0"/>
              <w:marRight w:val="0"/>
              <w:marTop w:val="0"/>
              <w:marBottom w:val="0"/>
              <w:divBdr>
                <w:top w:val="none" w:sz="0" w:space="0" w:color="auto"/>
                <w:left w:val="none" w:sz="0" w:space="0" w:color="auto"/>
                <w:bottom w:val="none" w:sz="0" w:space="0" w:color="auto"/>
                <w:right w:val="none" w:sz="0" w:space="0" w:color="auto"/>
              </w:divBdr>
            </w:div>
            <w:div w:id="812480755">
              <w:marLeft w:val="0"/>
              <w:marRight w:val="0"/>
              <w:marTop w:val="0"/>
              <w:marBottom w:val="0"/>
              <w:divBdr>
                <w:top w:val="none" w:sz="0" w:space="0" w:color="auto"/>
                <w:left w:val="none" w:sz="0" w:space="0" w:color="auto"/>
                <w:bottom w:val="none" w:sz="0" w:space="0" w:color="auto"/>
                <w:right w:val="none" w:sz="0" w:space="0" w:color="auto"/>
              </w:divBdr>
            </w:div>
          </w:divsChild>
        </w:div>
        <w:div w:id="1239249181">
          <w:marLeft w:val="0"/>
          <w:marRight w:val="0"/>
          <w:marTop w:val="0"/>
          <w:marBottom w:val="0"/>
          <w:divBdr>
            <w:top w:val="none" w:sz="0" w:space="0" w:color="auto"/>
            <w:left w:val="none" w:sz="0" w:space="0" w:color="auto"/>
            <w:bottom w:val="none" w:sz="0" w:space="0" w:color="auto"/>
            <w:right w:val="none" w:sz="0" w:space="0" w:color="auto"/>
          </w:divBdr>
          <w:divsChild>
            <w:div w:id="150828600">
              <w:marLeft w:val="0"/>
              <w:marRight w:val="0"/>
              <w:marTop w:val="0"/>
              <w:marBottom w:val="0"/>
              <w:divBdr>
                <w:top w:val="none" w:sz="0" w:space="0" w:color="auto"/>
                <w:left w:val="none" w:sz="0" w:space="0" w:color="auto"/>
                <w:bottom w:val="none" w:sz="0" w:space="0" w:color="auto"/>
                <w:right w:val="none" w:sz="0" w:space="0" w:color="auto"/>
              </w:divBdr>
              <w:divsChild>
                <w:div w:id="273099332">
                  <w:marLeft w:val="0"/>
                  <w:marRight w:val="0"/>
                  <w:marTop w:val="0"/>
                  <w:marBottom w:val="0"/>
                  <w:divBdr>
                    <w:top w:val="none" w:sz="0" w:space="0" w:color="auto"/>
                    <w:left w:val="none" w:sz="0" w:space="0" w:color="auto"/>
                    <w:bottom w:val="none" w:sz="0" w:space="0" w:color="auto"/>
                    <w:right w:val="none" w:sz="0" w:space="0" w:color="auto"/>
                  </w:divBdr>
                </w:div>
                <w:div w:id="630280941">
                  <w:marLeft w:val="0"/>
                  <w:marRight w:val="0"/>
                  <w:marTop w:val="0"/>
                  <w:marBottom w:val="0"/>
                  <w:divBdr>
                    <w:top w:val="none" w:sz="0" w:space="0" w:color="auto"/>
                    <w:left w:val="none" w:sz="0" w:space="0" w:color="auto"/>
                    <w:bottom w:val="none" w:sz="0" w:space="0" w:color="auto"/>
                    <w:right w:val="none" w:sz="0" w:space="0" w:color="auto"/>
                  </w:divBdr>
                </w:div>
                <w:div w:id="723874812">
                  <w:marLeft w:val="0"/>
                  <w:marRight w:val="0"/>
                  <w:marTop w:val="0"/>
                  <w:marBottom w:val="0"/>
                  <w:divBdr>
                    <w:top w:val="none" w:sz="0" w:space="0" w:color="auto"/>
                    <w:left w:val="none" w:sz="0" w:space="0" w:color="auto"/>
                    <w:bottom w:val="none" w:sz="0" w:space="0" w:color="auto"/>
                    <w:right w:val="none" w:sz="0" w:space="0" w:color="auto"/>
                  </w:divBdr>
                </w:div>
                <w:div w:id="848107660">
                  <w:marLeft w:val="0"/>
                  <w:marRight w:val="0"/>
                  <w:marTop w:val="0"/>
                  <w:marBottom w:val="0"/>
                  <w:divBdr>
                    <w:top w:val="none" w:sz="0" w:space="0" w:color="auto"/>
                    <w:left w:val="none" w:sz="0" w:space="0" w:color="auto"/>
                    <w:bottom w:val="none" w:sz="0" w:space="0" w:color="auto"/>
                    <w:right w:val="none" w:sz="0" w:space="0" w:color="auto"/>
                  </w:divBdr>
                </w:div>
                <w:div w:id="1072652829">
                  <w:marLeft w:val="0"/>
                  <w:marRight w:val="0"/>
                  <w:marTop w:val="0"/>
                  <w:marBottom w:val="0"/>
                  <w:divBdr>
                    <w:top w:val="none" w:sz="0" w:space="0" w:color="auto"/>
                    <w:left w:val="none" w:sz="0" w:space="0" w:color="auto"/>
                    <w:bottom w:val="none" w:sz="0" w:space="0" w:color="auto"/>
                    <w:right w:val="none" w:sz="0" w:space="0" w:color="auto"/>
                  </w:divBdr>
                </w:div>
                <w:div w:id="1148060613">
                  <w:marLeft w:val="0"/>
                  <w:marRight w:val="0"/>
                  <w:marTop w:val="0"/>
                  <w:marBottom w:val="0"/>
                  <w:divBdr>
                    <w:top w:val="none" w:sz="0" w:space="0" w:color="auto"/>
                    <w:left w:val="none" w:sz="0" w:space="0" w:color="auto"/>
                    <w:bottom w:val="none" w:sz="0" w:space="0" w:color="auto"/>
                    <w:right w:val="none" w:sz="0" w:space="0" w:color="auto"/>
                  </w:divBdr>
                </w:div>
                <w:div w:id="1585650506">
                  <w:marLeft w:val="0"/>
                  <w:marRight w:val="0"/>
                  <w:marTop w:val="0"/>
                  <w:marBottom w:val="0"/>
                  <w:divBdr>
                    <w:top w:val="none" w:sz="0" w:space="0" w:color="auto"/>
                    <w:left w:val="none" w:sz="0" w:space="0" w:color="auto"/>
                    <w:bottom w:val="none" w:sz="0" w:space="0" w:color="auto"/>
                    <w:right w:val="none" w:sz="0" w:space="0" w:color="auto"/>
                  </w:divBdr>
                </w:div>
                <w:div w:id="1762068836">
                  <w:marLeft w:val="0"/>
                  <w:marRight w:val="0"/>
                  <w:marTop w:val="0"/>
                  <w:marBottom w:val="0"/>
                  <w:divBdr>
                    <w:top w:val="none" w:sz="0" w:space="0" w:color="auto"/>
                    <w:left w:val="none" w:sz="0" w:space="0" w:color="auto"/>
                    <w:bottom w:val="none" w:sz="0" w:space="0" w:color="auto"/>
                    <w:right w:val="none" w:sz="0" w:space="0" w:color="auto"/>
                  </w:divBdr>
                </w:div>
                <w:div w:id="2084330261">
                  <w:marLeft w:val="0"/>
                  <w:marRight w:val="0"/>
                  <w:marTop w:val="0"/>
                  <w:marBottom w:val="0"/>
                  <w:divBdr>
                    <w:top w:val="none" w:sz="0" w:space="0" w:color="auto"/>
                    <w:left w:val="none" w:sz="0" w:space="0" w:color="auto"/>
                    <w:bottom w:val="none" w:sz="0" w:space="0" w:color="auto"/>
                    <w:right w:val="none" w:sz="0" w:space="0" w:color="auto"/>
                  </w:divBdr>
                </w:div>
              </w:divsChild>
            </w:div>
            <w:div w:id="242490288">
              <w:marLeft w:val="0"/>
              <w:marRight w:val="0"/>
              <w:marTop w:val="0"/>
              <w:marBottom w:val="0"/>
              <w:divBdr>
                <w:top w:val="none" w:sz="0" w:space="0" w:color="auto"/>
                <w:left w:val="none" w:sz="0" w:space="0" w:color="auto"/>
                <w:bottom w:val="none" w:sz="0" w:space="0" w:color="auto"/>
                <w:right w:val="none" w:sz="0" w:space="0" w:color="auto"/>
              </w:divBdr>
            </w:div>
            <w:div w:id="501360479">
              <w:marLeft w:val="0"/>
              <w:marRight w:val="0"/>
              <w:marTop w:val="0"/>
              <w:marBottom w:val="0"/>
              <w:divBdr>
                <w:top w:val="none" w:sz="0" w:space="0" w:color="auto"/>
                <w:left w:val="none" w:sz="0" w:space="0" w:color="auto"/>
                <w:bottom w:val="none" w:sz="0" w:space="0" w:color="auto"/>
                <w:right w:val="none" w:sz="0" w:space="0" w:color="auto"/>
              </w:divBdr>
            </w:div>
            <w:div w:id="768279831">
              <w:marLeft w:val="0"/>
              <w:marRight w:val="0"/>
              <w:marTop w:val="0"/>
              <w:marBottom w:val="0"/>
              <w:divBdr>
                <w:top w:val="none" w:sz="0" w:space="0" w:color="auto"/>
                <w:left w:val="none" w:sz="0" w:space="0" w:color="auto"/>
                <w:bottom w:val="none" w:sz="0" w:space="0" w:color="auto"/>
                <w:right w:val="none" w:sz="0" w:space="0" w:color="auto"/>
              </w:divBdr>
            </w:div>
            <w:div w:id="830022641">
              <w:marLeft w:val="0"/>
              <w:marRight w:val="0"/>
              <w:marTop w:val="0"/>
              <w:marBottom w:val="0"/>
              <w:divBdr>
                <w:top w:val="none" w:sz="0" w:space="0" w:color="auto"/>
                <w:left w:val="none" w:sz="0" w:space="0" w:color="auto"/>
                <w:bottom w:val="none" w:sz="0" w:space="0" w:color="auto"/>
                <w:right w:val="none" w:sz="0" w:space="0" w:color="auto"/>
              </w:divBdr>
            </w:div>
            <w:div w:id="1278902085">
              <w:marLeft w:val="0"/>
              <w:marRight w:val="0"/>
              <w:marTop w:val="0"/>
              <w:marBottom w:val="0"/>
              <w:divBdr>
                <w:top w:val="none" w:sz="0" w:space="0" w:color="auto"/>
                <w:left w:val="none" w:sz="0" w:space="0" w:color="auto"/>
                <w:bottom w:val="none" w:sz="0" w:space="0" w:color="auto"/>
                <w:right w:val="none" w:sz="0" w:space="0" w:color="auto"/>
              </w:divBdr>
            </w:div>
            <w:div w:id="1324578776">
              <w:marLeft w:val="0"/>
              <w:marRight w:val="0"/>
              <w:marTop w:val="0"/>
              <w:marBottom w:val="0"/>
              <w:divBdr>
                <w:top w:val="none" w:sz="0" w:space="0" w:color="auto"/>
                <w:left w:val="none" w:sz="0" w:space="0" w:color="auto"/>
                <w:bottom w:val="none" w:sz="0" w:space="0" w:color="auto"/>
                <w:right w:val="none" w:sz="0" w:space="0" w:color="auto"/>
              </w:divBdr>
            </w:div>
            <w:div w:id="1417676996">
              <w:marLeft w:val="0"/>
              <w:marRight w:val="0"/>
              <w:marTop w:val="0"/>
              <w:marBottom w:val="0"/>
              <w:divBdr>
                <w:top w:val="none" w:sz="0" w:space="0" w:color="auto"/>
                <w:left w:val="none" w:sz="0" w:space="0" w:color="auto"/>
                <w:bottom w:val="none" w:sz="0" w:space="0" w:color="auto"/>
                <w:right w:val="none" w:sz="0" w:space="0" w:color="auto"/>
              </w:divBdr>
            </w:div>
            <w:div w:id="1497576282">
              <w:marLeft w:val="0"/>
              <w:marRight w:val="0"/>
              <w:marTop w:val="0"/>
              <w:marBottom w:val="0"/>
              <w:divBdr>
                <w:top w:val="none" w:sz="0" w:space="0" w:color="auto"/>
                <w:left w:val="none" w:sz="0" w:space="0" w:color="auto"/>
                <w:bottom w:val="none" w:sz="0" w:space="0" w:color="auto"/>
                <w:right w:val="none" w:sz="0" w:space="0" w:color="auto"/>
              </w:divBdr>
            </w:div>
            <w:div w:id="1823540773">
              <w:marLeft w:val="0"/>
              <w:marRight w:val="0"/>
              <w:marTop w:val="0"/>
              <w:marBottom w:val="0"/>
              <w:divBdr>
                <w:top w:val="none" w:sz="0" w:space="0" w:color="auto"/>
                <w:left w:val="none" w:sz="0" w:space="0" w:color="auto"/>
                <w:bottom w:val="none" w:sz="0" w:space="0" w:color="auto"/>
                <w:right w:val="none" w:sz="0" w:space="0" w:color="auto"/>
              </w:divBdr>
            </w:div>
          </w:divsChild>
        </w:div>
        <w:div w:id="1245914293">
          <w:marLeft w:val="0"/>
          <w:marRight w:val="0"/>
          <w:marTop w:val="0"/>
          <w:marBottom w:val="0"/>
          <w:divBdr>
            <w:top w:val="none" w:sz="0" w:space="0" w:color="auto"/>
            <w:left w:val="none" w:sz="0" w:space="0" w:color="auto"/>
            <w:bottom w:val="none" w:sz="0" w:space="0" w:color="auto"/>
            <w:right w:val="none" w:sz="0" w:space="0" w:color="auto"/>
          </w:divBdr>
          <w:divsChild>
            <w:div w:id="625084867">
              <w:marLeft w:val="0"/>
              <w:marRight w:val="0"/>
              <w:marTop w:val="0"/>
              <w:marBottom w:val="0"/>
              <w:divBdr>
                <w:top w:val="none" w:sz="0" w:space="0" w:color="auto"/>
                <w:left w:val="none" w:sz="0" w:space="0" w:color="auto"/>
                <w:bottom w:val="none" w:sz="0" w:space="0" w:color="auto"/>
                <w:right w:val="none" w:sz="0" w:space="0" w:color="auto"/>
              </w:divBdr>
            </w:div>
            <w:div w:id="1235513141">
              <w:marLeft w:val="0"/>
              <w:marRight w:val="0"/>
              <w:marTop w:val="0"/>
              <w:marBottom w:val="0"/>
              <w:divBdr>
                <w:top w:val="none" w:sz="0" w:space="0" w:color="auto"/>
                <w:left w:val="none" w:sz="0" w:space="0" w:color="auto"/>
                <w:bottom w:val="none" w:sz="0" w:space="0" w:color="auto"/>
                <w:right w:val="none" w:sz="0" w:space="0" w:color="auto"/>
              </w:divBdr>
              <w:divsChild>
                <w:div w:id="949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11695">
          <w:marLeft w:val="0"/>
          <w:marRight w:val="0"/>
          <w:marTop w:val="0"/>
          <w:marBottom w:val="0"/>
          <w:divBdr>
            <w:top w:val="none" w:sz="0" w:space="0" w:color="auto"/>
            <w:left w:val="none" w:sz="0" w:space="0" w:color="auto"/>
            <w:bottom w:val="none" w:sz="0" w:space="0" w:color="auto"/>
            <w:right w:val="none" w:sz="0" w:space="0" w:color="auto"/>
          </w:divBdr>
          <w:divsChild>
            <w:div w:id="2126445">
              <w:marLeft w:val="0"/>
              <w:marRight w:val="0"/>
              <w:marTop w:val="0"/>
              <w:marBottom w:val="0"/>
              <w:divBdr>
                <w:top w:val="none" w:sz="0" w:space="0" w:color="auto"/>
                <w:left w:val="none" w:sz="0" w:space="0" w:color="auto"/>
                <w:bottom w:val="none" w:sz="0" w:space="0" w:color="auto"/>
                <w:right w:val="none" w:sz="0" w:space="0" w:color="auto"/>
              </w:divBdr>
            </w:div>
            <w:div w:id="157036791">
              <w:marLeft w:val="0"/>
              <w:marRight w:val="0"/>
              <w:marTop w:val="0"/>
              <w:marBottom w:val="0"/>
              <w:divBdr>
                <w:top w:val="none" w:sz="0" w:space="0" w:color="auto"/>
                <w:left w:val="none" w:sz="0" w:space="0" w:color="auto"/>
                <w:bottom w:val="none" w:sz="0" w:space="0" w:color="auto"/>
                <w:right w:val="none" w:sz="0" w:space="0" w:color="auto"/>
              </w:divBdr>
            </w:div>
            <w:div w:id="205457636">
              <w:marLeft w:val="0"/>
              <w:marRight w:val="0"/>
              <w:marTop w:val="0"/>
              <w:marBottom w:val="0"/>
              <w:divBdr>
                <w:top w:val="none" w:sz="0" w:space="0" w:color="auto"/>
                <w:left w:val="none" w:sz="0" w:space="0" w:color="auto"/>
                <w:bottom w:val="none" w:sz="0" w:space="0" w:color="auto"/>
                <w:right w:val="none" w:sz="0" w:space="0" w:color="auto"/>
              </w:divBdr>
            </w:div>
            <w:div w:id="230039979">
              <w:marLeft w:val="0"/>
              <w:marRight w:val="0"/>
              <w:marTop w:val="0"/>
              <w:marBottom w:val="0"/>
              <w:divBdr>
                <w:top w:val="none" w:sz="0" w:space="0" w:color="auto"/>
                <w:left w:val="none" w:sz="0" w:space="0" w:color="auto"/>
                <w:bottom w:val="none" w:sz="0" w:space="0" w:color="auto"/>
                <w:right w:val="none" w:sz="0" w:space="0" w:color="auto"/>
              </w:divBdr>
            </w:div>
            <w:div w:id="231550670">
              <w:marLeft w:val="0"/>
              <w:marRight w:val="0"/>
              <w:marTop w:val="0"/>
              <w:marBottom w:val="0"/>
              <w:divBdr>
                <w:top w:val="none" w:sz="0" w:space="0" w:color="auto"/>
                <w:left w:val="none" w:sz="0" w:space="0" w:color="auto"/>
                <w:bottom w:val="none" w:sz="0" w:space="0" w:color="auto"/>
                <w:right w:val="none" w:sz="0" w:space="0" w:color="auto"/>
              </w:divBdr>
            </w:div>
            <w:div w:id="260071961">
              <w:marLeft w:val="0"/>
              <w:marRight w:val="0"/>
              <w:marTop w:val="0"/>
              <w:marBottom w:val="0"/>
              <w:divBdr>
                <w:top w:val="none" w:sz="0" w:space="0" w:color="auto"/>
                <w:left w:val="none" w:sz="0" w:space="0" w:color="auto"/>
                <w:bottom w:val="none" w:sz="0" w:space="0" w:color="auto"/>
                <w:right w:val="none" w:sz="0" w:space="0" w:color="auto"/>
              </w:divBdr>
            </w:div>
            <w:div w:id="277420697">
              <w:marLeft w:val="0"/>
              <w:marRight w:val="0"/>
              <w:marTop w:val="0"/>
              <w:marBottom w:val="0"/>
              <w:divBdr>
                <w:top w:val="none" w:sz="0" w:space="0" w:color="auto"/>
                <w:left w:val="none" w:sz="0" w:space="0" w:color="auto"/>
                <w:bottom w:val="none" w:sz="0" w:space="0" w:color="auto"/>
                <w:right w:val="none" w:sz="0" w:space="0" w:color="auto"/>
              </w:divBdr>
            </w:div>
            <w:div w:id="371736756">
              <w:marLeft w:val="0"/>
              <w:marRight w:val="0"/>
              <w:marTop w:val="0"/>
              <w:marBottom w:val="0"/>
              <w:divBdr>
                <w:top w:val="none" w:sz="0" w:space="0" w:color="auto"/>
                <w:left w:val="none" w:sz="0" w:space="0" w:color="auto"/>
                <w:bottom w:val="none" w:sz="0" w:space="0" w:color="auto"/>
                <w:right w:val="none" w:sz="0" w:space="0" w:color="auto"/>
              </w:divBdr>
            </w:div>
            <w:div w:id="523128609">
              <w:marLeft w:val="0"/>
              <w:marRight w:val="0"/>
              <w:marTop w:val="0"/>
              <w:marBottom w:val="0"/>
              <w:divBdr>
                <w:top w:val="none" w:sz="0" w:space="0" w:color="auto"/>
                <w:left w:val="none" w:sz="0" w:space="0" w:color="auto"/>
                <w:bottom w:val="none" w:sz="0" w:space="0" w:color="auto"/>
                <w:right w:val="none" w:sz="0" w:space="0" w:color="auto"/>
              </w:divBdr>
            </w:div>
            <w:div w:id="570240841">
              <w:marLeft w:val="0"/>
              <w:marRight w:val="0"/>
              <w:marTop w:val="0"/>
              <w:marBottom w:val="0"/>
              <w:divBdr>
                <w:top w:val="none" w:sz="0" w:space="0" w:color="auto"/>
                <w:left w:val="none" w:sz="0" w:space="0" w:color="auto"/>
                <w:bottom w:val="none" w:sz="0" w:space="0" w:color="auto"/>
                <w:right w:val="none" w:sz="0" w:space="0" w:color="auto"/>
              </w:divBdr>
            </w:div>
            <w:div w:id="573900948">
              <w:marLeft w:val="0"/>
              <w:marRight w:val="0"/>
              <w:marTop w:val="0"/>
              <w:marBottom w:val="0"/>
              <w:divBdr>
                <w:top w:val="none" w:sz="0" w:space="0" w:color="auto"/>
                <w:left w:val="none" w:sz="0" w:space="0" w:color="auto"/>
                <w:bottom w:val="none" w:sz="0" w:space="0" w:color="auto"/>
                <w:right w:val="none" w:sz="0" w:space="0" w:color="auto"/>
              </w:divBdr>
            </w:div>
            <w:div w:id="619184487">
              <w:marLeft w:val="0"/>
              <w:marRight w:val="0"/>
              <w:marTop w:val="0"/>
              <w:marBottom w:val="0"/>
              <w:divBdr>
                <w:top w:val="none" w:sz="0" w:space="0" w:color="auto"/>
                <w:left w:val="none" w:sz="0" w:space="0" w:color="auto"/>
                <w:bottom w:val="none" w:sz="0" w:space="0" w:color="auto"/>
                <w:right w:val="none" w:sz="0" w:space="0" w:color="auto"/>
              </w:divBdr>
            </w:div>
            <w:div w:id="621882888">
              <w:marLeft w:val="0"/>
              <w:marRight w:val="0"/>
              <w:marTop w:val="0"/>
              <w:marBottom w:val="0"/>
              <w:divBdr>
                <w:top w:val="none" w:sz="0" w:space="0" w:color="auto"/>
                <w:left w:val="none" w:sz="0" w:space="0" w:color="auto"/>
                <w:bottom w:val="none" w:sz="0" w:space="0" w:color="auto"/>
                <w:right w:val="none" w:sz="0" w:space="0" w:color="auto"/>
              </w:divBdr>
            </w:div>
            <w:div w:id="629479980">
              <w:marLeft w:val="0"/>
              <w:marRight w:val="0"/>
              <w:marTop w:val="0"/>
              <w:marBottom w:val="0"/>
              <w:divBdr>
                <w:top w:val="none" w:sz="0" w:space="0" w:color="auto"/>
                <w:left w:val="none" w:sz="0" w:space="0" w:color="auto"/>
                <w:bottom w:val="none" w:sz="0" w:space="0" w:color="auto"/>
                <w:right w:val="none" w:sz="0" w:space="0" w:color="auto"/>
              </w:divBdr>
            </w:div>
            <w:div w:id="631329120">
              <w:marLeft w:val="0"/>
              <w:marRight w:val="0"/>
              <w:marTop w:val="0"/>
              <w:marBottom w:val="0"/>
              <w:divBdr>
                <w:top w:val="none" w:sz="0" w:space="0" w:color="auto"/>
                <w:left w:val="none" w:sz="0" w:space="0" w:color="auto"/>
                <w:bottom w:val="none" w:sz="0" w:space="0" w:color="auto"/>
                <w:right w:val="none" w:sz="0" w:space="0" w:color="auto"/>
              </w:divBdr>
            </w:div>
            <w:div w:id="652753161">
              <w:marLeft w:val="0"/>
              <w:marRight w:val="0"/>
              <w:marTop w:val="0"/>
              <w:marBottom w:val="0"/>
              <w:divBdr>
                <w:top w:val="none" w:sz="0" w:space="0" w:color="auto"/>
                <w:left w:val="none" w:sz="0" w:space="0" w:color="auto"/>
                <w:bottom w:val="none" w:sz="0" w:space="0" w:color="auto"/>
                <w:right w:val="none" w:sz="0" w:space="0" w:color="auto"/>
              </w:divBdr>
            </w:div>
            <w:div w:id="734427527">
              <w:marLeft w:val="0"/>
              <w:marRight w:val="0"/>
              <w:marTop w:val="0"/>
              <w:marBottom w:val="0"/>
              <w:divBdr>
                <w:top w:val="none" w:sz="0" w:space="0" w:color="auto"/>
                <w:left w:val="none" w:sz="0" w:space="0" w:color="auto"/>
                <w:bottom w:val="none" w:sz="0" w:space="0" w:color="auto"/>
                <w:right w:val="none" w:sz="0" w:space="0" w:color="auto"/>
              </w:divBdr>
            </w:div>
            <w:div w:id="772822243">
              <w:marLeft w:val="0"/>
              <w:marRight w:val="0"/>
              <w:marTop w:val="0"/>
              <w:marBottom w:val="0"/>
              <w:divBdr>
                <w:top w:val="none" w:sz="0" w:space="0" w:color="auto"/>
                <w:left w:val="none" w:sz="0" w:space="0" w:color="auto"/>
                <w:bottom w:val="none" w:sz="0" w:space="0" w:color="auto"/>
                <w:right w:val="none" w:sz="0" w:space="0" w:color="auto"/>
              </w:divBdr>
            </w:div>
            <w:div w:id="789476901">
              <w:marLeft w:val="0"/>
              <w:marRight w:val="0"/>
              <w:marTop w:val="0"/>
              <w:marBottom w:val="0"/>
              <w:divBdr>
                <w:top w:val="none" w:sz="0" w:space="0" w:color="auto"/>
                <w:left w:val="none" w:sz="0" w:space="0" w:color="auto"/>
                <w:bottom w:val="none" w:sz="0" w:space="0" w:color="auto"/>
                <w:right w:val="none" w:sz="0" w:space="0" w:color="auto"/>
              </w:divBdr>
            </w:div>
            <w:div w:id="842092203">
              <w:marLeft w:val="0"/>
              <w:marRight w:val="0"/>
              <w:marTop w:val="0"/>
              <w:marBottom w:val="0"/>
              <w:divBdr>
                <w:top w:val="none" w:sz="0" w:space="0" w:color="auto"/>
                <w:left w:val="none" w:sz="0" w:space="0" w:color="auto"/>
                <w:bottom w:val="none" w:sz="0" w:space="0" w:color="auto"/>
                <w:right w:val="none" w:sz="0" w:space="0" w:color="auto"/>
              </w:divBdr>
            </w:div>
            <w:div w:id="856039415">
              <w:marLeft w:val="0"/>
              <w:marRight w:val="0"/>
              <w:marTop w:val="0"/>
              <w:marBottom w:val="0"/>
              <w:divBdr>
                <w:top w:val="none" w:sz="0" w:space="0" w:color="auto"/>
                <w:left w:val="none" w:sz="0" w:space="0" w:color="auto"/>
                <w:bottom w:val="none" w:sz="0" w:space="0" w:color="auto"/>
                <w:right w:val="none" w:sz="0" w:space="0" w:color="auto"/>
              </w:divBdr>
            </w:div>
            <w:div w:id="975649112">
              <w:marLeft w:val="0"/>
              <w:marRight w:val="0"/>
              <w:marTop w:val="0"/>
              <w:marBottom w:val="0"/>
              <w:divBdr>
                <w:top w:val="none" w:sz="0" w:space="0" w:color="auto"/>
                <w:left w:val="none" w:sz="0" w:space="0" w:color="auto"/>
                <w:bottom w:val="none" w:sz="0" w:space="0" w:color="auto"/>
                <w:right w:val="none" w:sz="0" w:space="0" w:color="auto"/>
              </w:divBdr>
              <w:divsChild>
                <w:div w:id="64231276">
                  <w:marLeft w:val="0"/>
                  <w:marRight w:val="0"/>
                  <w:marTop w:val="0"/>
                  <w:marBottom w:val="0"/>
                  <w:divBdr>
                    <w:top w:val="none" w:sz="0" w:space="0" w:color="auto"/>
                    <w:left w:val="none" w:sz="0" w:space="0" w:color="auto"/>
                    <w:bottom w:val="none" w:sz="0" w:space="0" w:color="auto"/>
                    <w:right w:val="none" w:sz="0" w:space="0" w:color="auto"/>
                  </w:divBdr>
                </w:div>
                <w:div w:id="134835897">
                  <w:marLeft w:val="0"/>
                  <w:marRight w:val="0"/>
                  <w:marTop w:val="0"/>
                  <w:marBottom w:val="0"/>
                  <w:divBdr>
                    <w:top w:val="none" w:sz="0" w:space="0" w:color="auto"/>
                    <w:left w:val="none" w:sz="0" w:space="0" w:color="auto"/>
                    <w:bottom w:val="none" w:sz="0" w:space="0" w:color="auto"/>
                    <w:right w:val="none" w:sz="0" w:space="0" w:color="auto"/>
                  </w:divBdr>
                </w:div>
                <w:div w:id="344288653">
                  <w:marLeft w:val="0"/>
                  <w:marRight w:val="0"/>
                  <w:marTop w:val="0"/>
                  <w:marBottom w:val="0"/>
                  <w:divBdr>
                    <w:top w:val="none" w:sz="0" w:space="0" w:color="auto"/>
                    <w:left w:val="none" w:sz="0" w:space="0" w:color="auto"/>
                    <w:bottom w:val="none" w:sz="0" w:space="0" w:color="auto"/>
                    <w:right w:val="none" w:sz="0" w:space="0" w:color="auto"/>
                  </w:divBdr>
                </w:div>
                <w:div w:id="433014844">
                  <w:marLeft w:val="0"/>
                  <w:marRight w:val="0"/>
                  <w:marTop w:val="0"/>
                  <w:marBottom w:val="0"/>
                  <w:divBdr>
                    <w:top w:val="none" w:sz="0" w:space="0" w:color="auto"/>
                    <w:left w:val="none" w:sz="0" w:space="0" w:color="auto"/>
                    <w:bottom w:val="none" w:sz="0" w:space="0" w:color="auto"/>
                    <w:right w:val="none" w:sz="0" w:space="0" w:color="auto"/>
                  </w:divBdr>
                </w:div>
                <w:div w:id="503403591">
                  <w:marLeft w:val="0"/>
                  <w:marRight w:val="0"/>
                  <w:marTop w:val="0"/>
                  <w:marBottom w:val="0"/>
                  <w:divBdr>
                    <w:top w:val="none" w:sz="0" w:space="0" w:color="auto"/>
                    <w:left w:val="none" w:sz="0" w:space="0" w:color="auto"/>
                    <w:bottom w:val="none" w:sz="0" w:space="0" w:color="auto"/>
                    <w:right w:val="none" w:sz="0" w:space="0" w:color="auto"/>
                  </w:divBdr>
                </w:div>
                <w:div w:id="510338566">
                  <w:marLeft w:val="0"/>
                  <w:marRight w:val="0"/>
                  <w:marTop w:val="0"/>
                  <w:marBottom w:val="0"/>
                  <w:divBdr>
                    <w:top w:val="none" w:sz="0" w:space="0" w:color="auto"/>
                    <w:left w:val="none" w:sz="0" w:space="0" w:color="auto"/>
                    <w:bottom w:val="none" w:sz="0" w:space="0" w:color="auto"/>
                    <w:right w:val="none" w:sz="0" w:space="0" w:color="auto"/>
                  </w:divBdr>
                </w:div>
                <w:div w:id="516652910">
                  <w:marLeft w:val="0"/>
                  <w:marRight w:val="0"/>
                  <w:marTop w:val="0"/>
                  <w:marBottom w:val="0"/>
                  <w:divBdr>
                    <w:top w:val="none" w:sz="0" w:space="0" w:color="auto"/>
                    <w:left w:val="none" w:sz="0" w:space="0" w:color="auto"/>
                    <w:bottom w:val="none" w:sz="0" w:space="0" w:color="auto"/>
                    <w:right w:val="none" w:sz="0" w:space="0" w:color="auto"/>
                  </w:divBdr>
                </w:div>
                <w:div w:id="608128511">
                  <w:marLeft w:val="0"/>
                  <w:marRight w:val="0"/>
                  <w:marTop w:val="0"/>
                  <w:marBottom w:val="0"/>
                  <w:divBdr>
                    <w:top w:val="none" w:sz="0" w:space="0" w:color="auto"/>
                    <w:left w:val="none" w:sz="0" w:space="0" w:color="auto"/>
                    <w:bottom w:val="none" w:sz="0" w:space="0" w:color="auto"/>
                    <w:right w:val="none" w:sz="0" w:space="0" w:color="auto"/>
                  </w:divBdr>
                </w:div>
                <w:div w:id="633340556">
                  <w:marLeft w:val="0"/>
                  <w:marRight w:val="0"/>
                  <w:marTop w:val="0"/>
                  <w:marBottom w:val="0"/>
                  <w:divBdr>
                    <w:top w:val="none" w:sz="0" w:space="0" w:color="auto"/>
                    <w:left w:val="none" w:sz="0" w:space="0" w:color="auto"/>
                    <w:bottom w:val="none" w:sz="0" w:space="0" w:color="auto"/>
                    <w:right w:val="none" w:sz="0" w:space="0" w:color="auto"/>
                  </w:divBdr>
                </w:div>
                <w:div w:id="640422328">
                  <w:marLeft w:val="0"/>
                  <w:marRight w:val="0"/>
                  <w:marTop w:val="0"/>
                  <w:marBottom w:val="0"/>
                  <w:divBdr>
                    <w:top w:val="none" w:sz="0" w:space="0" w:color="auto"/>
                    <w:left w:val="none" w:sz="0" w:space="0" w:color="auto"/>
                    <w:bottom w:val="none" w:sz="0" w:space="0" w:color="auto"/>
                    <w:right w:val="none" w:sz="0" w:space="0" w:color="auto"/>
                  </w:divBdr>
                </w:div>
                <w:div w:id="685449664">
                  <w:marLeft w:val="0"/>
                  <w:marRight w:val="0"/>
                  <w:marTop w:val="0"/>
                  <w:marBottom w:val="0"/>
                  <w:divBdr>
                    <w:top w:val="none" w:sz="0" w:space="0" w:color="auto"/>
                    <w:left w:val="none" w:sz="0" w:space="0" w:color="auto"/>
                    <w:bottom w:val="none" w:sz="0" w:space="0" w:color="auto"/>
                    <w:right w:val="none" w:sz="0" w:space="0" w:color="auto"/>
                  </w:divBdr>
                </w:div>
                <w:div w:id="749618627">
                  <w:marLeft w:val="0"/>
                  <w:marRight w:val="0"/>
                  <w:marTop w:val="0"/>
                  <w:marBottom w:val="0"/>
                  <w:divBdr>
                    <w:top w:val="none" w:sz="0" w:space="0" w:color="auto"/>
                    <w:left w:val="none" w:sz="0" w:space="0" w:color="auto"/>
                    <w:bottom w:val="none" w:sz="0" w:space="0" w:color="auto"/>
                    <w:right w:val="none" w:sz="0" w:space="0" w:color="auto"/>
                  </w:divBdr>
                </w:div>
                <w:div w:id="763302478">
                  <w:marLeft w:val="0"/>
                  <w:marRight w:val="0"/>
                  <w:marTop w:val="0"/>
                  <w:marBottom w:val="0"/>
                  <w:divBdr>
                    <w:top w:val="none" w:sz="0" w:space="0" w:color="auto"/>
                    <w:left w:val="none" w:sz="0" w:space="0" w:color="auto"/>
                    <w:bottom w:val="none" w:sz="0" w:space="0" w:color="auto"/>
                    <w:right w:val="none" w:sz="0" w:space="0" w:color="auto"/>
                  </w:divBdr>
                </w:div>
                <w:div w:id="763380434">
                  <w:marLeft w:val="0"/>
                  <w:marRight w:val="0"/>
                  <w:marTop w:val="0"/>
                  <w:marBottom w:val="0"/>
                  <w:divBdr>
                    <w:top w:val="none" w:sz="0" w:space="0" w:color="auto"/>
                    <w:left w:val="none" w:sz="0" w:space="0" w:color="auto"/>
                    <w:bottom w:val="none" w:sz="0" w:space="0" w:color="auto"/>
                    <w:right w:val="none" w:sz="0" w:space="0" w:color="auto"/>
                  </w:divBdr>
                </w:div>
                <w:div w:id="849370454">
                  <w:marLeft w:val="0"/>
                  <w:marRight w:val="0"/>
                  <w:marTop w:val="0"/>
                  <w:marBottom w:val="0"/>
                  <w:divBdr>
                    <w:top w:val="none" w:sz="0" w:space="0" w:color="auto"/>
                    <w:left w:val="none" w:sz="0" w:space="0" w:color="auto"/>
                    <w:bottom w:val="none" w:sz="0" w:space="0" w:color="auto"/>
                    <w:right w:val="none" w:sz="0" w:space="0" w:color="auto"/>
                  </w:divBdr>
                </w:div>
                <w:div w:id="866451615">
                  <w:marLeft w:val="0"/>
                  <w:marRight w:val="0"/>
                  <w:marTop w:val="0"/>
                  <w:marBottom w:val="0"/>
                  <w:divBdr>
                    <w:top w:val="none" w:sz="0" w:space="0" w:color="auto"/>
                    <w:left w:val="none" w:sz="0" w:space="0" w:color="auto"/>
                    <w:bottom w:val="none" w:sz="0" w:space="0" w:color="auto"/>
                    <w:right w:val="none" w:sz="0" w:space="0" w:color="auto"/>
                  </w:divBdr>
                </w:div>
                <w:div w:id="1014377954">
                  <w:marLeft w:val="0"/>
                  <w:marRight w:val="0"/>
                  <w:marTop w:val="0"/>
                  <w:marBottom w:val="0"/>
                  <w:divBdr>
                    <w:top w:val="none" w:sz="0" w:space="0" w:color="auto"/>
                    <w:left w:val="none" w:sz="0" w:space="0" w:color="auto"/>
                    <w:bottom w:val="none" w:sz="0" w:space="0" w:color="auto"/>
                    <w:right w:val="none" w:sz="0" w:space="0" w:color="auto"/>
                  </w:divBdr>
                </w:div>
                <w:div w:id="1051197607">
                  <w:marLeft w:val="0"/>
                  <w:marRight w:val="0"/>
                  <w:marTop w:val="0"/>
                  <w:marBottom w:val="0"/>
                  <w:divBdr>
                    <w:top w:val="none" w:sz="0" w:space="0" w:color="auto"/>
                    <w:left w:val="none" w:sz="0" w:space="0" w:color="auto"/>
                    <w:bottom w:val="none" w:sz="0" w:space="0" w:color="auto"/>
                    <w:right w:val="none" w:sz="0" w:space="0" w:color="auto"/>
                  </w:divBdr>
                </w:div>
                <w:div w:id="1108113411">
                  <w:marLeft w:val="0"/>
                  <w:marRight w:val="0"/>
                  <w:marTop w:val="0"/>
                  <w:marBottom w:val="0"/>
                  <w:divBdr>
                    <w:top w:val="none" w:sz="0" w:space="0" w:color="auto"/>
                    <w:left w:val="none" w:sz="0" w:space="0" w:color="auto"/>
                    <w:bottom w:val="none" w:sz="0" w:space="0" w:color="auto"/>
                    <w:right w:val="none" w:sz="0" w:space="0" w:color="auto"/>
                  </w:divBdr>
                </w:div>
                <w:div w:id="1116294471">
                  <w:marLeft w:val="0"/>
                  <w:marRight w:val="0"/>
                  <w:marTop w:val="0"/>
                  <w:marBottom w:val="0"/>
                  <w:divBdr>
                    <w:top w:val="none" w:sz="0" w:space="0" w:color="auto"/>
                    <w:left w:val="none" w:sz="0" w:space="0" w:color="auto"/>
                    <w:bottom w:val="none" w:sz="0" w:space="0" w:color="auto"/>
                    <w:right w:val="none" w:sz="0" w:space="0" w:color="auto"/>
                  </w:divBdr>
                </w:div>
                <w:div w:id="1158379811">
                  <w:marLeft w:val="0"/>
                  <w:marRight w:val="0"/>
                  <w:marTop w:val="0"/>
                  <w:marBottom w:val="0"/>
                  <w:divBdr>
                    <w:top w:val="none" w:sz="0" w:space="0" w:color="auto"/>
                    <w:left w:val="none" w:sz="0" w:space="0" w:color="auto"/>
                    <w:bottom w:val="none" w:sz="0" w:space="0" w:color="auto"/>
                    <w:right w:val="none" w:sz="0" w:space="0" w:color="auto"/>
                  </w:divBdr>
                </w:div>
                <w:div w:id="1158763390">
                  <w:marLeft w:val="0"/>
                  <w:marRight w:val="0"/>
                  <w:marTop w:val="0"/>
                  <w:marBottom w:val="0"/>
                  <w:divBdr>
                    <w:top w:val="none" w:sz="0" w:space="0" w:color="auto"/>
                    <w:left w:val="none" w:sz="0" w:space="0" w:color="auto"/>
                    <w:bottom w:val="none" w:sz="0" w:space="0" w:color="auto"/>
                    <w:right w:val="none" w:sz="0" w:space="0" w:color="auto"/>
                  </w:divBdr>
                </w:div>
                <w:div w:id="1197620727">
                  <w:marLeft w:val="0"/>
                  <w:marRight w:val="0"/>
                  <w:marTop w:val="0"/>
                  <w:marBottom w:val="0"/>
                  <w:divBdr>
                    <w:top w:val="none" w:sz="0" w:space="0" w:color="auto"/>
                    <w:left w:val="none" w:sz="0" w:space="0" w:color="auto"/>
                    <w:bottom w:val="none" w:sz="0" w:space="0" w:color="auto"/>
                    <w:right w:val="none" w:sz="0" w:space="0" w:color="auto"/>
                  </w:divBdr>
                </w:div>
                <w:div w:id="1218394388">
                  <w:marLeft w:val="0"/>
                  <w:marRight w:val="0"/>
                  <w:marTop w:val="0"/>
                  <w:marBottom w:val="0"/>
                  <w:divBdr>
                    <w:top w:val="none" w:sz="0" w:space="0" w:color="auto"/>
                    <w:left w:val="none" w:sz="0" w:space="0" w:color="auto"/>
                    <w:bottom w:val="none" w:sz="0" w:space="0" w:color="auto"/>
                    <w:right w:val="none" w:sz="0" w:space="0" w:color="auto"/>
                  </w:divBdr>
                </w:div>
                <w:div w:id="1266424118">
                  <w:marLeft w:val="0"/>
                  <w:marRight w:val="0"/>
                  <w:marTop w:val="0"/>
                  <w:marBottom w:val="0"/>
                  <w:divBdr>
                    <w:top w:val="none" w:sz="0" w:space="0" w:color="auto"/>
                    <w:left w:val="none" w:sz="0" w:space="0" w:color="auto"/>
                    <w:bottom w:val="none" w:sz="0" w:space="0" w:color="auto"/>
                    <w:right w:val="none" w:sz="0" w:space="0" w:color="auto"/>
                  </w:divBdr>
                </w:div>
                <w:div w:id="1292591381">
                  <w:marLeft w:val="0"/>
                  <w:marRight w:val="0"/>
                  <w:marTop w:val="0"/>
                  <w:marBottom w:val="0"/>
                  <w:divBdr>
                    <w:top w:val="none" w:sz="0" w:space="0" w:color="auto"/>
                    <w:left w:val="none" w:sz="0" w:space="0" w:color="auto"/>
                    <w:bottom w:val="none" w:sz="0" w:space="0" w:color="auto"/>
                    <w:right w:val="none" w:sz="0" w:space="0" w:color="auto"/>
                  </w:divBdr>
                </w:div>
                <w:div w:id="1344625606">
                  <w:marLeft w:val="0"/>
                  <w:marRight w:val="0"/>
                  <w:marTop w:val="0"/>
                  <w:marBottom w:val="0"/>
                  <w:divBdr>
                    <w:top w:val="none" w:sz="0" w:space="0" w:color="auto"/>
                    <w:left w:val="none" w:sz="0" w:space="0" w:color="auto"/>
                    <w:bottom w:val="none" w:sz="0" w:space="0" w:color="auto"/>
                    <w:right w:val="none" w:sz="0" w:space="0" w:color="auto"/>
                  </w:divBdr>
                </w:div>
                <w:div w:id="1373263641">
                  <w:marLeft w:val="0"/>
                  <w:marRight w:val="0"/>
                  <w:marTop w:val="0"/>
                  <w:marBottom w:val="0"/>
                  <w:divBdr>
                    <w:top w:val="none" w:sz="0" w:space="0" w:color="auto"/>
                    <w:left w:val="none" w:sz="0" w:space="0" w:color="auto"/>
                    <w:bottom w:val="none" w:sz="0" w:space="0" w:color="auto"/>
                    <w:right w:val="none" w:sz="0" w:space="0" w:color="auto"/>
                  </w:divBdr>
                </w:div>
                <w:div w:id="1396970430">
                  <w:marLeft w:val="0"/>
                  <w:marRight w:val="0"/>
                  <w:marTop w:val="0"/>
                  <w:marBottom w:val="0"/>
                  <w:divBdr>
                    <w:top w:val="none" w:sz="0" w:space="0" w:color="auto"/>
                    <w:left w:val="none" w:sz="0" w:space="0" w:color="auto"/>
                    <w:bottom w:val="none" w:sz="0" w:space="0" w:color="auto"/>
                    <w:right w:val="none" w:sz="0" w:space="0" w:color="auto"/>
                  </w:divBdr>
                </w:div>
                <w:div w:id="1424565994">
                  <w:marLeft w:val="0"/>
                  <w:marRight w:val="0"/>
                  <w:marTop w:val="0"/>
                  <w:marBottom w:val="0"/>
                  <w:divBdr>
                    <w:top w:val="none" w:sz="0" w:space="0" w:color="auto"/>
                    <w:left w:val="none" w:sz="0" w:space="0" w:color="auto"/>
                    <w:bottom w:val="none" w:sz="0" w:space="0" w:color="auto"/>
                    <w:right w:val="none" w:sz="0" w:space="0" w:color="auto"/>
                  </w:divBdr>
                </w:div>
                <w:div w:id="1451361562">
                  <w:marLeft w:val="0"/>
                  <w:marRight w:val="0"/>
                  <w:marTop w:val="0"/>
                  <w:marBottom w:val="0"/>
                  <w:divBdr>
                    <w:top w:val="none" w:sz="0" w:space="0" w:color="auto"/>
                    <w:left w:val="none" w:sz="0" w:space="0" w:color="auto"/>
                    <w:bottom w:val="none" w:sz="0" w:space="0" w:color="auto"/>
                    <w:right w:val="none" w:sz="0" w:space="0" w:color="auto"/>
                  </w:divBdr>
                </w:div>
                <w:div w:id="1467549440">
                  <w:marLeft w:val="0"/>
                  <w:marRight w:val="0"/>
                  <w:marTop w:val="0"/>
                  <w:marBottom w:val="0"/>
                  <w:divBdr>
                    <w:top w:val="none" w:sz="0" w:space="0" w:color="auto"/>
                    <w:left w:val="none" w:sz="0" w:space="0" w:color="auto"/>
                    <w:bottom w:val="none" w:sz="0" w:space="0" w:color="auto"/>
                    <w:right w:val="none" w:sz="0" w:space="0" w:color="auto"/>
                  </w:divBdr>
                </w:div>
                <w:div w:id="1550067612">
                  <w:marLeft w:val="0"/>
                  <w:marRight w:val="0"/>
                  <w:marTop w:val="0"/>
                  <w:marBottom w:val="0"/>
                  <w:divBdr>
                    <w:top w:val="none" w:sz="0" w:space="0" w:color="auto"/>
                    <w:left w:val="none" w:sz="0" w:space="0" w:color="auto"/>
                    <w:bottom w:val="none" w:sz="0" w:space="0" w:color="auto"/>
                    <w:right w:val="none" w:sz="0" w:space="0" w:color="auto"/>
                  </w:divBdr>
                </w:div>
                <w:div w:id="1608074792">
                  <w:marLeft w:val="0"/>
                  <w:marRight w:val="0"/>
                  <w:marTop w:val="0"/>
                  <w:marBottom w:val="0"/>
                  <w:divBdr>
                    <w:top w:val="none" w:sz="0" w:space="0" w:color="auto"/>
                    <w:left w:val="none" w:sz="0" w:space="0" w:color="auto"/>
                    <w:bottom w:val="none" w:sz="0" w:space="0" w:color="auto"/>
                    <w:right w:val="none" w:sz="0" w:space="0" w:color="auto"/>
                  </w:divBdr>
                </w:div>
                <w:div w:id="1640187710">
                  <w:marLeft w:val="0"/>
                  <w:marRight w:val="0"/>
                  <w:marTop w:val="0"/>
                  <w:marBottom w:val="0"/>
                  <w:divBdr>
                    <w:top w:val="none" w:sz="0" w:space="0" w:color="auto"/>
                    <w:left w:val="none" w:sz="0" w:space="0" w:color="auto"/>
                    <w:bottom w:val="none" w:sz="0" w:space="0" w:color="auto"/>
                    <w:right w:val="none" w:sz="0" w:space="0" w:color="auto"/>
                  </w:divBdr>
                </w:div>
                <w:div w:id="1765415906">
                  <w:marLeft w:val="0"/>
                  <w:marRight w:val="0"/>
                  <w:marTop w:val="0"/>
                  <w:marBottom w:val="0"/>
                  <w:divBdr>
                    <w:top w:val="none" w:sz="0" w:space="0" w:color="auto"/>
                    <w:left w:val="none" w:sz="0" w:space="0" w:color="auto"/>
                    <w:bottom w:val="none" w:sz="0" w:space="0" w:color="auto"/>
                    <w:right w:val="none" w:sz="0" w:space="0" w:color="auto"/>
                  </w:divBdr>
                </w:div>
                <w:div w:id="1785925818">
                  <w:marLeft w:val="0"/>
                  <w:marRight w:val="0"/>
                  <w:marTop w:val="0"/>
                  <w:marBottom w:val="0"/>
                  <w:divBdr>
                    <w:top w:val="none" w:sz="0" w:space="0" w:color="auto"/>
                    <w:left w:val="none" w:sz="0" w:space="0" w:color="auto"/>
                    <w:bottom w:val="none" w:sz="0" w:space="0" w:color="auto"/>
                    <w:right w:val="none" w:sz="0" w:space="0" w:color="auto"/>
                  </w:divBdr>
                </w:div>
                <w:div w:id="1792698982">
                  <w:marLeft w:val="0"/>
                  <w:marRight w:val="0"/>
                  <w:marTop w:val="0"/>
                  <w:marBottom w:val="0"/>
                  <w:divBdr>
                    <w:top w:val="none" w:sz="0" w:space="0" w:color="auto"/>
                    <w:left w:val="none" w:sz="0" w:space="0" w:color="auto"/>
                    <w:bottom w:val="none" w:sz="0" w:space="0" w:color="auto"/>
                    <w:right w:val="none" w:sz="0" w:space="0" w:color="auto"/>
                  </w:divBdr>
                </w:div>
                <w:div w:id="1831868567">
                  <w:marLeft w:val="0"/>
                  <w:marRight w:val="0"/>
                  <w:marTop w:val="0"/>
                  <w:marBottom w:val="0"/>
                  <w:divBdr>
                    <w:top w:val="none" w:sz="0" w:space="0" w:color="auto"/>
                    <w:left w:val="none" w:sz="0" w:space="0" w:color="auto"/>
                    <w:bottom w:val="none" w:sz="0" w:space="0" w:color="auto"/>
                    <w:right w:val="none" w:sz="0" w:space="0" w:color="auto"/>
                  </w:divBdr>
                </w:div>
                <w:div w:id="1948655172">
                  <w:marLeft w:val="0"/>
                  <w:marRight w:val="0"/>
                  <w:marTop w:val="0"/>
                  <w:marBottom w:val="0"/>
                  <w:divBdr>
                    <w:top w:val="none" w:sz="0" w:space="0" w:color="auto"/>
                    <w:left w:val="none" w:sz="0" w:space="0" w:color="auto"/>
                    <w:bottom w:val="none" w:sz="0" w:space="0" w:color="auto"/>
                    <w:right w:val="none" w:sz="0" w:space="0" w:color="auto"/>
                  </w:divBdr>
                </w:div>
                <w:div w:id="2017416015">
                  <w:marLeft w:val="0"/>
                  <w:marRight w:val="0"/>
                  <w:marTop w:val="0"/>
                  <w:marBottom w:val="0"/>
                  <w:divBdr>
                    <w:top w:val="none" w:sz="0" w:space="0" w:color="auto"/>
                    <w:left w:val="none" w:sz="0" w:space="0" w:color="auto"/>
                    <w:bottom w:val="none" w:sz="0" w:space="0" w:color="auto"/>
                    <w:right w:val="none" w:sz="0" w:space="0" w:color="auto"/>
                  </w:divBdr>
                </w:div>
                <w:div w:id="2048287422">
                  <w:marLeft w:val="0"/>
                  <w:marRight w:val="0"/>
                  <w:marTop w:val="0"/>
                  <w:marBottom w:val="0"/>
                  <w:divBdr>
                    <w:top w:val="none" w:sz="0" w:space="0" w:color="auto"/>
                    <w:left w:val="none" w:sz="0" w:space="0" w:color="auto"/>
                    <w:bottom w:val="none" w:sz="0" w:space="0" w:color="auto"/>
                    <w:right w:val="none" w:sz="0" w:space="0" w:color="auto"/>
                  </w:divBdr>
                </w:div>
              </w:divsChild>
            </w:div>
            <w:div w:id="1041977665">
              <w:marLeft w:val="0"/>
              <w:marRight w:val="0"/>
              <w:marTop w:val="0"/>
              <w:marBottom w:val="0"/>
              <w:divBdr>
                <w:top w:val="none" w:sz="0" w:space="0" w:color="auto"/>
                <w:left w:val="none" w:sz="0" w:space="0" w:color="auto"/>
                <w:bottom w:val="none" w:sz="0" w:space="0" w:color="auto"/>
                <w:right w:val="none" w:sz="0" w:space="0" w:color="auto"/>
              </w:divBdr>
            </w:div>
            <w:div w:id="1069887721">
              <w:marLeft w:val="0"/>
              <w:marRight w:val="0"/>
              <w:marTop w:val="0"/>
              <w:marBottom w:val="0"/>
              <w:divBdr>
                <w:top w:val="none" w:sz="0" w:space="0" w:color="auto"/>
                <w:left w:val="none" w:sz="0" w:space="0" w:color="auto"/>
                <w:bottom w:val="none" w:sz="0" w:space="0" w:color="auto"/>
                <w:right w:val="none" w:sz="0" w:space="0" w:color="auto"/>
              </w:divBdr>
            </w:div>
            <w:div w:id="1252658516">
              <w:marLeft w:val="0"/>
              <w:marRight w:val="0"/>
              <w:marTop w:val="0"/>
              <w:marBottom w:val="0"/>
              <w:divBdr>
                <w:top w:val="none" w:sz="0" w:space="0" w:color="auto"/>
                <w:left w:val="none" w:sz="0" w:space="0" w:color="auto"/>
                <w:bottom w:val="none" w:sz="0" w:space="0" w:color="auto"/>
                <w:right w:val="none" w:sz="0" w:space="0" w:color="auto"/>
              </w:divBdr>
            </w:div>
            <w:div w:id="1256745162">
              <w:marLeft w:val="0"/>
              <w:marRight w:val="0"/>
              <w:marTop w:val="0"/>
              <w:marBottom w:val="0"/>
              <w:divBdr>
                <w:top w:val="none" w:sz="0" w:space="0" w:color="auto"/>
                <w:left w:val="none" w:sz="0" w:space="0" w:color="auto"/>
                <w:bottom w:val="none" w:sz="0" w:space="0" w:color="auto"/>
                <w:right w:val="none" w:sz="0" w:space="0" w:color="auto"/>
              </w:divBdr>
            </w:div>
            <w:div w:id="1264339960">
              <w:marLeft w:val="0"/>
              <w:marRight w:val="0"/>
              <w:marTop w:val="0"/>
              <w:marBottom w:val="0"/>
              <w:divBdr>
                <w:top w:val="none" w:sz="0" w:space="0" w:color="auto"/>
                <w:left w:val="none" w:sz="0" w:space="0" w:color="auto"/>
                <w:bottom w:val="none" w:sz="0" w:space="0" w:color="auto"/>
                <w:right w:val="none" w:sz="0" w:space="0" w:color="auto"/>
              </w:divBdr>
            </w:div>
            <w:div w:id="1362903747">
              <w:marLeft w:val="0"/>
              <w:marRight w:val="0"/>
              <w:marTop w:val="0"/>
              <w:marBottom w:val="0"/>
              <w:divBdr>
                <w:top w:val="none" w:sz="0" w:space="0" w:color="auto"/>
                <w:left w:val="none" w:sz="0" w:space="0" w:color="auto"/>
                <w:bottom w:val="none" w:sz="0" w:space="0" w:color="auto"/>
                <w:right w:val="none" w:sz="0" w:space="0" w:color="auto"/>
              </w:divBdr>
            </w:div>
            <w:div w:id="1390033832">
              <w:marLeft w:val="0"/>
              <w:marRight w:val="0"/>
              <w:marTop w:val="0"/>
              <w:marBottom w:val="0"/>
              <w:divBdr>
                <w:top w:val="none" w:sz="0" w:space="0" w:color="auto"/>
                <w:left w:val="none" w:sz="0" w:space="0" w:color="auto"/>
                <w:bottom w:val="none" w:sz="0" w:space="0" w:color="auto"/>
                <w:right w:val="none" w:sz="0" w:space="0" w:color="auto"/>
              </w:divBdr>
            </w:div>
            <w:div w:id="1425803937">
              <w:marLeft w:val="0"/>
              <w:marRight w:val="0"/>
              <w:marTop w:val="0"/>
              <w:marBottom w:val="0"/>
              <w:divBdr>
                <w:top w:val="none" w:sz="0" w:space="0" w:color="auto"/>
                <w:left w:val="none" w:sz="0" w:space="0" w:color="auto"/>
                <w:bottom w:val="none" w:sz="0" w:space="0" w:color="auto"/>
                <w:right w:val="none" w:sz="0" w:space="0" w:color="auto"/>
              </w:divBdr>
            </w:div>
            <w:div w:id="1492334180">
              <w:marLeft w:val="0"/>
              <w:marRight w:val="0"/>
              <w:marTop w:val="0"/>
              <w:marBottom w:val="0"/>
              <w:divBdr>
                <w:top w:val="none" w:sz="0" w:space="0" w:color="auto"/>
                <w:left w:val="none" w:sz="0" w:space="0" w:color="auto"/>
                <w:bottom w:val="none" w:sz="0" w:space="0" w:color="auto"/>
                <w:right w:val="none" w:sz="0" w:space="0" w:color="auto"/>
              </w:divBdr>
            </w:div>
            <w:div w:id="1668248335">
              <w:marLeft w:val="0"/>
              <w:marRight w:val="0"/>
              <w:marTop w:val="0"/>
              <w:marBottom w:val="0"/>
              <w:divBdr>
                <w:top w:val="none" w:sz="0" w:space="0" w:color="auto"/>
                <w:left w:val="none" w:sz="0" w:space="0" w:color="auto"/>
                <w:bottom w:val="none" w:sz="0" w:space="0" w:color="auto"/>
                <w:right w:val="none" w:sz="0" w:space="0" w:color="auto"/>
              </w:divBdr>
            </w:div>
            <w:div w:id="1704013520">
              <w:marLeft w:val="0"/>
              <w:marRight w:val="0"/>
              <w:marTop w:val="0"/>
              <w:marBottom w:val="0"/>
              <w:divBdr>
                <w:top w:val="none" w:sz="0" w:space="0" w:color="auto"/>
                <w:left w:val="none" w:sz="0" w:space="0" w:color="auto"/>
                <w:bottom w:val="none" w:sz="0" w:space="0" w:color="auto"/>
                <w:right w:val="none" w:sz="0" w:space="0" w:color="auto"/>
              </w:divBdr>
            </w:div>
            <w:div w:id="1713840585">
              <w:marLeft w:val="0"/>
              <w:marRight w:val="0"/>
              <w:marTop w:val="0"/>
              <w:marBottom w:val="0"/>
              <w:divBdr>
                <w:top w:val="none" w:sz="0" w:space="0" w:color="auto"/>
                <w:left w:val="none" w:sz="0" w:space="0" w:color="auto"/>
                <w:bottom w:val="none" w:sz="0" w:space="0" w:color="auto"/>
                <w:right w:val="none" w:sz="0" w:space="0" w:color="auto"/>
              </w:divBdr>
            </w:div>
            <w:div w:id="1721438348">
              <w:marLeft w:val="0"/>
              <w:marRight w:val="0"/>
              <w:marTop w:val="0"/>
              <w:marBottom w:val="0"/>
              <w:divBdr>
                <w:top w:val="none" w:sz="0" w:space="0" w:color="auto"/>
                <w:left w:val="none" w:sz="0" w:space="0" w:color="auto"/>
                <w:bottom w:val="none" w:sz="0" w:space="0" w:color="auto"/>
                <w:right w:val="none" w:sz="0" w:space="0" w:color="auto"/>
              </w:divBdr>
            </w:div>
            <w:div w:id="1780489556">
              <w:marLeft w:val="0"/>
              <w:marRight w:val="0"/>
              <w:marTop w:val="0"/>
              <w:marBottom w:val="0"/>
              <w:divBdr>
                <w:top w:val="none" w:sz="0" w:space="0" w:color="auto"/>
                <w:left w:val="none" w:sz="0" w:space="0" w:color="auto"/>
                <w:bottom w:val="none" w:sz="0" w:space="0" w:color="auto"/>
                <w:right w:val="none" w:sz="0" w:space="0" w:color="auto"/>
              </w:divBdr>
            </w:div>
            <w:div w:id="1783112876">
              <w:marLeft w:val="0"/>
              <w:marRight w:val="0"/>
              <w:marTop w:val="0"/>
              <w:marBottom w:val="0"/>
              <w:divBdr>
                <w:top w:val="none" w:sz="0" w:space="0" w:color="auto"/>
                <w:left w:val="none" w:sz="0" w:space="0" w:color="auto"/>
                <w:bottom w:val="none" w:sz="0" w:space="0" w:color="auto"/>
                <w:right w:val="none" w:sz="0" w:space="0" w:color="auto"/>
              </w:divBdr>
            </w:div>
            <w:div w:id="1803111119">
              <w:marLeft w:val="0"/>
              <w:marRight w:val="0"/>
              <w:marTop w:val="0"/>
              <w:marBottom w:val="0"/>
              <w:divBdr>
                <w:top w:val="none" w:sz="0" w:space="0" w:color="auto"/>
                <w:left w:val="none" w:sz="0" w:space="0" w:color="auto"/>
                <w:bottom w:val="none" w:sz="0" w:space="0" w:color="auto"/>
                <w:right w:val="none" w:sz="0" w:space="0" w:color="auto"/>
              </w:divBdr>
            </w:div>
            <w:div w:id="1850289573">
              <w:marLeft w:val="0"/>
              <w:marRight w:val="0"/>
              <w:marTop w:val="0"/>
              <w:marBottom w:val="0"/>
              <w:divBdr>
                <w:top w:val="none" w:sz="0" w:space="0" w:color="auto"/>
                <w:left w:val="none" w:sz="0" w:space="0" w:color="auto"/>
                <w:bottom w:val="none" w:sz="0" w:space="0" w:color="auto"/>
                <w:right w:val="none" w:sz="0" w:space="0" w:color="auto"/>
              </w:divBdr>
            </w:div>
            <w:div w:id="1927952997">
              <w:marLeft w:val="0"/>
              <w:marRight w:val="0"/>
              <w:marTop w:val="0"/>
              <w:marBottom w:val="0"/>
              <w:divBdr>
                <w:top w:val="none" w:sz="0" w:space="0" w:color="auto"/>
                <w:left w:val="none" w:sz="0" w:space="0" w:color="auto"/>
                <w:bottom w:val="none" w:sz="0" w:space="0" w:color="auto"/>
                <w:right w:val="none" w:sz="0" w:space="0" w:color="auto"/>
              </w:divBdr>
            </w:div>
            <w:div w:id="1948347149">
              <w:marLeft w:val="0"/>
              <w:marRight w:val="0"/>
              <w:marTop w:val="0"/>
              <w:marBottom w:val="0"/>
              <w:divBdr>
                <w:top w:val="none" w:sz="0" w:space="0" w:color="auto"/>
                <w:left w:val="none" w:sz="0" w:space="0" w:color="auto"/>
                <w:bottom w:val="none" w:sz="0" w:space="0" w:color="auto"/>
                <w:right w:val="none" w:sz="0" w:space="0" w:color="auto"/>
              </w:divBdr>
            </w:div>
            <w:div w:id="2016029109">
              <w:marLeft w:val="0"/>
              <w:marRight w:val="0"/>
              <w:marTop w:val="0"/>
              <w:marBottom w:val="0"/>
              <w:divBdr>
                <w:top w:val="none" w:sz="0" w:space="0" w:color="auto"/>
                <w:left w:val="none" w:sz="0" w:space="0" w:color="auto"/>
                <w:bottom w:val="none" w:sz="0" w:space="0" w:color="auto"/>
                <w:right w:val="none" w:sz="0" w:space="0" w:color="auto"/>
              </w:divBdr>
            </w:div>
            <w:div w:id="2056273195">
              <w:marLeft w:val="0"/>
              <w:marRight w:val="0"/>
              <w:marTop w:val="0"/>
              <w:marBottom w:val="0"/>
              <w:divBdr>
                <w:top w:val="none" w:sz="0" w:space="0" w:color="auto"/>
                <w:left w:val="none" w:sz="0" w:space="0" w:color="auto"/>
                <w:bottom w:val="none" w:sz="0" w:space="0" w:color="auto"/>
                <w:right w:val="none" w:sz="0" w:space="0" w:color="auto"/>
              </w:divBdr>
            </w:div>
          </w:divsChild>
        </w:div>
        <w:div w:id="1256550147">
          <w:marLeft w:val="0"/>
          <w:marRight w:val="0"/>
          <w:marTop w:val="0"/>
          <w:marBottom w:val="0"/>
          <w:divBdr>
            <w:top w:val="none" w:sz="0" w:space="0" w:color="auto"/>
            <w:left w:val="none" w:sz="0" w:space="0" w:color="auto"/>
            <w:bottom w:val="none" w:sz="0" w:space="0" w:color="auto"/>
            <w:right w:val="none" w:sz="0" w:space="0" w:color="auto"/>
          </w:divBdr>
          <w:divsChild>
            <w:div w:id="175390389">
              <w:marLeft w:val="0"/>
              <w:marRight w:val="0"/>
              <w:marTop w:val="0"/>
              <w:marBottom w:val="0"/>
              <w:divBdr>
                <w:top w:val="none" w:sz="0" w:space="0" w:color="auto"/>
                <w:left w:val="none" w:sz="0" w:space="0" w:color="auto"/>
                <w:bottom w:val="none" w:sz="0" w:space="0" w:color="auto"/>
                <w:right w:val="none" w:sz="0" w:space="0" w:color="auto"/>
              </w:divBdr>
            </w:div>
            <w:div w:id="655109088">
              <w:marLeft w:val="0"/>
              <w:marRight w:val="0"/>
              <w:marTop w:val="0"/>
              <w:marBottom w:val="0"/>
              <w:divBdr>
                <w:top w:val="none" w:sz="0" w:space="0" w:color="auto"/>
                <w:left w:val="none" w:sz="0" w:space="0" w:color="auto"/>
                <w:bottom w:val="none" w:sz="0" w:space="0" w:color="auto"/>
                <w:right w:val="none" w:sz="0" w:space="0" w:color="auto"/>
              </w:divBdr>
            </w:div>
            <w:div w:id="867180204">
              <w:marLeft w:val="0"/>
              <w:marRight w:val="0"/>
              <w:marTop w:val="0"/>
              <w:marBottom w:val="0"/>
              <w:divBdr>
                <w:top w:val="none" w:sz="0" w:space="0" w:color="auto"/>
                <w:left w:val="none" w:sz="0" w:space="0" w:color="auto"/>
                <w:bottom w:val="none" w:sz="0" w:space="0" w:color="auto"/>
                <w:right w:val="none" w:sz="0" w:space="0" w:color="auto"/>
              </w:divBdr>
            </w:div>
            <w:div w:id="1166286192">
              <w:marLeft w:val="0"/>
              <w:marRight w:val="0"/>
              <w:marTop w:val="0"/>
              <w:marBottom w:val="0"/>
              <w:divBdr>
                <w:top w:val="none" w:sz="0" w:space="0" w:color="auto"/>
                <w:left w:val="none" w:sz="0" w:space="0" w:color="auto"/>
                <w:bottom w:val="none" w:sz="0" w:space="0" w:color="auto"/>
                <w:right w:val="none" w:sz="0" w:space="0" w:color="auto"/>
              </w:divBdr>
            </w:div>
            <w:div w:id="1202789538">
              <w:marLeft w:val="0"/>
              <w:marRight w:val="0"/>
              <w:marTop w:val="0"/>
              <w:marBottom w:val="0"/>
              <w:divBdr>
                <w:top w:val="none" w:sz="0" w:space="0" w:color="auto"/>
                <w:left w:val="none" w:sz="0" w:space="0" w:color="auto"/>
                <w:bottom w:val="none" w:sz="0" w:space="0" w:color="auto"/>
                <w:right w:val="none" w:sz="0" w:space="0" w:color="auto"/>
              </w:divBdr>
              <w:divsChild>
                <w:div w:id="5253387">
                  <w:marLeft w:val="0"/>
                  <w:marRight w:val="0"/>
                  <w:marTop w:val="0"/>
                  <w:marBottom w:val="0"/>
                  <w:divBdr>
                    <w:top w:val="none" w:sz="0" w:space="0" w:color="auto"/>
                    <w:left w:val="none" w:sz="0" w:space="0" w:color="auto"/>
                    <w:bottom w:val="none" w:sz="0" w:space="0" w:color="auto"/>
                    <w:right w:val="none" w:sz="0" w:space="0" w:color="auto"/>
                  </w:divBdr>
                </w:div>
                <w:div w:id="457069774">
                  <w:marLeft w:val="0"/>
                  <w:marRight w:val="0"/>
                  <w:marTop w:val="0"/>
                  <w:marBottom w:val="0"/>
                  <w:divBdr>
                    <w:top w:val="none" w:sz="0" w:space="0" w:color="auto"/>
                    <w:left w:val="none" w:sz="0" w:space="0" w:color="auto"/>
                    <w:bottom w:val="none" w:sz="0" w:space="0" w:color="auto"/>
                    <w:right w:val="none" w:sz="0" w:space="0" w:color="auto"/>
                  </w:divBdr>
                </w:div>
                <w:div w:id="719017121">
                  <w:marLeft w:val="0"/>
                  <w:marRight w:val="0"/>
                  <w:marTop w:val="0"/>
                  <w:marBottom w:val="0"/>
                  <w:divBdr>
                    <w:top w:val="none" w:sz="0" w:space="0" w:color="auto"/>
                    <w:left w:val="none" w:sz="0" w:space="0" w:color="auto"/>
                    <w:bottom w:val="none" w:sz="0" w:space="0" w:color="auto"/>
                    <w:right w:val="none" w:sz="0" w:space="0" w:color="auto"/>
                  </w:divBdr>
                </w:div>
                <w:div w:id="804390955">
                  <w:marLeft w:val="0"/>
                  <w:marRight w:val="0"/>
                  <w:marTop w:val="0"/>
                  <w:marBottom w:val="0"/>
                  <w:divBdr>
                    <w:top w:val="none" w:sz="0" w:space="0" w:color="auto"/>
                    <w:left w:val="none" w:sz="0" w:space="0" w:color="auto"/>
                    <w:bottom w:val="none" w:sz="0" w:space="0" w:color="auto"/>
                    <w:right w:val="none" w:sz="0" w:space="0" w:color="auto"/>
                  </w:divBdr>
                </w:div>
                <w:div w:id="1057434718">
                  <w:marLeft w:val="0"/>
                  <w:marRight w:val="0"/>
                  <w:marTop w:val="0"/>
                  <w:marBottom w:val="0"/>
                  <w:divBdr>
                    <w:top w:val="none" w:sz="0" w:space="0" w:color="auto"/>
                    <w:left w:val="none" w:sz="0" w:space="0" w:color="auto"/>
                    <w:bottom w:val="none" w:sz="0" w:space="0" w:color="auto"/>
                    <w:right w:val="none" w:sz="0" w:space="0" w:color="auto"/>
                  </w:divBdr>
                </w:div>
                <w:div w:id="1813909200">
                  <w:marLeft w:val="0"/>
                  <w:marRight w:val="0"/>
                  <w:marTop w:val="0"/>
                  <w:marBottom w:val="0"/>
                  <w:divBdr>
                    <w:top w:val="none" w:sz="0" w:space="0" w:color="auto"/>
                    <w:left w:val="none" w:sz="0" w:space="0" w:color="auto"/>
                    <w:bottom w:val="none" w:sz="0" w:space="0" w:color="auto"/>
                    <w:right w:val="none" w:sz="0" w:space="0" w:color="auto"/>
                  </w:divBdr>
                </w:div>
                <w:div w:id="1956061314">
                  <w:marLeft w:val="0"/>
                  <w:marRight w:val="0"/>
                  <w:marTop w:val="0"/>
                  <w:marBottom w:val="0"/>
                  <w:divBdr>
                    <w:top w:val="none" w:sz="0" w:space="0" w:color="auto"/>
                    <w:left w:val="none" w:sz="0" w:space="0" w:color="auto"/>
                    <w:bottom w:val="none" w:sz="0" w:space="0" w:color="auto"/>
                    <w:right w:val="none" w:sz="0" w:space="0" w:color="auto"/>
                  </w:divBdr>
                </w:div>
              </w:divsChild>
            </w:div>
            <w:div w:id="1338265385">
              <w:marLeft w:val="0"/>
              <w:marRight w:val="0"/>
              <w:marTop w:val="0"/>
              <w:marBottom w:val="0"/>
              <w:divBdr>
                <w:top w:val="none" w:sz="0" w:space="0" w:color="auto"/>
                <w:left w:val="none" w:sz="0" w:space="0" w:color="auto"/>
                <w:bottom w:val="none" w:sz="0" w:space="0" w:color="auto"/>
                <w:right w:val="none" w:sz="0" w:space="0" w:color="auto"/>
              </w:divBdr>
            </w:div>
            <w:div w:id="1698578312">
              <w:marLeft w:val="0"/>
              <w:marRight w:val="0"/>
              <w:marTop w:val="0"/>
              <w:marBottom w:val="0"/>
              <w:divBdr>
                <w:top w:val="none" w:sz="0" w:space="0" w:color="auto"/>
                <w:left w:val="none" w:sz="0" w:space="0" w:color="auto"/>
                <w:bottom w:val="none" w:sz="0" w:space="0" w:color="auto"/>
                <w:right w:val="none" w:sz="0" w:space="0" w:color="auto"/>
              </w:divBdr>
            </w:div>
            <w:div w:id="2034762496">
              <w:marLeft w:val="0"/>
              <w:marRight w:val="0"/>
              <w:marTop w:val="0"/>
              <w:marBottom w:val="0"/>
              <w:divBdr>
                <w:top w:val="none" w:sz="0" w:space="0" w:color="auto"/>
                <w:left w:val="none" w:sz="0" w:space="0" w:color="auto"/>
                <w:bottom w:val="none" w:sz="0" w:space="0" w:color="auto"/>
                <w:right w:val="none" w:sz="0" w:space="0" w:color="auto"/>
              </w:divBdr>
            </w:div>
          </w:divsChild>
        </w:div>
        <w:div w:id="1258633551">
          <w:marLeft w:val="0"/>
          <w:marRight w:val="0"/>
          <w:marTop w:val="0"/>
          <w:marBottom w:val="0"/>
          <w:divBdr>
            <w:top w:val="none" w:sz="0" w:space="0" w:color="auto"/>
            <w:left w:val="none" w:sz="0" w:space="0" w:color="auto"/>
            <w:bottom w:val="none" w:sz="0" w:space="0" w:color="auto"/>
            <w:right w:val="none" w:sz="0" w:space="0" w:color="auto"/>
          </w:divBdr>
          <w:divsChild>
            <w:div w:id="190537287">
              <w:marLeft w:val="0"/>
              <w:marRight w:val="0"/>
              <w:marTop w:val="0"/>
              <w:marBottom w:val="0"/>
              <w:divBdr>
                <w:top w:val="none" w:sz="0" w:space="0" w:color="auto"/>
                <w:left w:val="none" w:sz="0" w:space="0" w:color="auto"/>
                <w:bottom w:val="none" w:sz="0" w:space="0" w:color="auto"/>
                <w:right w:val="none" w:sz="0" w:space="0" w:color="auto"/>
              </w:divBdr>
            </w:div>
            <w:div w:id="442964297">
              <w:marLeft w:val="0"/>
              <w:marRight w:val="0"/>
              <w:marTop w:val="0"/>
              <w:marBottom w:val="0"/>
              <w:divBdr>
                <w:top w:val="none" w:sz="0" w:space="0" w:color="auto"/>
                <w:left w:val="none" w:sz="0" w:space="0" w:color="auto"/>
                <w:bottom w:val="none" w:sz="0" w:space="0" w:color="auto"/>
                <w:right w:val="none" w:sz="0" w:space="0" w:color="auto"/>
              </w:divBdr>
            </w:div>
            <w:div w:id="606540807">
              <w:marLeft w:val="0"/>
              <w:marRight w:val="0"/>
              <w:marTop w:val="0"/>
              <w:marBottom w:val="0"/>
              <w:divBdr>
                <w:top w:val="none" w:sz="0" w:space="0" w:color="auto"/>
                <w:left w:val="none" w:sz="0" w:space="0" w:color="auto"/>
                <w:bottom w:val="none" w:sz="0" w:space="0" w:color="auto"/>
                <w:right w:val="none" w:sz="0" w:space="0" w:color="auto"/>
              </w:divBdr>
            </w:div>
            <w:div w:id="756824553">
              <w:marLeft w:val="0"/>
              <w:marRight w:val="0"/>
              <w:marTop w:val="0"/>
              <w:marBottom w:val="0"/>
              <w:divBdr>
                <w:top w:val="none" w:sz="0" w:space="0" w:color="auto"/>
                <w:left w:val="none" w:sz="0" w:space="0" w:color="auto"/>
                <w:bottom w:val="none" w:sz="0" w:space="0" w:color="auto"/>
                <w:right w:val="none" w:sz="0" w:space="0" w:color="auto"/>
              </w:divBdr>
            </w:div>
            <w:div w:id="798379608">
              <w:marLeft w:val="0"/>
              <w:marRight w:val="0"/>
              <w:marTop w:val="0"/>
              <w:marBottom w:val="0"/>
              <w:divBdr>
                <w:top w:val="none" w:sz="0" w:space="0" w:color="auto"/>
                <w:left w:val="none" w:sz="0" w:space="0" w:color="auto"/>
                <w:bottom w:val="none" w:sz="0" w:space="0" w:color="auto"/>
                <w:right w:val="none" w:sz="0" w:space="0" w:color="auto"/>
              </w:divBdr>
              <w:divsChild>
                <w:div w:id="70085599">
                  <w:marLeft w:val="0"/>
                  <w:marRight w:val="0"/>
                  <w:marTop w:val="0"/>
                  <w:marBottom w:val="0"/>
                  <w:divBdr>
                    <w:top w:val="none" w:sz="0" w:space="0" w:color="auto"/>
                    <w:left w:val="none" w:sz="0" w:space="0" w:color="auto"/>
                    <w:bottom w:val="none" w:sz="0" w:space="0" w:color="auto"/>
                    <w:right w:val="none" w:sz="0" w:space="0" w:color="auto"/>
                  </w:divBdr>
                </w:div>
                <w:div w:id="572550690">
                  <w:marLeft w:val="0"/>
                  <w:marRight w:val="0"/>
                  <w:marTop w:val="0"/>
                  <w:marBottom w:val="0"/>
                  <w:divBdr>
                    <w:top w:val="none" w:sz="0" w:space="0" w:color="auto"/>
                    <w:left w:val="none" w:sz="0" w:space="0" w:color="auto"/>
                    <w:bottom w:val="none" w:sz="0" w:space="0" w:color="auto"/>
                    <w:right w:val="none" w:sz="0" w:space="0" w:color="auto"/>
                  </w:divBdr>
                </w:div>
                <w:div w:id="910509290">
                  <w:marLeft w:val="0"/>
                  <w:marRight w:val="0"/>
                  <w:marTop w:val="0"/>
                  <w:marBottom w:val="0"/>
                  <w:divBdr>
                    <w:top w:val="none" w:sz="0" w:space="0" w:color="auto"/>
                    <w:left w:val="none" w:sz="0" w:space="0" w:color="auto"/>
                    <w:bottom w:val="none" w:sz="0" w:space="0" w:color="auto"/>
                    <w:right w:val="none" w:sz="0" w:space="0" w:color="auto"/>
                  </w:divBdr>
                </w:div>
                <w:div w:id="1043288318">
                  <w:marLeft w:val="0"/>
                  <w:marRight w:val="0"/>
                  <w:marTop w:val="0"/>
                  <w:marBottom w:val="0"/>
                  <w:divBdr>
                    <w:top w:val="none" w:sz="0" w:space="0" w:color="auto"/>
                    <w:left w:val="none" w:sz="0" w:space="0" w:color="auto"/>
                    <w:bottom w:val="none" w:sz="0" w:space="0" w:color="auto"/>
                    <w:right w:val="none" w:sz="0" w:space="0" w:color="auto"/>
                  </w:divBdr>
                </w:div>
                <w:div w:id="1162240492">
                  <w:marLeft w:val="0"/>
                  <w:marRight w:val="0"/>
                  <w:marTop w:val="0"/>
                  <w:marBottom w:val="0"/>
                  <w:divBdr>
                    <w:top w:val="none" w:sz="0" w:space="0" w:color="auto"/>
                    <w:left w:val="none" w:sz="0" w:space="0" w:color="auto"/>
                    <w:bottom w:val="none" w:sz="0" w:space="0" w:color="auto"/>
                    <w:right w:val="none" w:sz="0" w:space="0" w:color="auto"/>
                  </w:divBdr>
                </w:div>
                <w:div w:id="1631857849">
                  <w:marLeft w:val="0"/>
                  <w:marRight w:val="0"/>
                  <w:marTop w:val="0"/>
                  <w:marBottom w:val="0"/>
                  <w:divBdr>
                    <w:top w:val="none" w:sz="0" w:space="0" w:color="auto"/>
                    <w:left w:val="none" w:sz="0" w:space="0" w:color="auto"/>
                    <w:bottom w:val="none" w:sz="0" w:space="0" w:color="auto"/>
                    <w:right w:val="none" w:sz="0" w:space="0" w:color="auto"/>
                  </w:divBdr>
                </w:div>
                <w:div w:id="1690833737">
                  <w:marLeft w:val="0"/>
                  <w:marRight w:val="0"/>
                  <w:marTop w:val="0"/>
                  <w:marBottom w:val="0"/>
                  <w:divBdr>
                    <w:top w:val="none" w:sz="0" w:space="0" w:color="auto"/>
                    <w:left w:val="none" w:sz="0" w:space="0" w:color="auto"/>
                    <w:bottom w:val="none" w:sz="0" w:space="0" w:color="auto"/>
                    <w:right w:val="none" w:sz="0" w:space="0" w:color="auto"/>
                  </w:divBdr>
                </w:div>
                <w:div w:id="1729914854">
                  <w:marLeft w:val="0"/>
                  <w:marRight w:val="0"/>
                  <w:marTop w:val="0"/>
                  <w:marBottom w:val="0"/>
                  <w:divBdr>
                    <w:top w:val="none" w:sz="0" w:space="0" w:color="auto"/>
                    <w:left w:val="none" w:sz="0" w:space="0" w:color="auto"/>
                    <w:bottom w:val="none" w:sz="0" w:space="0" w:color="auto"/>
                    <w:right w:val="none" w:sz="0" w:space="0" w:color="auto"/>
                  </w:divBdr>
                </w:div>
              </w:divsChild>
            </w:div>
            <w:div w:id="959804089">
              <w:marLeft w:val="0"/>
              <w:marRight w:val="0"/>
              <w:marTop w:val="0"/>
              <w:marBottom w:val="0"/>
              <w:divBdr>
                <w:top w:val="none" w:sz="0" w:space="0" w:color="auto"/>
                <w:left w:val="none" w:sz="0" w:space="0" w:color="auto"/>
                <w:bottom w:val="none" w:sz="0" w:space="0" w:color="auto"/>
                <w:right w:val="none" w:sz="0" w:space="0" w:color="auto"/>
              </w:divBdr>
            </w:div>
            <w:div w:id="1423573690">
              <w:marLeft w:val="0"/>
              <w:marRight w:val="0"/>
              <w:marTop w:val="0"/>
              <w:marBottom w:val="0"/>
              <w:divBdr>
                <w:top w:val="none" w:sz="0" w:space="0" w:color="auto"/>
                <w:left w:val="none" w:sz="0" w:space="0" w:color="auto"/>
                <w:bottom w:val="none" w:sz="0" w:space="0" w:color="auto"/>
                <w:right w:val="none" w:sz="0" w:space="0" w:color="auto"/>
              </w:divBdr>
            </w:div>
            <w:div w:id="1523085658">
              <w:marLeft w:val="0"/>
              <w:marRight w:val="0"/>
              <w:marTop w:val="0"/>
              <w:marBottom w:val="0"/>
              <w:divBdr>
                <w:top w:val="none" w:sz="0" w:space="0" w:color="auto"/>
                <w:left w:val="none" w:sz="0" w:space="0" w:color="auto"/>
                <w:bottom w:val="none" w:sz="0" w:space="0" w:color="auto"/>
                <w:right w:val="none" w:sz="0" w:space="0" w:color="auto"/>
              </w:divBdr>
            </w:div>
            <w:div w:id="2094743504">
              <w:marLeft w:val="0"/>
              <w:marRight w:val="0"/>
              <w:marTop w:val="0"/>
              <w:marBottom w:val="0"/>
              <w:divBdr>
                <w:top w:val="none" w:sz="0" w:space="0" w:color="auto"/>
                <w:left w:val="none" w:sz="0" w:space="0" w:color="auto"/>
                <w:bottom w:val="none" w:sz="0" w:space="0" w:color="auto"/>
                <w:right w:val="none" w:sz="0" w:space="0" w:color="auto"/>
              </w:divBdr>
            </w:div>
          </w:divsChild>
        </w:div>
        <w:div w:id="1265649185">
          <w:marLeft w:val="0"/>
          <w:marRight w:val="0"/>
          <w:marTop w:val="0"/>
          <w:marBottom w:val="0"/>
          <w:divBdr>
            <w:top w:val="none" w:sz="0" w:space="0" w:color="auto"/>
            <w:left w:val="none" w:sz="0" w:space="0" w:color="auto"/>
            <w:bottom w:val="none" w:sz="0" w:space="0" w:color="auto"/>
            <w:right w:val="none" w:sz="0" w:space="0" w:color="auto"/>
          </w:divBdr>
          <w:divsChild>
            <w:div w:id="140389694">
              <w:marLeft w:val="0"/>
              <w:marRight w:val="0"/>
              <w:marTop w:val="0"/>
              <w:marBottom w:val="0"/>
              <w:divBdr>
                <w:top w:val="none" w:sz="0" w:space="0" w:color="auto"/>
                <w:left w:val="none" w:sz="0" w:space="0" w:color="auto"/>
                <w:bottom w:val="none" w:sz="0" w:space="0" w:color="auto"/>
                <w:right w:val="none" w:sz="0" w:space="0" w:color="auto"/>
              </w:divBdr>
            </w:div>
            <w:div w:id="893850931">
              <w:marLeft w:val="0"/>
              <w:marRight w:val="0"/>
              <w:marTop w:val="0"/>
              <w:marBottom w:val="0"/>
              <w:divBdr>
                <w:top w:val="none" w:sz="0" w:space="0" w:color="auto"/>
                <w:left w:val="none" w:sz="0" w:space="0" w:color="auto"/>
                <w:bottom w:val="none" w:sz="0" w:space="0" w:color="auto"/>
                <w:right w:val="none" w:sz="0" w:space="0" w:color="auto"/>
              </w:divBdr>
            </w:div>
            <w:div w:id="902956466">
              <w:marLeft w:val="0"/>
              <w:marRight w:val="0"/>
              <w:marTop w:val="0"/>
              <w:marBottom w:val="0"/>
              <w:divBdr>
                <w:top w:val="none" w:sz="0" w:space="0" w:color="auto"/>
                <w:left w:val="none" w:sz="0" w:space="0" w:color="auto"/>
                <w:bottom w:val="none" w:sz="0" w:space="0" w:color="auto"/>
                <w:right w:val="none" w:sz="0" w:space="0" w:color="auto"/>
              </w:divBdr>
            </w:div>
            <w:div w:id="1211649197">
              <w:marLeft w:val="0"/>
              <w:marRight w:val="0"/>
              <w:marTop w:val="0"/>
              <w:marBottom w:val="0"/>
              <w:divBdr>
                <w:top w:val="none" w:sz="0" w:space="0" w:color="auto"/>
                <w:left w:val="none" w:sz="0" w:space="0" w:color="auto"/>
                <w:bottom w:val="none" w:sz="0" w:space="0" w:color="auto"/>
                <w:right w:val="none" w:sz="0" w:space="0" w:color="auto"/>
              </w:divBdr>
            </w:div>
          </w:divsChild>
        </w:div>
        <w:div w:id="1268611987">
          <w:marLeft w:val="0"/>
          <w:marRight w:val="0"/>
          <w:marTop w:val="0"/>
          <w:marBottom w:val="0"/>
          <w:divBdr>
            <w:top w:val="none" w:sz="0" w:space="0" w:color="auto"/>
            <w:left w:val="none" w:sz="0" w:space="0" w:color="auto"/>
            <w:bottom w:val="none" w:sz="0" w:space="0" w:color="auto"/>
            <w:right w:val="none" w:sz="0" w:space="0" w:color="auto"/>
          </w:divBdr>
          <w:divsChild>
            <w:div w:id="147865742">
              <w:marLeft w:val="0"/>
              <w:marRight w:val="0"/>
              <w:marTop w:val="0"/>
              <w:marBottom w:val="0"/>
              <w:divBdr>
                <w:top w:val="none" w:sz="0" w:space="0" w:color="auto"/>
                <w:left w:val="none" w:sz="0" w:space="0" w:color="auto"/>
                <w:bottom w:val="none" w:sz="0" w:space="0" w:color="auto"/>
                <w:right w:val="none" w:sz="0" w:space="0" w:color="auto"/>
              </w:divBdr>
            </w:div>
            <w:div w:id="174853543">
              <w:marLeft w:val="0"/>
              <w:marRight w:val="0"/>
              <w:marTop w:val="0"/>
              <w:marBottom w:val="0"/>
              <w:divBdr>
                <w:top w:val="none" w:sz="0" w:space="0" w:color="auto"/>
                <w:left w:val="none" w:sz="0" w:space="0" w:color="auto"/>
                <w:bottom w:val="none" w:sz="0" w:space="0" w:color="auto"/>
                <w:right w:val="none" w:sz="0" w:space="0" w:color="auto"/>
              </w:divBdr>
            </w:div>
            <w:div w:id="397478530">
              <w:marLeft w:val="0"/>
              <w:marRight w:val="0"/>
              <w:marTop w:val="0"/>
              <w:marBottom w:val="0"/>
              <w:divBdr>
                <w:top w:val="none" w:sz="0" w:space="0" w:color="auto"/>
                <w:left w:val="none" w:sz="0" w:space="0" w:color="auto"/>
                <w:bottom w:val="none" w:sz="0" w:space="0" w:color="auto"/>
                <w:right w:val="none" w:sz="0" w:space="0" w:color="auto"/>
              </w:divBdr>
            </w:div>
            <w:div w:id="521280606">
              <w:marLeft w:val="0"/>
              <w:marRight w:val="0"/>
              <w:marTop w:val="0"/>
              <w:marBottom w:val="0"/>
              <w:divBdr>
                <w:top w:val="none" w:sz="0" w:space="0" w:color="auto"/>
                <w:left w:val="none" w:sz="0" w:space="0" w:color="auto"/>
                <w:bottom w:val="none" w:sz="0" w:space="0" w:color="auto"/>
                <w:right w:val="none" w:sz="0" w:space="0" w:color="auto"/>
              </w:divBdr>
            </w:div>
            <w:div w:id="620722135">
              <w:marLeft w:val="0"/>
              <w:marRight w:val="0"/>
              <w:marTop w:val="0"/>
              <w:marBottom w:val="0"/>
              <w:divBdr>
                <w:top w:val="none" w:sz="0" w:space="0" w:color="auto"/>
                <w:left w:val="none" w:sz="0" w:space="0" w:color="auto"/>
                <w:bottom w:val="none" w:sz="0" w:space="0" w:color="auto"/>
                <w:right w:val="none" w:sz="0" w:space="0" w:color="auto"/>
              </w:divBdr>
            </w:div>
            <w:div w:id="637497881">
              <w:marLeft w:val="0"/>
              <w:marRight w:val="0"/>
              <w:marTop w:val="0"/>
              <w:marBottom w:val="0"/>
              <w:divBdr>
                <w:top w:val="none" w:sz="0" w:space="0" w:color="auto"/>
                <w:left w:val="none" w:sz="0" w:space="0" w:color="auto"/>
                <w:bottom w:val="none" w:sz="0" w:space="0" w:color="auto"/>
                <w:right w:val="none" w:sz="0" w:space="0" w:color="auto"/>
              </w:divBdr>
            </w:div>
            <w:div w:id="672492056">
              <w:marLeft w:val="0"/>
              <w:marRight w:val="0"/>
              <w:marTop w:val="0"/>
              <w:marBottom w:val="0"/>
              <w:divBdr>
                <w:top w:val="none" w:sz="0" w:space="0" w:color="auto"/>
                <w:left w:val="none" w:sz="0" w:space="0" w:color="auto"/>
                <w:bottom w:val="none" w:sz="0" w:space="0" w:color="auto"/>
                <w:right w:val="none" w:sz="0" w:space="0" w:color="auto"/>
              </w:divBdr>
            </w:div>
            <w:div w:id="742917271">
              <w:marLeft w:val="0"/>
              <w:marRight w:val="0"/>
              <w:marTop w:val="0"/>
              <w:marBottom w:val="0"/>
              <w:divBdr>
                <w:top w:val="none" w:sz="0" w:space="0" w:color="auto"/>
                <w:left w:val="none" w:sz="0" w:space="0" w:color="auto"/>
                <w:bottom w:val="none" w:sz="0" w:space="0" w:color="auto"/>
                <w:right w:val="none" w:sz="0" w:space="0" w:color="auto"/>
              </w:divBdr>
            </w:div>
            <w:div w:id="784617678">
              <w:marLeft w:val="0"/>
              <w:marRight w:val="0"/>
              <w:marTop w:val="0"/>
              <w:marBottom w:val="0"/>
              <w:divBdr>
                <w:top w:val="none" w:sz="0" w:space="0" w:color="auto"/>
                <w:left w:val="none" w:sz="0" w:space="0" w:color="auto"/>
                <w:bottom w:val="none" w:sz="0" w:space="0" w:color="auto"/>
                <w:right w:val="none" w:sz="0" w:space="0" w:color="auto"/>
              </w:divBdr>
            </w:div>
            <w:div w:id="838544779">
              <w:marLeft w:val="0"/>
              <w:marRight w:val="0"/>
              <w:marTop w:val="0"/>
              <w:marBottom w:val="0"/>
              <w:divBdr>
                <w:top w:val="none" w:sz="0" w:space="0" w:color="auto"/>
                <w:left w:val="none" w:sz="0" w:space="0" w:color="auto"/>
                <w:bottom w:val="none" w:sz="0" w:space="0" w:color="auto"/>
                <w:right w:val="none" w:sz="0" w:space="0" w:color="auto"/>
              </w:divBdr>
            </w:div>
            <w:div w:id="874777987">
              <w:marLeft w:val="0"/>
              <w:marRight w:val="0"/>
              <w:marTop w:val="0"/>
              <w:marBottom w:val="0"/>
              <w:divBdr>
                <w:top w:val="none" w:sz="0" w:space="0" w:color="auto"/>
                <w:left w:val="none" w:sz="0" w:space="0" w:color="auto"/>
                <w:bottom w:val="none" w:sz="0" w:space="0" w:color="auto"/>
                <w:right w:val="none" w:sz="0" w:space="0" w:color="auto"/>
              </w:divBdr>
            </w:div>
            <w:div w:id="881209521">
              <w:marLeft w:val="0"/>
              <w:marRight w:val="0"/>
              <w:marTop w:val="0"/>
              <w:marBottom w:val="0"/>
              <w:divBdr>
                <w:top w:val="none" w:sz="0" w:space="0" w:color="auto"/>
                <w:left w:val="none" w:sz="0" w:space="0" w:color="auto"/>
                <w:bottom w:val="none" w:sz="0" w:space="0" w:color="auto"/>
                <w:right w:val="none" w:sz="0" w:space="0" w:color="auto"/>
              </w:divBdr>
            </w:div>
            <w:div w:id="896936993">
              <w:marLeft w:val="0"/>
              <w:marRight w:val="0"/>
              <w:marTop w:val="0"/>
              <w:marBottom w:val="0"/>
              <w:divBdr>
                <w:top w:val="none" w:sz="0" w:space="0" w:color="auto"/>
                <w:left w:val="none" w:sz="0" w:space="0" w:color="auto"/>
                <w:bottom w:val="none" w:sz="0" w:space="0" w:color="auto"/>
                <w:right w:val="none" w:sz="0" w:space="0" w:color="auto"/>
              </w:divBdr>
              <w:divsChild>
                <w:div w:id="67381796">
                  <w:marLeft w:val="0"/>
                  <w:marRight w:val="0"/>
                  <w:marTop w:val="0"/>
                  <w:marBottom w:val="0"/>
                  <w:divBdr>
                    <w:top w:val="none" w:sz="0" w:space="0" w:color="auto"/>
                    <w:left w:val="none" w:sz="0" w:space="0" w:color="auto"/>
                    <w:bottom w:val="none" w:sz="0" w:space="0" w:color="auto"/>
                    <w:right w:val="none" w:sz="0" w:space="0" w:color="auto"/>
                  </w:divBdr>
                </w:div>
                <w:div w:id="128520007">
                  <w:marLeft w:val="0"/>
                  <w:marRight w:val="0"/>
                  <w:marTop w:val="0"/>
                  <w:marBottom w:val="0"/>
                  <w:divBdr>
                    <w:top w:val="none" w:sz="0" w:space="0" w:color="auto"/>
                    <w:left w:val="none" w:sz="0" w:space="0" w:color="auto"/>
                    <w:bottom w:val="none" w:sz="0" w:space="0" w:color="auto"/>
                    <w:right w:val="none" w:sz="0" w:space="0" w:color="auto"/>
                  </w:divBdr>
                </w:div>
                <w:div w:id="156776422">
                  <w:marLeft w:val="0"/>
                  <w:marRight w:val="0"/>
                  <w:marTop w:val="0"/>
                  <w:marBottom w:val="0"/>
                  <w:divBdr>
                    <w:top w:val="none" w:sz="0" w:space="0" w:color="auto"/>
                    <w:left w:val="none" w:sz="0" w:space="0" w:color="auto"/>
                    <w:bottom w:val="none" w:sz="0" w:space="0" w:color="auto"/>
                    <w:right w:val="none" w:sz="0" w:space="0" w:color="auto"/>
                  </w:divBdr>
                </w:div>
                <w:div w:id="169949293">
                  <w:marLeft w:val="0"/>
                  <w:marRight w:val="0"/>
                  <w:marTop w:val="0"/>
                  <w:marBottom w:val="0"/>
                  <w:divBdr>
                    <w:top w:val="none" w:sz="0" w:space="0" w:color="auto"/>
                    <w:left w:val="none" w:sz="0" w:space="0" w:color="auto"/>
                    <w:bottom w:val="none" w:sz="0" w:space="0" w:color="auto"/>
                    <w:right w:val="none" w:sz="0" w:space="0" w:color="auto"/>
                  </w:divBdr>
                </w:div>
                <w:div w:id="195123753">
                  <w:marLeft w:val="0"/>
                  <w:marRight w:val="0"/>
                  <w:marTop w:val="0"/>
                  <w:marBottom w:val="0"/>
                  <w:divBdr>
                    <w:top w:val="none" w:sz="0" w:space="0" w:color="auto"/>
                    <w:left w:val="none" w:sz="0" w:space="0" w:color="auto"/>
                    <w:bottom w:val="none" w:sz="0" w:space="0" w:color="auto"/>
                    <w:right w:val="none" w:sz="0" w:space="0" w:color="auto"/>
                  </w:divBdr>
                </w:div>
                <w:div w:id="243876027">
                  <w:marLeft w:val="0"/>
                  <w:marRight w:val="0"/>
                  <w:marTop w:val="0"/>
                  <w:marBottom w:val="0"/>
                  <w:divBdr>
                    <w:top w:val="none" w:sz="0" w:space="0" w:color="auto"/>
                    <w:left w:val="none" w:sz="0" w:space="0" w:color="auto"/>
                    <w:bottom w:val="none" w:sz="0" w:space="0" w:color="auto"/>
                    <w:right w:val="none" w:sz="0" w:space="0" w:color="auto"/>
                  </w:divBdr>
                </w:div>
                <w:div w:id="273489295">
                  <w:marLeft w:val="0"/>
                  <w:marRight w:val="0"/>
                  <w:marTop w:val="0"/>
                  <w:marBottom w:val="0"/>
                  <w:divBdr>
                    <w:top w:val="none" w:sz="0" w:space="0" w:color="auto"/>
                    <w:left w:val="none" w:sz="0" w:space="0" w:color="auto"/>
                    <w:bottom w:val="none" w:sz="0" w:space="0" w:color="auto"/>
                    <w:right w:val="none" w:sz="0" w:space="0" w:color="auto"/>
                  </w:divBdr>
                </w:div>
                <w:div w:id="350297908">
                  <w:marLeft w:val="0"/>
                  <w:marRight w:val="0"/>
                  <w:marTop w:val="0"/>
                  <w:marBottom w:val="0"/>
                  <w:divBdr>
                    <w:top w:val="none" w:sz="0" w:space="0" w:color="auto"/>
                    <w:left w:val="none" w:sz="0" w:space="0" w:color="auto"/>
                    <w:bottom w:val="none" w:sz="0" w:space="0" w:color="auto"/>
                    <w:right w:val="none" w:sz="0" w:space="0" w:color="auto"/>
                  </w:divBdr>
                </w:div>
                <w:div w:id="350885025">
                  <w:marLeft w:val="0"/>
                  <w:marRight w:val="0"/>
                  <w:marTop w:val="0"/>
                  <w:marBottom w:val="0"/>
                  <w:divBdr>
                    <w:top w:val="none" w:sz="0" w:space="0" w:color="auto"/>
                    <w:left w:val="none" w:sz="0" w:space="0" w:color="auto"/>
                    <w:bottom w:val="none" w:sz="0" w:space="0" w:color="auto"/>
                    <w:right w:val="none" w:sz="0" w:space="0" w:color="auto"/>
                  </w:divBdr>
                </w:div>
                <w:div w:id="461582079">
                  <w:marLeft w:val="0"/>
                  <w:marRight w:val="0"/>
                  <w:marTop w:val="0"/>
                  <w:marBottom w:val="0"/>
                  <w:divBdr>
                    <w:top w:val="none" w:sz="0" w:space="0" w:color="auto"/>
                    <w:left w:val="none" w:sz="0" w:space="0" w:color="auto"/>
                    <w:bottom w:val="none" w:sz="0" w:space="0" w:color="auto"/>
                    <w:right w:val="none" w:sz="0" w:space="0" w:color="auto"/>
                  </w:divBdr>
                </w:div>
                <w:div w:id="477961277">
                  <w:marLeft w:val="0"/>
                  <w:marRight w:val="0"/>
                  <w:marTop w:val="0"/>
                  <w:marBottom w:val="0"/>
                  <w:divBdr>
                    <w:top w:val="none" w:sz="0" w:space="0" w:color="auto"/>
                    <w:left w:val="none" w:sz="0" w:space="0" w:color="auto"/>
                    <w:bottom w:val="none" w:sz="0" w:space="0" w:color="auto"/>
                    <w:right w:val="none" w:sz="0" w:space="0" w:color="auto"/>
                  </w:divBdr>
                </w:div>
                <w:div w:id="583690826">
                  <w:marLeft w:val="0"/>
                  <w:marRight w:val="0"/>
                  <w:marTop w:val="0"/>
                  <w:marBottom w:val="0"/>
                  <w:divBdr>
                    <w:top w:val="none" w:sz="0" w:space="0" w:color="auto"/>
                    <w:left w:val="none" w:sz="0" w:space="0" w:color="auto"/>
                    <w:bottom w:val="none" w:sz="0" w:space="0" w:color="auto"/>
                    <w:right w:val="none" w:sz="0" w:space="0" w:color="auto"/>
                  </w:divBdr>
                </w:div>
                <w:div w:id="605112608">
                  <w:marLeft w:val="0"/>
                  <w:marRight w:val="0"/>
                  <w:marTop w:val="0"/>
                  <w:marBottom w:val="0"/>
                  <w:divBdr>
                    <w:top w:val="none" w:sz="0" w:space="0" w:color="auto"/>
                    <w:left w:val="none" w:sz="0" w:space="0" w:color="auto"/>
                    <w:bottom w:val="none" w:sz="0" w:space="0" w:color="auto"/>
                    <w:right w:val="none" w:sz="0" w:space="0" w:color="auto"/>
                  </w:divBdr>
                </w:div>
                <w:div w:id="621880193">
                  <w:marLeft w:val="0"/>
                  <w:marRight w:val="0"/>
                  <w:marTop w:val="0"/>
                  <w:marBottom w:val="0"/>
                  <w:divBdr>
                    <w:top w:val="none" w:sz="0" w:space="0" w:color="auto"/>
                    <w:left w:val="none" w:sz="0" w:space="0" w:color="auto"/>
                    <w:bottom w:val="none" w:sz="0" w:space="0" w:color="auto"/>
                    <w:right w:val="none" w:sz="0" w:space="0" w:color="auto"/>
                  </w:divBdr>
                </w:div>
                <w:div w:id="787897194">
                  <w:marLeft w:val="0"/>
                  <w:marRight w:val="0"/>
                  <w:marTop w:val="0"/>
                  <w:marBottom w:val="0"/>
                  <w:divBdr>
                    <w:top w:val="none" w:sz="0" w:space="0" w:color="auto"/>
                    <w:left w:val="none" w:sz="0" w:space="0" w:color="auto"/>
                    <w:bottom w:val="none" w:sz="0" w:space="0" w:color="auto"/>
                    <w:right w:val="none" w:sz="0" w:space="0" w:color="auto"/>
                  </w:divBdr>
                </w:div>
                <w:div w:id="897668790">
                  <w:marLeft w:val="0"/>
                  <w:marRight w:val="0"/>
                  <w:marTop w:val="0"/>
                  <w:marBottom w:val="0"/>
                  <w:divBdr>
                    <w:top w:val="none" w:sz="0" w:space="0" w:color="auto"/>
                    <w:left w:val="none" w:sz="0" w:space="0" w:color="auto"/>
                    <w:bottom w:val="none" w:sz="0" w:space="0" w:color="auto"/>
                    <w:right w:val="none" w:sz="0" w:space="0" w:color="auto"/>
                  </w:divBdr>
                </w:div>
                <w:div w:id="974525916">
                  <w:marLeft w:val="0"/>
                  <w:marRight w:val="0"/>
                  <w:marTop w:val="0"/>
                  <w:marBottom w:val="0"/>
                  <w:divBdr>
                    <w:top w:val="none" w:sz="0" w:space="0" w:color="auto"/>
                    <w:left w:val="none" w:sz="0" w:space="0" w:color="auto"/>
                    <w:bottom w:val="none" w:sz="0" w:space="0" w:color="auto"/>
                    <w:right w:val="none" w:sz="0" w:space="0" w:color="auto"/>
                  </w:divBdr>
                </w:div>
                <w:div w:id="1037437419">
                  <w:marLeft w:val="0"/>
                  <w:marRight w:val="0"/>
                  <w:marTop w:val="0"/>
                  <w:marBottom w:val="0"/>
                  <w:divBdr>
                    <w:top w:val="none" w:sz="0" w:space="0" w:color="auto"/>
                    <w:left w:val="none" w:sz="0" w:space="0" w:color="auto"/>
                    <w:bottom w:val="none" w:sz="0" w:space="0" w:color="auto"/>
                    <w:right w:val="none" w:sz="0" w:space="0" w:color="auto"/>
                  </w:divBdr>
                </w:div>
                <w:div w:id="1077480639">
                  <w:marLeft w:val="0"/>
                  <w:marRight w:val="0"/>
                  <w:marTop w:val="0"/>
                  <w:marBottom w:val="0"/>
                  <w:divBdr>
                    <w:top w:val="none" w:sz="0" w:space="0" w:color="auto"/>
                    <w:left w:val="none" w:sz="0" w:space="0" w:color="auto"/>
                    <w:bottom w:val="none" w:sz="0" w:space="0" w:color="auto"/>
                    <w:right w:val="none" w:sz="0" w:space="0" w:color="auto"/>
                  </w:divBdr>
                </w:div>
                <w:div w:id="1124616814">
                  <w:marLeft w:val="0"/>
                  <w:marRight w:val="0"/>
                  <w:marTop w:val="0"/>
                  <w:marBottom w:val="0"/>
                  <w:divBdr>
                    <w:top w:val="none" w:sz="0" w:space="0" w:color="auto"/>
                    <w:left w:val="none" w:sz="0" w:space="0" w:color="auto"/>
                    <w:bottom w:val="none" w:sz="0" w:space="0" w:color="auto"/>
                    <w:right w:val="none" w:sz="0" w:space="0" w:color="auto"/>
                  </w:divBdr>
                </w:div>
                <w:div w:id="1137066550">
                  <w:marLeft w:val="0"/>
                  <w:marRight w:val="0"/>
                  <w:marTop w:val="0"/>
                  <w:marBottom w:val="0"/>
                  <w:divBdr>
                    <w:top w:val="none" w:sz="0" w:space="0" w:color="auto"/>
                    <w:left w:val="none" w:sz="0" w:space="0" w:color="auto"/>
                    <w:bottom w:val="none" w:sz="0" w:space="0" w:color="auto"/>
                    <w:right w:val="none" w:sz="0" w:space="0" w:color="auto"/>
                  </w:divBdr>
                </w:div>
                <w:div w:id="1140997511">
                  <w:marLeft w:val="0"/>
                  <w:marRight w:val="0"/>
                  <w:marTop w:val="0"/>
                  <w:marBottom w:val="0"/>
                  <w:divBdr>
                    <w:top w:val="none" w:sz="0" w:space="0" w:color="auto"/>
                    <w:left w:val="none" w:sz="0" w:space="0" w:color="auto"/>
                    <w:bottom w:val="none" w:sz="0" w:space="0" w:color="auto"/>
                    <w:right w:val="none" w:sz="0" w:space="0" w:color="auto"/>
                  </w:divBdr>
                </w:div>
                <w:div w:id="1560361824">
                  <w:marLeft w:val="0"/>
                  <w:marRight w:val="0"/>
                  <w:marTop w:val="0"/>
                  <w:marBottom w:val="0"/>
                  <w:divBdr>
                    <w:top w:val="none" w:sz="0" w:space="0" w:color="auto"/>
                    <w:left w:val="none" w:sz="0" w:space="0" w:color="auto"/>
                    <w:bottom w:val="none" w:sz="0" w:space="0" w:color="auto"/>
                    <w:right w:val="none" w:sz="0" w:space="0" w:color="auto"/>
                  </w:divBdr>
                </w:div>
                <w:div w:id="1775058084">
                  <w:marLeft w:val="0"/>
                  <w:marRight w:val="0"/>
                  <w:marTop w:val="0"/>
                  <w:marBottom w:val="0"/>
                  <w:divBdr>
                    <w:top w:val="none" w:sz="0" w:space="0" w:color="auto"/>
                    <w:left w:val="none" w:sz="0" w:space="0" w:color="auto"/>
                    <w:bottom w:val="none" w:sz="0" w:space="0" w:color="auto"/>
                    <w:right w:val="none" w:sz="0" w:space="0" w:color="auto"/>
                  </w:divBdr>
                </w:div>
                <w:div w:id="1792557119">
                  <w:marLeft w:val="0"/>
                  <w:marRight w:val="0"/>
                  <w:marTop w:val="0"/>
                  <w:marBottom w:val="0"/>
                  <w:divBdr>
                    <w:top w:val="none" w:sz="0" w:space="0" w:color="auto"/>
                    <w:left w:val="none" w:sz="0" w:space="0" w:color="auto"/>
                    <w:bottom w:val="none" w:sz="0" w:space="0" w:color="auto"/>
                    <w:right w:val="none" w:sz="0" w:space="0" w:color="auto"/>
                  </w:divBdr>
                </w:div>
                <w:div w:id="1794788224">
                  <w:marLeft w:val="0"/>
                  <w:marRight w:val="0"/>
                  <w:marTop w:val="0"/>
                  <w:marBottom w:val="0"/>
                  <w:divBdr>
                    <w:top w:val="none" w:sz="0" w:space="0" w:color="auto"/>
                    <w:left w:val="none" w:sz="0" w:space="0" w:color="auto"/>
                    <w:bottom w:val="none" w:sz="0" w:space="0" w:color="auto"/>
                    <w:right w:val="none" w:sz="0" w:space="0" w:color="auto"/>
                  </w:divBdr>
                </w:div>
                <w:div w:id="1886211639">
                  <w:marLeft w:val="0"/>
                  <w:marRight w:val="0"/>
                  <w:marTop w:val="0"/>
                  <w:marBottom w:val="0"/>
                  <w:divBdr>
                    <w:top w:val="none" w:sz="0" w:space="0" w:color="auto"/>
                    <w:left w:val="none" w:sz="0" w:space="0" w:color="auto"/>
                    <w:bottom w:val="none" w:sz="0" w:space="0" w:color="auto"/>
                    <w:right w:val="none" w:sz="0" w:space="0" w:color="auto"/>
                  </w:divBdr>
                </w:div>
                <w:div w:id="1893082105">
                  <w:marLeft w:val="0"/>
                  <w:marRight w:val="0"/>
                  <w:marTop w:val="0"/>
                  <w:marBottom w:val="0"/>
                  <w:divBdr>
                    <w:top w:val="none" w:sz="0" w:space="0" w:color="auto"/>
                    <w:left w:val="none" w:sz="0" w:space="0" w:color="auto"/>
                    <w:bottom w:val="none" w:sz="0" w:space="0" w:color="auto"/>
                    <w:right w:val="none" w:sz="0" w:space="0" w:color="auto"/>
                  </w:divBdr>
                </w:div>
                <w:div w:id="1898394791">
                  <w:marLeft w:val="0"/>
                  <w:marRight w:val="0"/>
                  <w:marTop w:val="0"/>
                  <w:marBottom w:val="0"/>
                  <w:divBdr>
                    <w:top w:val="none" w:sz="0" w:space="0" w:color="auto"/>
                    <w:left w:val="none" w:sz="0" w:space="0" w:color="auto"/>
                    <w:bottom w:val="none" w:sz="0" w:space="0" w:color="auto"/>
                    <w:right w:val="none" w:sz="0" w:space="0" w:color="auto"/>
                  </w:divBdr>
                </w:div>
                <w:div w:id="1935043781">
                  <w:marLeft w:val="0"/>
                  <w:marRight w:val="0"/>
                  <w:marTop w:val="0"/>
                  <w:marBottom w:val="0"/>
                  <w:divBdr>
                    <w:top w:val="none" w:sz="0" w:space="0" w:color="auto"/>
                    <w:left w:val="none" w:sz="0" w:space="0" w:color="auto"/>
                    <w:bottom w:val="none" w:sz="0" w:space="0" w:color="auto"/>
                    <w:right w:val="none" w:sz="0" w:space="0" w:color="auto"/>
                  </w:divBdr>
                </w:div>
                <w:div w:id="1962346791">
                  <w:marLeft w:val="0"/>
                  <w:marRight w:val="0"/>
                  <w:marTop w:val="0"/>
                  <w:marBottom w:val="0"/>
                  <w:divBdr>
                    <w:top w:val="none" w:sz="0" w:space="0" w:color="auto"/>
                    <w:left w:val="none" w:sz="0" w:space="0" w:color="auto"/>
                    <w:bottom w:val="none" w:sz="0" w:space="0" w:color="auto"/>
                    <w:right w:val="none" w:sz="0" w:space="0" w:color="auto"/>
                  </w:divBdr>
                </w:div>
                <w:div w:id="1989280098">
                  <w:marLeft w:val="0"/>
                  <w:marRight w:val="0"/>
                  <w:marTop w:val="0"/>
                  <w:marBottom w:val="0"/>
                  <w:divBdr>
                    <w:top w:val="none" w:sz="0" w:space="0" w:color="auto"/>
                    <w:left w:val="none" w:sz="0" w:space="0" w:color="auto"/>
                    <w:bottom w:val="none" w:sz="0" w:space="0" w:color="auto"/>
                    <w:right w:val="none" w:sz="0" w:space="0" w:color="auto"/>
                  </w:divBdr>
                </w:div>
              </w:divsChild>
            </w:div>
            <w:div w:id="1016734652">
              <w:marLeft w:val="0"/>
              <w:marRight w:val="0"/>
              <w:marTop w:val="0"/>
              <w:marBottom w:val="0"/>
              <w:divBdr>
                <w:top w:val="none" w:sz="0" w:space="0" w:color="auto"/>
                <w:left w:val="none" w:sz="0" w:space="0" w:color="auto"/>
                <w:bottom w:val="none" w:sz="0" w:space="0" w:color="auto"/>
                <w:right w:val="none" w:sz="0" w:space="0" w:color="auto"/>
              </w:divBdr>
            </w:div>
            <w:div w:id="1055589627">
              <w:marLeft w:val="0"/>
              <w:marRight w:val="0"/>
              <w:marTop w:val="0"/>
              <w:marBottom w:val="0"/>
              <w:divBdr>
                <w:top w:val="none" w:sz="0" w:space="0" w:color="auto"/>
                <w:left w:val="none" w:sz="0" w:space="0" w:color="auto"/>
                <w:bottom w:val="none" w:sz="0" w:space="0" w:color="auto"/>
                <w:right w:val="none" w:sz="0" w:space="0" w:color="auto"/>
              </w:divBdr>
            </w:div>
            <w:div w:id="1121610248">
              <w:marLeft w:val="0"/>
              <w:marRight w:val="0"/>
              <w:marTop w:val="0"/>
              <w:marBottom w:val="0"/>
              <w:divBdr>
                <w:top w:val="none" w:sz="0" w:space="0" w:color="auto"/>
                <w:left w:val="none" w:sz="0" w:space="0" w:color="auto"/>
                <w:bottom w:val="none" w:sz="0" w:space="0" w:color="auto"/>
                <w:right w:val="none" w:sz="0" w:space="0" w:color="auto"/>
              </w:divBdr>
            </w:div>
            <w:div w:id="1145665432">
              <w:marLeft w:val="0"/>
              <w:marRight w:val="0"/>
              <w:marTop w:val="0"/>
              <w:marBottom w:val="0"/>
              <w:divBdr>
                <w:top w:val="none" w:sz="0" w:space="0" w:color="auto"/>
                <w:left w:val="none" w:sz="0" w:space="0" w:color="auto"/>
                <w:bottom w:val="none" w:sz="0" w:space="0" w:color="auto"/>
                <w:right w:val="none" w:sz="0" w:space="0" w:color="auto"/>
              </w:divBdr>
            </w:div>
            <w:div w:id="1147239577">
              <w:marLeft w:val="0"/>
              <w:marRight w:val="0"/>
              <w:marTop w:val="0"/>
              <w:marBottom w:val="0"/>
              <w:divBdr>
                <w:top w:val="none" w:sz="0" w:space="0" w:color="auto"/>
                <w:left w:val="none" w:sz="0" w:space="0" w:color="auto"/>
                <w:bottom w:val="none" w:sz="0" w:space="0" w:color="auto"/>
                <w:right w:val="none" w:sz="0" w:space="0" w:color="auto"/>
              </w:divBdr>
            </w:div>
            <w:div w:id="1262957887">
              <w:marLeft w:val="0"/>
              <w:marRight w:val="0"/>
              <w:marTop w:val="0"/>
              <w:marBottom w:val="0"/>
              <w:divBdr>
                <w:top w:val="none" w:sz="0" w:space="0" w:color="auto"/>
                <w:left w:val="none" w:sz="0" w:space="0" w:color="auto"/>
                <w:bottom w:val="none" w:sz="0" w:space="0" w:color="auto"/>
                <w:right w:val="none" w:sz="0" w:space="0" w:color="auto"/>
              </w:divBdr>
            </w:div>
            <w:div w:id="1279986794">
              <w:marLeft w:val="0"/>
              <w:marRight w:val="0"/>
              <w:marTop w:val="0"/>
              <w:marBottom w:val="0"/>
              <w:divBdr>
                <w:top w:val="none" w:sz="0" w:space="0" w:color="auto"/>
                <w:left w:val="none" w:sz="0" w:space="0" w:color="auto"/>
                <w:bottom w:val="none" w:sz="0" w:space="0" w:color="auto"/>
                <w:right w:val="none" w:sz="0" w:space="0" w:color="auto"/>
              </w:divBdr>
            </w:div>
            <w:div w:id="1281034249">
              <w:marLeft w:val="0"/>
              <w:marRight w:val="0"/>
              <w:marTop w:val="0"/>
              <w:marBottom w:val="0"/>
              <w:divBdr>
                <w:top w:val="none" w:sz="0" w:space="0" w:color="auto"/>
                <w:left w:val="none" w:sz="0" w:space="0" w:color="auto"/>
                <w:bottom w:val="none" w:sz="0" w:space="0" w:color="auto"/>
                <w:right w:val="none" w:sz="0" w:space="0" w:color="auto"/>
              </w:divBdr>
            </w:div>
            <w:div w:id="1294478300">
              <w:marLeft w:val="0"/>
              <w:marRight w:val="0"/>
              <w:marTop w:val="0"/>
              <w:marBottom w:val="0"/>
              <w:divBdr>
                <w:top w:val="none" w:sz="0" w:space="0" w:color="auto"/>
                <w:left w:val="none" w:sz="0" w:space="0" w:color="auto"/>
                <w:bottom w:val="none" w:sz="0" w:space="0" w:color="auto"/>
                <w:right w:val="none" w:sz="0" w:space="0" w:color="auto"/>
              </w:divBdr>
            </w:div>
            <w:div w:id="1438678047">
              <w:marLeft w:val="0"/>
              <w:marRight w:val="0"/>
              <w:marTop w:val="0"/>
              <w:marBottom w:val="0"/>
              <w:divBdr>
                <w:top w:val="none" w:sz="0" w:space="0" w:color="auto"/>
                <w:left w:val="none" w:sz="0" w:space="0" w:color="auto"/>
                <w:bottom w:val="none" w:sz="0" w:space="0" w:color="auto"/>
                <w:right w:val="none" w:sz="0" w:space="0" w:color="auto"/>
              </w:divBdr>
            </w:div>
            <w:div w:id="1546453616">
              <w:marLeft w:val="0"/>
              <w:marRight w:val="0"/>
              <w:marTop w:val="0"/>
              <w:marBottom w:val="0"/>
              <w:divBdr>
                <w:top w:val="none" w:sz="0" w:space="0" w:color="auto"/>
                <w:left w:val="none" w:sz="0" w:space="0" w:color="auto"/>
                <w:bottom w:val="none" w:sz="0" w:space="0" w:color="auto"/>
                <w:right w:val="none" w:sz="0" w:space="0" w:color="auto"/>
              </w:divBdr>
            </w:div>
            <w:div w:id="1553536538">
              <w:marLeft w:val="0"/>
              <w:marRight w:val="0"/>
              <w:marTop w:val="0"/>
              <w:marBottom w:val="0"/>
              <w:divBdr>
                <w:top w:val="none" w:sz="0" w:space="0" w:color="auto"/>
                <w:left w:val="none" w:sz="0" w:space="0" w:color="auto"/>
                <w:bottom w:val="none" w:sz="0" w:space="0" w:color="auto"/>
                <w:right w:val="none" w:sz="0" w:space="0" w:color="auto"/>
              </w:divBdr>
            </w:div>
            <w:div w:id="1579097538">
              <w:marLeft w:val="0"/>
              <w:marRight w:val="0"/>
              <w:marTop w:val="0"/>
              <w:marBottom w:val="0"/>
              <w:divBdr>
                <w:top w:val="none" w:sz="0" w:space="0" w:color="auto"/>
                <w:left w:val="none" w:sz="0" w:space="0" w:color="auto"/>
                <w:bottom w:val="none" w:sz="0" w:space="0" w:color="auto"/>
                <w:right w:val="none" w:sz="0" w:space="0" w:color="auto"/>
              </w:divBdr>
            </w:div>
            <w:div w:id="1699547076">
              <w:marLeft w:val="0"/>
              <w:marRight w:val="0"/>
              <w:marTop w:val="0"/>
              <w:marBottom w:val="0"/>
              <w:divBdr>
                <w:top w:val="none" w:sz="0" w:space="0" w:color="auto"/>
                <w:left w:val="none" w:sz="0" w:space="0" w:color="auto"/>
                <w:bottom w:val="none" w:sz="0" w:space="0" w:color="auto"/>
                <w:right w:val="none" w:sz="0" w:space="0" w:color="auto"/>
              </w:divBdr>
            </w:div>
            <w:div w:id="1802267931">
              <w:marLeft w:val="0"/>
              <w:marRight w:val="0"/>
              <w:marTop w:val="0"/>
              <w:marBottom w:val="0"/>
              <w:divBdr>
                <w:top w:val="none" w:sz="0" w:space="0" w:color="auto"/>
                <w:left w:val="none" w:sz="0" w:space="0" w:color="auto"/>
                <w:bottom w:val="none" w:sz="0" w:space="0" w:color="auto"/>
                <w:right w:val="none" w:sz="0" w:space="0" w:color="auto"/>
              </w:divBdr>
            </w:div>
            <w:div w:id="1935698961">
              <w:marLeft w:val="0"/>
              <w:marRight w:val="0"/>
              <w:marTop w:val="0"/>
              <w:marBottom w:val="0"/>
              <w:divBdr>
                <w:top w:val="none" w:sz="0" w:space="0" w:color="auto"/>
                <w:left w:val="none" w:sz="0" w:space="0" w:color="auto"/>
                <w:bottom w:val="none" w:sz="0" w:space="0" w:color="auto"/>
                <w:right w:val="none" w:sz="0" w:space="0" w:color="auto"/>
              </w:divBdr>
            </w:div>
            <w:div w:id="1992101017">
              <w:marLeft w:val="0"/>
              <w:marRight w:val="0"/>
              <w:marTop w:val="0"/>
              <w:marBottom w:val="0"/>
              <w:divBdr>
                <w:top w:val="none" w:sz="0" w:space="0" w:color="auto"/>
                <w:left w:val="none" w:sz="0" w:space="0" w:color="auto"/>
                <w:bottom w:val="none" w:sz="0" w:space="0" w:color="auto"/>
                <w:right w:val="none" w:sz="0" w:space="0" w:color="auto"/>
              </w:divBdr>
            </w:div>
            <w:div w:id="2029019839">
              <w:marLeft w:val="0"/>
              <w:marRight w:val="0"/>
              <w:marTop w:val="0"/>
              <w:marBottom w:val="0"/>
              <w:divBdr>
                <w:top w:val="none" w:sz="0" w:space="0" w:color="auto"/>
                <w:left w:val="none" w:sz="0" w:space="0" w:color="auto"/>
                <w:bottom w:val="none" w:sz="0" w:space="0" w:color="auto"/>
                <w:right w:val="none" w:sz="0" w:space="0" w:color="auto"/>
              </w:divBdr>
            </w:div>
            <w:div w:id="2053260533">
              <w:marLeft w:val="0"/>
              <w:marRight w:val="0"/>
              <w:marTop w:val="0"/>
              <w:marBottom w:val="0"/>
              <w:divBdr>
                <w:top w:val="none" w:sz="0" w:space="0" w:color="auto"/>
                <w:left w:val="none" w:sz="0" w:space="0" w:color="auto"/>
                <w:bottom w:val="none" w:sz="0" w:space="0" w:color="auto"/>
                <w:right w:val="none" w:sz="0" w:space="0" w:color="auto"/>
              </w:divBdr>
            </w:div>
            <w:div w:id="2108307175">
              <w:marLeft w:val="0"/>
              <w:marRight w:val="0"/>
              <w:marTop w:val="0"/>
              <w:marBottom w:val="0"/>
              <w:divBdr>
                <w:top w:val="none" w:sz="0" w:space="0" w:color="auto"/>
                <w:left w:val="none" w:sz="0" w:space="0" w:color="auto"/>
                <w:bottom w:val="none" w:sz="0" w:space="0" w:color="auto"/>
                <w:right w:val="none" w:sz="0" w:space="0" w:color="auto"/>
              </w:divBdr>
            </w:div>
          </w:divsChild>
        </w:div>
        <w:div w:id="1274291458">
          <w:marLeft w:val="0"/>
          <w:marRight w:val="0"/>
          <w:marTop w:val="0"/>
          <w:marBottom w:val="0"/>
          <w:divBdr>
            <w:top w:val="none" w:sz="0" w:space="0" w:color="auto"/>
            <w:left w:val="none" w:sz="0" w:space="0" w:color="auto"/>
            <w:bottom w:val="none" w:sz="0" w:space="0" w:color="auto"/>
            <w:right w:val="none" w:sz="0" w:space="0" w:color="auto"/>
          </w:divBdr>
        </w:div>
        <w:div w:id="1278104443">
          <w:marLeft w:val="0"/>
          <w:marRight w:val="0"/>
          <w:marTop w:val="0"/>
          <w:marBottom w:val="0"/>
          <w:divBdr>
            <w:top w:val="none" w:sz="0" w:space="0" w:color="auto"/>
            <w:left w:val="none" w:sz="0" w:space="0" w:color="auto"/>
            <w:bottom w:val="none" w:sz="0" w:space="0" w:color="auto"/>
            <w:right w:val="none" w:sz="0" w:space="0" w:color="auto"/>
          </w:divBdr>
          <w:divsChild>
            <w:div w:id="310402276">
              <w:marLeft w:val="0"/>
              <w:marRight w:val="0"/>
              <w:marTop w:val="0"/>
              <w:marBottom w:val="0"/>
              <w:divBdr>
                <w:top w:val="none" w:sz="0" w:space="0" w:color="auto"/>
                <w:left w:val="none" w:sz="0" w:space="0" w:color="auto"/>
                <w:bottom w:val="none" w:sz="0" w:space="0" w:color="auto"/>
                <w:right w:val="none" w:sz="0" w:space="0" w:color="auto"/>
              </w:divBdr>
              <w:divsChild>
                <w:div w:id="290209448">
                  <w:marLeft w:val="0"/>
                  <w:marRight w:val="0"/>
                  <w:marTop w:val="0"/>
                  <w:marBottom w:val="0"/>
                  <w:divBdr>
                    <w:top w:val="none" w:sz="0" w:space="0" w:color="auto"/>
                    <w:left w:val="none" w:sz="0" w:space="0" w:color="auto"/>
                    <w:bottom w:val="none" w:sz="0" w:space="0" w:color="auto"/>
                    <w:right w:val="none" w:sz="0" w:space="0" w:color="auto"/>
                  </w:divBdr>
                </w:div>
                <w:div w:id="456679351">
                  <w:marLeft w:val="0"/>
                  <w:marRight w:val="0"/>
                  <w:marTop w:val="0"/>
                  <w:marBottom w:val="0"/>
                  <w:divBdr>
                    <w:top w:val="none" w:sz="0" w:space="0" w:color="auto"/>
                    <w:left w:val="none" w:sz="0" w:space="0" w:color="auto"/>
                    <w:bottom w:val="none" w:sz="0" w:space="0" w:color="auto"/>
                    <w:right w:val="none" w:sz="0" w:space="0" w:color="auto"/>
                  </w:divBdr>
                </w:div>
                <w:div w:id="1043793197">
                  <w:marLeft w:val="0"/>
                  <w:marRight w:val="0"/>
                  <w:marTop w:val="0"/>
                  <w:marBottom w:val="0"/>
                  <w:divBdr>
                    <w:top w:val="none" w:sz="0" w:space="0" w:color="auto"/>
                    <w:left w:val="none" w:sz="0" w:space="0" w:color="auto"/>
                    <w:bottom w:val="none" w:sz="0" w:space="0" w:color="auto"/>
                    <w:right w:val="none" w:sz="0" w:space="0" w:color="auto"/>
                  </w:divBdr>
                </w:div>
                <w:div w:id="1165365550">
                  <w:marLeft w:val="0"/>
                  <w:marRight w:val="0"/>
                  <w:marTop w:val="0"/>
                  <w:marBottom w:val="0"/>
                  <w:divBdr>
                    <w:top w:val="none" w:sz="0" w:space="0" w:color="auto"/>
                    <w:left w:val="none" w:sz="0" w:space="0" w:color="auto"/>
                    <w:bottom w:val="none" w:sz="0" w:space="0" w:color="auto"/>
                    <w:right w:val="none" w:sz="0" w:space="0" w:color="auto"/>
                  </w:divBdr>
                </w:div>
                <w:div w:id="1330984472">
                  <w:marLeft w:val="0"/>
                  <w:marRight w:val="0"/>
                  <w:marTop w:val="0"/>
                  <w:marBottom w:val="0"/>
                  <w:divBdr>
                    <w:top w:val="none" w:sz="0" w:space="0" w:color="auto"/>
                    <w:left w:val="none" w:sz="0" w:space="0" w:color="auto"/>
                    <w:bottom w:val="none" w:sz="0" w:space="0" w:color="auto"/>
                    <w:right w:val="none" w:sz="0" w:space="0" w:color="auto"/>
                  </w:divBdr>
                </w:div>
                <w:div w:id="1444685689">
                  <w:marLeft w:val="0"/>
                  <w:marRight w:val="0"/>
                  <w:marTop w:val="0"/>
                  <w:marBottom w:val="0"/>
                  <w:divBdr>
                    <w:top w:val="none" w:sz="0" w:space="0" w:color="auto"/>
                    <w:left w:val="none" w:sz="0" w:space="0" w:color="auto"/>
                    <w:bottom w:val="none" w:sz="0" w:space="0" w:color="auto"/>
                    <w:right w:val="none" w:sz="0" w:space="0" w:color="auto"/>
                  </w:divBdr>
                </w:div>
                <w:div w:id="1774856030">
                  <w:marLeft w:val="0"/>
                  <w:marRight w:val="0"/>
                  <w:marTop w:val="0"/>
                  <w:marBottom w:val="0"/>
                  <w:divBdr>
                    <w:top w:val="none" w:sz="0" w:space="0" w:color="auto"/>
                    <w:left w:val="none" w:sz="0" w:space="0" w:color="auto"/>
                    <w:bottom w:val="none" w:sz="0" w:space="0" w:color="auto"/>
                    <w:right w:val="none" w:sz="0" w:space="0" w:color="auto"/>
                  </w:divBdr>
                </w:div>
              </w:divsChild>
            </w:div>
            <w:div w:id="404644699">
              <w:marLeft w:val="0"/>
              <w:marRight w:val="0"/>
              <w:marTop w:val="0"/>
              <w:marBottom w:val="0"/>
              <w:divBdr>
                <w:top w:val="none" w:sz="0" w:space="0" w:color="auto"/>
                <w:left w:val="none" w:sz="0" w:space="0" w:color="auto"/>
                <w:bottom w:val="none" w:sz="0" w:space="0" w:color="auto"/>
                <w:right w:val="none" w:sz="0" w:space="0" w:color="auto"/>
              </w:divBdr>
            </w:div>
            <w:div w:id="725569390">
              <w:marLeft w:val="0"/>
              <w:marRight w:val="0"/>
              <w:marTop w:val="0"/>
              <w:marBottom w:val="0"/>
              <w:divBdr>
                <w:top w:val="none" w:sz="0" w:space="0" w:color="auto"/>
                <w:left w:val="none" w:sz="0" w:space="0" w:color="auto"/>
                <w:bottom w:val="none" w:sz="0" w:space="0" w:color="auto"/>
                <w:right w:val="none" w:sz="0" w:space="0" w:color="auto"/>
              </w:divBdr>
            </w:div>
            <w:div w:id="1077047148">
              <w:marLeft w:val="0"/>
              <w:marRight w:val="0"/>
              <w:marTop w:val="0"/>
              <w:marBottom w:val="0"/>
              <w:divBdr>
                <w:top w:val="none" w:sz="0" w:space="0" w:color="auto"/>
                <w:left w:val="none" w:sz="0" w:space="0" w:color="auto"/>
                <w:bottom w:val="none" w:sz="0" w:space="0" w:color="auto"/>
                <w:right w:val="none" w:sz="0" w:space="0" w:color="auto"/>
              </w:divBdr>
            </w:div>
            <w:div w:id="1151017047">
              <w:marLeft w:val="0"/>
              <w:marRight w:val="0"/>
              <w:marTop w:val="0"/>
              <w:marBottom w:val="0"/>
              <w:divBdr>
                <w:top w:val="none" w:sz="0" w:space="0" w:color="auto"/>
                <w:left w:val="none" w:sz="0" w:space="0" w:color="auto"/>
                <w:bottom w:val="none" w:sz="0" w:space="0" w:color="auto"/>
                <w:right w:val="none" w:sz="0" w:space="0" w:color="auto"/>
              </w:divBdr>
            </w:div>
            <w:div w:id="1238662162">
              <w:marLeft w:val="0"/>
              <w:marRight w:val="0"/>
              <w:marTop w:val="0"/>
              <w:marBottom w:val="0"/>
              <w:divBdr>
                <w:top w:val="none" w:sz="0" w:space="0" w:color="auto"/>
                <w:left w:val="none" w:sz="0" w:space="0" w:color="auto"/>
                <w:bottom w:val="none" w:sz="0" w:space="0" w:color="auto"/>
                <w:right w:val="none" w:sz="0" w:space="0" w:color="auto"/>
              </w:divBdr>
            </w:div>
            <w:div w:id="1654329049">
              <w:marLeft w:val="0"/>
              <w:marRight w:val="0"/>
              <w:marTop w:val="0"/>
              <w:marBottom w:val="0"/>
              <w:divBdr>
                <w:top w:val="none" w:sz="0" w:space="0" w:color="auto"/>
                <w:left w:val="none" w:sz="0" w:space="0" w:color="auto"/>
                <w:bottom w:val="none" w:sz="0" w:space="0" w:color="auto"/>
                <w:right w:val="none" w:sz="0" w:space="0" w:color="auto"/>
              </w:divBdr>
            </w:div>
            <w:div w:id="1814131718">
              <w:marLeft w:val="0"/>
              <w:marRight w:val="0"/>
              <w:marTop w:val="0"/>
              <w:marBottom w:val="0"/>
              <w:divBdr>
                <w:top w:val="none" w:sz="0" w:space="0" w:color="auto"/>
                <w:left w:val="none" w:sz="0" w:space="0" w:color="auto"/>
                <w:bottom w:val="none" w:sz="0" w:space="0" w:color="auto"/>
                <w:right w:val="none" w:sz="0" w:space="0" w:color="auto"/>
              </w:divBdr>
            </w:div>
          </w:divsChild>
        </w:div>
        <w:div w:id="1285120388">
          <w:marLeft w:val="0"/>
          <w:marRight w:val="0"/>
          <w:marTop w:val="0"/>
          <w:marBottom w:val="0"/>
          <w:divBdr>
            <w:top w:val="none" w:sz="0" w:space="0" w:color="auto"/>
            <w:left w:val="none" w:sz="0" w:space="0" w:color="auto"/>
            <w:bottom w:val="none" w:sz="0" w:space="0" w:color="auto"/>
            <w:right w:val="none" w:sz="0" w:space="0" w:color="auto"/>
          </w:divBdr>
          <w:divsChild>
            <w:div w:id="50470909">
              <w:marLeft w:val="0"/>
              <w:marRight w:val="0"/>
              <w:marTop w:val="0"/>
              <w:marBottom w:val="0"/>
              <w:divBdr>
                <w:top w:val="none" w:sz="0" w:space="0" w:color="auto"/>
                <w:left w:val="none" w:sz="0" w:space="0" w:color="auto"/>
                <w:bottom w:val="none" w:sz="0" w:space="0" w:color="auto"/>
                <w:right w:val="none" w:sz="0" w:space="0" w:color="auto"/>
              </w:divBdr>
            </w:div>
            <w:div w:id="271473719">
              <w:marLeft w:val="0"/>
              <w:marRight w:val="0"/>
              <w:marTop w:val="0"/>
              <w:marBottom w:val="0"/>
              <w:divBdr>
                <w:top w:val="none" w:sz="0" w:space="0" w:color="auto"/>
                <w:left w:val="none" w:sz="0" w:space="0" w:color="auto"/>
                <w:bottom w:val="none" w:sz="0" w:space="0" w:color="auto"/>
                <w:right w:val="none" w:sz="0" w:space="0" w:color="auto"/>
              </w:divBdr>
            </w:div>
            <w:div w:id="514534830">
              <w:marLeft w:val="0"/>
              <w:marRight w:val="0"/>
              <w:marTop w:val="0"/>
              <w:marBottom w:val="0"/>
              <w:divBdr>
                <w:top w:val="none" w:sz="0" w:space="0" w:color="auto"/>
                <w:left w:val="none" w:sz="0" w:space="0" w:color="auto"/>
                <w:bottom w:val="none" w:sz="0" w:space="0" w:color="auto"/>
                <w:right w:val="none" w:sz="0" w:space="0" w:color="auto"/>
              </w:divBdr>
            </w:div>
            <w:div w:id="966621067">
              <w:marLeft w:val="0"/>
              <w:marRight w:val="0"/>
              <w:marTop w:val="0"/>
              <w:marBottom w:val="0"/>
              <w:divBdr>
                <w:top w:val="none" w:sz="0" w:space="0" w:color="auto"/>
                <w:left w:val="none" w:sz="0" w:space="0" w:color="auto"/>
                <w:bottom w:val="none" w:sz="0" w:space="0" w:color="auto"/>
                <w:right w:val="none" w:sz="0" w:space="0" w:color="auto"/>
              </w:divBdr>
            </w:div>
            <w:div w:id="1002274809">
              <w:marLeft w:val="0"/>
              <w:marRight w:val="0"/>
              <w:marTop w:val="0"/>
              <w:marBottom w:val="0"/>
              <w:divBdr>
                <w:top w:val="none" w:sz="0" w:space="0" w:color="auto"/>
                <w:left w:val="none" w:sz="0" w:space="0" w:color="auto"/>
                <w:bottom w:val="none" w:sz="0" w:space="0" w:color="auto"/>
                <w:right w:val="none" w:sz="0" w:space="0" w:color="auto"/>
              </w:divBdr>
            </w:div>
            <w:div w:id="1040402077">
              <w:marLeft w:val="0"/>
              <w:marRight w:val="0"/>
              <w:marTop w:val="0"/>
              <w:marBottom w:val="0"/>
              <w:divBdr>
                <w:top w:val="none" w:sz="0" w:space="0" w:color="auto"/>
                <w:left w:val="none" w:sz="0" w:space="0" w:color="auto"/>
                <w:bottom w:val="none" w:sz="0" w:space="0" w:color="auto"/>
                <w:right w:val="none" w:sz="0" w:space="0" w:color="auto"/>
              </w:divBdr>
            </w:div>
            <w:div w:id="1496455354">
              <w:marLeft w:val="0"/>
              <w:marRight w:val="0"/>
              <w:marTop w:val="0"/>
              <w:marBottom w:val="0"/>
              <w:divBdr>
                <w:top w:val="none" w:sz="0" w:space="0" w:color="auto"/>
                <w:left w:val="none" w:sz="0" w:space="0" w:color="auto"/>
                <w:bottom w:val="none" w:sz="0" w:space="0" w:color="auto"/>
                <w:right w:val="none" w:sz="0" w:space="0" w:color="auto"/>
              </w:divBdr>
              <w:divsChild>
                <w:div w:id="501705064">
                  <w:marLeft w:val="0"/>
                  <w:marRight w:val="0"/>
                  <w:marTop w:val="0"/>
                  <w:marBottom w:val="0"/>
                  <w:divBdr>
                    <w:top w:val="none" w:sz="0" w:space="0" w:color="auto"/>
                    <w:left w:val="none" w:sz="0" w:space="0" w:color="auto"/>
                    <w:bottom w:val="none" w:sz="0" w:space="0" w:color="auto"/>
                    <w:right w:val="none" w:sz="0" w:space="0" w:color="auto"/>
                  </w:divBdr>
                </w:div>
                <w:div w:id="707414679">
                  <w:marLeft w:val="0"/>
                  <w:marRight w:val="0"/>
                  <w:marTop w:val="0"/>
                  <w:marBottom w:val="0"/>
                  <w:divBdr>
                    <w:top w:val="none" w:sz="0" w:space="0" w:color="auto"/>
                    <w:left w:val="none" w:sz="0" w:space="0" w:color="auto"/>
                    <w:bottom w:val="none" w:sz="0" w:space="0" w:color="auto"/>
                    <w:right w:val="none" w:sz="0" w:space="0" w:color="auto"/>
                  </w:divBdr>
                </w:div>
                <w:div w:id="1145464404">
                  <w:marLeft w:val="0"/>
                  <w:marRight w:val="0"/>
                  <w:marTop w:val="0"/>
                  <w:marBottom w:val="0"/>
                  <w:divBdr>
                    <w:top w:val="none" w:sz="0" w:space="0" w:color="auto"/>
                    <w:left w:val="none" w:sz="0" w:space="0" w:color="auto"/>
                    <w:bottom w:val="none" w:sz="0" w:space="0" w:color="auto"/>
                    <w:right w:val="none" w:sz="0" w:space="0" w:color="auto"/>
                  </w:divBdr>
                </w:div>
                <w:div w:id="1270813129">
                  <w:marLeft w:val="0"/>
                  <w:marRight w:val="0"/>
                  <w:marTop w:val="0"/>
                  <w:marBottom w:val="0"/>
                  <w:divBdr>
                    <w:top w:val="none" w:sz="0" w:space="0" w:color="auto"/>
                    <w:left w:val="none" w:sz="0" w:space="0" w:color="auto"/>
                    <w:bottom w:val="none" w:sz="0" w:space="0" w:color="auto"/>
                    <w:right w:val="none" w:sz="0" w:space="0" w:color="auto"/>
                  </w:divBdr>
                </w:div>
                <w:div w:id="1335454422">
                  <w:marLeft w:val="0"/>
                  <w:marRight w:val="0"/>
                  <w:marTop w:val="0"/>
                  <w:marBottom w:val="0"/>
                  <w:divBdr>
                    <w:top w:val="none" w:sz="0" w:space="0" w:color="auto"/>
                    <w:left w:val="none" w:sz="0" w:space="0" w:color="auto"/>
                    <w:bottom w:val="none" w:sz="0" w:space="0" w:color="auto"/>
                    <w:right w:val="none" w:sz="0" w:space="0" w:color="auto"/>
                  </w:divBdr>
                </w:div>
                <w:div w:id="14010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39738">
          <w:marLeft w:val="0"/>
          <w:marRight w:val="0"/>
          <w:marTop w:val="0"/>
          <w:marBottom w:val="0"/>
          <w:divBdr>
            <w:top w:val="none" w:sz="0" w:space="0" w:color="auto"/>
            <w:left w:val="none" w:sz="0" w:space="0" w:color="auto"/>
            <w:bottom w:val="none" w:sz="0" w:space="0" w:color="auto"/>
            <w:right w:val="none" w:sz="0" w:space="0" w:color="auto"/>
          </w:divBdr>
          <w:divsChild>
            <w:div w:id="38475749">
              <w:marLeft w:val="0"/>
              <w:marRight w:val="0"/>
              <w:marTop w:val="0"/>
              <w:marBottom w:val="0"/>
              <w:divBdr>
                <w:top w:val="none" w:sz="0" w:space="0" w:color="auto"/>
                <w:left w:val="none" w:sz="0" w:space="0" w:color="auto"/>
                <w:bottom w:val="none" w:sz="0" w:space="0" w:color="auto"/>
                <w:right w:val="none" w:sz="0" w:space="0" w:color="auto"/>
              </w:divBdr>
            </w:div>
            <w:div w:id="686055004">
              <w:marLeft w:val="0"/>
              <w:marRight w:val="0"/>
              <w:marTop w:val="0"/>
              <w:marBottom w:val="0"/>
              <w:divBdr>
                <w:top w:val="none" w:sz="0" w:space="0" w:color="auto"/>
                <w:left w:val="none" w:sz="0" w:space="0" w:color="auto"/>
                <w:bottom w:val="none" w:sz="0" w:space="0" w:color="auto"/>
                <w:right w:val="none" w:sz="0" w:space="0" w:color="auto"/>
              </w:divBdr>
              <w:divsChild>
                <w:div w:id="26025862">
                  <w:marLeft w:val="0"/>
                  <w:marRight w:val="0"/>
                  <w:marTop w:val="0"/>
                  <w:marBottom w:val="0"/>
                  <w:divBdr>
                    <w:top w:val="none" w:sz="0" w:space="0" w:color="auto"/>
                    <w:left w:val="none" w:sz="0" w:space="0" w:color="auto"/>
                    <w:bottom w:val="none" w:sz="0" w:space="0" w:color="auto"/>
                    <w:right w:val="none" w:sz="0" w:space="0" w:color="auto"/>
                  </w:divBdr>
                </w:div>
                <w:div w:id="81533684">
                  <w:marLeft w:val="0"/>
                  <w:marRight w:val="0"/>
                  <w:marTop w:val="0"/>
                  <w:marBottom w:val="0"/>
                  <w:divBdr>
                    <w:top w:val="none" w:sz="0" w:space="0" w:color="auto"/>
                    <w:left w:val="none" w:sz="0" w:space="0" w:color="auto"/>
                    <w:bottom w:val="none" w:sz="0" w:space="0" w:color="auto"/>
                    <w:right w:val="none" w:sz="0" w:space="0" w:color="auto"/>
                  </w:divBdr>
                </w:div>
                <w:div w:id="276760799">
                  <w:marLeft w:val="0"/>
                  <w:marRight w:val="0"/>
                  <w:marTop w:val="0"/>
                  <w:marBottom w:val="0"/>
                  <w:divBdr>
                    <w:top w:val="none" w:sz="0" w:space="0" w:color="auto"/>
                    <w:left w:val="none" w:sz="0" w:space="0" w:color="auto"/>
                    <w:bottom w:val="none" w:sz="0" w:space="0" w:color="auto"/>
                    <w:right w:val="none" w:sz="0" w:space="0" w:color="auto"/>
                  </w:divBdr>
                </w:div>
                <w:div w:id="301278595">
                  <w:marLeft w:val="0"/>
                  <w:marRight w:val="0"/>
                  <w:marTop w:val="0"/>
                  <w:marBottom w:val="0"/>
                  <w:divBdr>
                    <w:top w:val="none" w:sz="0" w:space="0" w:color="auto"/>
                    <w:left w:val="none" w:sz="0" w:space="0" w:color="auto"/>
                    <w:bottom w:val="none" w:sz="0" w:space="0" w:color="auto"/>
                    <w:right w:val="none" w:sz="0" w:space="0" w:color="auto"/>
                  </w:divBdr>
                </w:div>
                <w:div w:id="644898793">
                  <w:marLeft w:val="0"/>
                  <w:marRight w:val="0"/>
                  <w:marTop w:val="0"/>
                  <w:marBottom w:val="0"/>
                  <w:divBdr>
                    <w:top w:val="none" w:sz="0" w:space="0" w:color="auto"/>
                    <w:left w:val="none" w:sz="0" w:space="0" w:color="auto"/>
                    <w:bottom w:val="none" w:sz="0" w:space="0" w:color="auto"/>
                    <w:right w:val="none" w:sz="0" w:space="0" w:color="auto"/>
                  </w:divBdr>
                </w:div>
                <w:div w:id="919413376">
                  <w:marLeft w:val="0"/>
                  <w:marRight w:val="0"/>
                  <w:marTop w:val="0"/>
                  <w:marBottom w:val="0"/>
                  <w:divBdr>
                    <w:top w:val="none" w:sz="0" w:space="0" w:color="auto"/>
                    <w:left w:val="none" w:sz="0" w:space="0" w:color="auto"/>
                    <w:bottom w:val="none" w:sz="0" w:space="0" w:color="auto"/>
                    <w:right w:val="none" w:sz="0" w:space="0" w:color="auto"/>
                  </w:divBdr>
                </w:div>
                <w:div w:id="1379669812">
                  <w:marLeft w:val="0"/>
                  <w:marRight w:val="0"/>
                  <w:marTop w:val="0"/>
                  <w:marBottom w:val="0"/>
                  <w:divBdr>
                    <w:top w:val="none" w:sz="0" w:space="0" w:color="auto"/>
                    <w:left w:val="none" w:sz="0" w:space="0" w:color="auto"/>
                    <w:bottom w:val="none" w:sz="0" w:space="0" w:color="auto"/>
                    <w:right w:val="none" w:sz="0" w:space="0" w:color="auto"/>
                  </w:divBdr>
                </w:div>
                <w:div w:id="1781290948">
                  <w:marLeft w:val="0"/>
                  <w:marRight w:val="0"/>
                  <w:marTop w:val="0"/>
                  <w:marBottom w:val="0"/>
                  <w:divBdr>
                    <w:top w:val="none" w:sz="0" w:space="0" w:color="auto"/>
                    <w:left w:val="none" w:sz="0" w:space="0" w:color="auto"/>
                    <w:bottom w:val="none" w:sz="0" w:space="0" w:color="auto"/>
                    <w:right w:val="none" w:sz="0" w:space="0" w:color="auto"/>
                  </w:divBdr>
                </w:div>
              </w:divsChild>
            </w:div>
            <w:div w:id="959532924">
              <w:marLeft w:val="0"/>
              <w:marRight w:val="0"/>
              <w:marTop w:val="0"/>
              <w:marBottom w:val="0"/>
              <w:divBdr>
                <w:top w:val="none" w:sz="0" w:space="0" w:color="auto"/>
                <w:left w:val="none" w:sz="0" w:space="0" w:color="auto"/>
                <w:bottom w:val="none" w:sz="0" w:space="0" w:color="auto"/>
                <w:right w:val="none" w:sz="0" w:space="0" w:color="auto"/>
              </w:divBdr>
            </w:div>
            <w:div w:id="1212770036">
              <w:marLeft w:val="0"/>
              <w:marRight w:val="0"/>
              <w:marTop w:val="0"/>
              <w:marBottom w:val="0"/>
              <w:divBdr>
                <w:top w:val="none" w:sz="0" w:space="0" w:color="auto"/>
                <w:left w:val="none" w:sz="0" w:space="0" w:color="auto"/>
                <w:bottom w:val="none" w:sz="0" w:space="0" w:color="auto"/>
                <w:right w:val="none" w:sz="0" w:space="0" w:color="auto"/>
              </w:divBdr>
            </w:div>
            <w:div w:id="1246111784">
              <w:marLeft w:val="0"/>
              <w:marRight w:val="0"/>
              <w:marTop w:val="0"/>
              <w:marBottom w:val="0"/>
              <w:divBdr>
                <w:top w:val="none" w:sz="0" w:space="0" w:color="auto"/>
                <w:left w:val="none" w:sz="0" w:space="0" w:color="auto"/>
                <w:bottom w:val="none" w:sz="0" w:space="0" w:color="auto"/>
                <w:right w:val="none" w:sz="0" w:space="0" w:color="auto"/>
              </w:divBdr>
            </w:div>
            <w:div w:id="1423407836">
              <w:marLeft w:val="0"/>
              <w:marRight w:val="0"/>
              <w:marTop w:val="0"/>
              <w:marBottom w:val="0"/>
              <w:divBdr>
                <w:top w:val="none" w:sz="0" w:space="0" w:color="auto"/>
                <w:left w:val="none" w:sz="0" w:space="0" w:color="auto"/>
                <w:bottom w:val="none" w:sz="0" w:space="0" w:color="auto"/>
                <w:right w:val="none" w:sz="0" w:space="0" w:color="auto"/>
              </w:divBdr>
            </w:div>
            <w:div w:id="1482844317">
              <w:marLeft w:val="0"/>
              <w:marRight w:val="0"/>
              <w:marTop w:val="0"/>
              <w:marBottom w:val="0"/>
              <w:divBdr>
                <w:top w:val="none" w:sz="0" w:space="0" w:color="auto"/>
                <w:left w:val="none" w:sz="0" w:space="0" w:color="auto"/>
                <w:bottom w:val="none" w:sz="0" w:space="0" w:color="auto"/>
                <w:right w:val="none" w:sz="0" w:space="0" w:color="auto"/>
              </w:divBdr>
            </w:div>
            <w:div w:id="1705666049">
              <w:marLeft w:val="0"/>
              <w:marRight w:val="0"/>
              <w:marTop w:val="0"/>
              <w:marBottom w:val="0"/>
              <w:divBdr>
                <w:top w:val="none" w:sz="0" w:space="0" w:color="auto"/>
                <w:left w:val="none" w:sz="0" w:space="0" w:color="auto"/>
                <w:bottom w:val="none" w:sz="0" w:space="0" w:color="auto"/>
                <w:right w:val="none" w:sz="0" w:space="0" w:color="auto"/>
              </w:divBdr>
            </w:div>
            <w:div w:id="2105490833">
              <w:marLeft w:val="0"/>
              <w:marRight w:val="0"/>
              <w:marTop w:val="0"/>
              <w:marBottom w:val="0"/>
              <w:divBdr>
                <w:top w:val="none" w:sz="0" w:space="0" w:color="auto"/>
                <w:left w:val="none" w:sz="0" w:space="0" w:color="auto"/>
                <w:bottom w:val="none" w:sz="0" w:space="0" w:color="auto"/>
                <w:right w:val="none" w:sz="0" w:space="0" w:color="auto"/>
              </w:divBdr>
            </w:div>
          </w:divsChild>
        </w:div>
        <w:div w:id="1295140170">
          <w:marLeft w:val="0"/>
          <w:marRight w:val="0"/>
          <w:marTop w:val="0"/>
          <w:marBottom w:val="0"/>
          <w:divBdr>
            <w:top w:val="none" w:sz="0" w:space="0" w:color="auto"/>
            <w:left w:val="none" w:sz="0" w:space="0" w:color="auto"/>
            <w:bottom w:val="none" w:sz="0" w:space="0" w:color="auto"/>
            <w:right w:val="none" w:sz="0" w:space="0" w:color="auto"/>
          </w:divBdr>
          <w:divsChild>
            <w:div w:id="85004532">
              <w:marLeft w:val="0"/>
              <w:marRight w:val="0"/>
              <w:marTop w:val="0"/>
              <w:marBottom w:val="0"/>
              <w:divBdr>
                <w:top w:val="none" w:sz="0" w:space="0" w:color="auto"/>
                <w:left w:val="none" w:sz="0" w:space="0" w:color="auto"/>
                <w:bottom w:val="none" w:sz="0" w:space="0" w:color="auto"/>
                <w:right w:val="none" w:sz="0" w:space="0" w:color="auto"/>
              </w:divBdr>
            </w:div>
            <w:div w:id="156266810">
              <w:marLeft w:val="0"/>
              <w:marRight w:val="0"/>
              <w:marTop w:val="0"/>
              <w:marBottom w:val="0"/>
              <w:divBdr>
                <w:top w:val="none" w:sz="0" w:space="0" w:color="auto"/>
                <w:left w:val="none" w:sz="0" w:space="0" w:color="auto"/>
                <w:bottom w:val="none" w:sz="0" w:space="0" w:color="auto"/>
                <w:right w:val="none" w:sz="0" w:space="0" w:color="auto"/>
              </w:divBdr>
            </w:div>
            <w:div w:id="257060892">
              <w:marLeft w:val="0"/>
              <w:marRight w:val="0"/>
              <w:marTop w:val="0"/>
              <w:marBottom w:val="0"/>
              <w:divBdr>
                <w:top w:val="none" w:sz="0" w:space="0" w:color="auto"/>
                <w:left w:val="none" w:sz="0" w:space="0" w:color="auto"/>
                <w:bottom w:val="none" w:sz="0" w:space="0" w:color="auto"/>
                <w:right w:val="none" w:sz="0" w:space="0" w:color="auto"/>
              </w:divBdr>
            </w:div>
            <w:div w:id="312376560">
              <w:marLeft w:val="0"/>
              <w:marRight w:val="0"/>
              <w:marTop w:val="0"/>
              <w:marBottom w:val="0"/>
              <w:divBdr>
                <w:top w:val="none" w:sz="0" w:space="0" w:color="auto"/>
                <w:left w:val="none" w:sz="0" w:space="0" w:color="auto"/>
                <w:bottom w:val="none" w:sz="0" w:space="0" w:color="auto"/>
                <w:right w:val="none" w:sz="0" w:space="0" w:color="auto"/>
              </w:divBdr>
            </w:div>
            <w:div w:id="470177598">
              <w:marLeft w:val="0"/>
              <w:marRight w:val="0"/>
              <w:marTop w:val="0"/>
              <w:marBottom w:val="0"/>
              <w:divBdr>
                <w:top w:val="none" w:sz="0" w:space="0" w:color="auto"/>
                <w:left w:val="none" w:sz="0" w:space="0" w:color="auto"/>
                <w:bottom w:val="none" w:sz="0" w:space="0" w:color="auto"/>
                <w:right w:val="none" w:sz="0" w:space="0" w:color="auto"/>
              </w:divBdr>
            </w:div>
            <w:div w:id="570234105">
              <w:marLeft w:val="0"/>
              <w:marRight w:val="0"/>
              <w:marTop w:val="0"/>
              <w:marBottom w:val="0"/>
              <w:divBdr>
                <w:top w:val="none" w:sz="0" w:space="0" w:color="auto"/>
                <w:left w:val="none" w:sz="0" w:space="0" w:color="auto"/>
                <w:bottom w:val="none" w:sz="0" w:space="0" w:color="auto"/>
                <w:right w:val="none" w:sz="0" w:space="0" w:color="auto"/>
              </w:divBdr>
            </w:div>
            <w:div w:id="646055124">
              <w:marLeft w:val="0"/>
              <w:marRight w:val="0"/>
              <w:marTop w:val="0"/>
              <w:marBottom w:val="0"/>
              <w:divBdr>
                <w:top w:val="none" w:sz="0" w:space="0" w:color="auto"/>
                <w:left w:val="none" w:sz="0" w:space="0" w:color="auto"/>
                <w:bottom w:val="none" w:sz="0" w:space="0" w:color="auto"/>
                <w:right w:val="none" w:sz="0" w:space="0" w:color="auto"/>
              </w:divBdr>
            </w:div>
            <w:div w:id="703599761">
              <w:marLeft w:val="0"/>
              <w:marRight w:val="0"/>
              <w:marTop w:val="0"/>
              <w:marBottom w:val="0"/>
              <w:divBdr>
                <w:top w:val="none" w:sz="0" w:space="0" w:color="auto"/>
                <w:left w:val="none" w:sz="0" w:space="0" w:color="auto"/>
                <w:bottom w:val="none" w:sz="0" w:space="0" w:color="auto"/>
                <w:right w:val="none" w:sz="0" w:space="0" w:color="auto"/>
              </w:divBdr>
            </w:div>
            <w:div w:id="795489598">
              <w:marLeft w:val="0"/>
              <w:marRight w:val="0"/>
              <w:marTop w:val="0"/>
              <w:marBottom w:val="0"/>
              <w:divBdr>
                <w:top w:val="none" w:sz="0" w:space="0" w:color="auto"/>
                <w:left w:val="none" w:sz="0" w:space="0" w:color="auto"/>
                <w:bottom w:val="none" w:sz="0" w:space="0" w:color="auto"/>
                <w:right w:val="none" w:sz="0" w:space="0" w:color="auto"/>
              </w:divBdr>
            </w:div>
            <w:div w:id="938954907">
              <w:marLeft w:val="0"/>
              <w:marRight w:val="0"/>
              <w:marTop w:val="0"/>
              <w:marBottom w:val="0"/>
              <w:divBdr>
                <w:top w:val="none" w:sz="0" w:space="0" w:color="auto"/>
                <w:left w:val="none" w:sz="0" w:space="0" w:color="auto"/>
                <w:bottom w:val="none" w:sz="0" w:space="0" w:color="auto"/>
                <w:right w:val="none" w:sz="0" w:space="0" w:color="auto"/>
              </w:divBdr>
            </w:div>
            <w:div w:id="1024330916">
              <w:marLeft w:val="0"/>
              <w:marRight w:val="0"/>
              <w:marTop w:val="0"/>
              <w:marBottom w:val="0"/>
              <w:divBdr>
                <w:top w:val="none" w:sz="0" w:space="0" w:color="auto"/>
                <w:left w:val="none" w:sz="0" w:space="0" w:color="auto"/>
                <w:bottom w:val="none" w:sz="0" w:space="0" w:color="auto"/>
                <w:right w:val="none" w:sz="0" w:space="0" w:color="auto"/>
              </w:divBdr>
            </w:div>
            <w:div w:id="1170605973">
              <w:marLeft w:val="0"/>
              <w:marRight w:val="0"/>
              <w:marTop w:val="0"/>
              <w:marBottom w:val="0"/>
              <w:divBdr>
                <w:top w:val="none" w:sz="0" w:space="0" w:color="auto"/>
                <w:left w:val="none" w:sz="0" w:space="0" w:color="auto"/>
                <w:bottom w:val="none" w:sz="0" w:space="0" w:color="auto"/>
                <w:right w:val="none" w:sz="0" w:space="0" w:color="auto"/>
              </w:divBdr>
            </w:div>
            <w:div w:id="1227959528">
              <w:marLeft w:val="0"/>
              <w:marRight w:val="0"/>
              <w:marTop w:val="0"/>
              <w:marBottom w:val="0"/>
              <w:divBdr>
                <w:top w:val="none" w:sz="0" w:space="0" w:color="auto"/>
                <w:left w:val="none" w:sz="0" w:space="0" w:color="auto"/>
                <w:bottom w:val="none" w:sz="0" w:space="0" w:color="auto"/>
                <w:right w:val="none" w:sz="0" w:space="0" w:color="auto"/>
              </w:divBdr>
            </w:div>
            <w:div w:id="1237589585">
              <w:marLeft w:val="0"/>
              <w:marRight w:val="0"/>
              <w:marTop w:val="0"/>
              <w:marBottom w:val="0"/>
              <w:divBdr>
                <w:top w:val="none" w:sz="0" w:space="0" w:color="auto"/>
                <w:left w:val="none" w:sz="0" w:space="0" w:color="auto"/>
                <w:bottom w:val="none" w:sz="0" w:space="0" w:color="auto"/>
                <w:right w:val="none" w:sz="0" w:space="0" w:color="auto"/>
              </w:divBdr>
              <w:divsChild>
                <w:div w:id="36122092">
                  <w:marLeft w:val="0"/>
                  <w:marRight w:val="0"/>
                  <w:marTop w:val="0"/>
                  <w:marBottom w:val="0"/>
                  <w:divBdr>
                    <w:top w:val="none" w:sz="0" w:space="0" w:color="auto"/>
                    <w:left w:val="none" w:sz="0" w:space="0" w:color="auto"/>
                    <w:bottom w:val="none" w:sz="0" w:space="0" w:color="auto"/>
                    <w:right w:val="none" w:sz="0" w:space="0" w:color="auto"/>
                  </w:divBdr>
                </w:div>
                <w:div w:id="384333909">
                  <w:marLeft w:val="0"/>
                  <w:marRight w:val="0"/>
                  <w:marTop w:val="0"/>
                  <w:marBottom w:val="0"/>
                  <w:divBdr>
                    <w:top w:val="none" w:sz="0" w:space="0" w:color="auto"/>
                    <w:left w:val="none" w:sz="0" w:space="0" w:color="auto"/>
                    <w:bottom w:val="none" w:sz="0" w:space="0" w:color="auto"/>
                    <w:right w:val="none" w:sz="0" w:space="0" w:color="auto"/>
                  </w:divBdr>
                </w:div>
                <w:div w:id="663243153">
                  <w:marLeft w:val="0"/>
                  <w:marRight w:val="0"/>
                  <w:marTop w:val="0"/>
                  <w:marBottom w:val="0"/>
                  <w:divBdr>
                    <w:top w:val="none" w:sz="0" w:space="0" w:color="auto"/>
                    <w:left w:val="none" w:sz="0" w:space="0" w:color="auto"/>
                    <w:bottom w:val="none" w:sz="0" w:space="0" w:color="auto"/>
                    <w:right w:val="none" w:sz="0" w:space="0" w:color="auto"/>
                  </w:divBdr>
                </w:div>
                <w:div w:id="806896587">
                  <w:marLeft w:val="0"/>
                  <w:marRight w:val="0"/>
                  <w:marTop w:val="0"/>
                  <w:marBottom w:val="0"/>
                  <w:divBdr>
                    <w:top w:val="none" w:sz="0" w:space="0" w:color="auto"/>
                    <w:left w:val="none" w:sz="0" w:space="0" w:color="auto"/>
                    <w:bottom w:val="none" w:sz="0" w:space="0" w:color="auto"/>
                    <w:right w:val="none" w:sz="0" w:space="0" w:color="auto"/>
                  </w:divBdr>
                </w:div>
                <w:div w:id="834489989">
                  <w:marLeft w:val="0"/>
                  <w:marRight w:val="0"/>
                  <w:marTop w:val="0"/>
                  <w:marBottom w:val="0"/>
                  <w:divBdr>
                    <w:top w:val="none" w:sz="0" w:space="0" w:color="auto"/>
                    <w:left w:val="none" w:sz="0" w:space="0" w:color="auto"/>
                    <w:bottom w:val="none" w:sz="0" w:space="0" w:color="auto"/>
                    <w:right w:val="none" w:sz="0" w:space="0" w:color="auto"/>
                  </w:divBdr>
                </w:div>
                <w:div w:id="907805152">
                  <w:marLeft w:val="0"/>
                  <w:marRight w:val="0"/>
                  <w:marTop w:val="0"/>
                  <w:marBottom w:val="0"/>
                  <w:divBdr>
                    <w:top w:val="none" w:sz="0" w:space="0" w:color="auto"/>
                    <w:left w:val="none" w:sz="0" w:space="0" w:color="auto"/>
                    <w:bottom w:val="none" w:sz="0" w:space="0" w:color="auto"/>
                    <w:right w:val="none" w:sz="0" w:space="0" w:color="auto"/>
                  </w:divBdr>
                </w:div>
                <w:div w:id="1023357817">
                  <w:marLeft w:val="0"/>
                  <w:marRight w:val="0"/>
                  <w:marTop w:val="0"/>
                  <w:marBottom w:val="0"/>
                  <w:divBdr>
                    <w:top w:val="none" w:sz="0" w:space="0" w:color="auto"/>
                    <w:left w:val="none" w:sz="0" w:space="0" w:color="auto"/>
                    <w:bottom w:val="none" w:sz="0" w:space="0" w:color="auto"/>
                    <w:right w:val="none" w:sz="0" w:space="0" w:color="auto"/>
                  </w:divBdr>
                </w:div>
                <w:div w:id="1136878990">
                  <w:marLeft w:val="0"/>
                  <w:marRight w:val="0"/>
                  <w:marTop w:val="0"/>
                  <w:marBottom w:val="0"/>
                  <w:divBdr>
                    <w:top w:val="none" w:sz="0" w:space="0" w:color="auto"/>
                    <w:left w:val="none" w:sz="0" w:space="0" w:color="auto"/>
                    <w:bottom w:val="none" w:sz="0" w:space="0" w:color="auto"/>
                    <w:right w:val="none" w:sz="0" w:space="0" w:color="auto"/>
                  </w:divBdr>
                </w:div>
                <w:div w:id="1184709565">
                  <w:marLeft w:val="0"/>
                  <w:marRight w:val="0"/>
                  <w:marTop w:val="0"/>
                  <w:marBottom w:val="0"/>
                  <w:divBdr>
                    <w:top w:val="none" w:sz="0" w:space="0" w:color="auto"/>
                    <w:left w:val="none" w:sz="0" w:space="0" w:color="auto"/>
                    <w:bottom w:val="none" w:sz="0" w:space="0" w:color="auto"/>
                    <w:right w:val="none" w:sz="0" w:space="0" w:color="auto"/>
                  </w:divBdr>
                </w:div>
                <w:div w:id="1296908282">
                  <w:marLeft w:val="0"/>
                  <w:marRight w:val="0"/>
                  <w:marTop w:val="0"/>
                  <w:marBottom w:val="0"/>
                  <w:divBdr>
                    <w:top w:val="none" w:sz="0" w:space="0" w:color="auto"/>
                    <w:left w:val="none" w:sz="0" w:space="0" w:color="auto"/>
                    <w:bottom w:val="none" w:sz="0" w:space="0" w:color="auto"/>
                    <w:right w:val="none" w:sz="0" w:space="0" w:color="auto"/>
                  </w:divBdr>
                </w:div>
                <w:div w:id="1366520845">
                  <w:marLeft w:val="0"/>
                  <w:marRight w:val="0"/>
                  <w:marTop w:val="0"/>
                  <w:marBottom w:val="0"/>
                  <w:divBdr>
                    <w:top w:val="none" w:sz="0" w:space="0" w:color="auto"/>
                    <w:left w:val="none" w:sz="0" w:space="0" w:color="auto"/>
                    <w:bottom w:val="none" w:sz="0" w:space="0" w:color="auto"/>
                    <w:right w:val="none" w:sz="0" w:space="0" w:color="auto"/>
                  </w:divBdr>
                </w:div>
                <w:div w:id="1604650998">
                  <w:marLeft w:val="0"/>
                  <w:marRight w:val="0"/>
                  <w:marTop w:val="0"/>
                  <w:marBottom w:val="0"/>
                  <w:divBdr>
                    <w:top w:val="none" w:sz="0" w:space="0" w:color="auto"/>
                    <w:left w:val="none" w:sz="0" w:space="0" w:color="auto"/>
                    <w:bottom w:val="none" w:sz="0" w:space="0" w:color="auto"/>
                    <w:right w:val="none" w:sz="0" w:space="0" w:color="auto"/>
                  </w:divBdr>
                </w:div>
                <w:div w:id="1675915568">
                  <w:marLeft w:val="0"/>
                  <w:marRight w:val="0"/>
                  <w:marTop w:val="0"/>
                  <w:marBottom w:val="0"/>
                  <w:divBdr>
                    <w:top w:val="none" w:sz="0" w:space="0" w:color="auto"/>
                    <w:left w:val="none" w:sz="0" w:space="0" w:color="auto"/>
                    <w:bottom w:val="none" w:sz="0" w:space="0" w:color="auto"/>
                    <w:right w:val="none" w:sz="0" w:space="0" w:color="auto"/>
                  </w:divBdr>
                </w:div>
                <w:div w:id="1716419249">
                  <w:marLeft w:val="0"/>
                  <w:marRight w:val="0"/>
                  <w:marTop w:val="0"/>
                  <w:marBottom w:val="0"/>
                  <w:divBdr>
                    <w:top w:val="none" w:sz="0" w:space="0" w:color="auto"/>
                    <w:left w:val="none" w:sz="0" w:space="0" w:color="auto"/>
                    <w:bottom w:val="none" w:sz="0" w:space="0" w:color="auto"/>
                    <w:right w:val="none" w:sz="0" w:space="0" w:color="auto"/>
                  </w:divBdr>
                </w:div>
                <w:div w:id="1755322979">
                  <w:marLeft w:val="0"/>
                  <w:marRight w:val="0"/>
                  <w:marTop w:val="0"/>
                  <w:marBottom w:val="0"/>
                  <w:divBdr>
                    <w:top w:val="none" w:sz="0" w:space="0" w:color="auto"/>
                    <w:left w:val="none" w:sz="0" w:space="0" w:color="auto"/>
                    <w:bottom w:val="none" w:sz="0" w:space="0" w:color="auto"/>
                    <w:right w:val="none" w:sz="0" w:space="0" w:color="auto"/>
                  </w:divBdr>
                </w:div>
                <w:div w:id="1766918413">
                  <w:marLeft w:val="0"/>
                  <w:marRight w:val="0"/>
                  <w:marTop w:val="0"/>
                  <w:marBottom w:val="0"/>
                  <w:divBdr>
                    <w:top w:val="none" w:sz="0" w:space="0" w:color="auto"/>
                    <w:left w:val="none" w:sz="0" w:space="0" w:color="auto"/>
                    <w:bottom w:val="none" w:sz="0" w:space="0" w:color="auto"/>
                    <w:right w:val="none" w:sz="0" w:space="0" w:color="auto"/>
                  </w:divBdr>
                </w:div>
                <w:div w:id="1770731245">
                  <w:marLeft w:val="0"/>
                  <w:marRight w:val="0"/>
                  <w:marTop w:val="0"/>
                  <w:marBottom w:val="0"/>
                  <w:divBdr>
                    <w:top w:val="none" w:sz="0" w:space="0" w:color="auto"/>
                    <w:left w:val="none" w:sz="0" w:space="0" w:color="auto"/>
                    <w:bottom w:val="none" w:sz="0" w:space="0" w:color="auto"/>
                    <w:right w:val="none" w:sz="0" w:space="0" w:color="auto"/>
                  </w:divBdr>
                </w:div>
                <w:div w:id="1809936239">
                  <w:marLeft w:val="0"/>
                  <w:marRight w:val="0"/>
                  <w:marTop w:val="0"/>
                  <w:marBottom w:val="0"/>
                  <w:divBdr>
                    <w:top w:val="none" w:sz="0" w:space="0" w:color="auto"/>
                    <w:left w:val="none" w:sz="0" w:space="0" w:color="auto"/>
                    <w:bottom w:val="none" w:sz="0" w:space="0" w:color="auto"/>
                    <w:right w:val="none" w:sz="0" w:space="0" w:color="auto"/>
                  </w:divBdr>
                </w:div>
                <w:div w:id="1827741436">
                  <w:marLeft w:val="0"/>
                  <w:marRight w:val="0"/>
                  <w:marTop w:val="0"/>
                  <w:marBottom w:val="0"/>
                  <w:divBdr>
                    <w:top w:val="none" w:sz="0" w:space="0" w:color="auto"/>
                    <w:left w:val="none" w:sz="0" w:space="0" w:color="auto"/>
                    <w:bottom w:val="none" w:sz="0" w:space="0" w:color="auto"/>
                    <w:right w:val="none" w:sz="0" w:space="0" w:color="auto"/>
                  </w:divBdr>
                </w:div>
                <w:div w:id="1844663564">
                  <w:marLeft w:val="0"/>
                  <w:marRight w:val="0"/>
                  <w:marTop w:val="0"/>
                  <w:marBottom w:val="0"/>
                  <w:divBdr>
                    <w:top w:val="none" w:sz="0" w:space="0" w:color="auto"/>
                    <w:left w:val="none" w:sz="0" w:space="0" w:color="auto"/>
                    <w:bottom w:val="none" w:sz="0" w:space="0" w:color="auto"/>
                    <w:right w:val="none" w:sz="0" w:space="0" w:color="auto"/>
                  </w:divBdr>
                </w:div>
                <w:div w:id="1854104846">
                  <w:marLeft w:val="0"/>
                  <w:marRight w:val="0"/>
                  <w:marTop w:val="0"/>
                  <w:marBottom w:val="0"/>
                  <w:divBdr>
                    <w:top w:val="none" w:sz="0" w:space="0" w:color="auto"/>
                    <w:left w:val="none" w:sz="0" w:space="0" w:color="auto"/>
                    <w:bottom w:val="none" w:sz="0" w:space="0" w:color="auto"/>
                    <w:right w:val="none" w:sz="0" w:space="0" w:color="auto"/>
                  </w:divBdr>
                </w:div>
                <w:div w:id="1861620462">
                  <w:marLeft w:val="0"/>
                  <w:marRight w:val="0"/>
                  <w:marTop w:val="0"/>
                  <w:marBottom w:val="0"/>
                  <w:divBdr>
                    <w:top w:val="none" w:sz="0" w:space="0" w:color="auto"/>
                    <w:left w:val="none" w:sz="0" w:space="0" w:color="auto"/>
                    <w:bottom w:val="none" w:sz="0" w:space="0" w:color="auto"/>
                    <w:right w:val="none" w:sz="0" w:space="0" w:color="auto"/>
                  </w:divBdr>
                </w:div>
                <w:div w:id="2001083383">
                  <w:marLeft w:val="0"/>
                  <w:marRight w:val="0"/>
                  <w:marTop w:val="0"/>
                  <w:marBottom w:val="0"/>
                  <w:divBdr>
                    <w:top w:val="none" w:sz="0" w:space="0" w:color="auto"/>
                    <w:left w:val="none" w:sz="0" w:space="0" w:color="auto"/>
                    <w:bottom w:val="none" w:sz="0" w:space="0" w:color="auto"/>
                    <w:right w:val="none" w:sz="0" w:space="0" w:color="auto"/>
                  </w:divBdr>
                </w:div>
                <w:div w:id="2064795290">
                  <w:marLeft w:val="0"/>
                  <w:marRight w:val="0"/>
                  <w:marTop w:val="0"/>
                  <w:marBottom w:val="0"/>
                  <w:divBdr>
                    <w:top w:val="none" w:sz="0" w:space="0" w:color="auto"/>
                    <w:left w:val="none" w:sz="0" w:space="0" w:color="auto"/>
                    <w:bottom w:val="none" w:sz="0" w:space="0" w:color="auto"/>
                    <w:right w:val="none" w:sz="0" w:space="0" w:color="auto"/>
                  </w:divBdr>
                </w:div>
              </w:divsChild>
            </w:div>
            <w:div w:id="1263534121">
              <w:marLeft w:val="0"/>
              <w:marRight w:val="0"/>
              <w:marTop w:val="0"/>
              <w:marBottom w:val="0"/>
              <w:divBdr>
                <w:top w:val="none" w:sz="0" w:space="0" w:color="auto"/>
                <w:left w:val="none" w:sz="0" w:space="0" w:color="auto"/>
                <w:bottom w:val="none" w:sz="0" w:space="0" w:color="auto"/>
                <w:right w:val="none" w:sz="0" w:space="0" w:color="auto"/>
              </w:divBdr>
            </w:div>
            <w:div w:id="1343973645">
              <w:marLeft w:val="0"/>
              <w:marRight w:val="0"/>
              <w:marTop w:val="0"/>
              <w:marBottom w:val="0"/>
              <w:divBdr>
                <w:top w:val="none" w:sz="0" w:space="0" w:color="auto"/>
                <w:left w:val="none" w:sz="0" w:space="0" w:color="auto"/>
                <w:bottom w:val="none" w:sz="0" w:space="0" w:color="auto"/>
                <w:right w:val="none" w:sz="0" w:space="0" w:color="auto"/>
              </w:divBdr>
            </w:div>
            <w:div w:id="1546328458">
              <w:marLeft w:val="0"/>
              <w:marRight w:val="0"/>
              <w:marTop w:val="0"/>
              <w:marBottom w:val="0"/>
              <w:divBdr>
                <w:top w:val="none" w:sz="0" w:space="0" w:color="auto"/>
                <w:left w:val="none" w:sz="0" w:space="0" w:color="auto"/>
                <w:bottom w:val="none" w:sz="0" w:space="0" w:color="auto"/>
                <w:right w:val="none" w:sz="0" w:space="0" w:color="auto"/>
              </w:divBdr>
            </w:div>
            <w:div w:id="1618021669">
              <w:marLeft w:val="0"/>
              <w:marRight w:val="0"/>
              <w:marTop w:val="0"/>
              <w:marBottom w:val="0"/>
              <w:divBdr>
                <w:top w:val="none" w:sz="0" w:space="0" w:color="auto"/>
                <w:left w:val="none" w:sz="0" w:space="0" w:color="auto"/>
                <w:bottom w:val="none" w:sz="0" w:space="0" w:color="auto"/>
                <w:right w:val="none" w:sz="0" w:space="0" w:color="auto"/>
              </w:divBdr>
            </w:div>
            <w:div w:id="1674142803">
              <w:marLeft w:val="0"/>
              <w:marRight w:val="0"/>
              <w:marTop w:val="0"/>
              <w:marBottom w:val="0"/>
              <w:divBdr>
                <w:top w:val="none" w:sz="0" w:space="0" w:color="auto"/>
                <w:left w:val="none" w:sz="0" w:space="0" w:color="auto"/>
                <w:bottom w:val="none" w:sz="0" w:space="0" w:color="auto"/>
                <w:right w:val="none" w:sz="0" w:space="0" w:color="auto"/>
              </w:divBdr>
            </w:div>
            <w:div w:id="1825392583">
              <w:marLeft w:val="0"/>
              <w:marRight w:val="0"/>
              <w:marTop w:val="0"/>
              <w:marBottom w:val="0"/>
              <w:divBdr>
                <w:top w:val="none" w:sz="0" w:space="0" w:color="auto"/>
                <w:left w:val="none" w:sz="0" w:space="0" w:color="auto"/>
                <w:bottom w:val="none" w:sz="0" w:space="0" w:color="auto"/>
                <w:right w:val="none" w:sz="0" w:space="0" w:color="auto"/>
              </w:divBdr>
            </w:div>
            <w:div w:id="1949199235">
              <w:marLeft w:val="0"/>
              <w:marRight w:val="0"/>
              <w:marTop w:val="0"/>
              <w:marBottom w:val="0"/>
              <w:divBdr>
                <w:top w:val="none" w:sz="0" w:space="0" w:color="auto"/>
                <w:left w:val="none" w:sz="0" w:space="0" w:color="auto"/>
                <w:bottom w:val="none" w:sz="0" w:space="0" w:color="auto"/>
                <w:right w:val="none" w:sz="0" w:space="0" w:color="auto"/>
              </w:divBdr>
            </w:div>
            <w:div w:id="1980529810">
              <w:marLeft w:val="0"/>
              <w:marRight w:val="0"/>
              <w:marTop w:val="0"/>
              <w:marBottom w:val="0"/>
              <w:divBdr>
                <w:top w:val="none" w:sz="0" w:space="0" w:color="auto"/>
                <w:left w:val="none" w:sz="0" w:space="0" w:color="auto"/>
                <w:bottom w:val="none" w:sz="0" w:space="0" w:color="auto"/>
                <w:right w:val="none" w:sz="0" w:space="0" w:color="auto"/>
              </w:divBdr>
            </w:div>
            <w:div w:id="1995067121">
              <w:marLeft w:val="0"/>
              <w:marRight w:val="0"/>
              <w:marTop w:val="0"/>
              <w:marBottom w:val="0"/>
              <w:divBdr>
                <w:top w:val="none" w:sz="0" w:space="0" w:color="auto"/>
                <w:left w:val="none" w:sz="0" w:space="0" w:color="auto"/>
                <w:bottom w:val="none" w:sz="0" w:space="0" w:color="auto"/>
                <w:right w:val="none" w:sz="0" w:space="0" w:color="auto"/>
              </w:divBdr>
            </w:div>
            <w:div w:id="2016689671">
              <w:marLeft w:val="0"/>
              <w:marRight w:val="0"/>
              <w:marTop w:val="0"/>
              <w:marBottom w:val="0"/>
              <w:divBdr>
                <w:top w:val="none" w:sz="0" w:space="0" w:color="auto"/>
                <w:left w:val="none" w:sz="0" w:space="0" w:color="auto"/>
                <w:bottom w:val="none" w:sz="0" w:space="0" w:color="auto"/>
                <w:right w:val="none" w:sz="0" w:space="0" w:color="auto"/>
              </w:divBdr>
            </w:div>
            <w:div w:id="2071153706">
              <w:marLeft w:val="0"/>
              <w:marRight w:val="0"/>
              <w:marTop w:val="0"/>
              <w:marBottom w:val="0"/>
              <w:divBdr>
                <w:top w:val="none" w:sz="0" w:space="0" w:color="auto"/>
                <w:left w:val="none" w:sz="0" w:space="0" w:color="auto"/>
                <w:bottom w:val="none" w:sz="0" w:space="0" w:color="auto"/>
                <w:right w:val="none" w:sz="0" w:space="0" w:color="auto"/>
              </w:divBdr>
            </w:div>
          </w:divsChild>
        </w:div>
        <w:div w:id="1305693573">
          <w:marLeft w:val="0"/>
          <w:marRight w:val="0"/>
          <w:marTop w:val="0"/>
          <w:marBottom w:val="0"/>
          <w:divBdr>
            <w:top w:val="none" w:sz="0" w:space="0" w:color="auto"/>
            <w:left w:val="none" w:sz="0" w:space="0" w:color="auto"/>
            <w:bottom w:val="none" w:sz="0" w:space="0" w:color="auto"/>
            <w:right w:val="none" w:sz="0" w:space="0" w:color="auto"/>
          </w:divBdr>
          <w:divsChild>
            <w:div w:id="378864397">
              <w:marLeft w:val="0"/>
              <w:marRight w:val="0"/>
              <w:marTop w:val="0"/>
              <w:marBottom w:val="0"/>
              <w:divBdr>
                <w:top w:val="none" w:sz="0" w:space="0" w:color="auto"/>
                <w:left w:val="none" w:sz="0" w:space="0" w:color="auto"/>
                <w:bottom w:val="none" w:sz="0" w:space="0" w:color="auto"/>
                <w:right w:val="none" w:sz="0" w:space="0" w:color="auto"/>
              </w:divBdr>
            </w:div>
            <w:div w:id="407575154">
              <w:marLeft w:val="0"/>
              <w:marRight w:val="0"/>
              <w:marTop w:val="0"/>
              <w:marBottom w:val="0"/>
              <w:divBdr>
                <w:top w:val="none" w:sz="0" w:space="0" w:color="auto"/>
                <w:left w:val="none" w:sz="0" w:space="0" w:color="auto"/>
                <w:bottom w:val="none" w:sz="0" w:space="0" w:color="auto"/>
                <w:right w:val="none" w:sz="0" w:space="0" w:color="auto"/>
              </w:divBdr>
            </w:div>
            <w:div w:id="458570739">
              <w:marLeft w:val="0"/>
              <w:marRight w:val="0"/>
              <w:marTop w:val="0"/>
              <w:marBottom w:val="0"/>
              <w:divBdr>
                <w:top w:val="none" w:sz="0" w:space="0" w:color="auto"/>
                <w:left w:val="none" w:sz="0" w:space="0" w:color="auto"/>
                <w:bottom w:val="none" w:sz="0" w:space="0" w:color="auto"/>
                <w:right w:val="none" w:sz="0" w:space="0" w:color="auto"/>
              </w:divBdr>
            </w:div>
            <w:div w:id="470248667">
              <w:marLeft w:val="0"/>
              <w:marRight w:val="0"/>
              <w:marTop w:val="0"/>
              <w:marBottom w:val="0"/>
              <w:divBdr>
                <w:top w:val="none" w:sz="0" w:space="0" w:color="auto"/>
                <w:left w:val="none" w:sz="0" w:space="0" w:color="auto"/>
                <w:bottom w:val="none" w:sz="0" w:space="0" w:color="auto"/>
                <w:right w:val="none" w:sz="0" w:space="0" w:color="auto"/>
              </w:divBdr>
            </w:div>
            <w:div w:id="693577846">
              <w:marLeft w:val="0"/>
              <w:marRight w:val="0"/>
              <w:marTop w:val="0"/>
              <w:marBottom w:val="0"/>
              <w:divBdr>
                <w:top w:val="none" w:sz="0" w:space="0" w:color="auto"/>
                <w:left w:val="none" w:sz="0" w:space="0" w:color="auto"/>
                <w:bottom w:val="none" w:sz="0" w:space="0" w:color="auto"/>
                <w:right w:val="none" w:sz="0" w:space="0" w:color="auto"/>
              </w:divBdr>
            </w:div>
            <w:div w:id="748770483">
              <w:marLeft w:val="0"/>
              <w:marRight w:val="0"/>
              <w:marTop w:val="0"/>
              <w:marBottom w:val="0"/>
              <w:divBdr>
                <w:top w:val="none" w:sz="0" w:space="0" w:color="auto"/>
                <w:left w:val="none" w:sz="0" w:space="0" w:color="auto"/>
                <w:bottom w:val="none" w:sz="0" w:space="0" w:color="auto"/>
                <w:right w:val="none" w:sz="0" w:space="0" w:color="auto"/>
              </w:divBdr>
            </w:div>
            <w:div w:id="848981871">
              <w:marLeft w:val="0"/>
              <w:marRight w:val="0"/>
              <w:marTop w:val="0"/>
              <w:marBottom w:val="0"/>
              <w:divBdr>
                <w:top w:val="none" w:sz="0" w:space="0" w:color="auto"/>
                <w:left w:val="none" w:sz="0" w:space="0" w:color="auto"/>
                <w:bottom w:val="none" w:sz="0" w:space="0" w:color="auto"/>
                <w:right w:val="none" w:sz="0" w:space="0" w:color="auto"/>
              </w:divBdr>
            </w:div>
            <w:div w:id="978535920">
              <w:marLeft w:val="0"/>
              <w:marRight w:val="0"/>
              <w:marTop w:val="0"/>
              <w:marBottom w:val="0"/>
              <w:divBdr>
                <w:top w:val="none" w:sz="0" w:space="0" w:color="auto"/>
                <w:left w:val="none" w:sz="0" w:space="0" w:color="auto"/>
                <w:bottom w:val="none" w:sz="0" w:space="0" w:color="auto"/>
                <w:right w:val="none" w:sz="0" w:space="0" w:color="auto"/>
              </w:divBdr>
              <w:divsChild>
                <w:div w:id="207492994">
                  <w:marLeft w:val="0"/>
                  <w:marRight w:val="0"/>
                  <w:marTop w:val="0"/>
                  <w:marBottom w:val="0"/>
                  <w:divBdr>
                    <w:top w:val="none" w:sz="0" w:space="0" w:color="auto"/>
                    <w:left w:val="none" w:sz="0" w:space="0" w:color="auto"/>
                    <w:bottom w:val="none" w:sz="0" w:space="0" w:color="auto"/>
                    <w:right w:val="none" w:sz="0" w:space="0" w:color="auto"/>
                  </w:divBdr>
                </w:div>
                <w:div w:id="368141527">
                  <w:marLeft w:val="0"/>
                  <w:marRight w:val="0"/>
                  <w:marTop w:val="0"/>
                  <w:marBottom w:val="0"/>
                  <w:divBdr>
                    <w:top w:val="none" w:sz="0" w:space="0" w:color="auto"/>
                    <w:left w:val="none" w:sz="0" w:space="0" w:color="auto"/>
                    <w:bottom w:val="none" w:sz="0" w:space="0" w:color="auto"/>
                    <w:right w:val="none" w:sz="0" w:space="0" w:color="auto"/>
                  </w:divBdr>
                </w:div>
                <w:div w:id="382561904">
                  <w:marLeft w:val="0"/>
                  <w:marRight w:val="0"/>
                  <w:marTop w:val="0"/>
                  <w:marBottom w:val="0"/>
                  <w:divBdr>
                    <w:top w:val="none" w:sz="0" w:space="0" w:color="auto"/>
                    <w:left w:val="none" w:sz="0" w:space="0" w:color="auto"/>
                    <w:bottom w:val="none" w:sz="0" w:space="0" w:color="auto"/>
                    <w:right w:val="none" w:sz="0" w:space="0" w:color="auto"/>
                  </w:divBdr>
                </w:div>
                <w:div w:id="434790921">
                  <w:marLeft w:val="0"/>
                  <w:marRight w:val="0"/>
                  <w:marTop w:val="0"/>
                  <w:marBottom w:val="0"/>
                  <w:divBdr>
                    <w:top w:val="none" w:sz="0" w:space="0" w:color="auto"/>
                    <w:left w:val="none" w:sz="0" w:space="0" w:color="auto"/>
                    <w:bottom w:val="none" w:sz="0" w:space="0" w:color="auto"/>
                    <w:right w:val="none" w:sz="0" w:space="0" w:color="auto"/>
                  </w:divBdr>
                </w:div>
                <w:div w:id="529955625">
                  <w:marLeft w:val="0"/>
                  <w:marRight w:val="0"/>
                  <w:marTop w:val="0"/>
                  <w:marBottom w:val="0"/>
                  <w:divBdr>
                    <w:top w:val="none" w:sz="0" w:space="0" w:color="auto"/>
                    <w:left w:val="none" w:sz="0" w:space="0" w:color="auto"/>
                    <w:bottom w:val="none" w:sz="0" w:space="0" w:color="auto"/>
                    <w:right w:val="none" w:sz="0" w:space="0" w:color="auto"/>
                  </w:divBdr>
                </w:div>
                <w:div w:id="786588180">
                  <w:marLeft w:val="0"/>
                  <w:marRight w:val="0"/>
                  <w:marTop w:val="0"/>
                  <w:marBottom w:val="0"/>
                  <w:divBdr>
                    <w:top w:val="none" w:sz="0" w:space="0" w:color="auto"/>
                    <w:left w:val="none" w:sz="0" w:space="0" w:color="auto"/>
                    <w:bottom w:val="none" w:sz="0" w:space="0" w:color="auto"/>
                    <w:right w:val="none" w:sz="0" w:space="0" w:color="auto"/>
                  </w:divBdr>
                </w:div>
                <w:div w:id="831143691">
                  <w:marLeft w:val="0"/>
                  <w:marRight w:val="0"/>
                  <w:marTop w:val="0"/>
                  <w:marBottom w:val="0"/>
                  <w:divBdr>
                    <w:top w:val="none" w:sz="0" w:space="0" w:color="auto"/>
                    <w:left w:val="none" w:sz="0" w:space="0" w:color="auto"/>
                    <w:bottom w:val="none" w:sz="0" w:space="0" w:color="auto"/>
                    <w:right w:val="none" w:sz="0" w:space="0" w:color="auto"/>
                  </w:divBdr>
                </w:div>
                <w:div w:id="843976967">
                  <w:marLeft w:val="0"/>
                  <w:marRight w:val="0"/>
                  <w:marTop w:val="0"/>
                  <w:marBottom w:val="0"/>
                  <w:divBdr>
                    <w:top w:val="none" w:sz="0" w:space="0" w:color="auto"/>
                    <w:left w:val="none" w:sz="0" w:space="0" w:color="auto"/>
                    <w:bottom w:val="none" w:sz="0" w:space="0" w:color="auto"/>
                    <w:right w:val="none" w:sz="0" w:space="0" w:color="auto"/>
                  </w:divBdr>
                </w:div>
                <w:div w:id="879904400">
                  <w:marLeft w:val="0"/>
                  <w:marRight w:val="0"/>
                  <w:marTop w:val="0"/>
                  <w:marBottom w:val="0"/>
                  <w:divBdr>
                    <w:top w:val="none" w:sz="0" w:space="0" w:color="auto"/>
                    <w:left w:val="none" w:sz="0" w:space="0" w:color="auto"/>
                    <w:bottom w:val="none" w:sz="0" w:space="0" w:color="auto"/>
                    <w:right w:val="none" w:sz="0" w:space="0" w:color="auto"/>
                  </w:divBdr>
                </w:div>
                <w:div w:id="1434473516">
                  <w:marLeft w:val="0"/>
                  <w:marRight w:val="0"/>
                  <w:marTop w:val="0"/>
                  <w:marBottom w:val="0"/>
                  <w:divBdr>
                    <w:top w:val="none" w:sz="0" w:space="0" w:color="auto"/>
                    <w:left w:val="none" w:sz="0" w:space="0" w:color="auto"/>
                    <w:bottom w:val="none" w:sz="0" w:space="0" w:color="auto"/>
                    <w:right w:val="none" w:sz="0" w:space="0" w:color="auto"/>
                  </w:divBdr>
                </w:div>
                <w:div w:id="1451127994">
                  <w:marLeft w:val="0"/>
                  <w:marRight w:val="0"/>
                  <w:marTop w:val="0"/>
                  <w:marBottom w:val="0"/>
                  <w:divBdr>
                    <w:top w:val="none" w:sz="0" w:space="0" w:color="auto"/>
                    <w:left w:val="none" w:sz="0" w:space="0" w:color="auto"/>
                    <w:bottom w:val="none" w:sz="0" w:space="0" w:color="auto"/>
                    <w:right w:val="none" w:sz="0" w:space="0" w:color="auto"/>
                  </w:divBdr>
                </w:div>
                <w:div w:id="1467550885">
                  <w:marLeft w:val="0"/>
                  <w:marRight w:val="0"/>
                  <w:marTop w:val="0"/>
                  <w:marBottom w:val="0"/>
                  <w:divBdr>
                    <w:top w:val="none" w:sz="0" w:space="0" w:color="auto"/>
                    <w:left w:val="none" w:sz="0" w:space="0" w:color="auto"/>
                    <w:bottom w:val="none" w:sz="0" w:space="0" w:color="auto"/>
                    <w:right w:val="none" w:sz="0" w:space="0" w:color="auto"/>
                  </w:divBdr>
                </w:div>
                <w:div w:id="1509440944">
                  <w:marLeft w:val="0"/>
                  <w:marRight w:val="0"/>
                  <w:marTop w:val="0"/>
                  <w:marBottom w:val="0"/>
                  <w:divBdr>
                    <w:top w:val="none" w:sz="0" w:space="0" w:color="auto"/>
                    <w:left w:val="none" w:sz="0" w:space="0" w:color="auto"/>
                    <w:bottom w:val="none" w:sz="0" w:space="0" w:color="auto"/>
                    <w:right w:val="none" w:sz="0" w:space="0" w:color="auto"/>
                  </w:divBdr>
                </w:div>
                <w:div w:id="1535577923">
                  <w:marLeft w:val="0"/>
                  <w:marRight w:val="0"/>
                  <w:marTop w:val="0"/>
                  <w:marBottom w:val="0"/>
                  <w:divBdr>
                    <w:top w:val="none" w:sz="0" w:space="0" w:color="auto"/>
                    <w:left w:val="none" w:sz="0" w:space="0" w:color="auto"/>
                    <w:bottom w:val="none" w:sz="0" w:space="0" w:color="auto"/>
                    <w:right w:val="none" w:sz="0" w:space="0" w:color="auto"/>
                  </w:divBdr>
                </w:div>
                <w:div w:id="1940604275">
                  <w:marLeft w:val="0"/>
                  <w:marRight w:val="0"/>
                  <w:marTop w:val="0"/>
                  <w:marBottom w:val="0"/>
                  <w:divBdr>
                    <w:top w:val="none" w:sz="0" w:space="0" w:color="auto"/>
                    <w:left w:val="none" w:sz="0" w:space="0" w:color="auto"/>
                    <w:bottom w:val="none" w:sz="0" w:space="0" w:color="auto"/>
                    <w:right w:val="none" w:sz="0" w:space="0" w:color="auto"/>
                  </w:divBdr>
                </w:div>
                <w:div w:id="1993488744">
                  <w:marLeft w:val="0"/>
                  <w:marRight w:val="0"/>
                  <w:marTop w:val="0"/>
                  <w:marBottom w:val="0"/>
                  <w:divBdr>
                    <w:top w:val="none" w:sz="0" w:space="0" w:color="auto"/>
                    <w:left w:val="none" w:sz="0" w:space="0" w:color="auto"/>
                    <w:bottom w:val="none" w:sz="0" w:space="0" w:color="auto"/>
                    <w:right w:val="none" w:sz="0" w:space="0" w:color="auto"/>
                  </w:divBdr>
                </w:div>
              </w:divsChild>
            </w:div>
            <w:div w:id="1317147742">
              <w:marLeft w:val="0"/>
              <w:marRight w:val="0"/>
              <w:marTop w:val="0"/>
              <w:marBottom w:val="0"/>
              <w:divBdr>
                <w:top w:val="none" w:sz="0" w:space="0" w:color="auto"/>
                <w:left w:val="none" w:sz="0" w:space="0" w:color="auto"/>
                <w:bottom w:val="none" w:sz="0" w:space="0" w:color="auto"/>
                <w:right w:val="none" w:sz="0" w:space="0" w:color="auto"/>
              </w:divBdr>
            </w:div>
            <w:div w:id="1469084474">
              <w:marLeft w:val="0"/>
              <w:marRight w:val="0"/>
              <w:marTop w:val="0"/>
              <w:marBottom w:val="0"/>
              <w:divBdr>
                <w:top w:val="none" w:sz="0" w:space="0" w:color="auto"/>
                <w:left w:val="none" w:sz="0" w:space="0" w:color="auto"/>
                <w:bottom w:val="none" w:sz="0" w:space="0" w:color="auto"/>
                <w:right w:val="none" w:sz="0" w:space="0" w:color="auto"/>
              </w:divBdr>
            </w:div>
            <w:div w:id="1544708312">
              <w:marLeft w:val="0"/>
              <w:marRight w:val="0"/>
              <w:marTop w:val="0"/>
              <w:marBottom w:val="0"/>
              <w:divBdr>
                <w:top w:val="none" w:sz="0" w:space="0" w:color="auto"/>
                <w:left w:val="none" w:sz="0" w:space="0" w:color="auto"/>
                <w:bottom w:val="none" w:sz="0" w:space="0" w:color="auto"/>
                <w:right w:val="none" w:sz="0" w:space="0" w:color="auto"/>
              </w:divBdr>
            </w:div>
            <w:div w:id="1605382189">
              <w:marLeft w:val="0"/>
              <w:marRight w:val="0"/>
              <w:marTop w:val="0"/>
              <w:marBottom w:val="0"/>
              <w:divBdr>
                <w:top w:val="none" w:sz="0" w:space="0" w:color="auto"/>
                <w:left w:val="none" w:sz="0" w:space="0" w:color="auto"/>
                <w:bottom w:val="none" w:sz="0" w:space="0" w:color="auto"/>
                <w:right w:val="none" w:sz="0" w:space="0" w:color="auto"/>
              </w:divBdr>
            </w:div>
            <w:div w:id="1748765088">
              <w:marLeft w:val="0"/>
              <w:marRight w:val="0"/>
              <w:marTop w:val="0"/>
              <w:marBottom w:val="0"/>
              <w:divBdr>
                <w:top w:val="none" w:sz="0" w:space="0" w:color="auto"/>
                <w:left w:val="none" w:sz="0" w:space="0" w:color="auto"/>
                <w:bottom w:val="none" w:sz="0" w:space="0" w:color="auto"/>
                <w:right w:val="none" w:sz="0" w:space="0" w:color="auto"/>
              </w:divBdr>
            </w:div>
            <w:div w:id="1754280028">
              <w:marLeft w:val="0"/>
              <w:marRight w:val="0"/>
              <w:marTop w:val="0"/>
              <w:marBottom w:val="0"/>
              <w:divBdr>
                <w:top w:val="none" w:sz="0" w:space="0" w:color="auto"/>
                <w:left w:val="none" w:sz="0" w:space="0" w:color="auto"/>
                <w:bottom w:val="none" w:sz="0" w:space="0" w:color="auto"/>
                <w:right w:val="none" w:sz="0" w:space="0" w:color="auto"/>
              </w:divBdr>
            </w:div>
            <w:div w:id="1764759840">
              <w:marLeft w:val="0"/>
              <w:marRight w:val="0"/>
              <w:marTop w:val="0"/>
              <w:marBottom w:val="0"/>
              <w:divBdr>
                <w:top w:val="none" w:sz="0" w:space="0" w:color="auto"/>
                <w:left w:val="none" w:sz="0" w:space="0" w:color="auto"/>
                <w:bottom w:val="none" w:sz="0" w:space="0" w:color="auto"/>
                <w:right w:val="none" w:sz="0" w:space="0" w:color="auto"/>
              </w:divBdr>
            </w:div>
            <w:div w:id="1805001331">
              <w:marLeft w:val="0"/>
              <w:marRight w:val="0"/>
              <w:marTop w:val="0"/>
              <w:marBottom w:val="0"/>
              <w:divBdr>
                <w:top w:val="none" w:sz="0" w:space="0" w:color="auto"/>
                <w:left w:val="none" w:sz="0" w:space="0" w:color="auto"/>
                <w:bottom w:val="none" w:sz="0" w:space="0" w:color="auto"/>
                <w:right w:val="none" w:sz="0" w:space="0" w:color="auto"/>
              </w:divBdr>
            </w:div>
            <w:div w:id="2019191908">
              <w:marLeft w:val="0"/>
              <w:marRight w:val="0"/>
              <w:marTop w:val="0"/>
              <w:marBottom w:val="0"/>
              <w:divBdr>
                <w:top w:val="none" w:sz="0" w:space="0" w:color="auto"/>
                <w:left w:val="none" w:sz="0" w:space="0" w:color="auto"/>
                <w:bottom w:val="none" w:sz="0" w:space="0" w:color="auto"/>
                <w:right w:val="none" w:sz="0" w:space="0" w:color="auto"/>
              </w:divBdr>
            </w:div>
          </w:divsChild>
        </w:div>
        <w:div w:id="1331832397">
          <w:marLeft w:val="0"/>
          <w:marRight w:val="0"/>
          <w:marTop w:val="0"/>
          <w:marBottom w:val="0"/>
          <w:divBdr>
            <w:top w:val="none" w:sz="0" w:space="0" w:color="auto"/>
            <w:left w:val="none" w:sz="0" w:space="0" w:color="auto"/>
            <w:bottom w:val="none" w:sz="0" w:space="0" w:color="auto"/>
            <w:right w:val="none" w:sz="0" w:space="0" w:color="auto"/>
          </w:divBdr>
          <w:divsChild>
            <w:div w:id="404643816">
              <w:marLeft w:val="0"/>
              <w:marRight w:val="0"/>
              <w:marTop w:val="0"/>
              <w:marBottom w:val="0"/>
              <w:divBdr>
                <w:top w:val="none" w:sz="0" w:space="0" w:color="auto"/>
                <w:left w:val="none" w:sz="0" w:space="0" w:color="auto"/>
                <w:bottom w:val="none" w:sz="0" w:space="0" w:color="auto"/>
                <w:right w:val="none" w:sz="0" w:space="0" w:color="auto"/>
              </w:divBdr>
            </w:div>
            <w:div w:id="469325406">
              <w:marLeft w:val="0"/>
              <w:marRight w:val="0"/>
              <w:marTop w:val="0"/>
              <w:marBottom w:val="0"/>
              <w:divBdr>
                <w:top w:val="none" w:sz="0" w:space="0" w:color="auto"/>
                <w:left w:val="none" w:sz="0" w:space="0" w:color="auto"/>
                <w:bottom w:val="none" w:sz="0" w:space="0" w:color="auto"/>
                <w:right w:val="none" w:sz="0" w:space="0" w:color="auto"/>
              </w:divBdr>
            </w:div>
            <w:div w:id="564534919">
              <w:marLeft w:val="0"/>
              <w:marRight w:val="0"/>
              <w:marTop w:val="0"/>
              <w:marBottom w:val="0"/>
              <w:divBdr>
                <w:top w:val="none" w:sz="0" w:space="0" w:color="auto"/>
                <w:left w:val="none" w:sz="0" w:space="0" w:color="auto"/>
                <w:bottom w:val="none" w:sz="0" w:space="0" w:color="auto"/>
                <w:right w:val="none" w:sz="0" w:space="0" w:color="auto"/>
              </w:divBdr>
            </w:div>
            <w:div w:id="621771543">
              <w:marLeft w:val="0"/>
              <w:marRight w:val="0"/>
              <w:marTop w:val="0"/>
              <w:marBottom w:val="0"/>
              <w:divBdr>
                <w:top w:val="none" w:sz="0" w:space="0" w:color="auto"/>
                <w:left w:val="none" w:sz="0" w:space="0" w:color="auto"/>
                <w:bottom w:val="none" w:sz="0" w:space="0" w:color="auto"/>
                <w:right w:val="none" w:sz="0" w:space="0" w:color="auto"/>
              </w:divBdr>
            </w:div>
            <w:div w:id="652637583">
              <w:marLeft w:val="0"/>
              <w:marRight w:val="0"/>
              <w:marTop w:val="0"/>
              <w:marBottom w:val="0"/>
              <w:divBdr>
                <w:top w:val="none" w:sz="0" w:space="0" w:color="auto"/>
                <w:left w:val="none" w:sz="0" w:space="0" w:color="auto"/>
                <w:bottom w:val="none" w:sz="0" w:space="0" w:color="auto"/>
                <w:right w:val="none" w:sz="0" w:space="0" w:color="auto"/>
              </w:divBdr>
            </w:div>
            <w:div w:id="737478062">
              <w:marLeft w:val="0"/>
              <w:marRight w:val="0"/>
              <w:marTop w:val="0"/>
              <w:marBottom w:val="0"/>
              <w:divBdr>
                <w:top w:val="none" w:sz="0" w:space="0" w:color="auto"/>
                <w:left w:val="none" w:sz="0" w:space="0" w:color="auto"/>
                <w:bottom w:val="none" w:sz="0" w:space="0" w:color="auto"/>
                <w:right w:val="none" w:sz="0" w:space="0" w:color="auto"/>
              </w:divBdr>
            </w:div>
            <w:div w:id="848178449">
              <w:marLeft w:val="0"/>
              <w:marRight w:val="0"/>
              <w:marTop w:val="0"/>
              <w:marBottom w:val="0"/>
              <w:divBdr>
                <w:top w:val="none" w:sz="0" w:space="0" w:color="auto"/>
                <w:left w:val="none" w:sz="0" w:space="0" w:color="auto"/>
                <w:bottom w:val="none" w:sz="0" w:space="0" w:color="auto"/>
                <w:right w:val="none" w:sz="0" w:space="0" w:color="auto"/>
              </w:divBdr>
            </w:div>
            <w:div w:id="1049383597">
              <w:marLeft w:val="0"/>
              <w:marRight w:val="0"/>
              <w:marTop w:val="0"/>
              <w:marBottom w:val="0"/>
              <w:divBdr>
                <w:top w:val="none" w:sz="0" w:space="0" w:color="auto"/>
                <w:left w:val="none" w:sz="0" w:space="0" w:color="auto"/>
                <w:bottom w:val="none" w:sz="0" w:space="0" w:color="auto"/>
                <w:right w:val="none" w:sz="0" w:space="0" w:color="auto"/>
              </w:divBdr>
              <w:divsChild>
                <w:div w:id="113259083">
                  <w:marLeft w:val="0"/>
                  <w:marRight w:val="0"/>
                  <w:marTop w:val="0"/>
                  <w:marBottom w:val="0"/>
                  <w:divBdr>
                    <w:top w:val="none" w:sz="0" w:space="0" w:color="auto"/>
                    <w:left w:val="none" w:sz="0" w:space="0" w:color="auto"/>
                    <w:bottom w:val="none" w:sz="0" w:space="0" w:color="auto"/>
                    <w:right w:val="none" w:sz="0" w:space="0" w:color="auto"/>
                  </w:divBdr>
                </w:div>
                <w:div w:id="136073312">
                  <w:marLeft w:val="0"/>
                  <w:marRight w:val="0"/>
                  <w:marTop w:val="0"/>
                  <w:marBottom w:val="0"/>
                  <w:divBdr>
                    <w:top w:val="none" w:sz="0" w:space="0" w:color="auto"/>
                    <w:left w:val="none" w:sz="0" w:space="0" w:color="auto"/>
                    <w:bottom w:val="none" w:sz="0" w:space="0" w:color="auto"/>
                    <w:right w:val="none" w:sz="0" w:space="0" w:color="auto"/>
                  </w:divBdr>
                </w:div>
                <w:div w:id="155152989">
                  <w:marLeft w:val="0"/>
                  <w:marRight w:val="0"/>
                  <w:marTop w:val="0"/>
                  <w:marBottom w:val="0"/>
                  <w:divBdr>
                    <w:top w:val="none" w:sz="0" w:space="0" w:color="auto"/>
                    <w:left w:val="none" w:sz="0" w:space="0" w:color="auto"/>
                    <w:bottom w:val="none" w:sz="0" w:space="0" w:color="auto"/>
                    <w:right w:val="none" w:sz="0" w:space="0" w:color="auto"/>
                  </w:divBdr>
                </w:div>
                <w:div w:id="170996671">
                  <w:marLeft w:val="0"/>
                  <w:marRight w:val="0"/>
                  <w:marTop w:val="0"/>
                  <w:marBottom w:val="0"/>
                  <w:divBdr>
                    <w:top w:val="none" w:sz="0" w:space="0" w:color="auto"/>
                    <w:left w:val="none" w:sz="0" w:space="0" w:color="auto"/>
                    <w:bottom w:val="none" w:sz="0" w:space="0" w:color="auto"/>
                    <w:right w:val="none" w:sz="0" w:space="0" w:color="auto"/>
                  </w:divBdr>
                </w:div>
                <w:div w:id="181668965">
                  <w:marLeft w:val="0"/>
                  <w:marRight w:val="0"/>
                  <w:marTop w:val="0"/>
                  <w:marBottom w:val="0"/>
                  <w:divBdr>
                    <w:top w:val="none" w:sz="0" w:space="0" w:color="auto"/>
                    <w:left w:val="none" w:sz="0" w:space="0" w:color="auto"/>
                    <w:bottom w:val="none" w:sz="0" w:space="0" w:color="auto"/>
                    <w:right w:val="none" w:sz="0" w:space="0" w:color="auto"/>
                  </w:divBdr>
                </w:div>
                <w:div w:id="519392411">
                  <w:marLeft w:val="0"/>
                  <w:marRight w:val="0"/>
                  <w:marTop w:val="0"/>
                  <w:marBottom w:val="0"/>
                  <w:divBdr>
                    <w:top w:val="none" w:sz="0" w:space="0" w:color="auto"/>
                    <w:left w:val="none" w:sz="0" w:space="0" w:color="auto"/>
                    <w:bottom w:val="none" w:sz="0" w:space="0" w:color="auto"/>
                    <w:right w:val="none" w:sz="0" w:space="0" w:color="auto"/>
                  </w:divBdr>
                </w:div>
                <w:div w:id="545875112">
                  <w:marLeft w:val="0"/>
                  <w:marRight w:val="0"/>
                  <w:marTop w:val="0"/>
                  <w:marBottom w:val="0"/>
                  <w:divBdr>
                    <w:top w:val="none" w:sz="0" w:space="0" w:color="auto"/>
                    <w:left w:val="none" w:sz="0" w:space="0" w:color="auto"/>
                    <w:bottom w:val="none" w:sz="0" w:space="0" w:color="auto"/>
                    <w:right w:val="none" w:sz="0" w:space="0" w:color="auto"/>
                  </w:divBdr>
                </w:div>
                <w:div w:id="737169469">
                  <w:marLeft w:val="0"/>
                  <w:marRight w:val="0"/>
                  <w:marTop w:val="0"/>
                  <w:marBottom w:val="0"/>
                  <w:divBdr>
                    <w:top w:val="none" w:sz="0" w:space="0" w:color="auto"/>
                    <w:left w:val="none" w:sz="0" w:space="0" w:color="auto"/>
                    <w:bottom w:val="none" w:sz="0" w:space="0" w:color="auto"/>
                    <w:right w:val="none" w:sz="0" w:space="0" w:color="auto"/>
                  </w:divBdr>
                </w:div>
                <w:div w:id="840395090">
                  <w:marLeft w:val="0"/>
                  <w:marRight w:val="0"/>
                  <w:marTop w:val="0"/>
                  <w:marBottom w:val="0"/>
                  <w:divBdr>
                    <w:top w:val="none" w:sz="0" w:space="0" w:color="auto"/>
                    <w:left w:val="none" w:sz="0" w:space="0" w:color="auto"/>
                    <w:bottom w:val="none" w:sz="0" w:space="0" w:color="auto"/>
                    <w:right w:val="none" w:sz="0" w:space="0" w:color="auto"/>
                  </w:divBdr>
                </w:div>
                <w:div w:id="1551769139">
                  <w:marLeft w:val="0"/>
                  <w:marRight w:val="0"/>
                  <w:marTop w:val="0"/>
                  <w:marBottom w:val="0"/>
                  <w:divBdr>
                    <w:top w:val="none" w:sz="0" w:space="0" w:color="auto"/>
                    <w:left w:val="none" w:sz="0" w:space="0" w:color="auto"/>
                    <w:bottom w:val="none" w:sz="0" w:space="0" w:color="auto"/>
                    <w:right w:val="none" w:sz="0" w:space="0" w:color="auto"/>
                  </w:divBdr>
                </w:div>
                <w:div w:id="1668360512">
                  <w:marLeft w:val="0"/>
                  <w:marRight w:val="0"/>
                  <w:marTop w:val="0"/>
                  <w:marBottom w:val="0"/>
                  <w:divBdr>
                    <w:top w:val="none" w:sz="0" w:space="0" w:color="auto"/>
                    <w:left w:val="none" w:sz="0" w:space="0" w:color="auto"/>
                    <w:bottom w:val="none" w:sz="0" w:space="0" w:color="auto"/>
                    <w:right w:val="none" w:sz="0" w:space="0" w:color="auto"/>
                  </w:divBdr>
                </w:div>
                <w:div w:id="1902016701">
                  <w:marLeft w:val="0"/>
                  <w:marRight w:val="0"/>
                  <w:marTop w:val="0"/>
                  <w:marBottom w:val="0"/>
                  <w:divBdr>
                    <w:top w:val="none" w:sz="0" w:space="0" w:color="auto"/>
                    <w:left w:val="none" w:sz="0" w:space="0" w:color="auto"/>
                    <w:bottom w:val="none" w:sz="0" w:space="0" w:color="auto"/>
                    <w:right w:val="none" w:sz="0" w:space="0" w:color="auto"/>
                  </w:divBdr>
                </w:div>
                <w:div w:id="2014994529">
                  <w:marLeft w:val="0"/>
                  <w:marRight w:val="0"/>
                  <w:marTop w:val="0"/>
                  <w:marBottom w:val="0"/>
                  <w:divBdr>
                    <w:top w:val="none" w:sz="0" w:space="0" w:color="auto"/>
                    <w:left w:val="none" w:sz="0" w:space="0" w:color="auto"/>
                    <w:bottom w:val="none" w:sz="0" w:space="0" w:color="auto"/>
                    <w:right w:val="none" w:sz="0" w:space="0" w:color="auto"/>
                  </w:divBdr>
                </w:div>
                <w:div w:id="2097506859">
                  <w:marLeft w:val="0"/>
                  <w:marRight w:val="0"/>
                  <w:marTop w:val="0"/>
                  <w:marBottom w:val="0"/>
                  <w:divBdr>
                    <w:top w:val="none" w:sz="0" w:space="0" w:color="auto"/>
                    <w:left w:val="none" w:sz="0" w:space="0" w:color="auto"/>
                    <w:bottom w:val="none" w:sz="0" w:space="0" w:color="auto"/>
                    <w:right w:val="none" w:sz="0" w:space="0" w:color="auto"/>
                  </w:divBdr>
                </w:div>
                <w:div w:id="2104645877">
                  <w:marLeft w:val="0"/>
                  <w:marRight w:val="0"/>
                  <w:marTop w:val="0"/>
                  <w:marBottom w:val="0"/>
                  <w:divBdr>
                    <w:top w:val="none" w:sz="0" w:space="0" w:color="auto"/>
                    <w:left w:val="none" w:sz="0" w:space="0" w:color="auto"/>
                    <w:bottom w:val="none" w:sz="0" w:space="0" w:color="auto"/>
                    <w:right w:val="none" w:sz="0" w:space="0" w:color="auto"/>
                  </w:divBdr>
                </w:div>
              </w:divsChild>
            </w:div>
            <w:div w:id="1092894120">
              <w:marLeft w:val="0"/>
              <w:marRight w:val="0"/>
              <w:marTop w:val="0"/>
              <w:marBottom w:val="0"/>
              <w:divBdr>
                <w:top w:val="none" w:sz="0" w:space="0" w:color="auto"/>
                <w:left w:val="none" w:sz="0" w:space="0" w:color="auto"/>
                <w:bottom w:val="none" w:sz="0" w:space="0" w:color="auto"/>
                <w:right w:val="none" w:sz="0" w:space="0" w:color="auto"/>
              </w:divBdr>
            </w:div>
            <w:div w:id="1331904300">
              <w:marLeft w:val="0"/>
              <w:marRight w:val="0"/>
              <w:marTop w:val="0"/>
              <w:marBottom w:val="0"/>
              <w:divBdr>
                <w:top w:val="none" w:sz="0" w:space="0" w:color="auto"/>
                <w:left w:val="none" w:sz="0" w:space="0" w:color="auto"/>
                <w:bottom w:val="none" w:sz="0" w:space="0" w:color="auto"/>
                <w:right w:val="none" w:sz="0" w:space="0" w:color="auto"/>
              </w:divBdr>
            </w:div>
            <w:div w:id="1642073096">
              <w:marLeft w:val="0"/>
              <w:marRight w:val="0"/>
              <w:marTop w:val="0"/>
              <w:marBottom w:val="0"/>
              <w:divBdr>
                <w:top w:val="none" w:sz="0" w:space="0" w:color="auto"/>
                <w:left w:val="none" w:sz="0" w:space="0" w:color="auto"/>
                <w:bottom w:val="none" w:sz="0" w:space="0" w:color="auto"/>
                <w:right w:val="none" w:sz="0" w:space="0" w:color="auto"/>
              </w:divBdr>
            </w:div>
            <w:div w:id="1827165980">
              <w:marLeft w:val="0"/>
              <w:marRight w:val="0"/>
              <w:marTop w:val="0"/>
              <w:marBottom w:val="0"/>
              <w:divBdr>
                <w:top w:val="none" w:sz="0" w:space="0" w:color="auto"/>
                <w:left w:val="none" w:sz="0" w:space="0" w:color="auto"/>
                <w:bottom w:val="none" w:sz="0" w:space="0" w:color="auto"/>
                <w:right w:val="none" w:sz="0" w:space="0" w:color="auto"/>
              </w:divBdr>
            </w:div>
            <w:div w:id="1847281554">
              <w:marLeft w:val="0"/>
              <w:marRight w:val="0"/>
              <w:marTop w:val="0"/>
              <w:marBottom w:val="0"/>
              <w:divBdr>
                <w:top w:val="none" w:sz="0" w:space="0" w:color="auto"/>
                <w:left w:val="none" w:sz="0" w:space="0" w:color="auto"/>
                <w:bottom w:val="none" w:sz="0" w:space="0" w:color="auto"/>
                <w:right w:val="none" w:sz="0" w:space="0" w:color="auto"/>
              </w:divBdr>
            </w:div>
            <w:div w:id="1886991091">
              <w:marLeft w:val="0"/>
              <w:marRight w:val="0"/>
              <w:marTop w:val="0"/>
              <w:marBottom w:val="0"/>
              <w:divBdr>
                <w:top w:val="none" w:sz="0" w:space="0" w:color="auto"/>
                <w:left w:val="none" w:sz="0" w:space="0" w:color="auto"/>
                <w:bottom w:val="none" w:sz="0" w:space="0" w:color="auto"/>
                <w:right w:val="none" w:sz="0" w:space="0" w:color="auto"/>
              </w:divBdr>
            </w:div>
            <w:div w:id="2076705286">
              <w:marLeft w:val="0"/>
              <w:marRight w:val="0"/>
              <w:marTop w:val="0"/>
              <w:marBottom w:val="0"/>
              <w:divBdr>
                <w:top w:val="none" w:sz="0" w:space="0" w:color="auto"/>
                <w:left w:val="none" w:sz="0" w:space="0" w:color="auto"/>
                <w:bottom w:val="none" w:sz="0" w:space="0" w:color="auto"/>
                <w:right w:val="none" w:sz="0" w:space="0" w:color="auto"/>
              </w:divBdr>
            </w:div>
            <w:div w:id="2116097950">
              <w:marLeft w:val="0"/>
              <w:marRight w:val="0"/>
              <w:marTop w:val="0"/>
              <w:marBottom w:val="0"/>
              <w:divBdr>
                <w:top w:val="none" w:sz="0" w:space="0" w:color="auto"/>
                <w:left w:val="none" w:sz="0" w:space="0" w:color="auto"/>
                <w:bottom w:val="none" w:sz="0" w:space="0" w:color="auto"/>
                <w:right w:val="none" w:sz="0" w:space="0" w:color="auto"/>
              </w:divBdr>
            </w:div>
          </w:divsChild>
        </w:div>
        <w:div w:id="1337608791">
          <w:marLeft w:val="0"/>
          <w:marRight w:val="0"/>
          <w:marTop w:val="0"/>
          <w:marBottom w:val="0"/>
          <w:divBdr>
            <w:top w:val="none" w:sz="0" w:space="0" w:color="auto"/>
            <w:left w:val="none" w:sz="0" w:space="0" w:color="auto"/>
            <w:bottom w:val="none" w:sz="0" w:space="0" w:color="auto"/>
            <w:right w:val="none" w:sz="0" w:space="0" w:color="auto"/>
          </w:divBdr>
          <w:divsChild>
            <w:div w:id="22823816">
              <w:marLeft w:val="0"/>
              <w:marRight w:val="0"/>
              <w:marTop w:val="0"/>
              <w:marBottom w:val="0"/>
              <w:divBdr>
                <w:top w:val="none" w:sz="0" w:space="0" w:color="auto"/>
                <w:left w:val="none" w:sz="0" w:space="0" w:color="auto"/>
                <w:bottom w:val="none" w:sz="0" w:space="0" w:color="auto"/>
                <w:right w:val="none" w:sz="0" w:space="0" w:color="auto"/>
              </w:divBdr>
            </w:div>
            <w:div w:id="418447455">
              <w:marLeft w:val="0"/>
              <w:marRight w:val="0"/>
              <w:marTop w:val="0"/>
              <w:marBottom w:val="0"/>
              <w:divBdr>
                <w:top w:val="none" w:sz="0" w:space="0" w:color="auto"/>
                <w:left w:val="none" w:sz="0" w:space="0" w:color="auto"/>
                <w:bottom w:val="none" w:sz="0" w:space="0" w:color="auto"/>
                <w:right w:val="none" w:sz="0" w:space="0" w:color="auto"/>
              </w:divBdr>
            </w:div>
            <w:div w:id="496268111">
              <w:marLeft w:val="0"/>
              <w:marRight w:val="0"/>
              <w:marTop w:val="0"/>
              <w:marBottom w:val="0"/>
              <w:divBdr>
                <w:top w:val="none" w:sz="0" w:space="0" w:color="auto"/>
                <w:left w:val="none" w:sz="0" w:space="0" w:color="auto"/>
                <w:bottom w:val="none" w:sz="0" w:space="0" w:color="auto"/>
                <w:right w:val="none" w:sz="0" w:space="0" w:color="auto"/>
              </w:divBdr>
            </w:div>
            <w:div w:id="919218462">
              <w:marLeft w:val="0"/>
              <w:marRight w:val="0"/>
              <w:marTop w:val="0"/>
              <w:marBottom w:val="0"/>
              <w:divBdr>
                <w:top w:val="none" w:sz="0" w:space="0" w:color="auto"/>
                <w:left w:val="none" w:sz="0" w:space="0" w:color="auto"/>
                <w:bottom w:val="none" w:sz="0" w:space="0" w:color="auto"/>
                <w:right w:val="none" w:sz="0" w:space="0" w:color="auto"/>
              </w:divBdr>
            </w:div>
            <w:div w:id="1070036314">
              <w:marLeft w:val="0"/>
              <w:marRight w:val="0"/>
              <w:marTop w:val="0"/>
              <w:marBottom w:val="0"/>
              <w:divBdr>
                <w:top w:val="none" w:sz="0" w:space="0" w:color="auto"/>
                <w:left w:val="none" w:sz="0" w:space="0" w:color="auto"/>
                <w:bottom w:val="none" w:sz="0" w:space="0" w:color="auto"/>
                <w:right w:val="none" w:sz="0" w:space="0" w:color="auto"/>
              </w:divBdr>
            </w:div>
            <w:div w:id="1183126479">
              <w:marLeft w:val="0"/>
              <w:marRight w:val="0"/>
              <w:marTop w:val="0"/>
              <w:marBottom w:val="0"/>
              <w:divBdr>
                <w:top w:val="none" w:sz="0" w:space="0" w:color="auto"/>
                <w:left w:val="none" w:sz="0" w:space="0" w:color="auto"/>
                <w:bottom w:val="none" w:sz="0" w:space="0" w:color="auto"/>
                <w:right w:val="none" w:sz="0" w:space="0" w:color="auto"/>
              </w:divBdr>
            </w:div>
            <w:div w:id="1211067310">
              <w:marLeft w:val="0"/>
              <w:marRight w:val="0"/>
              <w:marTop w:val="0"/>
              <w:marBottom w:val="0"/>
              <w:divBdr>
                <w:top w:val="none" w:sz="0" w:space="0" w:color="auto"/>
                <w:left w:val="none" w:sz="0" w:space="0" w:color="auto"/>
                <w:bottom w:val="none" w:sz="0" w:space="0" w:color="auto"/>
                <w:right w:val="none" w:sz="0" w:space="0" w:color="auto"/>
              </w:divBdr>
            </w:div>
            <w:div w:id="1353534408">
              <w:marLeft w:val="0"/>
              <w:marRight w:val="0"/>
              <w:marTop w:val="0"/>
              <w:marBottom w:val="0"/>
              <w:divBdr>
                <w:top w:val="none" w:sz="0" w:space="0" w:color="auto"/>
                <w:left w:val="none" w:sz="0" w:space="0" w:color="auto"/>
                <w:bottom w:val="none" w:sz="0" w:space="0" w:color="auto"/>
                <w:right w:val="none" w:sz="0" w:space="0" w:color="auto"/>
              </w:divBdr>
            </w:div>
            <w:div w:id="1380594546">
              <w:marLeft w:val="0"/>
              <w:marRight w:val="0"/>
              <w:marTop w:val="0"/>
              <w:marBottom w:val="0"/>
              <w:divBdr>
                <w:top w:val="none" w:sz="0" w:space="0" w:color="auto"/>
                <w:left w:val="none" w:sz="0" w:space="0" w:color="auto"/>
                <w:bottom w:val="none" w:sz="0" w:space="0" w:color="auto"/>
                <w:right w:val="none" w:sz="0" w:space="0" w:color="auto"/>
              </w:divBdr>
              <w:divsChild>
                <w:div w:id="230117611">
                  <w:marLeft w:val="0"/>
                  <w:marRight w:val="0"/>
                  <w:marTop w:val="0"/>
                  <w:marBottom w:val="0"/>
                  <w:divBdr>
                    <w:top w:val="none" w:sz="0" w:space="0" w:color="auto"/>
                    <w:left w:val="none" w:sz="0" w:space="0" w:color="auto"/>
                    <w:bottom w:val="none" w:sz="0" w:space="0" w:color="auto"/>
                    <w:right w:val="none" w:sz="0" w:space="0" w:color="auto"/>
                  </w:divBdr>
                </w:div>
                <w:div w:id="558321425">
                  <w:marLeft w:val="0"/>
                  <w:marRight w:val="0"/>
                  <w:marTop w:val="0"/>
                  <w:marBottom w:val="0"/>
                  <w:divBdr>
                    <w:top w:val="none" w:sz="0" w:space="0" w:color="auto"/>
                    <w:left w:val="none" w:sz="0" w:space="0" w:color="auto"/>
                    <w:bottom w:val="none" w:sz="0" w:space="0" w:color="auto"/>
                    <w:right w:val="none" w:sz="0" w:space="0" w:color="auto"/>
                  </w:divBdr>
                </w:div>
                <w:div w:id="880357843">
                  <w:marLeft w:val="0"/>
                  <w:marRight w:val="0"/>
                  <w:marTop w:val="0"/>
                  <w:marBottom w:val="0"/>
                  <w:divBdr>
                    <w:top w:val="none" w:sz="0" w:space="0" w:color="auto"/>
                    <w:left w:val="none" w:sz="0" w:space="0" w:color="auto"/>
                    <w:bottom w:val="none" w:sz="0" w:space="0" w:color="auto"/>
                    <w:right w:val="none" w:sz="0" w:space="0" w:color="auto"/>
                  </w:divBdr>
                </w:div>
                <w:div w:id="974724640">
                  <w:marLeft w:val="0"/>
                  <w:marRight w:val="0"/>
                  <w:marTop w:val="0"/>
                  <w:marBottom w:val="0"/>
                  <w:divBdr>
                    <w:top w:val="none" w:sz="0" w:space="0" w:color="auto"/>
                    <w:left w:val="none" w:sz="0" w:space="0" w:color="auto"/>
                    <w:bottom w:val="none" w:sz="0" w:space="0" w:color="auto"/>
                    <w:right w:val="none" w:sz="0" w:space="0" w:color="auto"/>
                  </w:divBdr>
                </w:div>
                <w:div w:id="1041174036">
                  <w:marLeft w:val="0"/>
                  <w:marRight w:val="0"/>
                  <w:marTop w:val="0"/>
                  <w:marBottom w:val="0"/>
                  <w:divBdr>
                    <w:top w:val="none" w:sz="0" w:space="0" w:color="auto"/>
                    <w:left w:val="none" w:sz="0" w:space="0" w:color="auto"/>
                    <w:bottom w:val="none" w:sz="0" w:space="0" w:color="auto"/>
                    <w:right w:val="none" w:sz="0" w:space="0" w:color="auto"/>
                  </w:divBdr>
                </w:div>
                <w:div w:id="1565146414">
                  <w:marLeft w:val="0"/>
                  <w:marRight w:val="0"/>
                  <w:marTop w:val="0"/>
                  <w:marBottom w:val="0"/>
                  <w:divBdr>
                    <w:top w:val="none" w:sz="0" w:space="0" w:color="auto"/>
                    <w:left w:val="none" w:sz="0" w:space="0" w:color="auto"/>
                    <w:bottom w:val="none" w:sz="0" w:space="0" w:color="auto"/>
                    <w:right w:val="none" w:sz="0" w:space="0" w:color="auto"/>
                  </w:divBdr>
                </w:div>
                <w:div w:id="1709718120">
                  <w:marLeft w:val="0"/>
                  <w:marRight w:val="0"/>
                  <w:marTop w:val="0"/>
                  <w:marBottom w:val="0"/>
                  <w:divBdr>
                    <w:top w:val="none" w:sz="0" w:space="0" w:color="auto"/>
                    <w:left w:val="none" w:sz="0" w:space="0" w:color="auto"/>
                    <w:bottom w:val="none" w:sz="0" w:space="0" w:color="auto"/>
                    <w:right w:val="none" w:sz="0" w:space="0" w:color="auto"/>
                  </w:divBdr>
                </w:div>
                <w:div w:id="1809277602">
                  <w:marLeft w:val="0"/>
                  <w:marRight w:val="0"/>
                  <w:marTop w:val="0"/>
                  <w:marBottom w:val="0"/>
                  <w:divBdr>
                    <w:top w:val="none" w:sz="0" w:space="0" w:color="auto"/>
                    <w:left w:val="none" w:sz="0" w:space="0" w:color="auto"/>
                    <w:bottom w:val="none" w:sz="0" w:space="0" w:color="auto"/>
                    <w:right w:val="none" w:sz="0" w:space="0" w:color="auto"/>
                  </w:divBdr>
                </w:div>
                <w:div w:id="1954557821">
                  <w:marLeft w:val="0"/>
                  <w:marRight w:val="0"/>
                  <w:marTop w:val="0"/>
                  <w:marBottom w:val="0"/>
                  <w:divBdr>
                    <w:top w:val="none" w:sz="0" w:space="0" w:color="auto"/>
                    <w:left w:val="none" w:sz="0" w:space="0" w:color="auto"/>
                    <w:bottom w:val="none" w:sz="0" w:space="0" w:color="auto"/>
                    <w:right w:val="none" w:sz="0" w:space="0" w:color="auto"/>
                  </w:divBdr>
                </w:div>
                <w:div w:id="2012176416">
                  <w:marLeft w:val="0"/>
                  <w:marRight w:val="0"/>
                  <w:marTop w:val="0"/>
                  <w:marBottom w:val="0"/>
                  <w:divBdr>
                    <w:top w:val="none" w:sz="0" w:space="0" w:color="auto"/>
                    <w:left w:val="none" w:sz="0" w:space="0" w:color="auto"/>
                    <w:bottom w:val="none" w:sz="0" w:space="0" w:color="auto"/>
                    <w:right w:val="none" w:sz="0" w:space="0" w:color="auto"/>
                  </w:divBdr>
                </w:div>
              </w:divsChild>
            </w:div>
            <w:div w:id="1537740054">
              <w:marLeft w:val="0"/>
              <w:marRight w:val="0"/>
              <w:marTop w:val="0"/>
              <w:marBottom w:val="0"/>
              <w:divBdr>
                <w:top w:val="none" w:sz="0" w:space="0" w:color="auto"/>
                <w:left w:val="none" w:sz="0" w:space="0" w:color="auto"/>
                <w:bottom w:val="none" w:sz="0" w:space="0" w:color="auto"/>
                <w:right w:val="none" w:sz="0" w:space="0" w:color="auto"/>
              </w:divBdr>
            </w:div>
            <w:div w:id="1827361907">
              <w:marLeft w:val="0"/>
              <w:marRight w:val="0"/>
              <w:marTop w:val="0"/>
              <w:marBottom w:val="0"/>
              <w:divBdr>
                <w:top w:val="none" w:sz="0" w:space="0" w:color="auto"/>
                <w:left w:val="none" w:sz="0" w:space="0" w:color="auto"/>
                <w:bottom w:val="none" w:sz="0" w:space="0" w:color="auto"/>
                <w:right w:val="none" w:sz="0" w:space="0" w:color="auto"/>
              </w:divBdr>
            </w:div>
          </w:divsChild>
        </w:div>
        <w:div w:id="1345323032">
          <w:marLeft w:val="0"/>
          <w:marRight w:val="0"/>
          <w:marTop w:val="0"/>
          <w:marBottom w:val="0"/>
          <w:divBdr>
            <w:top w:val="none" w:sz="0" w:space="0" w:color="auto"/>
            <w:left w:val="none" w:sz="0" w:space="0" w:color="auto"/>
            <w:bottom w:val="none" w:sz="0" w:space="0" w:color="auto"/>
            <w:right w:val="none" w:sz="0" w:space="0" w:color="auto"/>
          </w:divBdr>
          <w:divsChild>
            <w:div w:id="295643168">
              <w:marLeft w:val="0"/>
              <w:marRight w:val="0"/>
              <w:marTop w:val="0"/>
              <w:marBottom w:val="0"/>
              <w:divBdr>
                <w:top w:val="none" w:sz="0" w:space="0" w:color="auto"/>
                <w:left w:val="none" w:sz="0" w:space="0" w:color="auto"/>
                <w:bottom w:val="none" w:sz="0" w:space="0" w:color="auto"/>
                <w:right w:val="none" w:sz="0" w:space="0" w:color="auto"/>
              </w:divBdr>
            </w:div>
            <w:div w:id="529875924">
              <w:marLeft w:val="0"/>
              <w:marRight w:val="0"/>
              <w:marTop w:val="0"/>
              <w:marBottom w:val="0"/>
              <w:divBdr>
                <w:top w:val="none" w:sz="0" w:space="0" w:color="auto"/>
                <w:left w:val="none" w:sz="0" w:space="0" w:color="auto"/>
                <w:bottom w:val="none" w:sz="0" w:space="0" w:color="auto"/>
                <w:right w:val="none" w:sz="0" w:space="0" w:color="auto"/>
              </w:divBdr>
            </w:div>
            <w:div w:id="876815743">
              <w:marLeft w:val="0"/>
              <w:marRight w:val="0"/>
              <w:marTop w:val="0"/>
              <w:marBottom w:val="0"/>
              <w:divBdr>
                <w:top w:val="none" w:sz="0" w:space="0" w:color="auto"/>
                <w:left w:val="none" w:sz="0" w:space="0" w:color="auto"/>
                <w:bottom w:val="none" w:sz="0" w:space="0" w:color="auto"/>
                <w:right w:val="none" w:sz="0" w:space="0" w:color="auto"/>
              </w:divBdr>
            </w:div>
            <w:div w:id="921522737">
              <w:marLeft w:val="0"/>
              <w:marRight w:val="0"/>
              <w:marTop w:val="0"/>
              <w:marBottom w:val="0"/>
              <w:divBdr>
                <w:top w:val="none" w:sz="0" w:space="0" w:color="auto"/>
                <w:left w:val="none" w:sz="0" w:space="0" w:color="auto"/>
                <w:bottom w:val="none" w:sz="0" w:space="0" w:color="auto"/>
                <w:right w:val="none" w:sz="0" w:space="0" w:color="auto"/>
              </w:divBdr>
              <w:divsChild>
                <w:div w:id="8072593">
                  <w:marLeft w:val="0"/>
                  <w:marRight w:val="0"/>
                  <w:marTop w:val="0"/>
                  <w:marBottom w:val="0"/>
                  <w:divBdr>
                    <w:top w:val="none" w:sz="0" w:space="0" w:color="auto"/>
                    <w:left w:val="none" w:sz="0" w:space="0" w:color="auto"/>
                    <w:bottom w:val="none" w:sz="0" w:space="0" w:color="auto"/>
                    <w:right w:val="none" w:sz="0" w:space="0" w:color="auto"/>
                  </w:divBdr>
                </w:div>
                <w:div w:id="187106725">
                  <w:marLeft w:val="0"/>
                  <w:marRight w:val="0"/>
                  <w:marTop w:val="0"/>
                  <w:marBottom w:val="0"/>
                  <w:divBdr>
                    <w:top w:val="none" w:sz="0" w:space="0" w:color="auto"/>
                    <w:left w:val="none" w:sz="0" w:space="0" w:color="auto"/>
                    <w:bottom w:val="none" w:sz="0" w:space="0" w:color="auto"/>
                    <w:right w:val="none" w:sz="0" w:space="0" w:color="auto"/>
                  </w:divBdr>
                </w:div>
                <w:div w:id="345790585">
                  <w:marLeft w:val="0"/>
                  <w:marRight w:val="0"/>
                  <w:marTop w:val="0"/>
                  <w:marBottom w:val="0"/>
                  <w:divBdr>
                    <w:top w:val="none" w:sz="0" w:space="0" w:color="auto"/>
                    <w:left w:val="none" w:sz="0" w:space="0" w:color="auto"/>
                    <w:bottom w:val="none" w:sz="0" w:space="0" w:color="auto"/>
                    <w:right w:val="none" w:sz="0" w:space="0" w:color="auto"/>
                  </w:divBdr>
                </w:div>
                <w:div w:id="448546318">
                  <w:marLeft w:val="0"/>
                  <w:marRight w:val="0"/>
                  <w:marTop w:val="0"/>
                  <w:marBottom w:val="0"/>
                  <w:divBdr>
                    <w:top w:val="none" w:sz="0" w:space="0" w:color="auto"/>
                    <w:left w:val="none" w:sz="0" w:space="0" w:color="auto"/>
                    <w:bottom w:val="none" w:sz="0" w:space="0" w:color="auto"/>
                    <w:right w:val="none" w:sz="0" w:space="0" w:color="auto"/>
                  </w:divBdr>
                </w:div>
                <w:div w:id="485168510">
                  <w:marLeft w:val="0"/>
                  <w:marRight w:val="0"/>
                  <w:marTop w:val="0"/>
                  <w:marBottom w:val="0"/>
                  <w:divBdr>
                    <w:top w:val="none" w:sz="0" w:space="0" w:color="auto"/>
                    <w:left w:val="none" w:sz="0" w:space="0" w:color="auto"/>
                    <w:bottom w:val="none" w:sz="0" w:space="0" w:color="auto"/>
                    <w:right w:val="none" w:sz="0" w:space="0" w:color="auto"/>
                  </w:divBdr>
                </w:div>
                <w:div w:id="495997035">
                  <w:marLeft w:val="0"/>
                  <w:marRight w:val="0"/>
                  <w:marTop w:val="0"/>
                  <w:marBottom w:val="0"/>
                  <w:divBdr>
                    <w:top w:val="none" w:sz="0" w:space="0" w:color="auto"/>
                    <w:left w:val="none" w:sz="0" w:space="0" w:color="auto"/>
                    <w:bottom w:val="none" w:sz="0" w:space="0" w:color="auto"/>
                    <w:right w:val="none" w:sz="0" w:space="0" w:color="auto"/>
                  </w:divBdr>
                </w:div>
                <w:div w:id="543253037">
                  <w:marLeft w:val="0"/>
                  <w:marRight w:val="0"/>
                  <w:marTop w:val="0"/>
                  <w:marBottom w:val="0"/>
                  <w:divBdr>
                    <w:top w:val="none" w:sz="0" w:space="0" w:color="auto"/>
                    <w:left w:val="none" w:sz="0" w:space="0" w:color="auto"/>
                    <w:bottom w:val="none" w:sz="0" w:space="0" w:color="auto"/>
                    <w:right w:val="none" w:sz="0" w:space="0" w:color="auto"/>
                  </w:divBdr>
                </w:div>
                <w:div w:id="602614381">
                  <w:marLeft w:val="0"/>
                  <w:marRight w:val="0"/>
                  <w:marTop w:val="0"/>
                  <w:marBottom w:val="0"/>
                  <w:divBdr>
                    <w:top w:val="none" w:sz="0" w:space="0" w:color="auto"/>
                    <w:left w:val="none" w:sz="0" w:space="0" w:color="auto"/>
                    <w:bottom w:val="none" w:sz="0" w:space="0" w:color="auto"/>
                    <w:right w:val="none" w:sz="0" w:space="0" w:color="auto"/>
                  </w:divBdr>
                </w:div>
                <w:div w:id="634258968">
                  <w:marLeft w:val="0"/>
                  <w:marRight w:val="0"/>
                  <w:marTop w:val="0"/>
                  <w:marBottom w:val="0"/>
                  <w:divBdr>
                    <w:top w:val="none" w:sz="0" w:space="0" w:color="auto"/>
                    <w:left w:val="none" w:sz="0" w:space="0" w:color="auto"/>
                    <w:bottom w:val="none" w:sz="0" w:space="0" w:color="auto"/>
                    <w:right w:val="none" w:sz="0" w:space="0" w:color="auto"/>
                  </w:divBdr>
                </w:div>
                <w:div w:id="843283869">
                  <w:marLeft w:val="0"/>
                  <w:marRight w:val="0"/>
                  <w:marTop w:val="0"/>
                  <w:marBottom w:val="0"/>
                  <w:divBdr>
                    <w:top w:val="none" w:sz="0" w:space="0" w:color="auto"/>
                    <w:left w:val="none" w:sz="0" w:space="0" w:color="auto"/>
                    <w:bottom w:val="none" w:sz="0" w:space="0" w:color="auto"/>
                    <w:right w:val="none" w:sz="0" w:space="0" w:color="auto"/>
                  </w:divBdr>
                </w:div>
                <w:div w:id="908223120">
                  <w:marLeft w:val="0"/>
                  <w:marRight w:val="0"/>
                  <w:marTop w:val="0"/>
                  <w:marBottom w:val="0"/>
                  <w:divBdr>
                    <w:top w:val="none" w:sz="0" w:space="0" w:color="auto"/>
                    <w:left w:val="none" w:sz="0" w:space="0" w:color="auto"/>
                    <w:bottom w:val="none" w:sz="0" w:space="0" w:color="auto"/>
                    <w:right w:val="none" w:sz="0" w:space="0" w:color="auto"/>
                  </w:divBdr>
                </w:div>
                <w:div w:id="1120295028">
                  <w:marLeft w:val="0"/>
                  <w:marRight w:val="0"/>
                  <w:marTop w:val="0"/>
                  <w:marBottom w:val="0"/>
                  <w:divBdr>
                    <w:top w:val="none" w:sz="0" w:space="0" w:color="auto"/>
                    <w:left w:val="none" w:sz="0" w:space="0" w:color="auto"/>
                    <w:bottom w:val="none" w:sz="0" w:space="0" w:color="auto"/>
                    <w:right w:val="none" w:sz="0" w:space="0" w:color="auto"/>
                  </w:divBdr>
                </w:div>
                <w:div w:id="1306934275">
                  <w:marLeft w:val="0"/>
                  <w:marRight w:val="0"/>
                  <w:marTop w:val="0"/>
                  <w:marBottom w:val="0"/>
                  <w:divBdr>
                    <w:top w:val="none" w:sz="0" w:space="0" w:color="auto"/>
                    <w:left w:val="none" w:sz="0" w:space="0" w:color="auto"/>
                    <w:bottom w:val="none" w:sz="0" w:space="0" w:color="auto"/>
                    <w:right w:val="none" w:sz="0" w:space="0" w:color="auto"/>
                  </w:divBdr>
                </w:div>
                <w:div w:id="1680038779">
                  <w:marLeft w:val="0"/>
                  <w:marRight w:val="0"/>
                  <w:marTop w:val="0"/>
                  <w:marBottom w:val="0"/>
                  <w:divBdr>
                    <w:top w:val="none" w:sz="0" w:space="0" w:color="auto"/>
                    <w:left w:val="none" w:sz="0" w:space="0" w:color="auto"/>
                    <w:bottom w:val="none" w:sz="0" w:space="0" w:color="auto"/>
                    <w:right w:val="none" w:sz="0" w:space="0" w:color="auto"/>
                  </w:divBdr>
                </w:div>
                <w:div w:id="1841003346">
                  <w:marLeft w:val="0"/>
                  <w:marRight w:val="0"/>
                  <w:marTop w:val="0"/>
                  <w:marBottom w:val="0"/>
                  <w:divBdr>
                    <w:top w:val="none" w:sz="0" w:space="0" w:color="auto"/>
                    <w:left w:val="none" w:sz="0" w:space="0" w:color="auto"/>
                    <w:bottom w:val="none" w:sz="0" w:space="0" w:color="auto"/>
                    <w:right w:val="none" w:sz="0" w:space="0" w:color="auto"/>
                  </w:divBdr>
                </w:div>
                <w:div w:id="1924870171">
                  <w:marLeft w:val="0"/>
                  <w:marRight w:val="0"/>
                  <w:marTop w:val="0"/>
                  <w:marBottom w:val="0"/>
                  <w:divBdr>
                    <w:top w:val="none" w:sz="0" w:space="0" w:color="auto"/>
                    <w:left w:val="none" w:sz="0" w:space="0" w:color="auto"/>
                    <w:bottom w:val="none" w:sz="0" w:space="0" w:color="auto"/>
                    <w:right w:val="none" w:sz="0" w:space="0" w:color="auto"/>
                  </w:divBdr>
                </w:div>
              </w:divsChild>
            </w:div>
            <w:div w:id="1048603549">
              <w:marLeft w:val="0"/>
              <w:marRight w:val="0"/>
              <w:marTop w:val="0"/>
              <w:marBottom w:val="0"/>
              <w:divBdr>
                <w:top w:val="none" w:sz="0" w:space="0" w:color="auto"/>
                <w:left w:val="none" w:sz="0" w:space="0" w:color="auto"/>
                <w:bottom w:val="none" w:sz="0" w:space="0" w:color="auto"/>
                <w:right w:val="none" w:sz="0" w:space="0" w:color="auto"/>
              </w:divBdr>
            </w:div>
            <w:div w:id="1090589633">
              <w:marLeft w:val="0"/>
              <w:marRight w:val="0"/>
              <w:marTop w:val="0"/>
              <w:marBottom w:val="0"/>
              <w:divBdr>
                <w:top w:val="none" w:sz="0" w:space="0" w:color="auto"/>
                <w:left w:val="none" w:sz="0" w:space="0" w:color="auto"/>
                <w:bottom w:val="none" w:sz="0" w:space="0" w:color="auto"/>
                <w:right w:val="none" w:sz="0" w:space="0" w:color="auto"/>
              </w:divBdr>
            </w:div>
            <w:div w:id="1133520020">
              <w:marLeft w:val="0"/>
              <w:marRight w:val="0"/>
              <w:marTop w:val="0"/>
              <w:marBottom w:val="0"/>
              <w:divBdr>
                <w:top w:val="none" w:sz="0" w:space="0" w:color="auto"/>
                <w:left w:val="none" w:sz="0" w:space="0" w:color="auto"/>
                <w:bottom w:val="none" w:sz="0" w:space="0" w:color="auto"/>
                <w:right w:val="none" w:sz="0" w:space="0" w:color="auto"/>
              </w:divBdr>
            </w:div>
            <w:div w:id="1226842037">
              <w:marLeft w:val="0"/>
              <w:marRight w:val="0"/>
              <w:marTop w:val="0"/>
              <w:marBottom w:val="0"/>
              <w:divBdr>
                <w:top w:val="none" w:sz="0" w:space="0" w:color="auto"/>
                <w:left w:val="none" w:sz="0" w:space="0" w:color="auto"/>
                <w:bottom w:val="none" w:sz="0" w:space="0" w:color="auto"/>
                <w:right w:val="none" w:sz="0" w:space="0" w:color="auto"/>
              </w:divBdr>
            </w:div>
            <w:div w:id="1422994945">
              <w:marLeft w:val="0"/>
              <w:marRight w:val="0"/>
              <w:marTop w:val="0"/>
              <w:marBottom w:val="0"/>
              <w:divBdr>
                <w:top w:val="none" w:sz="0" w:space="0" w:color="auto"/>
                <w:left w:val="none" w:sz="0" w:space="0" w:color="auto"/>
                <w:bottom w:val="none" w:sz="0" w:space="0" w:color="auto"/>
                <w:right w:val="none" w:sz="0" w:space="0" w:color="auto"/>
              </w:divBdr>
            </w:div>
            <w:div w:id="1662586807">
              <w:marLeft w:val="0"/>
              <w:marRight w:val="0"/>
              <w:marTop w:val="0"/>
              <w:marBottom w:val="0"/>
              <w:divBdr>
                <w:top w:val="none" w:sz="0" w:space="0" w:color="auto"/>
                <w:left w:val="none" w:sz="0" w:space="0" w:color="auto"/>
                <w:bottom w:val="none" w:sz="0" w:space="0" w:color="auto"/>
                <w:right w:val="none" w:sz="0" w:space="0" w:color="auto"/>
              </w:divBdr>
            </w:div>
            <w:div w:id="1667512545">
              <w:marLeft w:val="0"/>
              <w:marRight w:val="0"/>
              <w:marTop w:val="0"/>
              <w:marBottom w:val="0"/>
              <w:divBdr>
                <w:top w:val="none" w:sz="0" w:space="0" w:color="auto"/>
                <w:left w:val="none" w:sz="0" w:space="0" w:color="auto"/>
                <w:bottom w:val="none" w:sz="0" w:space="0" w:color="auto"/>
                <w:right w:val="none" w:sz="0" w:space="0" w:color="auto"/>
              </w:divBdr>
            </w:div>
            <w:div w:id="1832330356">
              <w:marLeft w:val="0"/>
              <w:marRight w:val="0"/>
              <w:marTop w:val="0"/>
              <w:marBottom w:val="0"/>
              <w:divBdr>
                <w:top w:val="none" w:sz="0" w:space="0" w:color="auto"/>
                <w:left w:val="none" w:sz="0" w:space="0" w:color="auto"/>
                <w:bottom w:val="none" w:sz="0" w:space="0" w:color="auto"/>
                <w:right w:val="none" w:sz="0" w:space="0" w:color="auto"/>
              </w:divBdr>
            </w:div>
            <w:div w:id="1861553124">
              <w:marLeft w:val="0"/>
              <w:marRight w:val="0"/>
              <w:marTop w:val="0"/>
              <w:marBottom w:val="0"/>
              <w:divBdr>
                <w:top w:val="none" w:sz="0" w:space="0" w:color="auto"/>
                <w:left w:val="none" w:sz="0" w:space="0" w:color="auto"/>
                <w:bottom w:val="none" w:sz="0" w:space="0" w:color="auto"/>
                <w:right w:val="none" w:sz="0" w:space="0" w:color="auto"/>
              </w:divBdr>
            </w:div>
            <w:div w:id="1985117836">
              <w:marLeft w:val="0"/>
              <w:marRight w:val="0"/>
              <w:marTop w:val="0"/>
              <w:marBottom w:val="0"/>
              <w:divBdr>
                <w:top w:val="none" w:sz="0" w:space="0" w:color="auto"/>
                <w:left w:val="none" w:sz="0" w:space="0" w:color="auto"/>
                <w:bottom w:val="none" w:sz="0" w:space="0" w:color="auto"/>
                <w:right w:val="none" w:sz="0" w:space="0" w:color="auto"/>
              </w:divBdr>
            </w:div>
            <w:div w:id="2041931068">
              <w:marLeft w:val="0"/>
              <w:marRight w:val="0"/>
              <w:marTop w:val="0"/>
              <w:marBottom w:val="0"/>
              <w:divBdr>
                <w:top w:val="none" w:sz="0" w:space="0" w:color="auto"/>
                <w:left w:val="none" w:sz="0" w:space="0" w:color="auto"/>
                <w:bottom w:val="none" w:sz="0" w:space="0" w:color="auto"/>
                <w:right w:val="none" w:sz="0" w:space="0" w:color="auto"/>
              </w:divBdr>
            </w:div>
            <w:div w:id="2105299368">
              <w:marLeft w:val="0"/>
              <w:marRight w:val="0"/>
              <w:marTop w:val="0"/>
              <w:marBottom w:val="0"/>
              <w:divBdr>
                <w:top w:val="none" w:sz="0" w:space="0" w:color="auto"/>
                <w:left w:val="none" w:sz="0" w:space="0" w:color="auto"/>
                <w:bottom w:val="none" w:sz="0" w:space="0" w:color="auto"/>
                <w:right w:val="none" w:sz="0" w:space="0" w:color="auto"/>
              </w:divBdr>
            </w:div>
            <w:div w:id="2123530004">
              <w:marLeft w:val="0"/>
              <w:marRight w:val="0"/>
              <w:marTop w:val="0"/>
              <w:marBottom w:val="0"/>
              <w:divBdr>
                <w:top w:val="none" w:sz="0" w:space="0" w:color="auto"/>
                <w:left w:val="none" w:sz="0" w:space="0" w:color="auto"/>
                <w:bottom w:val="none" w:sz="0" w:space="0" w:color="auto"/>
                <w:right w:val="none" w:sz="0" w:space="0" w:color="auto"/>
              </w:divBdr>
            </w:div>
          </w:divsChild>
        </w:div>
        <w:div w:id="1350985735">
          <w:marLeft w:val="0"/>
          <w:marRight w:val="0"/>
          <w:marTop w:val="0"/>
          <w:marBottom w:val="0"/>
          <w:divBdr>
            <w:top w:val="none" w:sz="0" w:space="0" w:color="auto"/>
            <w:left w:val="none" w:sz="0" w:space="0" w:color="auto"/>
            <w:bottom w:val="none" w:sz="0" w:space="0" w:color="auto"/>
            <w:right w:val="none" w:sz="0" w:space="0" w:color="auto"/>
          </w:divBdr>
          <w:divsChild>
            <w:div w:id="259799905">
              <w:marLeft w:val="0"/>
              <w:marRight w:val="0"/>
              <w:marTop w:val="0"/>
              <w:marBottom w:val="0"/>
              <w:divBdr>
                <w:top w:val="none" w:sz="0" w:space="0" w:color="auto"/>
                <w:left w:val="none" w:sz="0" w:space="0" w:color="auto"/>
                <w:bottom w:val="none" w:sz="0" w:space="0" w:color="auto"/>
                <w:right w:val="none" w:sz="0" w:space="0" w:color="auto"/>
              </w:divBdr>
            </w:div>
            <w:div w:id="385374127">
              <w:marLeft w:val="0"/>
              <w:marRight w:val="0"/>
              <w:marTop w:val="0"/>
              <w:marBottom w:val="0"/>
              <w:divBdr>
                <w:top w:val="none" w:sz="0" w:space="0" w:color="auto"/>
                <w:left w:val="none" w:sz="0" w:space="0" w:color="auto"/>
                <w:bottom w:val="none" w:sz="0" w:space="0" w:color="auto"/>
                <w:right w:val="none" w:sz="0" w:space="0" w:color="auto"/>
              </w:divBdr>
            </w:div>
            <w:div w:id="483670783">
              <w:marLeft w:val="0"/>
              <w:marRight w:val="0"/>
              <w:marTop w:val="0"/>
              <w:marBottom w:val="0"/>
              <w:divBdr>
                <w:top w:val="none" w:sz="0" w:space="0" w:color="auto"/>
                <w:left w:val="none" w:sz="0" w:space="0" w:color="auto"/>
                <w:bottom w:val="none" w:sz="0" w:space="0" w:color="auto"/>
                <w:right w:val="none" w:sz="0" w:space="0" w:color="auto"/>
              </w:divBdr>
            </w:div>
            <w:div w:id="484736348">
              <w:marLeft w:val="0"/>
              <w:marRight w:val="0"/>
              <w:marTop w:val="0"/>
              <w:marBottom w:val="0"/>
              <w:divBdr>
                <w:top w:val="none" w:sz="0" w:space="0" w:color="auto"/>
                <w:left w:val="none" w:sz="0" w:space="0" w:color="auto"/>
                <w:bottom w:val="none" w:sz="0" w:space="0" w:color="auto"/>
                <w:right w:val="none" w:sz="0" w:space="0" w:color="auto"/>
              </w:divBdr>
            </w:div>
            <w:div w:id="713504430">
              <w:marLeft w:val="0"/>
              <w:marRight w:val="0"/>
              <w:marTop w:val="0"/>
              <w:marBottom w:val="0"/>
              <w:divBdr>
                <w:top w:val="none" w:sz="0" w:space="0" w:color="auto"/>
                <w:left w:val="none" w:sz="0" w:space="0" w:color="auto"/>
                <w:bottom w:val="none" w:sz="0" w:space="0" w:color="auto"/>
                <w:right w:val="none" w:sz="0" w:space="0" w:color="auto"/>
              </w:divBdr>
              <w:divsChild>
                <w:div w:id="73666807">
                  <w:marLeft w:val="0"/>
                  <w:marRight w:val="0"/>
                  <w:marTop w:val="0"/>
                  <w:marBottom w:val="0"/>
                  <w:divBdr>
                    <w:top w:val="none" w:sz="0" w:space="0" w:color="auto"/>
                    <w:left w:val="none" w:sz="0" w:space="0" w:color="auto"/>
                    <w:bottom w:val="none" w:sz="0" w:space="0" w:color="auto"/>
                    <w:right w:val="none" w:sz="0" w:space="0" w:color="auto"/>
                  </w:divBdr>
                </w:div>
                <w:div w:id="227693218">
                  <w:marLeft w:val="0"/>
                  <w:marRight w:val="0"/>
                  <w:marTop w:val="0"/>
                  <w:marBottom w:val="0"/>
                  <w:divBdr>
                    <w:top w:val="none" w:sz="0" w:space="0" w:color="auto"/>
                    <w:left w:val="none" w:sz="0" w:space="0" w:color="auto"/>
                    <w:bottom w:val="none" w:sz="0" w:space="0" w:color="auto"/>
                    <w:right w:val="none" w:sz="0" w:space="0" w:color="auto"/>
                  </w:divBdr>
                </w:div>
                <w:div w:id="307370412">
                  <w:marLeft w:val="0"/>
                  <w:marRight w:val="0"/>
                  <w:marTop w:val="0"/>
                  <w:marBottom w:val="0"/>
                  <w:divBdr>
                    <w:top w:val="none" w:sz="0" w:space="0" w:color="auto"/>
                    <w:left w:val="none" w:sz="0" w:space="0" w:color="auto"/>
                    <w:bottom w:val="none" w:sz="0" w:space="0" w:color="auto"/>
                    <w:right w:val="none" w:sz="0" w:space="0" w:color="auto"/>
                  </w:divBdr>
                </w:div>
                <w:div w:id="936058516">
                  <w:marLeft w:val="0"/>
                  <w:marRight w:val="0"/>
                  <w:marTop w:val="0"/>
                  <w:marBottom w:val="0"/>
                  <w:divBdr>
                    <w:top w:val="none" w:sz="0" w:space="0" w:color="auto"/>
                    <w:left w:val="none" w:sz="0" w:space="0" w:color="auto"/>
                    <w:bottom w:val="none" w:sz="0" w:space="0" w:color="auto"/>
                    <w:right w:val="none" w:sz="0" w:space="0" w:color="auto"/>
                  </w:divBdr>
                </w:div>
                <w:div w:id="1034843213">
                  <w:marLeft w:val="0"/>
                  <w:marRight w:val="0"/>
                  <w:marTop w:val="0"/>
                  <w:marBottom w:val="0"/>
                  <w:divBdr>
                    <w:top w:val="none" w:sz="0" w:space="0" w:color="auto"/>
                    <w:left w:val="none" w:sz="0" w:space="0" w:color="auto"/>
                    <w:bottom w:val="none" w:sz="0" w:space="0" w:color="auto"/>
                    <w:right w:val="none" w:sz="0" w:space="0" w:color="auto"/>
                  </w:divBdr>
                </w:div>
                <w:div w:id="1569537892">
                  <w:marLeft w:val="0"/>
                  <w:marRight w:val="0"/>
                  <w:marTop w:val="0"/>
                  <w:marBottom w:val="0"/>
                  <w:divBdr>
                    <w:top w:val="none" w:sz="0" w:space="0" w:color="auto"/>
                    <w:left w:val="none" w:sz="0" w:space="0" w:color="auto"/>
                    <w:bottom w:val="none" w:sz="0" w:space="0" w:color="auto"/>
                    <w:right w:val="none" w:sz="0" w:space="0" w:color="auto"/>
                  </w:divBdr>
                </w:div>
                <w:div w:id="1596398407">
                  <w:marLeft w:val="0"/>
                  <w:marRight w:val="0"/>
                  <w:marTop w:val="0"/>
                  <w:marBottom w:val="0"/>
                  <w:divBdr>
                    <w:top w:val="none" w:sz="0" w:space="0" w:color="auto"/>
                    <w:left w:val="none" w:sz="0" w:space="0" w:color="auto"/>
                    <w:bottom w:val="none" w:sz="0" w:space="0" w:color="auto"/>
                    <w:right w:val="none" w:sz="0" w:space="0" w:color="auto"/>
                  </w:divBdr>
                </w:div>
                <w:div w:id="1871532940">
                  <w:marLeft w:val="0"/>
                  <w:marRight w:val="0"/>
                  <w:marTop w:val="0"/>
                  <w:marBottom w:val="0"/>
                  <w:divBdr>
                    <w:top w:val="none" w:sz="0" w:space="0" w:color="auto"/>
                    <w:left w:val="none" w:sz="0" w:space="0" w:color="auto"/>
                    <w:bottom w:val="none" w:sz="0" w:space="0" w:color="auto"/>
                    <w:right w:val="none" w:sz="0" w:space="0" w:color="auto"/>
                  </w:divBdr>
                </w:div>
                <w:div w:id="1984305794">
                  <w:marLeft w:val="0"/>
                  <w:marRight w:val="0"/>
                  <w:marTop w:val="0"/>
                  <w:marBottom w:val="0"/>
                  <w:divBdr>
                    <w:top w:val="none" w:sz="0" w:space="0" w:color="auto"/>
                    <w:left w:val="none" w:sz="0" w:space="0" w:color="auto"/>
                    <w:bottom w:val="none" w:sz="0" w:space="0" w:color="auto"/>
                    <w:right w:val="none" w:sz="0" w:space="0" w:color="auto"/>
                  </w:divBdr>
                </w:div>
              </w:divsChild>
            </w:div>
            <w:div w:id="758599156">
              <w:marLeft w:val="0"/>
              <w:marRight w:val="0"/>
              <w:marTop w:val="0"/>
              <w:marBottom w:val="0"/>
              <w:divBdr>
                <w:top w:val="none" w:sz="0" w:space="0" w:color="auto"/>
                <w:left w:val="none" w:sz="0" w:space="0" w:color="auto"/>
                <w:bottom w:val="none" w:sz="0" w:space="0" w:color="auto"/>
                <w:right w:val="none" w:sz="0" w:space="0" w:color="auto"/>
              </w:divBdr>
            </w:div>
            <w:div w:id="1482499642">
              <w:marLeft w:val="0"/>
              <w:marRight w:val="0"/>
              <w:marTop w:val="0"/>
              <w:marBottom w:val="0"/>
              <w:divBdr>
                <w:top w:val="none" w:sz="0" w:space="0" w:color="auto"/>
                <w:left w:val="none" w:sz="0" w:space="0" w:color="auto"/>
                <w:bottom w:val="none" w:sz="0" w:space="0" w:color="auto"/>
                <w:right w:val="none" w:sz="0" w:space="0" w:color="auto"/>
              </w:divBdr>
            </w:div>
            <w:div w:id="1710883303">
              <w:marLeft w:val="0"/>
              <w:marRight w:val="0"/>
              <w:marTop w:val="0"/>
              <w:marBottom w:val="0"/>
              <w:divBdr>
                <w:top w:val="none" w:sz="0" w:space="0" w:color="auto"/>
                <w:left w:val="none" w:sz="0" w:space="0" w:color="auto"/>
                <w:bottom w:val="none" w:sz="0" w:space="0" w:color="auto"/>
                <w:right w:val="none" w:sz="0" w:space="0" w:color="auto"/>
              </w:divBdr>
            </w:div>
            <w:div w:id="1744793207">
              <w:marLeft w:val="0"/>
              <w:marRight w:val="0"/>
              <w:marTop w:val="0"/>
              <w:marBottom w:val="0"/>
              <w:divBdr>
                <w:top w:val="none" w:sz="0" w:space="0" w:color="auto"/>
                <w:left w:val="none" w:sz="0" w:space="0" w:color="auto"/>
                <w:bottom w:val="none" w:sz="0" w:space="0" w:color="auto"/>
                <w:right w:val="none" w:sz="0" w:space="0" w:color="auto"/>
              </w:divBdr>
            </w:div>
            <w:div w:id="1840846253">
              <w:marLeft w:val="0"/>
              <w:marRight w:val="0"/>
              <w:marTop w:val="0"/>
              <w:marBottom w:val="0"/>
              <w:divBdr>
                <w:top w:val="none" w:sz="0" w:space="0" w:color="auto"/>
                <w:left w:val="none" w:sz="0" w:space="0" w:color="auto"/>
                <w:bottom w:val="none" w:sz="0" w:space="0" w:color="auto"/>
                <w:right w:val="none" w:sz="0" w:space="0" w:color="auto"/>
              </w:divBdr>
            </w:div>
          </w:divsChild>
        </w:div>
        <w:div w:id="1363632595">
          <w:marLeft w:val="0"/>
          <w:marRight w:val="0"/>
          <w:marTop w:val="0"/>
          <w:marBottom w:val="0"/>
          <w:divBdr>
            <w:top w:val="none" w:sz="0" w:space="0" w:color="auto"/>
            <w:left w:val="none" w:sz="0" w:space="0" w:color="auto"/>
            <w:bottom w:val="none" w:sz="0" w:space="0" w:color="auto"/>
            <w:right w:val="none" w:sz="0" w:space="0" w:color="auto"/>
          </w:divBdr>
          <w:divsChild>
            <w:div w:id="217664630">
              <w:marLeft w:val="0"/>
              <w:marRight w:val="0"/>
              <w:marTop w:val="0"/>
              <w:marBottom w:val="0"/>
              <w:divBdr>
                <w:top w:val="none" w:sz="0" w:space="0" w:color="auto"/>
                <w:left w:val="none" w:sz="0" w:space="0" w:color="auto"/>
                <w:bottom w:val="none" w:sz="0" w:space="0" w:color="auto"/>
                <w:right w:val="none" w:sz="0" w:space="0" w:color="auto"/>
              </w:divBdr>
            </w:div>
            <w:div w:id="499271552">
              <w:marLeft w:val="0"/>
              <w:marRight w:val="0"/>
              <w:marTop w:val="0"/>
              <w:marBottom w:val="0"/>
              <w:divBdr>
                <w:top w:val="none" w:sz="0" w:space="0" w:color="auto"/>
                <w:left w:val="none" w:sz="0" w:space="0" w:color="auto"/>
                <w:bottom w:val="none" w:sz="0" w:space="0" w:color="auto"/>
                <w:right w:val="none" w:sz="0" w:space="0" w:color="auto"/>
              </w:divBdr>
            </w:div>
            <w:div w:id="840966291">
              <w:marLeft w:val="0"/>
              <w:marRight w:val="0"/>
              <w:marTop w:val="0"/>
              <w:marBottom w:val="0"/>
              <w:divBdr>
                <w:top w:val="none" w:sz="0" w:space="0" w:color="auto"/>
                <w:left w:val="none" w:sz="0" w:space="0" w:color="auto"/>
                <w:bottom w:val="none" w:sz="0" w:space="0" w:color="auto"/>
                <w:right w:val="none" w:sz="0" w:space="0" w:color="auto"/>
              </w:divBdr>
              <w:divsChild>
                <w:div w:id="216935021">
                  <w:marLeft w:val="0"/>
                  <w:marRight w:val="0"/>
                  <w:marTop w:val="0"/>
                  <w:marBottom w:val="0"/>
                  <w:divBdr>
                    <w:top w:val="none" w:sz="0" w:space="0" w:color="auto"/>
                    <w:left w:val="none" w:sz="0" w:space="0" w:color="auto"/>
                    <w:bottom w:val="none" w:sz="0" w:space="0" w:color="auto"/>
                    <w:right w:val="none" w:sz="0" w:space="0" w:color="auto"/>
                  </w:divBdr>
                </w:div>
                <w:div w:id="313998176">
                  <w:marLeft w:val="0"/>
                  <w:marRight w:val="0"/>
                  <w:marTop w:val="0"/>
                  <w:marBottom w:val="0"/>
                  <w:divBdr>
                    <w:top w:val="none" w:sz="0" w:space="0" w:color="auto"/>
                    <w:left w:val="none" w:sz="0" w:space="0" w:color="auto"/>
                    <w:bottom w:val="none" w:sz="0" w:space="0" w:color="auto"/>
                    <w:right w:val="none" w:sz="0" w:space="0" w:color="auto"/>
                  </w:divBdr>
                </w:div>
                <w:div w:id="415247148">
                  <w:marLeft w:val="0"/>
                  <w:marRight w:val="0"/>
                  <w:marTop w:val="0"/>
                  <w:marBottom w:val="0"/>
                  <w:divBdr>
                    <w:top w:val="none" w:sz="0" w:space="0" w:color="auto"/>
                    <w:left w:val="none" w:sz="0" w:space="0" w:color="auto"/>
                    <w:bottom w:val="none" w:sz="0" w:space="0" w:color="auto"/>
                    <w:right w:val="none" w:sz="0" w:space="0" w:color="auto"/>
                  </w:divBdr>
                </w:div>
                <w:div w:id="917860148">
                  <w:marLeft w:val="0"/>
                  <w:marRight w:val="0"/>
                  <w:marTop w:val="0"/>
                  <w:marBottom w:val="0"/>
                  <w:divBdr>
                    <w:top w:val="none" w:sz="0" w:space="0" w:color="auto"/>
                    <w:left w:val="none" w:sz="0" w:space="0" w:color="auto"/>
                    <w:bottom w:val="none" w:sz="0" w:space="0" w:color="auto"/>
                    <w:right w:val="none" w:sz="0" w:space="0" w:color="auto"/>
                  </w:divBdr>
                </w:div>
                <w:div w:id="1071854501">
                  <w:marLeft w:val="0"/>
                  <w:marRight w:val="0"/>
                  <w:marTop w:val="0"/>
                  <w:marBottom w:val="0"/>
                  <w:divBdr>
                    <w:top w:val="none" w:sz="0" w:space="0" w:color="auto"/>
                    <w:left w:val="none" w:sz="0" w:space="0" w:color="auto"/>
                    <w:bottom w:val="none" w:sz="0" w:space="0" w:color="auto"/>
                    <w:right w:val="none" w:sz="0" w:space="0" w:color="auto"/>
                  </w:divBdr>
                </w:div>
                <w:div w:id="1145777579">
                  <w:marLeft w:val="0"/>
                  <w:marRight w:val="0"/>
                  <w:marTop w:val="0"/>
                  <w:marBottom w:val="0"/>
                  <w:divBdr>
                    <w:top w:val="none" w:sz="0" w:space="0" w:color="auto"/>
                    <w:left w:val="none" w:sz="0" w:space="0" w:color="auto"/>
                    <w:bottom w:val="none" w:sz="0" w:space="0" w:color="auto"/>
                    <w:right w:val="none" w:sz="0" w:space="0" w:color="auto"/>
                  </w:divBdr>
                </w:div>
                <w:div w:id="1244291007">
                  <w:marLeft w:val="0"/>
                  <w:marRight w:val="0"/>
                  <w:marTop w:val="0"/>
                  <w:marBottom w:val="0"/>
                  <w:divBdr>
                    <w:top w:val="none" w:sz="0" w:space="0" w:color="auto"/>
                    <w:left w:val="none" w:sz="0" w:space="0" w:color="auto"/>
                    <w:bottom w:val="none" w:sz="0" w:space="0" w:color="auto"/>
                    <w:right w:val="none" w:sz="0" w:space="0" w:color="auto"/>
                  </w:divBdr>
                </w:div>
                <w:div w:id="1272084632">
                  <w:marLeft w:val="0"/>
                  <w:marRight w:val="0"/>
                  <w:marTop w:val="0"/>
                  <w:marBottom w:val="0"/>
                  <w:divBdr>
                    <w:top w:val="none" w:sz="0" w:space="0" w:color="auto"/>
                    <w:left w:val="none" w:sz="0" w:space="0" w:color="auto"/>
                    <w:bottom w:val="none" w:sz="0" w:space="0" w:color="auto"/>
                    <w:right w:val="none" w:sz="0" w:space="0" w:color="auto"/>
                  </w:divBdr>
                </w:div>
                <w:div w:id="1374621881">
                  <w:marLeft w:val="0"/>
                  <w:marRight w:val="0"/>
                  <w:marTop w:val="0"/>
                  <w:marBottom w:val="0"/>
                  <w:divBdr>
                    <w:top w:val="none" w:sz="0" w:space="0" w:color="auto"/>
                    <w:left w:val="none" w:sz="0" w:space="0" w:color="auto"/>
                    <w:bottom w:val="none" w:sz="0" w:space="0" w:color="auto"/>
                    <w:right w:val="none" w:sz="0" w:space="0" w:color="auto"/>
                  </w:divBdr>
                </w:div>
                <w:div w:id="2037610849">
                  <w:marLeft w:val="0"/>
                  <w:marRight w:val="0"/>
                  <w:marTop w:val="0"/>
                  <w:marBottom w:val="0"/>
                  <w:divBdr>
                    <w:top w:val="none" w:sz="0" w:space="0" w:color="auto"/>
                    <w:left w:val="none" w:sz="0" w:space="0" w:color="auto"/>
                    <w:bottom w:val="none" w:sz="0" w:space="0" w:color="auto"/>
                    <w:right w:val="none" w:sz="0" w:space="0" w:color="auto"/>
                  </w:divBdr>
                </w:div>
              </w:divsChild>
            </w:div>
            <w:div w:id="950286979">
              <w:marLeft w:val="0"/>
              <w:marRight w:val="0"/>
              <w:marTop w:val="0"/>
              <w:marBottom w:val="0"/>
              <w:divBdr>
                <w:top w:val="none" w:sz="0" w:space="0" w:color="auto"/>
                <w:left w:val="none" w:sz="0" w:space="0" w:color="auto"/>
                <w:bottom w:val="none" w:sz="0" w:space="0" w:color="auto"/>
                <w:right w:val="none" w:sz="0" w:space="0" w:color="auto"/>
              </w:divBdr>
            </w:div>
            <w:div w:id="1001860271">
              <w:marLeft w:val="0"/>
              <w:marRight w:val="0"/>
              <w:marTop w:val="0"/>
              <w:marBottom w:val="0"/>
              <w:divBdr>
                <w:top w:val="none" w:sz="0" w:space="0" w:color="auto"/>
                <w:left w:val="none" w:sz="0" w:space="0" w:color="auto"/>
                <w:bottom w:val="none" w:sz="0" w:space="0" w:color="auto"/>
                <w:right w:val="none" w:sz="0" w:space="0" w:color="auto"/>
              </w:divBdr>
            </w:div>
            <w:div w:id="1044525319">
              <w:marLeft w:val="0"/>
              <w:marRight w:val="0"/>
              <w:marTop w:val="0"/>
              <w:marBottom w:val="0"/>
              <w:divBdr>
                <w:top w:val="none" w:sz="0" w:space="0" w:color="auto"/>
                <w:left w:val="none" w:sz="0" w:space="0" w:color="auto"/>
                <w:bottom w:val="none" w:sz="0" w:space="0" w:color="auto"/>
                <w:right w:val="none" w:sz="0" w:space="0" w:color="auto"/>
              </w:divBdr>
            </w:div>
            <w:div w:id="1204906275">
              <w:marLeft w:val="0"/>
              <w:marRight w:val="0"/>
              <w:marTop w:val="0"/>
              <w:marBottom w:val="0"/>
              <w:divBdr>
                <w:top w:val="none" w:sz="0" w:space="0" w:color="auto"/>
                <w:left w:val="none" w:sz="0" w:space="0" w:color="auto"/>
                <w:bottom w:val="none" w:sz="0" w:space="0" w:color="auto"/>
                <w:right w:val="none" w:sz="0" w:space="0" w:color="auto"/>
              </w:divBdr>
            </w:div>
            <w:div w:id="1269194470">
              <w:marLeft w:val="0"/>
              <w:marRight w:val="0"/>
              <w:marTop w:val="0"/>
              <w:marBottom w:val="0"/>
              <w:divBdr>
                <w:top w:val="none" w:sz="0" w:space="0" w:color="auto"/>
                <w:left w:val="none" w:sz="0" w:space="0" w:color="auto"/>
                <w:bottom w:val="none" w:sz="0" w:space="0" w:color="auto"/>
                <w:right w:val="none" w:sz="0" w:space="0" w:color="auto"/>
              </w:divBdr>
            </w:div>
            <w:div w:id="1789397958">
              <w:marLeft w:val="0"/>
              <w:marRight w:val="0"/>
              <w:marTop w:val="0"/>
              <w:marBottom w:val="0"/>
              <w:divBdr>
                <w:top w:val="none" w:sz="0" w:space="0" w:color="auto"/>
                <w:left w:val="none" w:sz="0" w:space="0" w:color="auto"/>
                <w:bottom w:val="none" w:sz="0" w:space="0" w:color="auto"/>
                <w:right w:val="none" w:sz="0" w:space="0" w:color="auto"/>
              </w:divBdr>
            </w:div>
            <w:div w:id="1828012455">
              <w:marLeft w:val="0"/>
              <w:marRight w:val="0"/>
              <w:marTop w:val="0"/>
              <w:marBottom w:val="0"/>
              <w:divBdr>
                <w:top w:val="none" w:sz="0" w:space="0" w:color="auto"/>
                <w:left w:val="none" w:sz="0" w:space="0" w:color="auto"/>
                <w:bottom w:val="none" w:sz="0" w:space="0" w:color="auto"/>
                <w:right w:val="none" w:sz="0" w:space="0" w:color="auto"/>
              </w:divBdr>
            </w:div>
            <w:div w:id="2077240545">
              <w:marLeft w:val="0"/>
              <w:marRight w:val="0"/>
              <w:marTop w:val="0"/>
              <w:marBottom w:val="0"/>
              <w:divBdr>
                <w:top w:val="none" w:sz="0" w:space="0" w:color="auto"/>
                <w:left w:val="none" w:sz="0" w:space="0" w:color="auto"/>
                <w:bottom w:val="none" w:sz="0" w:space="0" w:color="auto"/>
                <w:right w:val="none" w:sz="0" w:space="0" w:color="auto"/>
              </w:divBdr>
            </w:div>
          </w:divsChild>
        </w:div>
        <w:div w:id="1367633346">
          <w:marLeft w:val="0"/>
          <w:marRight w:val="0"/>
          <w:marTop w:val="0"/>
          <w:marBottom w:val="0"/>
          <w:divBdr>
            <w:top w:val="none" w:sz="0" w:space="0" w:color="auto"/>
            <w:left w:val="none" w:sz="0" w:space="0" w:color="auto"/>
            <w:bottom w:val="none" w:sz="0" w:space="0" w:color="auto"/>
            <w:right w:val="none" w:sz="0" w:space="0" w:color="auto"/>
          </w:divBdr>
          <w:divsChild>
            <w:div w:id="557715420">
              <w:marLeft w:val="0"/>
              <w:marRight w:val="0"/>
              <w:marTop w:val="0"/>
              <w:marBottom w:val="0"/>
              <w:divBdr>
                <w:top w:val="none" w:sz="0" w:space="0" w:color="auto"/>
                <w:left w:val="none" w:sz="0" w:space="0" w:color="auto"/>
                <w:bottom w:val="none" w:sz="0" w:space="0" w:color="auto"/>
                <w:right w:val="none" w:sz="0" w:space="0" w:color="auto"/>
              </w:divBdr>
            </w:div>
            <w:div w:id="1899897820">
              <w:marLeft w:val="0"/>
              <w:marRight w:val="0"/>
              <w:marTop w:val="0"/>
              <w:marBottom w:val="0"/>
              <w:divBdr>
                <w:top w:val="none" w:sz="0" w:space="0" w:color="auto"/>
                <w:left w:val="none" w:sz="0" w:space="0" w:color="auto"/>
                <w:bottom w:val="none" w:sz="0" w:space="0" w:color="auto"/>
                <w:right w:val="none" w:sz="0" w:space="0" w:color="auto"/>
              </w:divBdr>
              <w:divsChild>
                <w:div w:id="168748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85138">
          <w:marLeft w:val="0"/>
          <w:marRight w:val="0"/>
          <w:marTop w:val="0"/>
          <w:marBottom w:val="0"/>
          <w:divBdr>
            <w:top w:val="none" w:sz="0" w:space="0" w:color="auto"/>
            <w:left w:val="none" w:sz="0" w:space="0" w:color="auto"/>
            <w:bottom w:val="none" w:sz="0" w:space="0" w:color="auto"/>
            <w:right w:val="none" w:sz="0" w:space="0" w:color="auto"/>
          </w:divBdr>
          <w:divsChild>
            <w:div w:id="246964706">
              <w:marLeft w:val="0"/>
              <w:marRight w:val="0"/>
              <w:marTop w:val="0"/>
              <w:marBottom w:val="0"/>
              <w:divBdr>
                <w:top w:val="none" w:sz="0" w:space="0" w:color="auto"/>
                <w:left w:val="none" w:sz="0" w:space="0" w:color="auto"/>
                <w:bottom w:val="none" w:sz="0" w:space="0" w:color="auto"/>
                <w:right w:val="none" w:sz="0" w:space="0" w:color="auto"/>
              </w:divBdr>
            </w:div>
            <w:div w:id="376316576">
              <w:marLeft w:val="0"/>
              <w:marRight w:val="0"/>
              <w:marTop w:val="0"/>
              <w:marBottom w:val="0"/>
              <w:divBdr>
                <w:top w:val="none" w:sz="0" w:space="0" w:color="auto"/>
                <w:left w:val="none" w:sz="0" w:space="0" w:color="auto"/>
                <w:bottom w:val="none" w:sz="0" w:space="0" w:color="auto"/>
                <w:right w:val="none" w:sz="0" w:space="0" w:color="auto"/>
              </w:divBdr>
            </w:div>
            <w:div w:id="822817850">
              <w:marLeft w:val="0"/>
              <w:marRight w:val="0"/>
              <w:marTop w:val="0"/>
              <w:marBottom w:val="0"/>
              <w:divBdr>
                <w:top w:val="none" w:sz="0" w:space="0" w:color="auto"/>
                <w:left w:val="none" w:sz="0" w:space="0" w:color="auto"/>
                <w:bottom w:val="none" w:sz="0" w:space="0" w:color="auto"/>
                <w:right w:val="none" w:sz="0" w:space="0" w:color="auto"/>
              </w:divBdr>
            </w:div>
            <w:div w:id="876427337">
              <w:marLeft w:val="0"/>
              <w:marRight w:val="0"/>
              <w:marTop w:val="0"/>
              <w:marBottom w:val="0"/>
              <w:divBdr>
                <w:top w:val="none" w:sz="0" w:space="0" w:color="auto"/>
                <w:left w:val="none" w:sz="0" w:space="0" w:color="auto"/>
                <w:bottom w:val="none" w:sz="0" w:space="0" w:color="auto"/>
                <w:right w:val="none" w:sz="0" w:space="0" w:color="auto"/>
              </w:divBdr>
            </w:div>
            <w:div w:id="932930124">
              <w:marLeft w:val="0"/>
              <w:marRight w:val="0"/>
              <w:marTop w:val="0"/>
              <w:marBottom w:val="0"/>
              <w:divBdr>
                <w:top w:val="none" w:sz="0" w:space="0" w:color="auto"/>
                <w:left w:val="none" w:sz="0" w:space="0" w:color="auto"/>
                <w:bottom w:val="none" w:sz="0" w:space="0" w:color="auto"/>
                <w:right w:val="none" w:sz="0" w:space="0" w:color="auto"/>
              </w:divBdr>
            </w:div>
            <w:div w:id="1410273429">
              <w:marLeft w:val="0"/>
              <w:marRight w:val="0"/>
              <w:marTop w:val="0"/>
              <w:marBottom w:val="0"/>
              <w:divBdr>
                <w:top w:val="none" w:sz="0" w:space="0" w:color="auto"/>
                <w:left w:val="none" w:sz="0" w:space="0" w:color="auto"/>
                <w:bottom w:val="none" w:sz="0" w:space="0" w:color="auto"/>
                <w:right w:val="none" w:sz="0" w:space="0" w:color="auto"/>
              </w:divBdr>
            </w:div>
            <w:div w:id="1430587839">
              <w:marLeft w:val="0"/>
              <w:marRight w:val="0"/>
              <w:marTop w:val="0"/>
              <w:marBottom w:val="0"/>
              <w:divBdr>
                <w:top w:val="none" w:sz="0" w:space="0" w:color="auto"/>
                <w:left w:val="none" w:sz="0" w:space="0" w:color="auto"/>
                <w:bottom w:val="none" w:sz="0" w:space="0" w:color="auto"/>
                <w:right w:val="none" w:sz="0" w:space="0" w:color="auto"/>
              </w:divBdr>
              <w:divsChild>
                <w:div w:id="723871597">
                  <w:marLeft w:val="0"/>
                  <w:marRight w:val="0"/>
                  <w:marTop w:val="0"/>
                  <w:marBottom w:val="0"/>
                  <w:divBdr>
                    <w:top w:val="none" w:sz="0" w:space="0" w:color="auto"/>
                    <w:left w:val="none" w:sz="0" w:space="0" w:color="auto"/>
                    <w:bottom w:val="none" w:sz="0" w:space="0" w:color="auto"/>
                    <w:right w:val="none" w:sz="0" w:space="0" w:color="auto"/>
                  </w:divBdr>
                </w:div>
                <w:div w:id="792944111">
                  <w:marLeft w:val="0"/>
                  <w:marRight w:val="0"/>
                  <w:marTop w:val="0"/>
                  <w:marBottom w:val="0"/>
                  <w:divBdr>
                    <w:top w:val="none" w:sz="0" w:space="0" w:color="auto"/>
                    <w:left w:val="none" w:sz="0" w:space="0" w:color="auto"/>
                    <w:bottom w:val="none" w:sz="0" w:space="0" w:color="auto"/>
                    <w:right w:val="none" w:sz="0" w:space="0" w:color="auto"/>
                  </w:divBdr>
                </w:div>
                <w:div w:id="838159112">
                  <w:marLeft w:val="0"/>
                  <w:marRight w:val="0"/>
                  <w:marTop w:val="0"/>
                  <w:marBottom w:val="0"/>
                  <w:divBdr>
                    <w:top w:val="none" w:sz="0" w:space="0" w:color="auto"/>
                    <w:left w:val="none" w:sz="0" w:space="0" w:color="auto"/>
                    <w:bottom w:val="none" w:sz="0" w:space="0" w:color="auto"/>
                    <w:right w:val="none" w:sz="0" w:space="0" w:color="auto"/>
                  </w:divBdr>
                </w:div>
                <w:div w:id="960769530">
                  <w:marLeft w:val="0"/>
                  <w:marRight w:val="0"/>
                  <w:marTop w:val="0"/>
                  <w:marBottom w:val="0"/>
                  <w:divBdr>
                    <w:top w:val="none" w:sz="0" w:space="0" w:color="auto"/>
                    <w:left w:val="none" w:sz="0" w:space="0" w:color="auto"/>
                    <w:bottom w:val="none" w:sz="0" w:space="0" w:color="auto"/>
                    <w:right w:val="none" w:sz="0" w:space="0" w:color="auto"/>
                  </w:divBdr>
                </w:div>
                <w:div w:id="1384256735">
                  <w:marLeft w:val="0"/>
                  <w:marRight w:val="0"/>
                  <w:marTop w:val="0"/>
                  <w:marBottom w:val="0"/>
                  <w:divBdr>
                    <w:top w:val="none" w:sz="0" w:space="0" w:color="auto"/>
                    <w:left w:val="none" w:sz="0" w:space="0" w:color="auto"/>
                    <w:bottom w:val="none" w:sz="0" w:space="0" w:color="auto"/>
                    <w:right w:val="none" w:sz="0" w:space="0" w:color="auto"/>
                  </w:divBdr>
                </w:div>
                <w:div w:id="1563634917">
                  <w:marLeft w:val="0"/>
                  <w:marRight w:val="0"/>
                  <w:marTop w:val="0"/>
                  <w:marBottom w:val="0"/>
                  <w:divBdr>
                    <w:top w:val="none" w:sz="0" w:space="0" w:color="auto"/>
                    <w:left w:val="none" w:sz="0" w:space="0" w:color="auto"/>
                    <w:bottom w:val="none" w:sz="0" w:space="0" w:color="auto"/>
                    <w:right w:val="none" w:sz="0" w:space="0" w:color="auto"/>
                  </w:divBdr>
                </w:div>
                <w:div w:id="1754542879">
                  <w:marLeft w:val="0"/>
                  <w:marRight w:val="0"/>
                  <w:marTop w:val="0"/>
                  <w:marBottom w:val="0"/>
                  <w:divBdr>
                    <w:top w:val="none" w:sz="0" w:space="0" w:color="auto"/>
                    <w:left w:val="none" w:sz="0" w:space="0" w:color="auto"/>
                    <w:bottom w:val="none" w:sz="0" w:space="0" w:color="auto"/>
                    <w:right w:val="none" w:sz="0" w:space="0" w:color="auto"/>
                  </w:divBdr>
                </w:div>
                <w:div w:id="1797750134">
                  <w:marLeft w:val="0"/>
                  <w:marRight w:val="0"/>
                  <w:marTop w:val="0"/>
                  <w:marBottom w:val="0"/>
                  <w:divBdr>
                    <w:top w:val="none" w:sz="0" w:space="0" w:color="auto"/>
                    <w:left w:val="none" w:sz="0" w:space="0" w:color="auto"/>
                    <w:bottom w:val="none" w:sz="0" w:space="0" w:color="auto"/>
                    <w:right w:val="none" w:sz="0" w:space="0" w:color="auto"/>
                  </w:divBdr>
                </w:div>
                <w:div w:id="2034451335">
                  <w:marLeft w:val="0"/>
                  <w:marRight w:val="0"/>
                  <w:marTop w:val="0"/>
                  <w:marBottom w:val="0"/>
                  <w:divBdr>
                    <w:top w:val="none" w:sz="0" w:space="0" w:color="auto"/>
                    <w:left w:val="none" w:sz="0" w:space="0" w:color="auto"/>
                    <w:bottom w:val="none" w:sz="0" w:space="0" w:color="auto"/>
                    <w:right w:val="none" w:sz="0" w:space="0" w:color="auto"/>
                  </w:divBdr>
                </w:div>
                <w:div w:id="2124415393">
                  <w:marLeft w:val="0"/>
                  <w:marRight w:val="0"/>
                  <w:marTop w:val="0"/>
                  <w:marBottom w:val="0"/>
                  <w:divBdr>
                    <w:top w:val="none" w:sz="0" w:space="0" w:color="auto"/>
                    <w:left w:val="none" w:sz="0" w:space="0" w:color="auto"/>
                    <w:bottom w:val="none" w:sz="0" w:space="0" w:color="auto"/>
                    <w:right w:val="none" w:sz="0" w:space="0" w:color="auto"/>
                  </w:divBdr>
                </w:div>
              </w:divsChild>
            </w:div>
            <w:div w:id="1595244426">
              <w:marLeft w:val="0"/>
              <w:marRight w:val="0"/>
              <w:marTop w:val="0"/>
              <w:marBottom w:val="0"/>
              <w:divBdr>
                <w:top w:val="none" w:sz="0" w:space="0" w:color="auto"/>
                <w:left w:val="none" w:sz="0" w:space="0" w:color="auto"/>
                <w:bottom w:val="none" w:sz="0" w:space="0" w:color="auto"/>
                <w:right w:val="none" w:sz="0" w:space="0" w:color="auto"/>
              </w:divBdr>
            </w:div>
            <w:div w:id="1630895850">
              <w:marLeft w:val="0"/>
              <w:marRight w:val="0"/>
              <w:marTop w:val="0"/>
              <w:marBottom w:val="0"/>
              <w:divBdr>
                <w:top w:val="none" w:sz="0" w:space="0" w:color="auto"/>
                <w:left w:val="none" w:sz="0" w:space="0" w:color="auto"/>
                <w:bottom w:val="none" w:sz="0" w:space="0" w:color="auto"/>
                <w:right w:val="none" w:sz="0" w:space="0" w:color="auto"/>
              </w:divBdr>
            </w:div>
            <w:div w:id="1728799775">
              <w:marLeft w:val="0"/>
              <w:marRight w:val="0"/>
              <w:marTop w:val="0"/>
              <w:marBottom w:val="0"/>
              <w:divBdr>
                <w:top w:val="none" w:sz="0" w:space="0" w:color="auto"/>
                <w:left w:val="none" w:sz="0" w:space="0" w:color="auto"/>
                <w:bottom w:val="none" w:sz="0" w:space="0" w:color="auto"/>
                <w:right w:val="none" w:sz="0" w:space="0" w:color="auto"/>
              </w:divBdr>
            </w:div>
            <w:div w:id="2064867878">
              <w:marLeft w:val="0"/>
              <w:marRight w:val="0"/>
              <w:marTop w:val="0"/>
              <w:marBottom w:val="0"/>
              <w:divBdr>
                <w:top w:val="none" w:sz="0" w:space="0" w:color="auto"/>
                <w:left w:val="none" w:sz="0" w:space="0" w:color="auto"/>
                <w:bottom w:val="none" w:sz="0" w:space="0" w:color="auto"/>
                <w:right w:val="none" w:sz="0" w:space="0" w:color="auto"/>
              </w:divBdr>
            </w:div>
          </w:divsChild>
        </w:div>
        <w:div w:id="1387021512">
          <w:marLeft w:val="0"/>
          <w:marRight w:val="0"/>
          <w:marTop w:val="0"/>
          <w:marBottom w:val="0"/>
          <w:divBdr>
            <w:top w:val="none" w:sz="0" w:space="0" w:color="auto"/>
            <w:left w:val="none" w:sz="0" w:space="0" w:color="auto"/>
            <w:bottom w:val="none" w:sz="0" w:space="0" w:color="auto"/>
            <w:right w:val="none" w:sz="0" w:space="0" w:color="auto"/>
          </w:divBdr>
          <w:divsChild>
            <w:div w:id="7803913">
              <w:marLeft w:val="0"/>
              <w:marRight w:val="0"/>
              <w:marTop w:val="0"/>
              <w:marBottom w:val="0"/>
              <w:divBdr>
                <w:top w:val="none" w:sz="0" w:space="0" w:color="auto"/>
                <w:left w:val="none" w:sz="0" w:space="0" w:color="auto"/>
                <w:bottom w:val="none" w:sz="0" w:space="0" w:color="auto"/>
                <w:right w:val="none" w:sz="0" w:space="0" w:color="auto"/>
              </w:divBdr>
            </w:div>
            <w:div w:id="73473614">
              <w:marLeft w:val="0"/>
              <w:marRight w:val="0"/>
              <w:marTop w:val="0"/>
              <w:marBottom w:val="0"/>
              <w:divBdr>
                <w:top w:val="none" w:sz="0" w:space="0" w:color="auto"/>
                <w:left w:val="none" w:sz="0" w:space="0" w:color="auto"/>
                <w:bottom w:val="none" w:sz="0" w:space="0" w:color="auto"/>
                <w:right w:val="none" w:sz="0" w:space="0" w:color="auto"/>
              </w:divBdr>
            </w:div>
            <w:div w:id="158422747">
              <w:marLeft w:val="0"/>
              <w:marRight w:val="0"/>
              <w:marTop w:val="0"/>
              <w:marBottom w:val="0"/>
              <w:divBdr>
                <w:top w:val="none" w:sz="0" w:space="0" w:color="auto"/>
                <w:left w:val="none" w:sz="0" w:space="0" w:color="auto"/>
                <w:bottom w:val="none" w:sz="0" w:space="0" w:color="auto"/>
                <w:right w:val="none" w:sz="0" w:space="0" w:color="auto"/>
              </w:divBdr>
            </w:div>
            <w:div w:id="187528780">
              <w:marLeft w:val="0"/>
              <w:marRight w:val="0"/>
              <w:marTop w:val="0"/>
              <w:marBottom w:val="0"/>
              <w:divBdr>
                <w:top w:val="none" w:sz="0" w:space="0" w:color="auto"/>
                <w:left w:val="none" w:sz="0" w:space="0" w:color="auto"/>
                <w:bottom w:val="none" w:sz="0" w:space="0" w:color="auto"/>
                <w:right w:val="none" w:sz="0" w:space="0" w:color="auto"/>
              </w:divBdr>
            </w:div>
            <w:div w:id="372388754">
              <w:marLeft w:val="0"/>
              <w:marRight w:val="0"/>
              <w:marTop w:val="0"/>
              <w:marBottom w:val="0"/>
              <w:divBdr>
                <w:top w:val="none" w:sz="0" w:space="0" w:color="auto"/>
                <w:left w:val="none" w:sz="0" w:space="0" w:color="auto"/>
                <w:bottom w:val="none" w:sz="0" w:space="0" w:color="auto"/>
                <w:right w:val="none" w:sz="0" w:space="0" w:color="auto"/>
              </w:divBdr>
            </w:div>
            <w:div w:id="583339369">
              <w:marLeft w:val="0"/>
              <w:marRight w:val="0"/>
              <w:marTop w:val="0"/>
              <w:marBottom w:val="0"/>
              <w:divBdr>
                <w:top w:val="none" w:sz="0" w:space="0" w:color="auto"/>
                <w:left w:val="none" w:sz="0" w:space="0" w:color="auto"/>
                <w:bottom w:val="none" w:sz="0" w:space="0" w:color="auto"/>
                <w:right w:val="none" w:sz="0" w:space="0" w:color="auto"/>
              </w:divBdr>
            </w:div>
            <w:div w:id="953827222">
              <w:marLeft w:val="0"/>
              <w:marRight w:val="0"/>
              <w:marTop w:val="0"/>
              <w:marBottom w:val="0"/>
              <w:divBdr>
                <w:top w:val="none" w:sz="0" w:space="0" w:color="auto"/>
                <w:left w:val="none" w:sz="0" w:space="0" w:color="auto"/>
                <w:bottom w:val="none" w:sz="0" w:space="0" w:color="auto"/>
                <w:right w:val="none" w:sz="0" w:space="0" w:color="auto"/>
              </w:divBdr>
            </w:div>
            <w:div w:id="1001153973">
              <w:marLeft w:val="0"/>
              <w:marRight w:val="0"/>
              <w:marTop w:val="0"/>
              <w:marBottom w:val="0"/>
              <w:divBdr>
                <w:top w:val="none" w:sz="0" w:space="0" w:color="auto"/>
                <w:left w:val="none" w:sz="0" w:space="0" w:color="auto"/>
                <w:bottom w:val="none" w:sz="0" w:space="0" w:color="auto"/>
                <w:right w:val="none" w:sz="0" w:space="0" w:color="auto"/>
              </w:divBdr>
            </w:div>
            <w:div w:id="1260260000">
              <w:marLeft w:val="0"/>
              <w:marRight w:val="0"/>
              <w:marTop w:val="0"/>
              <w:marBottom w:val="0"/>
              <w:divBdr>
                <w:top w:val="none" w:sz="0" w:space="0" w:color="auto"/>
                <w:left w:val="none" w:sz="0" w:space="0" w:color="auto"/>
                <w:bottom w:val="none" w:sz="0" w:space="0" w:color="auto"/>
                <w:right w:val="none" w:sz="0" w:space="0" w:color="auto"/>
              </w:divBdr>
            </w:div>
            <w:div w:id="1621379620">
              <w:marLeft w:val="0"/>
              <w:marRight w:val="0"/>
              <w:marTop w:val="0"/>
              <w:marBottom w:val="0"/>
              <w:divBdr>
                <w:top w:val="none" w:sz="0" w:space="0" w:color="auto"/>
                <w:left w:val="none" w:sz="0" w:space="0" w:color="auto"/>
                <w:bottom w:val="none" w:sz="0" w:space="0" w:color="auto"/>
                <w:right w:val="none" w:sz="0" w:space="0" w:color="auto"/>
              </w:divBdr>
              <w:divsChild>
                <w:div w:id="190071817">
                  <w:marLeft w:val="0"/>
                  <w:marRight w:val="0"/>
                  <w:marTop w:val="0"/>
                  <w:marBottom w:val="0"/>
                  <w:divBdr>
                    <w:top w:val="none" w:sz="0" w:space="0" w:color="auto"/>
                    <w:left w:val="none" w:sz="0" w:space="0" w:color="auto"/>
                    <w:bottom w:val="none" w:sz="0" w:space="0" w:color="auto"/>
                    <w:right w:val="none" w:sz="0" w:space="0" w:color="auto"/>
                  </w:divBdr>
                </w:div>
                <w:div w:id="257106899">
                  <w:marLeft w:val="0"/>
                  <w:marRight w:val="0"/>
                  <w:marTop w:val="0"/>
                  <w:marBottom w:val="0"/>
                  <w:divBdr>
                    <w:top w:val="none" w:sz="0" w:space="0" w:color="auto"/>
                    <w:left w:val="none" w:sz="0" w:space="0" w:color="auto"/>
                    <w:bottom w:val="none" w:sz="0" w:space="0" w:color="auto"/>
                    <w:right w:val="none" w:sz="0" w:space="0" w:color="auto"/>
                  </w:divBdr>
                </w:div>
                <w:div w:id="416749847">
                  <w:marLeft w:val="0"/>
                  <w:marRight w:val="0"/>
                  <w:marTop w:val="0"/>
                  <w:marBottom w:val="0"/>
                  <w:divBdr>
                    <w:top w:val="none" w:sz="0" w:space="0" w:color="auto"/>
                    <w:left w:val="none" w:sz="0" w:space="0" w:color="auto"/>
                    <w:bottom w:val="none" w:sz="0" w:space="0" w:color="auto"/>
                    <w:right w:val="none" w:sz="0" w:space="0" w:color="auto"/>
                  </w:divBdr>
                </w:div>
                <w:div w:id="445197189">
                  <w:marLeft w:val="0"/>
                  <w:marRight w:val="0"/>
                  <w:marTop w:val="0"/>
                  <w:marBottom w:val="0"/>
                  <w:divBdr>
                    <w:top w:val="none" w:sz="0" w:space="0" w:color="auto"/>
                    <w:left w:val="none" w:sz="0" w:space="0" w:color="auto"/>
                    <w:bottom w:val="none" w:sz="0" w:space="0" w:color="auto"/>
                    <w:right w:val="none" w:sz="0" w:space="0" w:color="auto"/>
                  </w:divBdr>
                </w:div>
                <w:div w:id="720447282">
                  <w:marLeft w:val="0"/>
                  <w:marRight w:val="0"/>
                  <w:marTop w:val="0"/>
                  <w:marBottom w:val="0"/>
                  <w:divBdr>
                    <w:top w:val="none" w:sz="0" w:space="0" w:color="auto"/>
                    <w:left w:val="none" w:sz="0" w:space="0" w:color="auto"/>
                    <w:bottom w:val="none" w:sz="0" w:space="0" w:color="auto"/>
                    <w:right w:val="none" w:sz="0" w:space="0" w:color="auto"/>
                  </w:divBdr>
                </w:div>
                <w:div w:id="831339662">
                  <w:marLeft w:val="0"/>
                  <w:marRight w:val="0"/>
                  <w:marTop w:val="0"/>
                  <w:marBottom w:val="0"/>
                  <w:divBdr>
                    <w:top w:val="none" w:sz="0" w:space="0" w:color="auto"/>
                    <w:left w:val="none" w:sz="0" w:space="0" w:color="auto"/>
                    <w:bottom w:val="none" w:sz="0" w:space="0" w:color="auto"/>
                    <w:right w:val="none" w:sz="0" w:space="0" w:color="auto"/>
                  </w:divBdr>
                </w:div>
                <w:div w:id="1041595411">
                  <w:marLeft w:val="0"/>
                  <w:marRight w:val="0"/>
                  <w:marTop w:val="0"/>
                  <w:marBottom w:val="0"/>
                  <w:divBdr>
                    <w:top w:val="none" w:sz="0" w:space="0" w:color="auto"/>
                    <w:left w:val="none" w:sz="0" w:space="0" w:color="auto"/>
                    <w:bottom w:val="none" w:sz="0" w:space="0" w:color="auto"/>
                    <w:right w:val="none" w:sz="0" w:space="0" w:color="auto"/>
                  </w:divBdr>
                </w:div>
                <w:div w:id="1320189495">
                  <w:marLeft w:val="0"/>
                  <w:marRight w:val="0"/>
                  <w:marTop w:val="0"/>
                  <w:marBottom w:val="0"/>
                  <w:divBdr>
                    <w:top w:val="none" w:sz="0" w:space="0" w:color="auto"/>
                    <w:left w:val="none" w:sz="0" w:space="0" w:color="auto"/>
                    <w:bottom w:val="none" w:sz="0" w:space="0" w:color="auto"/>
                    <w:right w:val="none" w:sz="0" w:space="0" w:color="auto"/>
                  </w:divBdr>
                </w:div>
                <w:div w:id="1469543836">
                  <w:marLeft w:val="0"/>
                  <w:marRight w:val="0"/>
                  <w:marTop w:val="0"/>
                  <w:marBottom w:val="0"/>
                  <w:divBdr>
                    <w:top w:val="none" w:sz="0" w:space="0" w:color="auto"/>
                    <w:left w:val="none" w:sz="0" w:space="0" w:color="auto"/>
                    <w:bottom w:val="none" w:sz="0" w:space="0" w:color="auto"/>
                    <w:right w:val="none" w:sz="0" w:space="0" w:color="auto"/>
                  </w:divBdr>
                </w:div>
                <w:div w:id="1827240494">
                  <w:marLeft w:val="0"/>
                  <w:marRight w:val="0"/>
                  <w:marTop w:val="0"/>
                  <w:marBottom w:val="0"/>
                  <w:divBdr>
                    <w:top w:val="none" w:sz="0" w:space="0" w:color="auto"/>
                    <w:left w:val="none" w:sz="0" w:space="0" w:color="auto"/>
                    <w:bottom w:val="none" w:sz="0" w:space="0" w:color="auto"/>
                    <w:right w:val="none" w:sz="0" w:space="0" w:color="auto"/>
                  </w:divBdr>
                </w:div>
                <w:div w:id="2050032589">
                  <w:marLeft w:val="0"/>
                  <w:marRight w:val="0"/>
                  <w:marTop w:val="0"/>
                  <w:marBottom w:val="0"/>
                  <w:divBdr>
                    <w:top w:val="none" w:sz="0" w:space="0" w:color="auto"/>
                    <w:left w:val="none" w:sz="0" w:space="0" w:color="auto"/>
                    <w:bottom w:val="none" w:sz="0" w:space="0" w:color="auto"/>
                    <w:right w:val="none" w:sz="0" w:space="0" w:color="auto"/>
                  </w:divBdr>
                </w:div>
              </w:divsChild>
            </w:div>
            <w:div w:id="1841584377">
              <w:marLeft w:val="0"/>
              <w:marRight w:val="0"/>
              <w:marTop w:val="0"/>
              <w:marBottom w:val="0"/>
              <w:divBdr>
                <w:top w:val="none" w:sz="0" w:space="0" w:color="auto"/>
                <w:left w:val="none" w:sz="0" w:space="0" w:color="auto"/>
                <w:bottom w:val="none" w:sz="0" w:space="0" w:color="auto"/>
                <w:right w:val="none" w:sz="0" w:space="0" w:color="auto"/>
              </w:divBdr>
            </w:div>
            <w:div w:id="2008242586">
              <w:marLeft w:val="0"/>
              <w:marRight w:val="0"/>
              <w:marTop w:val="0"/>
              <w:marBottom w:val="0"/>
              <w:divBdr>
                <w:top w:val="none" w:sz="0" w:space="0" w:color="auto"/>
                <w:left w:val="none" w:sz="0" w:space="0" w:color="auto"/>
                <w:bottom w:val="none" w:sz="0" w:space="0" w:color="auto"/>
                <w:right w:val="none" w:sz="0" w:space="0" w:color="auto"/>
              </w:divBdr>
            </w:div>
          </w:divsChild>
        </w:div>
        <w:div w:id="1390421872">
          <w:marLeft w:val="0"/>
          <w:marRight w:val="0"/>
          <w:marTop w:val="0"/>
          <w:marBottom w:val="0"/>
          <w:divBdr>
            <w:top w:val="single" w:sz="6" w:space="4" w:color="CCCCCC"/>
            <w:left w:val="single" w:sz="6" w:space="8" w:color="CCCCCC"/>
            <w:bottom w:val="single" w:sz="6" w:space="4" w:color="CCCCCC"/>
            <w:right w:val="single" w:sz="6" w:space="8" w:color="CCCCCC"/>
          </w:divBdr>
        </w:div>
        <w:div w:id="1430081390">
          <w:marLeft w:val="0"/>
          <w:marRight w:val="0"/>
          <w:marTop w:val="0"/>
          <w:marBottom w:val="0"/>
          <w:divBdr>
            <w:top w:val="none" w:sz="0" w:space="0" w:color="auto"/>
            <w:left w:val="none" w:sz="0" w:space="0" w:color="auto"/>
            <w:bottom w:val="none" w:sz="0" w:space="0" w:color="auto"/>
            <w:right w:val="none" w:sz="0" w:space="0" w:color="auto"/>
          </w:divBdr>
          <w:divsChild>
            <w:div w:id="930354753">
              <w:marLeft w:val="0"/>
              <w:marRight w:val="0"/>
              <w:marTop w:val="0"/>
              <w:marBottom w:val="0"/>
              <w:divBdr>
                <w:top w:val="none" w:sz="0" w:space="0" w:color="auto"/>
                <w:left w:val="none" w:sz="0" w:space="0" w:color="auto"/>
                <w:bottom w:val="none" w:sz="0" w:space="0" w:color="auto"/>
                <w:right w:val="none" w:sz="0" w:space="0" w:color="auto"/>
              </w:divBdr>
            </w:div>
            <w:div w:id="1040667791">
              <w:marLeft w:val="0"/>
              <w:marRight w:val="0"/>
              <w:marTop w:val="0"/>
              <w:marBottom w:val="0"/>
              <w:divBdr>
                <w:top w:val="none" w:sz="0" w:space="0" w:color="auto"/>
                <w:left w:val="none" w:sz="0" w:space="0" w:color="auto"/>
                <w:bottom w:val="none" w:sz="0" w:space="0" w:color="auto"/>
                <w:right w:val="none" w:sz="0" w:space="0" w:color="auto"/>
              </w:divBdr>
            </w:div>
            <w:div w:id="1270703883">
              <w:marLeft w:val="0"/>
              <w:marRight w:val="0"/>
              <w:marTop w:val="0"/>
              <w:marBottom w:val="0"/>
              <w:divBdr>
                <w:top w:val="none" w:sz="0" w:space="0" w:color="auto"/>
                <w:left w:val="none" w:sz="0" w:space="0" w:color="auto"/>
                <w:bottom w:val="none" w:sz="0" w:space="0" w:color="auto"/>
                <w:right w:val="none" w:sz="0" w:space="0" w:color="auto"/>
              </w:divBdr>
            </w:div>
            <w:div w:id="1522935793">
              <w:marLeft w:val="0"/>
              <w:marRight w:val="0"/>
              <w:marTop w:val="0"/>
              <w:marBottom w:val="0"/>
              <w:divBdr>
                <w:top w:val="none" w:sz="0" w:space="0" w:color="auto"/>
                <w:left w:val="none" w:sz="0" w:space="0" w:color="auto"/>
                <w:bottom w:val="none" w:sz="0" w:space="0" w:color="auto"/>
                <w:right w:val="none" w:sz="0" w:space="0" w:color="auto"/>
              </w:divBdr>
            </w:div>
            <w:div w:id="1740249849">
              <w:marLeft w:val="0"/>
              <w:marRight w:val="0"/>
              <w:marTop w:val="0"/>
              <w:marBottom w:val="0"/>
              <w:divBdr>
                <w:top w:val="none" w:sz="0" w:space="0" w:color="auto"/>
                <w:left w:val="none" w:sz="0" w:space="0" w:color="auto"/>
                <w:bottom w:val="none" w:sz="0" w:space="0" w:color="auto"/>
                <w:right w:val="none" w:sz="0" w:space="0" w:color="auto"/>
              </w:divBdr>
              <w:divsChild>
                <w:div w:id="25251825">
                  <w:marLeft w:val="0"/>
                  <w:marRight w:val="0"/>
                  <w:marTop w:val="0"/>
                  <w:marBottom w:val="0"/>
                  <w:divBdr>
                    <w:top w:val="none" w:sz="0" w:space="0" w:color="auto"/>
                    <w:left w:val="none" w:sz="0" w:space="0" w:color="auto"/>
                    <w:bottom w:val="none" w:sz="0" w:space="0" w:color="auto"/>
                    <w:right w:val="none" w:sz="0" w:space="0" w:color="auto"/>
                  </w:divBdr>
                </w:div>
                <w:div w:id="358513748">
                  <w:marLeft w:val="0"/>
                  <w:marRight w:val="0"/>
                  <w:marTop w:val="0"/>
                  <w:marBottom w:val="0"/>
                  <w:divBdr>
                    <w:top w:val="none" w:sz="0" w:space="0" w:color="auto"/>
                    <w:left w:val="none" w:sz="0" w:space="0" w:color="auto"/>
                    <w:bottom w:val="none" w:sz="0" w:space="0" w:color="auto"/>
                    <w:right w:val="none" w:sz="0" w:space="0" w:color="auto"/>
                  </w:divBdr>
                </w:div>
                <w:div w:id="365062158">
                  <w:marLeft w:val="0"/>
                  <w:marRight w:val="0"/>
                  <w:marTop w:val="0"/>
                  <w:marBottom w:val="0"/>
                  <w:divBdr>
                    <w:top w:val="none" w:sz="0" w:space="0" w:color="auto"/>
                    <w:left w:val="none" w:sz="0" w:space="0" w:color="auto"/>
                    <w:bottom w:val="none" w:sz="0" w:space="0" w:color="auto"/>
                    <w:right w:val="none" w:sz="0" w:space="0" w:color="auto"/>
                  </w:divBdr>
                </w:div>
                <w:div w:id="112211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81085">
          <w:marLeft w:val="0"/>
          <w:marRight w:val="0"/>
          <w:marTop w:val="0"/>
          <w:marBottom w:val="0"/>
          <w:divBdr>
            <w:top w:val="none" w:sz="0" w:space="0" w:color="auto"/>
            <w:left w:val="none" w:sz="0" w:space="0" w:color="auto"/>
            <w:bottom w:val="none" w:sz="0" w:space="0" w:color="auto"/>
            <w:right w:val="none" w:sz="0" w:space="0" w:color="auto"/>
          </w:divBdr>
          <w:divsChild>
            <w:div w:id="859515606">
              <w:marLeft w:val="0"/>
              <w:marRight w:val="0"/>
              <w:marTop w:val="0"/>
              <w:marBottom w:val="0"/>
              <w:divBdr>
                <w:top w:val="none" w:sz="0" w:space="0" w:color="auto"/>
                <w:left w:val="none" w:sz="0" w:space="0" w:color="auto"/>
                <w:bottom w:val="none" w:sz="0" w:space="0" w:color="auto"/>
                <w:right w:val="none" w:sz="0" w:space="0" w:color="auto"/>
              </w:divBdr>
            </w:div>
            <w:div w:id="1041514978">
              <w:marLeft w:val="0"/>
              <w:marRight w:val="0"/>
              <w:marTop w:val="0"/>
              <w:marBottom w:val="0"/>
              <w:divBdr>
                <w:top w:val="none" w:sz="0" w:space="0" w:color="auto"/>
                <w:left w:val="none" w:sz="0" w:space="0" w:color="auto"/>
                <w:bottom w:val="none" w:sz="0" w:space="0" w:color="auto"/>
                <w:right w:val="none" w:sz="0" w:space="0" w:color="auto"/>
              </w:divBdr>
              <w:divsChild>
                <w:div w:id="1017655465">
                  <w:marLeft w:val="0"/>
                  <w:marRight w:val="0"/>
                  <w:marTop w:val="0"/>
                  <w:marBottom w:val="0"/>
                  <w:divBdr>
                    <w:top w:val="none" w:sz="0" w:space="0" w:color="auto"/>
                    <w:left w:val="none" w:sz="0" w:space="0" w:color="auto"/>
                    <w:bottom w:val="none" w:sz="0" w:space="0" w:color="auto"/>
                    <w:right w:val="none" w:sz="0" w:space="0" w:color="auto"/>
                  </w:divBdr>
                </w:div>
                <w:div w:id="1491559132">
                  <w:marLeft w:val="0"/>
                  <w:marRight w:val="0"/>
                  <w:marTop w:val="0"/>
                  <w:marBottom w:val="0"/>
                  <w:divBdr>
                    <w:top w:val="none" w:sz="0" w:space="0" w:color="auto"/>
                    <w:left w:val="none" w:sz="0" w:space="0" w:color="auto"/>
                    <w:bottom w:val="none" w:sz="0" w:space="0" w:color="auto"/>
                    <w:right w:val="none" w:sz="0" w:space="0" w:color="auto"/>
                  </w:divBdr>
                </w:div>
                <w:div w:id="1797411350">
                  <w:marLeft w:val="0"/>
                  <w:marRight w:val="0"/>
                  <w:marTop w:val="0"/>
                  <w:marBottom w:val="0"/>
                  <w:divBdr>
                    <w:top w:val="none" w:sz="0" w:space="0" w:color="auto"/>
                    <w:left w:val="none" w:sz="0" w:space="0" w:color="auto"/>
                    <w:bottom w:val="none" w:sz="0" w:space="0" w:color="auto"/>
                    <w:right w:val="none" w:sz="0" w:space="0" w:color="auto"/>
                  </w:divBdr>
                </w:div>
              </w:divsChild>
            </w:div>
            <w:div w:id="1195921628">
              <w:marLeft w:val="0"/>
              <w:marRight w:val="0"/>
              <w:marTop w:val="0"/>
              <w:marBottom w:val="0"/>
              <w:divBdr>
                <w:top w:val="none" w:sz="0" w:space="0" w:color="auto"/>
                <w:left w:val="none" w:sz="0" w:space="0" w:color="auto"/>
                <w:bottom w:val="none" w:sz="0" w:space="0" w:color="auto"/>
                <w:right w:val="none" w:sz="0" w:space="0" w:color="auto"/>
              </w:divBdr>
            </w:div>
            <w:div w:id="1488743093">
              <w:marLeft w:val="0"/>
              <w:marRight w:val="0"/>
              <w:marTop w:val="0"/>
              <w:marBottom w:val="0"/>
              <w:divBdr>
                <w:top w:val="none" w:sz="0" w:space="0" w:color="auto"/>
                <w:left w:val="none" w:sz="0" w:space="0" w:color="auto"/>
                <w:bottom w:val="none" w:sz="0" w:space="0" w:color="auto"/>
                <w:right w:val="none" w:sz="0" w:space="0" w:color="auto"/>
              </w:divBdr>
            </w:div>
          </w:divsChild>
        </w:div>
        <w:div w:id="1458832663">
          <w:marLeft w:val="0"/>
          <w:marRight w:val="0"/>
          <w:marTop w:val="0"/>
          <w:marBottom w:val="0"/>
          <w:divBdr>
            <w:top w:val="none" w:sz="0" w:space="0" w:color="auto"/>
            <w:left w:val="none" w:sz="0" w:space="0" w:color="auto"/>
            <w:bottom w:val="none" w:sz="0" w:space="0" w:color="auto"/>
            <w:right w:val="none" w:sz="0" w:space="0" w:color="auto"/>
          </w:divBdr>
          <w:divsChild>
            <w:div w:id="129176555">
              <w:marLeft w:val="0"/>
              <w:marRight w:val="0"/>
              <w:marTop w:val="0"/>
              <w:marBottom w:val="0"/>
              <w:divBdr>
                <w:top w:val="none" w:sz="0" w:space="0" w:color="auto"/>
                <w:left w:val="none" w:sz="0" w:space="0" w:color="auto"/>
                <w:bottom w:val="none" w:sz="0" w:space="0" w:color="auto"/>
                <w:right w:val="none" w:sz="0" w:space="0" w:color="auto"/>
              </w:divBdr>
            </w:div>
            <w:div w:id="1192960499">
              <w:marLeft w:val="0"/>
              <w:marRight w:val="0"/>
              <w:marTop w:val="0"/>
              <w:marBottom w:val="0"/>
              <w:divBdr>
                <w:top w:val="none" w:sz="0" w:space="0" w:color="auto"/>
                <w:left w:val="none" w:sz="0" w:space="0" w:color="auto"/>
                <w:bottom w:val="none" w:sz="0" w:space="0" w:color="auto"/>
                <w:right w:val="none" w:sz="0" w:space="0" w:color="auto"/>
              </w:divBdr>
              <w:divsChild>
                <w:div w:id="74194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02031">
          <w:marLeft w:val="0"/>
          <w:marRight w:val="0"/>
          <w:marTop w:val="0"/>
          <w:marBottom w:val="0"/>
          <w:divBdr>
            <w:top w:val="none" w:sz="0" w:space="0" w:color="auto"/>
            <w:left w:val="none" w:sz="0" w:space="0" w:color="auto"/>
            <w:bottom w:val="none" w:sz="0" w:space="0" w:color="auto"/>
            <w:right w:val="none" w:sz="0" w:space="0" w:color="auto"/>
          </w:divBdr>
          <w:divsChild>
            <w:div w:id="1922374084">
              <w:marLeft w:val="0"/>
              <w:marRight w:val="0"/>
              <w:marTop w:val="0"/>
              <w:marBottom w:val="0"/>
              <w:divBdr>
                <w:top w:val="none" w:sz="0" w:space="0" w:color="auto"/>
                <w:left w:val="none" w:sz="0" w:space="0" w:color="auto"/>
                <w:bottom w:val="none" w:sz="0" w:space="0" w:color="auto"/>
                <w:right w:val="none" w:sz="0" w:space="0" w:color="auto"/>
              </w:divBdr>
            </w:div>
            <w:div w:id="2142141560">
              <w:marLeft w:val="0"/>
              <w:marRight w:val="0"/>
              <w:marTop w:val="0"/>
              <w:marBottom w:val="0"/>
              <w:divBdr>
                <w:top w:val="none" w:sz="0" w:space="0" w:color="auto"/>
                <w:left w:val="none" w:sz="0" w:space="0" w:color="auto"/>
                <w:bottom w:val="none" w:sz="0" w:space="0" w:color="auto"/>
                <w:right w:val="none" w:sz="0" w:space="0" w:color="auto"/>
              </w:divBdr>
              <w:divsChild>
                <w:div w:id="19931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36097">
          <w:marLeft w:val="0"/>
          <w:marRight w:val="0"/>
          <w:marTop w:val="0"/>
          <w:marBottom w:val="0"/>
          <w:divBdr>
            <w:top w:val="none" w:sz="0" w:space="0" w:color="auto"/>
            <w:left w:val="none" w:sz="0" w:space="0" w:color="auto"/>
            <w:bottom w:val="none" w:sz="0" w:space="0" w:color="auto"/>
            <w:right w:val="none" w:sz="0" w:space="0" w:color="auto"/>
          </w:divBdr>
          <w:divsChild>
            <w:div w:id="1060372806">
              <w:marLeft w:val="0"/>
              <w:marRight w:val="0"/>
              <w:marTop w:val="0"/>
              <w:marBottom w:val="0"/>
              <w:divBdr>
                <w:top w:val="none" w:sz="0" w:space="0" w:color="auto"/>
                <w:left w:val="none" w:sz="0" w:space="0" w:color="auto"/>
                <w:bottom w:val="none" w:sz="0" w:space="0" w:color="auto"/>
                <w:right w:val="none" w:sz="0" w:space="0" w:color="auto"/>
              </w:divBdr>
            </w:div>
            <w:div w:id="1079987275">
              <w:marLeft w:val="0"/>
              <w:marRight w:val="0"/>
              <w:marTop w:val="0"/>
              <w:marBottom w:val="0"/>
              <w:divBdr>
                <w:top w:val="none" w:sz="0" w:space="0" w:color="auto"/>
                <w:left w:val="none" w:sz="0" w:space="0" w:color="auto"/>
                <w:bottom w:val="none" w:sz="0" w:space="0" w:color="auto"/>
                <w:right w:val="none" w:sz="0" w:space="0" w:color="auto"/>
              </w:divBdr>
              <w:divsChild>
                <w:div w:id="597716345">
                  <w:marLeft w:val="0"/>
                  <w:marRight w:val="0"/>
                  <w:marTop w:val="0"/>
                  <w:marBottom w:val="0"/>
                  <w:divBdr>
                    <w:top w:val="none" w:sz="0" w:space="0" w:color="auto"/>
                    <w:left w:val="none" w:sz="0" w:space="0" w:color="auto"/>
                    <w:bottom w:val="none" w:sz="0" w:space="0" w:color="auto"/>
                    <w:right w:val="none" w:sz="0" w:space="0" w:color="auto"/>
                  </w:divBdr>
                </w:div>
                <w:div w:id="1213420651">
                  <w:marLeft w:val="0"/>
                  <w:marRight w:val="0"/>
                  <w:marTop w:val="0"/>
                  <w:marBottom w:val="0"/>
                  <w:divBdr>
                    <w:top w:val="none" w:sz="0" w:space="0" w:color="auto"/>
                    <w:left w:val="none" w:sz="0" w:space="0" w:color="auto"/>
                    <w:bottom w:val="none" w:sz="0" w:space="0" w:color="auto"/>
                    <w:right w:val="none" w:sz="0" w:space="0" w:color="auto"/>
                  </w:divBdr>
                </w:div>
                <w:div w:id="1561667536">
                  <w:marLeft w:val="0"/>
                  <w:marRight w:val="0"/>
                  <w:marTop w:val="0"/>
                  <w:marBottom w:val="0"/>
                  <w:divBdr>
                    <w:top w:val="none" w:sz="0" w:space="0" w:color="auto"/>
                    <w:left w:val="none" w:sz="0" w:space="0" w:color="auto"/>
                    <w:bottom w:val="none" w:sz="0" w:space="0" w:color="auto"/>
                    <w:right w:val="none" w:sz="0" w:space="0" w:color="auto"/>
                  </w:divBdr>
                </w:div>
                <w:div w:id="1571387389">
                  <w:marLeft w:val="0"/>
                  <w:marRight w:val="0"/>
                  <w:marTop w:val="0"/>
                  <w:marBottom w:val="0"/>
                  <w:divBdr>
                    <w:top w:val="none" w:sz="0" w:space="0" w:color="auto"/>
                    <w:left w:val="none" w:sz="0" w:space="0" w:color="auto"/>
                    <w:bottom w:val="none" w:sz="0" w:space="0" w:color="auto"/>
                    <w:right w:val="none" w:sz="0" w:space="0" w:color="auto"/>
                  </w:divBdr>
                </w:div>
              </w:divsChild>
            </w:div>
            <w:div w:id="1224174708">
              <w:marLeft w:val="0"/>
              <w:marRight w:val="0"/>
              <w:marTop w:val="0"/>
              <w:marBottom w:val="0"/>
              <w:divBdr>
                <w:top w:val="none" w:sz="0" w:space="0" w:color="auto"/>
                <w:left w:val="none" w:sz="0" w:space="0" w:color="auto"/>
                <w:bottom w:val="none" w:sz="0" w:space="0" w:color="auto"/>
                <w:right w:val="none" w:sz="0" w:space="0" w:color="auto"/>
              </w:divBdr>
            </w:div>
            <w:div w:id="1663312304">
              <w:marLeft w:val="0"/>
              <w:marRight w:val="0"/>
              <w:marTop w:val="0"/>
              <w:marBottom w:val="0"/>
              <w:divBdr>
                <w:top w:val="none" w:sz="0" w:space="0" w:color="auto"/>
                <w:left w:val="none" w:sz="0" w:space="0" w:color="auto"/>
                <w:bottom w:val="none" w:sz="0" w:space="0" w:color="auto"/>
                <w:right w:val="none" w:sz="0" w:space="0" w:color="auto"/>
              </w:divBdr>
            </w:div>
            <w:div w:id="2090928613">
              <w:marLeft w:val="0"/>
              <w:marRight w:val="0"/>
              <w:marTop w:val="0"/>
              <w:marBottom w:val="0"/>
              <w:divBdr>
                <w:top w:val="none" w:sz="0" w:space="0" w:color="auto"/>
                <w:left w:val="none" w:sz="0" w:space="0" w:color="auto"/>
                <w:bottom w:val="none" w:sz="0" w:space="0" w:color="auto"/>
                <w:right w:val="none" w:sz="0" w:space="0" w:color="auto"/>
              </w:divBdr>
            </w:div>
          </w:divsChild>
        </w:div>
        <w:div w:id="1471049569">
          <w:marLeft w:val="0"/>
          <w:marRight w:val="0"/>
          <w:marTop w:val="0"/>
          <w:marBottom w:val="0"/>
          <w:divBdr>
            <w:top w:val="single" w:sz="6" w:space="4" w:color="CCCCCC"/>
            <w:left w:val="single" w:sz="6" w:space="8" w:color="CCCCCC"/>
            <w:bottom w:val="single" w:sz="6" w:space="4" w:color="CCCCCC"/>
            <w:right w:val="single" w:sz="6" w:space="8" w:color="CCCCCC"/>
          </w:divBdr>
        </w:div>
        <w:div w:id="1480419077">
          <w:marLeft w:val="0"/>
          <w:marRight w:val="0"/>
          <w:marTop w:val="0"/>
          <w:marBottom w:val="0"/>
          <w:divBdr>
            <w:top w:val="none" w:sz="0" w:space="0" w:color="auto"/>
            <w:left w:val="none" w:sz="0" w:space="0" w:color="auto"/>
            <w:bottom w:val="none" w:sz="0" w:space="0" w:color="auto"/>
            <w:right w:val="none" w:sz="0" w:space="0" w:color="auto"/>
          </w:divBdr>
          <w:divsChild>
            <w:div w:id="104614634">
              <w:marLeft w:val="0"/>
              <w:marRight w:val="0"/>
              <w:marTop w:val="0"/>
              <w:marBottom w:val="0"/>
              <w:divBdr>
                <w:top w:val="none" w:sz="0" w:space="0" w:color="auto"/>
                <w:left w:val="none" w:sz="0" w:space="0" w:color="auto"/>
                <w:bottom w:val="none" w:sz="0" w:space="0" w:color="auto"/>
                <w:right w:val="none" w:sz="0" w:space="0" w:color="auto"/>
              </w:divBdr>
              <w:divsChild>
                <w:div w:id="411124242">
                  <w:marLeft w:val="0"/>
                  <w:marRight w:val="0"/>
                  <w:marTop w:val="0"/>
                  <w:marBottom w:val="0"/>
                  <w:divBdr>
                    <w:top w:val="none" w:sz="0" w:space="0" w:color="auto"/>
                    <w:left w:val="none" w:sz="0" w:space="0" w:color="auto"/>
                    <w:bottom w:val="none" w:sz="0" w:space="0" w:color="auto"/>
                    <w:right w:val="none" w:sz="0" w:space="0" w:color="auto"/>
                  </w:divBdr>
                </w:div>
                <w:div w:id="564075102">
                  <w:marLeft w:val="0"/>
                  <w:marRight w:val="0"/>
                  <w:marTop w:val="0"/>
                  <w:marBottom w:val="0"/>
                  <w:divBdr>
                    <w:top w:val="none" w:sz="0" w:space="0" w:color="auto"/>
                    <w:left w:val="none" w:sz="0" w:space="0" w:color="auto"/>
                    <w:bottom w:val="none" w:sz="0" w:space="0" w:color="auto"/>
                    <w:right w:val="none" w:sz="0" w:space="0" w:color="auto"/>
                  </w:divBdr>
                </w:div>
                <w:div w:id="1095638364">
                  <w:marLeft w:val="0"/>
                  <w:marRight w:val="0"/>
                  <w:marTop w:val="0"/>
                  <w:marBottom w:val="0"/>
                  <w:divBdr>
                    <w:top w:val="none" w:sz="0" w:space="0" w:color="auto"/>
                    <w:left w:val="none" w:sz="0" w:space="0" w:color="auto"/>
                    <w:bottom w:val="none" w:sz="0" w:space="0" w:color="auto"/>
                    <w:right w:val="none" w:sz="0" w:space="0" w:color="auto"/>
                  </w:divBdr>
                </w:div>
                <w:div w:id="1663508015">
                  <w:marLeft w:val="0"/>
                  <w:marRight w:val="0"/>
                  <w:marTop w:val="0"/>
                  <w:marBottom w:val="0"/>
                  <w:divBdr>
                    <w:top w:val="none" w:sz="0" w:space="0" w:color="auto"/>
                    <w:left w:val="none" w:sz="0" w:space="0" w:color="auto"/>
                    <w:bottom w:val="none" w:sz="0" w:space="0" w:color="auto"/>
                    <w:right w:val="none" w:sz="0" w:space="0" w:color="auto"/>
                  </w:divBdr>
                </w:div>
                <w:div w:id="2015918175">
                  <w:marLeft w:val="0"/>
                  <w:marRight w:val="0"/>
                  <w:marTop w:val="0"/>
                  <w:marBottom w:val="0"/>
                  <w:divBdr>
                    <w:top w:val="none" w:sz="0" w:space="0" w:color="auto"/>
                    <w:left w:val="none" w:sz="0" w:space="0" w:color="auto"/>
                    <w:bottom w:val="none" w:sz="0" w:space="0" w:color="auto"/>
                    <w:right w:val="none" w:sz="0" w:space="0" w:color="auto"/>
                  </w:divBdr>
                </w:div>
              </w:divsChild>
            </w:div>
            <w:div w:id="634023712">
              <w:marLeft w:val="0"/>
              <w:marRight w:val="0"/>
              <w:marTop w:val="0"/>
              <w:marBottom w:val="0"/>
              <w:divBdr>
                <w:top w:val="none" w:sz="0" w:space="0" w:color="auto"/>
                <w:left w:val="none" w:sz="0" w:space="0" w:color="auto"/>
                <w:bottom w:val="none" w:sz="0" w:space="0" w:color="auto"/>
                <w:right w:val="none" w:sz="0" w:space="0" w:color="auto"/>
              </w:divBdr>
            </w:div>
            <w:div w:id="754473546">
              <w:marLeft w:val="0"/>
              <w:marRight w:val="0"/>
              <w:marTop w:val="0"/>
              <w:marBottom w:val="0"/>
              <w:divBdr>
                <w:top w:val="none" w:sz="0" w:space="0" w:color="auto"/>
                <w:left w:val="none" w:sz="0" w:space="0" w:color="auto"/>
                <w:bottom w:val="none" w:sz="0" w:space="0" w:color="auto"/>
                <w:right w:val="none" w:sz="0" w:space="0" w:color="auto"/>
              </w:divBdr>
            </w:div>
            <w:div w:id="889656566">
              <w:marLeft w:val="0"/>
              <w:marRight w:val="0"/>
              <w:marTop w:val="0"/>
              <w:marBottom w:val="0"/>
              <w:divBdr>
                <w:top w:val="none" w:sz="0" w:space="0" w:color="auto"/>
                <w:left w:val="none" w:sz="0" w:space="0" w:color="auto"/>
                <w:bottom w:val="none" w:sz="0" w:space="0" w:color="auto"/>
                <w:right w:val="none" w:sz="0" w:space="0" w:color="auto"/>
              </w:divBdr>
            </w:div>
            <w:div w:id="929773396">
              <w:marLeft w:val="0"/>
              <w:marRight w:val="0"/>
              <w:marTop w:val="0"/>
              <w:marBottom w:val="0"/>
              <w:divBdr>
                <w:top w:val="none" w:sz="0" w:space="0" w:color="auto"/>
                <w:left w:val="none" w:sz="0" w:space="0" w:color="auto"/>
                <w:bottom w:val="none" w:sz="0" w:space="0" w:color="auto"/>
                <w:right w:val="none" w:sz="0" w:space="0" w:color="auto"/>
              </w:divBdr>
            </w:div>
            <w:div w:id="1864781787">
              <w:marLeft w:val="0"/>
              <w:marRight w:val="0"/>
              <w:marTop w:val="0"/>
              <w:marBottom w:val="0"/>
              <w:divBdr>
                <w:top w:val="none" w:sz="0" w:space="0" w:color="auto"/>
                <w:left w:val="none" w:sz="0" w:space="0" w:color="auto"/>
                <w:bottom w:val="none" w:sz="0" w:space="0" w:color="auto"/>
                <w:right w:val="none" w:sz="0" w:space="0" w:color="auto"/>
              </w:divBdr>
            </w:div>
          </w:divsChild>
        </w:div>
        <w:div w:id="1490708499">
          <w:marLeft w:val="0"/>
          <w:marRight w:val="0"/>
          <w:marTop w:val="0"/>
          <w:marBottom w:val="0"/>
          <w:divBdr>
            <w:top w:val="none" w:sz="0" w:space="0" w:color="auto"/>
            <w:left w:val="none" w:sz="0" w:space="0" w:color="auto"/>
            <w:bottom w:val="none" w:sz="0" w:space="0" w:color="auto"/>
            <w:right w:val="none" w:sz="0" w:space="0" w:color="auto"/>
          </w:divBdr>
          <w:divsChild>
            <w:div w:id="580070676">
              <w:marLeft w:val="0"/>
              <w:marRight w:val="0"/>
              <w:marTop w:val="0"/>
              <w:marBottom w:val="0"/>
              <w:divBdr>
                <w:top w:val="none" w:sz="0" w:space="0" w:color="auto"/>
                <w:left w:val="none" w:sz="0" w:space="0" w:color="auto"/>
                <w:bottom w:val="none" w:sz="0" w:space="0" w:color="auto"/>
                <w:right w:val="none" w:sz="0" w:space="0" w:color="auto"/>
              </w:divBdr>
              <w:divsChild>
                <w:div w:id="584337901">
                  <w:marLeft w:val="0"/>
                  <w:marRight w:val="0"/>
                  <w:marTop w:val="0"/>
                  <w:marBottom w:val="0"/>
                  <w:divBdr>
                    <w:top w:val="none" w:sz="0" w:space="0" w:color="auto"/>
                    <w:left w:val="none" w:sz="0" w:space="0" w:color="auto"/>
                    <w:bottom w:val="none" w:sz="0" w:space="0" w:color="auto"/>
                    <w:right w:val="none" w:sz="0" w:space="0" w:color="auto"/>
                  </w:divBdr>
                </w:div>
              </w:divsChild>
            </w:div>
            <w:div w:id="1265653794">
              <w:marLeft w:val="0"/>
              <w:marRight w:val="0"/>
              <w:marTop w:val="0"/>
              <w:marBottom w:val="0"/>
              <w:divBdr>
                <w:top w:val="none" w:sz="0" w:space="0" w:color="auto"/>
                <w:left w:val="none" w:sz="0" w:space="0" w:color="auto"/>
                <w:bottom w:val="none" w:sz="0" w:space="0" w:color="auto"/>
                <w:right w:val="none" w:sz="0" w:space="0" w:color="auto"/>
              </w:divBdr>
            </w:div>
          </w:divsChild>
        </w:div>
        <w:div w:id="1499350332">
          <w:marLeft w:val="0"/>
          <w:marRight w:val="0"/>
          <w:marTop w:val="0"/>
          <w:marBottom w:val="0"/>
          <w:divBdr>
            <w:top w:val="none" w:sz="0" w:space="0" w:color="auto"/>
            <w:left w:val="none" w:sz="0" w:space="0" w:color="auto"/>
            <w:bottom w:val="none" w:sz="0" w:space="0" w:color="auto"/>
            <w:right w:val="none" w:sz="0" w:space="0" w:color="auto"/>
          </w:divBdr>
          <w:divsChild>
            <w:div w:id="124932596">
              <w:marLeft w:val="0"/>
              <w:marRight w:val="0"/>
              <w:marTop w:val="0"/>
              <w:marBottom w:val="0"/>
              <w:divBdr>
                <w:top w:val="none" w:sz="0" w:space="0" w:color="auto"/>
                <w:left w:val="none" w:sz="0" w:space="0" w:color="auto"/>
                <w:bottom w:val="none" w:sz="0" w:space="0" w:color="auto"/>
                <w:right w:val="none" w:sz="0" w:space="0" w:color="auto"/>
              </w:divBdr>
              <w:divsChild>
                <w:div w:id="59866405">
                  <w:marLeft w:val="0"/>
                  <w:marRight w:val="0"/>
                  <w:marTop w:val="0"/>
                  <w:marBottom w:val="0"/>
                  <w:divBdr>
                    <w:top w:val="none" w:sz="0" w:space="0" w:color="auto"/>
                    <w:left w:val="none" w:sz="0" w:space="0" w:color="auto"/>
                    <w:bottom w:val="none" w:sz="0" w:space="0" w:color="auto"/>
                    <w:right w:val="none" w:sz="0" w:space="0" w:color="auto"/>
                  </w:divBdr>
                </w:div>
                <w:div w:id="387648355">
                  <w:marLeft w:val="0"/>
                  <w:marRight w:val="0"/>
                  <w:marTop w:val="0"/>
                  <w:marBottom w:val="0"/>
                  <w:divBdr>
                    <w:top w:val="none" w:sz="0" w:space="0" w:color="auto"/>
                    <w:left w:val="none" w:sz="0" w:space="0" w:color="auto"/>
                    <w:bottom w:val="none" w:sz="0" w:space="0" w:color="auto"/>
                    <w:right w:val="none" w:sz="0" w:space="0" w:color="auto"/>
                  </w:divBdr>
                </w:div>
                <w:div w:id="692078111">
                  <w:marLeft w:val="0"/>
                  <w:marRight w:val="0"/>
                  <w:marTop w:val="0"/>
                  <w:marBottom w:val="0"/>
                  <w:divBdr>
                    <w:top w:val="none" w:sz="0" w:space="0" w:color="auto"/>
                    <w:left w:val="none" w:sz="0" w:space="0" w:color="auto"/>
                    <w:bottom w:val="none" w:sz="0" w:space="0" w:color="auto"/>
                    <w:right w:val="none" w:sz="0" w:space="0" w:color="auto"/>
                  </w:divBdr>
                </w:div>
                <w:div w:id="1126772656">
                  <w:marLeft w:val="0"/>
                  <w:marRight w:val="0"/>
                  <w:marTop w:val="0"/>
                  <w:marBottom w:val="0"/>
                  <w:divBdr>
                    <w:top w:val="none" w:sz="0" w:space="0" w:color="auto"/>
                    <w:left w:val="none" w:sz="0" w:space="0" w:color="auto"/>
                    <w:bottom w:val="none" w:sz="0" w:space="0" w:color="auto"/>
                    <w:right w:val="none" w:sz="0" w:space="0" w:color="auto"/>
                  </w:divBdr>
                </w:div>
                <w:div w:id="1595822446">
                  <w:marLeft w:val="0"/>
                  <w:marRight w:val="0"/>
                  <w:marTop w:val="0"/>
                  <w:marBottom w:val="0"/>
                  <w:divBdr>
                    <w:top w:val="none" w:sz="0" w:space="0" w:color="auto"/>
                    <w:left w:val="none" w:sz="0" w:space="0" w:color="auto"/>
                    <w:bottom w:val="none" w:sz="0" w:space="0" w:color="auto"/>
                    <w:right w:val="none" w:sz="0" w:space="0" w:color="auto"/>
                  </w:divBdr>
                </w:div>
                <w:div w:id="1773819643">
                  <w:marLeft w:val="0"/>
                  <w:marRight w:val="0"/>
                  <w:marTop w:val="0"/>
                  <w:marBottom w:val="0"/>
                  <w:divBdr>
                    <w:top w:val="none" w:sz="0" w:space="0" w:color="auto"/>
                    <w:left w:val="none" w:sz="0" w:space="0" w:color="auto"/>
                    <w:bottom w:val="none" w:sz="0" w:space="0" w:color="auto"/>
                    <w:right w:val="none" w:sz="0" w:space="0" w:color="auto"/>
                  </w:divBdr>
                </w:div>
                <w:div w:id="1886865716">
                  <w:marLeft w:val="0"/>
                  <w:marRight w:val="0"/>
                  <w:marTop w:val="0"/>
                  <w:marBottom w:val="0"/>
                  <w:divBdr>
                    <w:top w:val="none" w:sz="0" w:space="0" w:color="auto"/>
                    <w:left w:val="none" w:sz="0" w:space="0" w:color="auto"/>
                    <w:bottom w:val="none" w:sz="0" w:space="0" w:color="auto"/>
                    <w:right w:val="none" w:sz="0" w:space="0" w:color="auto"/>
                  </w:divBdr>
                </w:div>
              </w:divsChild>
            </w:div>
            <w:div w:id="306715203">
              <w:marLeft w:val="0"/>
              <w:marRight w:val="0"/>
              <w:marTop w:val="0"/>
              <w:marBottom w:val="0"/>
              <w:divBdr>
                <w:top w:val="none" w:sz="0" w:space="0" w:color="auto"/>
                <w:left w:val="none" w:sz="0" w:space="0" w:color="auto"/>
                <w:bottom w:val="none" w:sz="0" w:space="0" w:color="auto"/>
                <w:right w:val="none" w:sz="0" w:space="0" w:color="auto"/>
              </w:divBdr>
            </w:div>
            <w:div w:id="483350699">
              <w:marLeft w:val="0"/>
              <w:marRight w:val="0"/>
              <w:marTop w:val="0"/>
              <w:marBottom w:val="0"/>
              <w:divBdr>
                <w:top w:val="none" w:sz="0" w:space="0" w:color="auto"/>
                <w:left w:val="none" w:sz="0" w:space="0" w:color="auto"/>
                <w:bottom w:val="none" w:sz="0" w:space="0" w:color="auto"/>
                <w:right w:val="none" w:sz="0" w:space="0" w:color="auto"/>
              </w:divBdr>
            </w:div>
            <w:div w:id="582111521">
              <w:marLeft w:val="0"/>
              <w:marRight w:val="0"/>
              <w:marTop w:val="0"/>
              <w:marBottom w:val="0"/>
              <w:divBdr>
                <w:top w:val="none" w:sz="0" w:space="0" w:color="auto"/>
                <w:left w:val="none" w:sz="0" w:space="0" w:color="auto"/>
                <w:bottom w:val="none" w:sz="0" w:space="0" w:color="auto"/>
                <w:right w:val="none" w:sz="0" w:space="0" w:color="auto"/>
              </w:divBdr>
            </w:div>
            <w:div w:id="921990395">
              <w:marLeft w:val="0"/>
              <w:marRight w:val="0"/>
              <w:marTop w:val="0"/>
              <w:marBottom w:val="0"/>
              <w:divBdr>
                <w:top w:val="none" w:sz="0" w:space="0" w:color="auto"/>
                <w:left w:val="none" w:sz="0" w:space="0" w:color="auto"/>
                <w:bottom w:val="none" w:sz="0" w:space="0" w:color="auto"/>
                <w:right w:val="none" w:sz="0" w:space="0" w:color="auto"/>
              </w:divBdr>
            </w:div>
            <w:div w:id="1414857321">
              <w:marLeft w:val="0"/>
              <w:marRight w:val="0"/>
              <w:marTop w:val="0"/>
              <w:marBottom w:val="0"/>
              <w:divBdr>
                <w:top w:val="none" w:sz="0" w:space="0" w:color="auto"/>
                <w:left w:val="none" w:sz="0" w:space="0" w:color="auto"/>
                <w:bottom w:val="none" w:sz="0" w:space="0" w:color="auto"/>
                <w:right w:val="none" w:sz="0" w:space="0" w:color="auto"/>
              </w:divBdr>
            </w:div>
            <w:div w:id="1940019791">
              <w:marLeft w:val="0"/>
              <w:marRight w:val="0"/>
              <w:marTop w:val="0"/>
              <w:marBottom w:val="0"/>
              <w:divBdr>
                <w:top w:val="none" w:sz="0" w:space="0" w:color="auto"/>
                <w:left w:val="none" w:sz="0" w:space="0" w:color="auto"/>
                <w:bottom w:val="none" w:sz="0" w:space="0" w:color="auto"/>
                <w:right w:val="none" w:sz="0" w:space="0" w:color="auto"/>
              </w:divBdr>
            </w:div>
            <w:div w:id="1966811274">
              <w:marLeft w:val="0"/>
              <w:marRight w:val="0"/>
              <w:marTop w:val="0"/>
              <w:marBottom w:val="0"/>
              <w:divBdr>
                <w:top w:val="none" w:sz="0" w:space="0" w:color="auto"/>
                <w:left w:val="none" w:sz="0" w:space="0" w:color="auto"/>
                <w:bottom w:val="none" w:sz="0" w:space="0" w:color="auto"/>
                <w:right w:val="none" w:sz="0" w:space="0" w:color="auto"/>
              </w:divBdr>
            </w:div>
          </w:divsChild>
        </w:div>
        <w:div w:id="1509708118">
          <w:marLeft w:val="0"/>
          <w:marRight w:val="0"/>
          <w:marTop w:val="0"/>
          <w:marBottom w:val="0"/>
          <w:divBdr>
            <w:top w:val="none" w:sz="0" w:space="0" w:color="auto"/>
            <w:left w:val="none" w:sz="0" w:space="0" w:color="auto"/>
            <w:bottom w:val="none" w:sz="0" w:space="0" w:color="auto"/>
            <w:right w:val="none" w:sz="0" w:space="0" w:color="auto"/>
          </w:divBdr>
          <w:divsChild>
            <w:div w:id="95516295">
              <w:marLeft w:val="0"/>
              <w:marRight w:val="0"/>
              <w:marTop w:val="0"/>
              <w:marBottom w:val="0"/>
              <w:divBdr>
                <w:top w:val="none" w:sz="0" w:space="0" w:color="auto"/>
                <w:left w:val="none" w:sz="0" w:space="0" w:color="auto"/>
                <w:bottom w:val="none" w:sz="0" w:space="0" w:color="auto"/>
                <w:right w:val="none" w:sz="0" w:space="0" w:color="auto"/>
              </w:divBdr>
            </w:div>
            <w:div w:id="120537405">
              <w:marLeft w:val="0"/>
              <w:marRight w:val="0"/>
              <w:marTop w:val="0"/>
              <w:marBottom w:val="0"/>
              <w:divBdr>
                <w:top w:val="none" w:sz="0" w:space="0" w:color="auto"/>
                <w:left w:val="none" w:sz="0" w:space="0" w:color="auto"/>
                <w:bottom w:val="none" w:sz="0" w:space="0" w:color="auto"/>
                <w:right w:val="none" w:sz="0" w:space="0" w:color="auto"/>
              </w:divBdr>
            </w:div>
            <w:div w:id="175467093">
              <w:marLeft w:val="0"/>
              <w:marRight w:val="0"/>
              <w:marTop w:val="0"/>
              <w:marBottom w:val="0"/>
              <w:divBdr>
                <w:top w:val="none" w:sz="0" w:space="0" w:color="auto"/>
                <w:left w:val="none" w:sz="0" w:space="0" w:color="auto"/>
                <w:bottom w:val="none" w:sz="0" w:space="0" w:color="auto"/>
                <w:right w:val="none" w:sz="0" w:space="0" w:color="auto"/>
              </w:divBdr>
            </w:div>
            <w:div w:id="232084660">
              <w:marLeft w:val="0"/>
              <w:marRight w:val="0"/>
              <w:marTop w:val="0"/>
              <w:marBottom w:val="0"/>
              <w:divBdr>
                <w:top w:val="none" w:sz="0" w:space="0" w:color="auto"/>
                <w:left w:val="none" w:sz="0" w:space="0" w:color="auto"/>
                <w:bottom w:val="none" w:sz="0" w:space="0" w:color="auto"/>
                <w:right w:val="none" w:sz="0" w:space="0" w:color="auto"/>
              </w:divBdr>
            </w:div>
            <w:div w:id="310528893">
              <w:marLeft w:val="0"/>
              <w:marRight w:val="0"/>
              <w:marTop w:val="0"/>
              <w:marBottom w:val="0"/>
              <w:divBdr>
                <w:top w:val="none" w:sz="0" w:space="0" w:color="auto"/>
                <w:left w:val="none" w:sz="0" w:space="0" w:color="auto"/>
                <w:bottom w:val="none" w:sz="0" w:space="0" w:color="auto"/>
                <w:right w:val="none" w:sz="0" w:space="0" w:color="auto"/>
              </w:divBdr>
            </w:div>
            <w:div w:id="350759711">
              <w:marLeft w:val="0"/>
              <w:marRight w:val="0"/>
              <w:marTop w:val="0"/>
              <w:marBottom w:val="0"/>
              <w:divBdr>
                <w:top w:val="none" w:sz="0" w:space="0" w:color="auto"/>
                <w:left w:val="none" w:sz="0" w:space="0" w:color="auto"/>
                <w:bottom w:val="none" w:sz="0" w:space="0" w:color="auto"/>
                <w:right w:val="none" w:sz="0" w:space="0" w:color="auto"/>
              </w:divBdr>
              <w:divsChild>
                <w:div w:id="118958065">
                  <w:marLeft w:val="0"/>
                  <w:marRight w:val="0"/>
                  <w:marTop w:val="0"/>
                  <w:marBottom w:val="0"/>
                  <w:divBdr>
                    <w:top w:val="none" w:sz="0" w:space="0" w:color="auto"/>
                    <w:left w:val="none" w:sz="0" w:space="0" w:color="auto"/>
                    <w:bottom w:val="none" w:sz="0" w:space="0" w:color="auto"/>
                    <w:right w:val="none" w:sz="0" w:space="0" w:color="auto"/>
                  </w:divBdr>
                </w:div>
                <w:div w:id="194927587">
                  <w:marLeft w:val="0"/>
                  <w:marRight w:val="0"/>
                  <w:marTop w:val="0"/>
                  <w:marBottom w:val="0"/>
                  <w:divBdr>
                    <w:top w:val="none" w:sz="0" w:space="0" w:color="auto"/>
                    <w:left w:val="none" w:sz="0" w:space="0" w:color="auto"/>
                    <w:bottom w:val="none" w:sz="0" w:space="0" w:color="auto"/>
                    <w:right w:val="none" w:sz="0" w:space="0" w:color="auto"/>
                  </w:divBdr>
                </w:div>
                <w:div w:id="337075517">
                  <w:marLeft w:val="0"/>
                  <w:marRight w:val="0"/>
                  <w:marTop w:val="0"/>
                  <w:marBottom w:val="0"/>
                  <w:divBdr>
                    <w:top w:val="none" w:sz="0" w:space="0" w:color="auto"/>
                    <w:left w:val="none" w:sz="0" w:space="0" w:color="auto"/>
                    <w:bottom w:val="none" w:sz="0" w:space="0" w:color="auto"/>
                    <w:right w:val="none" w:sz="0" w:space="0" w:color="auto"/>
                  </w:divBdr>
                </w:div>
                <w:div w:id="442502462">
                  <w:marLeft w:val="0"/>
                  <w:marRight w:val="0"/>
                  <w:marTop w:val="0"/>
                  <w:marBottom w:val="0"/>
                  <w:divBdr>
                    <w:top w:val="none" w:sz="0" w:space="0" w:color="auto"/>
                    <w:left w:val="none" w:sz="0" w:space="0" w:color="auto"/>
                    <w:bottom w:val="none" w:sz="0" w:space="0" w:color="auto"/>
                    <w:right w:val="none" w:sz="0" w:space="0" w:color="auto"/>
                  </w:divBdr>
                </w:div>
                <w:div w:id="596641454">
                  <w:marLeft w:val="0"/>
                  <w:marRight w:val="0"/>
                  <w:marTop w:val="0"/>
                  <w:marBottom w:val="0"/>
                  <w:divBdr>
                    <w:top w:val="none" w:sz="0" w:space="0" w:color="auto"/>
                    <w:left w:val="none" w:sz="0" w:space="0" w:color="auto"/>
                    <w:bottom w:val="none" w:sz="0" w:space="0" w:color="auto"/>
                    <w:right w:val="none" w:sz="0" w:space="0" w:color="auto"/>
                  </w:divBdr>
                </w:div>
                <w:div w:id="633949693">
                  <w:marLeft w:val="0"/>
                  <w:marRight w:val="0"/>
                  <w:marTop w:val="0"/>
                  <w:marBottom w:val="0"/>
                  <w:divBdr>
                    <w:top w:val="none" w:sz="0" w:space="0" w:color="auto"/>
                    <w:left w:val="none" w:sz="0" w:space="0" w:color="auto"/>
                    <w:bottom w:val="none" w:sz="0" w:space="0" w:color="auto"/>
                    <w:right w:val="none" w:sz="0" w:space="0" w:color="auto"/>
                  </w:divBdr>
                </w:div>
                <w:div w:id="771821200">
                  <w:marLeft w:val="0"/>
                  <w:marRight w:val="0"/>
                  <w:marTop w:val="0"/>
                  <w:marBottom w:val="0"/>
                  <w:divBdr>
                    <w:top w:val="none" w:sz="0" w:space="0" w:color="auto"/>
                    <w:left w:val="none" w:sz="0" w:space="0" w:color="auto"/>
                    <w:bottom w:val="none" w:sz="0" w:space="0" w:color="auto"/>
                    <w:right w:val="none" w:sz="0" w:space="0" w:color="auto"/>
                  </w:divBdr>
                </w:div>
                <w:div w:id="801073290">
                  <w:marLeft w:val="0"/>
                  <w:marRight w:val="0"/>
                  <w:marTop w:val="0"/>
                  <w:marBottom w:val="0"/>
                  <w:divBdr>
                    <w:top w:val="none" w:sz="0" w:space="0" w:color="auto"/>
                    <w:left w:val="none" w:sz="0" w:space="0" w:color="auto"/>
                    <w:bottom w:val="none" w:sz="0" w:space="0" w:color="auto"/>
                    <w:right w:val="none" w:sz="0" w:space="0" w:color="auto"/>
                  </w:divBdr>
                </w:div>
                <w:div w:id="1204906721">
                  <w:marLeft w:val="0"/>
                  <w:marRight w:val="0"/>
                  <w:marTop w:val="0"/>
                  <w:marBottom w:val="0"/>
                  <w:divBdr>
                    <w:top w:val="none" w:sz="0" w:space="0" w:color="auto"/>
                    <w:left w:val="none" w:sz="0" w:space="0" w:color="auto"/>
                    <w:bottom w:val="none" w:sz="0" w:space="0" w:color="auto"/>
                    <w:right w:val="none" w:sz="0" w:space="0" w:color="auto"/>
                  </w:divBdr>
                </w:div>
                <w:div w:id="1460800650">
                  <w:marLeft w:val="0"/>
                  <w:marRight w:val="0"/>
                  <w:marTop w:val="0"/>
                  <w:marBottom w:val="0"/>
                  <w:divBdr>
                    <w:top w:val="none" w:sz="0" w:space="0" w:color="auto"/>
                    <w:left w:val="none" w:sz="0" w:space="0" w:color="auto"/>
                    <w:bottom w:val="none" w:sz="0" w:space="0" w:color="auto"/>
                    <w:right w:val="none" w:sz="0" w:space="0" w:color="auto"/>
                  </w:divBdr>
                </w:div>
                <w:div w:id="1540899451">
                  <w:marLeft w:val="0"/>
                  <w:marRight w:val="0"/>
                  <w:marTop w:val="0"/>
                  <w:marBottom w:val="0"/>
                  <w:divBdr>
                    <w:top w:val="none" w:sz="0" w:space="0" w:color="auto"/>
                    <w:left w:val="none" w:sz="0" w:space="0" w:color="auto"/>
                    <w:bottom w:val="none" w:sz="0" w:space="0" w:color="auto"/>
                    <w:right w:val="none" w:sz="0" w:space="0" w:color="auto"/>
                  </w:divBdr>
                </w:div>
                <w:div w:id="1671567604">
                  <w:marLeft w:val="0"/>
                  <w:marRight w:val="0"/>
                  <w:marTop w:val="0"/>
                  <w:marBottom w:val="0"/>
                  <w:divBdr>
                    <w:top w:val="none" w:sz="0" w:space="0" w:color="auto"/>
                    <w:left w:val="none" w:sz="0" w:space="0" w:color="auto"/>
                    <w:bottom w:val="none" w:sz="0" w:space="0" w:color="auto"/>
                    <w:right w:val="none" w:sz="0" w:space="0" w:color="auto"/>
                  </w:divBdr>
                </w:div>
                <w:div w:id="1720089274">
                  <w:marLeft w:val="0"/>
                  <w:marRight w:val="0"/>
                  <w:marTop w:val="0"/>
                  <w:marBottom w:val="0"/>
                  <w:divBdr>
                    <w:top w:val="none" w:sz="0" w:space="0" w:color="auto"/>
                    <w:left w:val="none" w:sz="0" w:space="0" w:color="auto"/>
                    <w:bottom w:val="none" w:sz="0" w:space="0" w:color="auto"/>
                    <w:right w:val="none" w:sz="0" w:space="0" w:color="auto"/>
                  </w:divBdr>
                </w:div>
                <w:div w:id="1840120023">
                  <w:marLeft w:val="0"/>
                  <w:marRight w:val="0"/>
                  <w:marTop w:val="0"/>
                  <w:marBottom w:val="0"/>
                  <w:divBdr>
                    <w:top w:val="none" w:sz="0" w:space="0" w:color="auto"/>
                    <w:left w:val="none" w:sz="0" w:space="0" w:color="auto"/>
                    <w:bottom w:val="none" w:sz="0" w:space="0" w:color="auto"/>
                    <w:right w:val="none" w:sz="0" w:space="0" w:color="auto"/>
                  </w:divBdr>
                </w:div>
                <w:div w:id="1898590149">
                  <w:marLeft w:val="0"/>
                  <w:marRight w:val="0"/>
                  <w:marTop w:val="0"/>
                  <w:marBottom w:val="0"/>
                  <w:divBdr>
                    <w:top w:val="none" w:sz="0" w:space="0" w:color="auto"/>
                    <w:left w:val="none" w:sz="0" w:space="0" w:color="auto"/>
                    <w:bottom w:val="none" w:sz="0" w:space="0" w:color="auto"/>
                    <w:right w:val="none" w:sz="0" w:space="0" w:color="auto"/>
                  </w:divBdr>
                </w:div>
                <w:div w:id="1932077682">
                  <w:marLeft w:val="0"/>
                  <w:marRight w:val="0"/>
                  <w:marTop w:val="0"/>
                  <w:marBottom w:val="0"/>
                  <w:divBdr>
                    <w:top w:val="none" w:sz="0" w:space="0" w:color="auto"/>
                    <w:left w:val="none" w:sz="0" w:space="0" w:color="auto"/>
                    <w:bottom w:val="none" w:sz="0" w:space="0" w:color="auto"/>
                    <w:right w:val="none" w:sz="0" w:space="0" w:color="auto"/>
                  </w:divBdr>
                </w:div>
              </w:divsChild>
            </w:div>
            <w:div w:id="396897479">
              <w:marLeft w:val="0"/>
              <w:marRight w:val="0"/>
              <w:marTop w:val="0"/>
              <w:marBottom w:val="0"/>
              <w:divBdr>
                <w:top w:val="none" w:sz="0" w:space="0" w:color="auto"/>
                <w:left w:val="none" w:sz="0" w:space="0" w:color="auto"/>
                <w:bottom w:val="none" w:sz="0" w:space="0" w:color="auto"/>
                <w:right w:val="none" w:sz="0" w:space="0" w:color="auto"/>
              </w:divBdr>
            </w:div>
            <w:div w:id="501093241">
              <w:marLeft w:val="0"/>
              <w:marRight w:val="0"/>
              <w:marTop w:val="0"/>
              <w:marBottom w:val="0"/>
              <w:divBdr>
                <w:top w:val="none" w:sz="0" w:space="0" w:color="auto"/>
                <w:left w:val="none" w:sz="0" w:space="0" w:color="auto"/>
                <w:bottom w:val="none" w:sz="0" w:space="0" w:color="auto"/>
                <w:right w:val="none" w:sz="0" w:space="0" w:color="auto"/>
              </w:divBdr>
            </w:div>
            <w:div w:id="638221821">
              <w:marLeft w:val="0"/>
              <w:marRight w:val="0"/>
              <w:marTop w:val="0"/>
              <w:marBottom w:val="0"/>
              <w:divBdr>
                <w:top w:val="none" w:sz="0" w:space="0" w:color="auto"/>
                <w:left w:val="none" w:sz="0" w:space="0" w:color="auto"/>
                <w:bottom w:val="none" w:sz="0" w:space="0" w:color="auto"/>
                <w:right w:val="none" w:sz="0" w:space="0" w:color="auto"/>
              </w:divBdr>
            </w:div>
            <w:div w:id="1123503295">
              <w:marLeft w:val="0"/>
              <w:marRight w:val="0"/>
              <w:marTop w:val="0"/>
              <w:marBottom w:val="0"/>
              <w:divBdr>
                <w:top w:val="none" w:sz="0" w:space="0" w:color="auto"/>
                <w:left w:val="none" w:sz="0" w:space="0" w:color="auto"/>
                <w:bottom w:val="none" w:sz="0" w:space="0" w:color="auto"/>
                <w:right w:val="none" w:sz="0" w:space="0" w:color="auto"/>
              </w:divBdr>
            </w:div>
            <w:div w:id="1322275015">
              <w:marLeft w:val="0"/>
              <w:marRight w:val="0"/>
              <w:marTop w:val="0"/>
              <w:marBottom w:val="0"/>
              <w:divBdr>
                <w:top w:val="none" w:sz="0" w:space="0" w:color="auto"/>
                <w:left w:val="none" w:sz="0" w:space="0" w:color="auto"/>
                <w:bottom w:val="none" w:sz="0" w:space="0" w:color="auto"/>
                <w:right w:val="none" w:sz="0" w:space="0" w:color="auto"/>
              </w:divBdr>
            </w:div>
            <w:div w:id="1414668924">
              <w:marLeft w:val="0"/>
              <w:marRight w:val="0"/>
              <w:marTop w:val="0"/>
              <w:marBottom w:val="0"/>
              <w:divBdr>
                <w:top w:val="none" w:sz="0" w:space="0" w:color="auto"/>
                <w:left w:val="none" w:sz="0" w:space="0" w:color="auto"/>
                <w:bottom w:val="none" w:sz="0" w:space="0" w:color="auto"/>
                <w:right w:val="none" w:sz="0" w:space="0" w:color="auto"/>
              </w:divBdr>
            </w:div>
            <w:div w:id="1511025815">
              <w:marLeft w:val="0"/>
              <w:marRight w:val="0"/>
              <w:marTop w:val="0"/>
              <w:marBottom w:val="0"/>
              <w:divBdr>
                <w:top w:val="none" w:sz="0" w:space="0" w:color="auto"/>
                <w:left w:val="none" w:sz="0" w:space="0" w:color="auto"/>
                <w:bottom w:val="none" w:sz="0" w:space="0" w:color="auto"/>
                <w:right w:val="none" w:sz="0" w:space="0" w:color="auto"/>
              </w:divBdr>
            </w:div>
            <w:div w:id="1615945692">
              <w:marLeft w:val="0"/>
              <w:marRight w:val="0"/>
              <w:marTop w:val="0"/>
              <w:marBottom w:val="0"/>
              <w:divBdr>
                <w:top w:val="none" w:sz="0" w:space="0" w:color="auto"/>
                <w:left w:val="none" w:sz="0" w:space="0" w:color="auto"/>
                <w:bottom w:val="none" w:sz="0" w:space="0" w:color="auto"/>
                <w:right w:val="none" w:sz="0" w:space="0" w:color="auto"/>
              </w:divBdr>
            </w:div>
            <w:div w:id="1700357498">
              <w:marLeft w:val="0"/>
              <w:marRight w:val="0"/>
              <w:marTop w:val="0"/>
              <w:marBottom w:val="0"/>
              <w:divBdr>
                <w:top w:val="none" w:sz="0" w:space="0" w:color="auto"/>
                <w:left w:val="none" w:sz="0" w:space="0" w:color="auto"/>
                <w:bottom w:val="none" w:sz="0" w:space="0" w:color="auto"/>
                <w:right w:val="none" w:sz="0" w:space="0" w:color="auto"/>
              </w:divBdr>
            </w:div>
            <w:div w:id="1788160342">
              <w:marLeft w:val="0"/>
              <w:marRight w:val="0"/>
              <w:marTop w:val="0"/>
              <w:marBottom w:val="0"/>
              <w:divBdr>
                <w:top w:val="none" w:sz="0" w:space="0" w:color="auto"/>
                <w:left w:val="none" w:sz="0" w:space="0" w:color="auto"/>
                <w:bottom w:val="none" w:sz="0" w:space="0" w:color="auto"/>
                <w:right w:val="none" w:sz="0" w:space="0" w:color="auto"/>
              </w:divBdr>
            </w:div>
            <w:div w:id="1794901972">
              <w:marLeft w:val="0"/>
              <w:marRight w:val="0"/>
              <w:marTop w:val="0"/>
              <w:marBottom w:val="0"/>
              <w:divBdr>
                <w:top w:val="none" w:sz="0" w:space="0" w:color="auto"/>
                <w:left w:val="none" w:sz="0" w:space="0" w:color="auto"/>
                <w:bottom w:val="none" w:sz="0" w:space="0" w:color="auto"/>
                <w:right w:val="none" w:sz="0" w:space="0" w:color="auto"/>
              </w:divBdr>
            </w:div>
          </w:divsChild>
        </w:div>
        <w:div w:id="1509714078">
          <w:marLeft w:val="0"/>
          <w:marRight w:val="0"/>
          <w:marTop w:val="0"/>
          <w:marBottom w:val="0"/>
          <w:divBdr>
            <w:top w:val="none" w:sz="0" w:space="0" w:color="auto"/>
            <w:left w:val="none" w:sz="0" w:space="0" w:color="auto"/>
            <w:bottom w:val="none" w:sz="0" w:space="0" w:color="auto"/>
            <w:right w:val="none" w:sz="0" w:space="0" w:color="auto"/>
          </w:divBdr>
          <w:divsChild>
            <w:div w:id="250045859">
              <w:marLeft w:val="0"/>
              <w:marRight w:val="0"/>
              <w:marTop w:val="0"/>
              <w:marBottom w:val="0"/>
              <w:divBdr>
                <w:top w:val="none" w:sz="0" w:space="0" w:color="auto"/>
                <w:left w:val="none" w:sz="0" w:space="0" w:color="auto"/>
                <w:bottom w:val="none" w:sz="0" w:space="0" w:color="auto"/>
                <w:right w:val="none" w:sz="0" w:space="0" w:color="auto"/>
              </w:divBdr>
            </w:div>
            <w:div w:id="263729697">
              <w:marLeft w:val="0"/>
              <w:marRight w:val="0"/>
              <w:marTop w:val="0"/>
              <w:marBottom w:val="0"/>
              <w:divBdr>
                <w:top w:val="none" w:sz="0" w:space="0" w:color="auto"/>
                <w:left w:val="none" w:sz="0" w:space="0" w:color="auto"/>
                <w:bottom w:val="none" w:sz="0" w:space="0" w:color="auto"/>
                <w:right w:val="none" w:sz="0" w:space="0" w:color="auto"/>
              </w:divBdr>
            </w:div>
            <w:div w:id="409546076">
              <w:marLeft w:val="0"/>
              <w:marRight w:val="0"/>
              <w:marTop w:val="0"/>
              <w:marBottom w:val="0"/>
              <w:divBdr>
                <w:top w:val="none" w:sz="0" w:space="0" w:color="auto"/>
                <w:left w:val="none" w:sz="0" w:space="0" w:color="auto"/>
                <w:bottom w:val="none" w:sz="0" w:space="0" w:color="auto"/>
                <w:right w:val="none" w:sz="0" w:space="0" w:color="auto"/>
              </w:divBdr>
            </w:div>
            <w:div w:id="426850979">
              <w:marLeft w:val="0"/>
              <w:marRight w:val="0"/>
              <w:marTop w:val="0"/>
              <w:marBottom w:val="0"/>
              <w:divBdr>
                <w:top w:val="none" w:sz="0" w:space="0" w:color="auto"/>
                <w:left w:val="none" w:sz="0" w:space="0" w:color="auto"/>
                <w:bottom w:val="none" w:sz="0" w:space="0" w:color="auto"/>
                <w:right w:val="none" w:sz="0" w:space="0" w:color="auto"/>
              </w:divBdr>
            </w:div>
            <w:div w:id="599411305">
              <w:marLeft w:val="0"/>
              <w:marRight w:val="0"/>
              <w:marTop w:val="0"/>
              <w:marBottom w:val="0"/>
              <w:divBdr>
                <w:top w:val="none" w:sz="0" w:space="0" w:color="auto"/>
                <w:left w:val="none" w:sz="0" w:space="0" w:color="auto"/>
                <w:bottom w:val="none" w:sz="0" w:space="0" w:color="auto"/>
                <w:right w:val="none" w:sz="0" w:space="0" w:color="auto"/>
              </w:divBdr>
            </w:div>
            <w:div w:id="642271020">
              <w:marLeft w:val="0"/>
              <w:marRight w:val="0"/>
              <w:marTop w:val="0"/>
              <w:marBottom w:val="0"/>
              <w:divBdr>
                <w:top w:val="none" w:sz="0" w:space="0" w:color="auto"/>
                <w:left w:val="none" w:sz="0" w:space="0" w:color="auto"/>
                <w:bottom w:val="none" w:sz="0" w:space="0" w:color="auto"/>
                <w:right w:val="none" w:sz="0" w:space="0" w:color="auto"/>
              </w:divBdr>
            </w:div>
            <w:div w:id="730076856">
              <w:marLeft w:val="0"/>
              <w:marRight w:val="0"/>
              <w:marTop w:val="0"/>
              <w:marBottom w:val="0"/>
              <w:divBdr>
                <w:top w:val="none" w:sz="0" w:space="0" w:color="auto"/>
                <w:left w:val="none" w:sz="0" w:space="0" w:color="auto"/>
                <w:bottom w:val="none" w:sz="0" w:space="0" w:color="auto"/>
                <w:right w:val="none" w:sz="0" w:space="0" w:color="auto"/>
              </w:divBdr>
            </w:div>
            <w:div w:id="806357035">
              <w:marLeft w:val="0"/>
              <w:marRight w:val="0"/>
              <w:marTop w:val="0"/>
              <w:marBottom w:val="0"/>
              <w:divBdr>
                <w:top w:val="none" w:sz="0" w:space="0" w:color="auto"/>
                <w:left w:val="none" w:sz="0" w:space="0" w:color="auto"/>
                <w:bottom w:val="none" w:sz="0" w:space="0" w:color="auto"/>
                <w:right w:val="none" w:sz="0" w:space="0" w:color="auto"/>
              </w:divBdr>
            </w:div>
            <w:div w:id="927346768">
              <w:marLeft w:val="0"/>
              <w:marRight w:val="0"/>
              <w:marTop w:val="0"/>
              <w:marBottom w:val="0"/>
              <w:divBdr>
                <w:top w:val="none" w:sz="0" w:space="0" w:color="auto"/>
                <w:left w:val="none" w:sz="0" w:space="0" w:color="auto"/>
                <w:bottom w:val="none" w:sz="0" w:space="0" w:color="auto"/>
                <w:right w:val="none" w:sz="0" w:space="0" w:color="auto"/>
              </w:divBdr>
            </w:div>
            <w:div w:id="1517498205">
              <w:marLeft w:val="0"/>
              <w:marRight w:val="0"/>
              <w:marTop w:val="0"/>
              <w:marBottom w:val="0"/>
              <w:divBdr>
                <w:top w:val="none" w:sz="0" w:space="0" w:color="auto"/>
                <w:left w:val="none" w:sz="0" w:space="0" w:color="auto"/>
                <w:bottom w:val="none" w:sz="0" w:space="0" w:color="auto"/>
                <w:right w:val="none" w:sz="0" w:space="0" w:color="auto"/>
              </w:divBdr>
            </w:div>
            <w:div w:id="1560629070">
              <w:marLeft w:val="0"/>
              <w:marRight w:val="0"/>
              <w:marTop w:val="0"/>
              <w:marBottom w:val="0"/>
              <w:divBdr>
                <w:top w:val="none" w:sz="0" w:space="0" w:color="auto"/>
                <w:left w:val="none" w:sz="0" w:space="0" w:color="auto"/>
                <w:bottom w:val="none" w:sz="0" w:space="0" w:color="auto"/>
                <w:right w:val="none" w:sz="0" w:space="0" w:color="auto"/>
              </w:divBdr>
              <w:divsChild>
                <w:div w:id="83960941">
                  <w:marLeft w:val="0"/>
                  <w:marRight w:val="0"/>
                  <w:marTop w:val="0"/>
                  <w:marBottom w:val="0"/>
                  <w:divBdr>
                    <w:top w:val="none" w:sz="0" w:space="0" w:color="auto"/>
                    <w:left w:val="none" w:sz="0" w:space="0" w:color="auto"/>
                    <w:bottom w:val="none" w:sz="0" w:space="0" w:color="auto"/>
                    <w:right w:val="none" w:sz="0" w:space="0" w:color="auto"/>
                  </w:divBdr>
                </w:div>
                <w:div w:id="108093300">
                  <w:marLeft w:val="0"/>
                  <w:marRight w:val="0"/>
                  <w:marTop w:val="0"/>
                  <w:marBottom w:val="0"/>
                  <w:divBdr>
                    <w:top w:val="none" w:sz="0" w:space="0" w:color="auto"/>
                    <w:left w:val="none" w:sz="0" w:space="0" w:color="auto"/>
                    <w:bottom w:val="none" w:sz="0" w:space="0" w:color="auto"/>
                    <w:right w:val="none" w:sz="0" w:space="0" w:color="auto"/>
                  </w:divBdr>
                </w:div>
                <w:div w:id="140469249">
                  <w:marLeft w:val="0"/>
                  <w:marRight w:val="0"/>
                  <w:marTop w:val="0"/>
                  <w:marBottom w:val="0"/>
                  <w:divBdr>
                    <w:top w:val="none" w:sz="0" w:space="0" w:color="auto"/>
                    <w:left w:val="none" w:sz="0" w:space="0" w:color="auto"/>
                    <w:bottom w:val="none" w:sz="0" w:space="0" w:color="auto"/>
                    <w:right w:val="none" w:sz="0" w:space="0" w:color="auto"/>
                  </w:divBdr>
                </w:div>
                <w:div w:id="285698095">
                  <w:marLeft w:val="0"/>
                  <w:marRight w:val="0"/>
                  <w:marTop w:val="0"/>
                  <w:marBottom w:val="0"/>
                  <w:divBdr>
                    <w:top w:val="none" w:sz="0" w:space="0" w:color="auto"/>
                    <w:left w:val="none" w:sz="0" w:space="0" w:color="auto"/>
                    <w:bottom w:val="none" w:sz="0" w:space="0" w:color="auto"/>
                    <w:right w:val="none" w:sz="0" w:space="0" w:color="auto"/>
                  </w:divBdr>
                </w:div>
                <w:div w:id="512258637">
                  <w:marLeft w:val="0"/>
                  <w:marRight w:val="0"/>
                  <w:marTop w:val="0"/>
                  <w:marBottom w:val="0"/>
                  <w:divBdr>
                    <w:top w:val="none" w:sz="0" w:space="0" w:color="auto"/>
                    <w:left w:val="none" w:sz="0" w:space="0" w:color="auto"/>
                    <w:bottom w:val="none" w:sz="0" w:space="0" w:color="auto"/>
                    <w:right w:val="none" w:sz="0" w:space="0" w:color="auto"/>
                  </w:divBdr>
                </w:div>
                <w:div w:id="761993380">
                  <w:marLeft w:val="0"/>
                  <w:marRight w:val="0"/>
                  <w:marTop w:val="0"/>
                  <w:marBottom w:val="0"/>
                  <w:divBdr>
                    <w:top w:val="none" w:sz="0" w:space="0" w:color="auto"/>
                    <w:left w:val="none" w:sz="0" w:space="0" w:color="auto"/>
                    <w:bottom w:val="none" w:sz="0" w:space="0" w:color="auto"/>
                    <w:right w:val="none" w:sz="0" w:space="0" w:color="auto"/>
                  </w:divBdr>
                </w:div>
                <w:div w:id="1274707213">
                  <w:marLeft w:val="0"/>
                  <w:marRight w:val="0"/>
                  <w:marTop w:val="0"/>
                  <w:marBottom w:val="0"/>
                  <w:divBdr>
                    <w:top w:val="none" w:sz="0" w:space="0" w:color="auto"/>
                    <w:left w:val="none" w:sz="0" w:space="0" w:color="auto"/>
                    <w:bottom w:val="none" w:sz="0" w:space="0" w:color="auto"/>
                    <w:right w:val="none" w:sz="0" w:space="0" w:color="auto"/>
                  </w:divBdr>
                </w:div>
                <w:div w:id="1393119968">
                  <w:marLeft w:val="0"/>
                  <w:marRight w:val="0"/>
                  <w:marTop w:val="0"/>
                  <w:marBottom w:val="0"/>
                  <w:divBdr>
                    <w:top w:val="none" w:sz="0" w:space="0" w:color="auto"/>
                    <w:left w:val="none" w:sz="0" w:space="0" w:color="auto"/>
                    <w:bottom w:val="none" w:sz="0" w:space="0" w:color="auto"/>
                    <w:right w:val="none" w:sz="0" w:space="0" w:color="auto"/>
                  </w:divBdr>
                </w:div>
                <w:div w:id="1840195728">
                  <w:marLeft w:val="0"/>
                  <w:marRight w:val="0"/>
                  <w:marTop w:val="0"/>
                  <w:marBottom w:val="0"/>
                  <w:divBdr>
                    <w:top w:val="none" w:sz="0" w:space="0" w:color="auto"/>
                    <w:left w:val="none" w:sz="0" w:space="0" w:color="auto"/>
                    <w:bottom w:val="none" w:sz="0" w:space="0" w:color="auto"/>
                    <w:right w:val="none" w:sz="0" w:space="0" w:color="auto"/>
                  </w:divBdr>
                </w:div>
                <w:div w:id="1877303912">
                  <w:marLeft w:val="0"/>
                  <w:marRight w:val="0"/>
                  <w:marTop w:val="0"/>
                  <w:marBottom w:val="0"/>
                  <w:divBdr>
                    <w:top w:val="none" w:sz="0" w:space="0" w:color="auto"/>
                    <w:left w:val="none" w:sz="0" w:space="0" w:color="auto"/>
                    <w:bottom w:val="none" w:sz="0" w:space="0" w:color="auto"/>
                    <w:right w:val="none" w:sz="0" w:space="0" w:color="auto"/>
                  </w:divBdr>
                </w:div>
                <w:div w:id="2065398621">
                  <w:marLeft w:val="0"/>
                  <w:marRight w:val="0"/>
                  <w:marTop w:val="0"/>
                  <w:marBottom w:val="0"/>
                  <w:divBdr>
                    <w:top w:val="none" w:sz="0" w:space="0" w:color="auto"/>
                    <w:left w:val="none" w:sz="0" w:space="0" w:color="auto"/>
                    <w:bottom w:val="none" w:sz="0" w:space="0" w:color="auto"/>
                    <w:right w:val="none" w:sz="0" w:space="0" w:color="auto"/>
                  </w:divBdr>
                </w:div>
              </w:divsChild>
            </w:div>
            <w:div w:id="2100788360">
              <w:marLeft w:val="0"/>
              <w:marRight w:val="0"/>
              <w:marTop w:val="0"/>
              <w:marBottom w:val="0"/>
              <w:divBdr>
                <w:top w:val="none" w:sz="0" w:space="0" w:color="auto"/>
                <w:left w:val="none" w:sz="0" w:space="0" w:color="auto"/>
                <w:bottom w:val="none" w:sz="0" w:space="0" w:color="auto"/>
                <w:right w:val="none" w:sz="0" w:space="0" w:color="auto"/>
              </w:divBdr>
            </w:div>
          </w:divsChild>
        </w:div>
        <w:div w:id="1520238725">
          <w:marLeft w:val="0"/>
          <w:marRight w:val="0"/>
          <w:marTop w:val="0"/>
          <w:marBottom w:val="0"/>
          <w:divBdr>
            <w:top w:val="none" w:sz="0" w:space="0" w:color="auto"/>
            <w:left w:val="none" w:sz="0" w:space="0" w:color="auto"/>
            <w:bottom w:val="none" w:sz="0" w:space="0" w:color="auto"/>
            <w:right w:val="none" w:sz="0" w:space="0" w:color="auto"/>
          </w:divBdr>
          <w:divsChild>
            <w:div w:id="32579048">
              <w:marLeft w:val="0"/>
              <w:marRight w:val="0"/>
              <w:marTop w:val="0"/>
              <w:marBottom w:val="0"/>
              <w:divBdr>
                <w:top w:val="none" w:sz="0" w:space="0" w:color="auto"/>
                <w:left w:val="none" w:sz="0" w:space="0" w:color="auto"/>
                <w:bottom w:val="none" w:sz="0" w:space="0" w:color="auto"/>
                <w:right w:val="none" w:sz="0" w:space="0" w:color="auto"/>
              </w:divBdr>
            </w:div>
            <w:div w:id="464198064">
              <w:marLeft w:val="0"/>
              <w:marRight w:val="0"/>
              <w:marTop w:val="0"/>
              <w:marBottom w:val="0"/>
              <w:divBdr>
                <w:top w:val="none" w:sz="0" w:space="0" w:color="auto"/>
                <w:left w:val="none" w:sz="0" w:space="0" w:color="auto"/>
                <w:bottom w:val="none" w:sz="0" w:space="0" w:color="auto"/>
                <w:right w:val="none" w:sz="0" w:space="0" w:color="auto"/>
              </w:divBdr>
            </w:div>
            <w:div w:id="656882414">
              <w:marLeft w:val="0"/>
              <w:marRight w:val="0"/>
              <w:marTop w:val="0"/>
              <w:marBottom w:val="0"/>
              <w:divBdr>
                <w:top w:val="none" w:sz="0" w:space="0" w:color="auto"/>
                <w:left w:val="none" w:sz="0" w:space="0" w:color="auto"/>
                <w:bottom w:val="none" w:sz="0" w:space="0" w:color="auto"/>
                <w:right w:val="none" w:sz="0" w:space="0" w:color="auto"/>
              </w:divBdr>
            </w:div>
            <w:div w:id="932662285">
              <w:marLeft w:val="0"/>
              <w:marRight w:val="0"/>
              <w:marTop w:val="0"/>
              <w:marBottom w:val="0"/>
              <w:divBdr>
                <w:top w:val="none" w:sz="0" w:space="0" w:color="auto"/>
                <w:left w:val="none" w:sz="0" w:space="0" w:color="auto"/>
                <w:bottom w:val="none" w:sz="0" w:space="0" w:color="auto"/>
                <w:right w:val="none" w:sz="0" w:space="0" w:color="auto"/>
              </w:divBdr>
            </w:div>
            <w:div w:id="1046101833">
              <w:marLeft w:val="0"/>
              <w:marRight w:val="0"/>
              <w:marTop w:val="0"/>
              <w:marBottom w:val="0"/>
              <w:divBdr>
                <w:top w:val="none" w:sz="0" w:space="0" w:color="auto"/>
                <w:left w:val="none" w:sz="0" w:space="0" w:color="auto"/>
                <w:bottom w:val="none" w:sz="0" w:space="0" w:color="auto"/>
                <w:right w:val="none" w:sz="0" w:space="0" w:color="auto"/>
              </w:divBdr>
            </w:div>
            <w:div w:id="1248344683">
              <w:marLeft w:val="0"/>
              <w:marRight w:val="0"/>
              <w:marTop w:val="0"/>
              <w:marBottom w:val="0"/>
              <w:divBdr>
                <w:top w:val="none" w:sz="0" w:space="0" w:color="auto"/>
                <w:left w:val="none" w:sz="0" w:space="0" w:color="auto"/>
                <w:bottom w:val="none" w:sz="0" w:space="0" w:color="auto"/>
                <w:right w:val="none" w:sz="0" w:space="0" w:color="auto"/>
              </w:divBdr>
            </w:div>
            <w:div w:id="1248534101">
              <w:marLeft w:val="0"/>
              <w:marRight w:val="0"/>
              <w:marTop w:val="0"/>
              <w:marBottom w:val="0"/>
              <w:divBdr>
                <w:top w:val="none" w:sz="0" w:space="0" w:color="auto"/>
                <w:left w:val="none" w:sz="0" w:space="0" w:color="auto"/>
                <w:bottom w:val="none" w:sz="0" w:space="0" w:color="auto"/>
                <w:right w:val="none" w:sz="0" w:space="0" w:color="auto"/>
              </w:divBdr>
            </w:div>
            <w:div w:id="1536963762">
              <w:marLeft w:val="0"/>
              <w:marRight w:val="0"/>
              <w:marTop w:val="0"/>
              <w:marBottom w:val="0"/>
              <w:divBdr>
                <w:top w:val="none" w:sz="0" w:space="0" w:color="auto"/>
                <w:left w:val="none" w:sz="0" w:space="0" w:color="auto"/>
                <w:bottom w:val="none" w:sz="0" w:space="0" w:color="auto"/>
                <w:right w:val="none" w:sz="0" w:space="0" w:color="auto"/>
              </w:divBdr>
            </w:div>
            <w:div w:id="1883832767">
              <w:marLeft w:val="0"/>
              <w:marRight w:val="0"/>
              <w:marTop w:val="0"/>
              <w:marBottom w:val="0"/>
              <w:divBdr>
                <w:top w:val="none" w:sz="0" w:space="0" w:color="auto"/>
                <w:left w:val="none" w:sz="0" w:space="0" w:color="auto"/>
                <w:bottom w:val="none" w:sz="0" w:space="0" w:color="auto"/>
                <w:right w:val="none" w:sz="0" w:space="0" w:color="auto"/>
              </w:divBdr>
              <w:divsChild>
                <w:div w:id="175274791">
                  <w:marLeft w:val="0"/>
                  <w:marRight w:val="0"/>
                  <w:marTop w:val="0"/>
                  <w:marBottom w:val="0"/>
                  <w:divBdr>
                    <w:top w:val="none" w:sz="0" w:space="0" w:color="auto"/>
                    <w:left w:val="none" w:sz="0" w:space="0" w:color="auto"/>
                    <w:bottom w:val="none" w:sz="0" w:space="0" w:color="auto"/>
                    <w:right w:val="none" w:sz="0" w:space="0" w:color="auto"/>
                  </w:divBdr>
                </w:div>
                <w:div w:id="537203446">
                  <w:marLeft w:val="0"/>
                  <w:marRight w:val="0"/>
                  <w:marTop w:val="0"/>
                  <w:marBottom w:val="0"/>
                  <w:divBdr>
                    <w:top w:val="none" w:sz="0" w:space="0" w:color="auto"/>
                    <w:left w:val="none" w:sz="0" w:space="0" w:color="auto"/>
                    <w:bottom w:val="none" w:sz="0" w:space="0" w:color="auto"/>
                    <w:right w:val="none" w:sz="0" w:space="0" w:color="auto"/>
                  </w:divBdr>
                </w:div>
                <w:div w:id="886455852">
                  <w:marLeft w:val="0"/>
                  <w:marRight w:val="0"/>
                  <w:marTop w:val="0"/>
                  <w:marBottom w:val="0"/>
                  <w:divBdr>
                    <w:top w:val="none" w:sz="0" w:space="0" w:color="auto"/>
                    <w:left w:val="none" w:sz="0" w:space="0" w:color="auto"/>
                    <w:bottom w:val="none" w:sz="0" w:space="0" w:color="auto"/>
                    <w:right w:val="none" w:sz="0" w:space="0" w:color="auto"/>
                  </w:divBdr>
                </w:div>
                <w:div w:id="942611306">
                  <w:marLeft w:val="0"/>
                  <w:marRight w:val="0"/>
                  <w:marTop w:val="0"/>
                  <w:marBottom w:val="0"/>
                  <w:divBdr>
                    <w:top w:val="none" w:sz="0" w:space="0" w:color="auto"/>
                    <w:left w:val="none" w:sz="0" w:space="0" w:color="auto"/>
                    <w:bottom w:val="none" w:sz="0" w:space="0" w:color="auto"/>
                    <w:right w:val="none" w:sz="0" w:space="0" w:color="auto"/>
                  </w:divBdr>
                </w:div>
                <w:div w:id="1082872133">
                  <w:marLeft w:val="0"/>
                  <w:marRight w:val="0"/>
                  <w:marTop w:val="0"/>
                  <w:marBottom w:val="0"/>
                  <w:divBdr>
                    <w:top w:val="none" w:sz="0" w:space="0" w:color="auto"/>
                    <w:left w:val="none" w:sz="0" w:space="0" w:color="auto"/>
                    <w:bottom w:val="none" w:sz="0" w:space="0" w:color="auto"/>
                    <w:right w:val="none" w:sz="0" w:space="0" w:color="auto"/>
                  </w:divBdr>
                </w:div>
                <w:div w:id="1152211749">
                  <w:marLeft w:val="0"/>
                  <w:marRight w:val="0"/>
                  <w:marTop w:val="0"/>
                  <w:marBottom w:val="0"/>
                  <w:divBdr>
                    <w:top w:val="none" w:sz="0" w:space="0" w:color="auto"/>
                    <w:left w:val="none" w:sz="0" w:space="0" w:color="auto"/>
                    <w:bottom w:val="none" w:sz="0" w:space="0" w:color="auto"/>
                    <w:right w:val="none" w:sz="0" w:space="0" w:color="auto"/>
                  </w:divBdr>
                </w:div>
                <w:div w:id="1404764818">
                  <w:marLeft w:val="0"/>
                  <w:marRight w:val="0"/>
                  <w:marTop w:val="0"/>
                  <w:marBottom w:val="0"/>
                  <w:divBdr>
                    <w:top w:val="none" w:sz="0" w:space="0" w:color="auto"/>
                    <w:left w:val="none" w:sz="0" w:space="0" w:color="auto"/>
                    <w:bottom w:val="none" w:sz="0" w:space="0" w:color="auto"/>
                    <w:right w:val="none" w:sz="0" w:space="0" w:color="auto"/>
                  </w:divBdr>
                </w:div>
                <w:div w:id="1518497959">
                  <w:marLeft w:val="0"/>
                  <w:marRight w:val="0"/>
                  <w:marTop w:val="0"/>
                  <w:marBottom w:val="0"/>
                  <w:divBdr>
                    <w:top w:val="none" w:sz="0" w:space="0" w:color="auto"/>
                    <w:left w:val="none" w:sz="0" w:space="0" w:color="auto"/>
                    <w:bottom w:val="none" w:sz="0" w:space="0" w:color="auto"/>
                    <w:right w:val="none" w:sz="0" w:space="0" w:color="auto"/>
                  </w:divBdr>
                </w:div>
                <w:div w:id="1915242321">
                  <w:marLeft w:val="0"/>
                  <w:marRight w:val="0"/>
                  <w:marTop w:val="0"/>
                  <w:marBottom w:val="0"/>
                  <w:divBdr>
                    <w:top w:val="none" w:sz="0" w:space="0" w:color="auto"/>
                    <w:left w:val="none" w:sz="0" w:space="0" w:color="auto"/>
                    <w:bottom w:val="none" w:sz="0" w:space="0" w:color="auto"/>
                    <w:right w:val="none" w:sz="0" w:space="0" w:color="auto"/>
                  </w:divBdr>
                </w:div>
              </w:divsChild>
            </w:div>
            <w:div w:id="1974408397">
              <w:marLeft w:val="0"/>
              <w:marRight w:val="0"/>
              <w:marTop w:val="0"/>
              <w:marBottom w:val="0"/>
              <w:divBdr>
                <w:top w:val="none" w:sz="0" w:space="0" w:color="auto"/>
                <w:left w:val="none" w:sz="0" w:space="0" w:color="auto"/>
                <w:bottom w:val="none" w:sz="0" w:space="0" w:color="auto"/>
                <w:right w:val="none" w:sz="0" w:space="0" w:color="auto"/>
              </w:divBdr>
            </w:div>
          </w:divsChild>
        </w:div>
        <w:div w:id="1526476364">
          <w:marLeft w:val="0"/>
          <w:marRight w:val="0"/>
          <w:marTop w:val="0"/>
          <w:marBottom w:val="0"/>
          <w:divBdr>
            <w:top w:val="none" w:sz="0" w:space="0" w:color="auto"/>
            <w:left w:val="none" w:sz="0" w:space="0" w:color="auto"/>
            <w:bottom w:val="none" w:sz="0" w:space="0" w:color="auto"/>
            <w:right w:val="none" w:sz="0" w:space="0" w:color="auto"/>
          </w:divBdr>
          <w:divsChild>
            <w:div w:id="224418998">
              <w:marLeft w:val="0"/>
              <w:marRight w:val="0"/>
              <w:marTop w:val="0"/>
              <w:marBottom w:val="0"/>
              <w:divBdr>
                <w:top w:val="none" w:sz="0" w:space="0" w:color="auto"/>
                <w:left w:val="none" w:sz="0" w:space="0" w:color="auto"/>
                <w:bottom w:val="none" w:sz="0" w:space="0" w:color="auto"/>
                <w:right w:val="none" w:sz="0" w:space="0" w:color="auto"/>
              </w:divBdr>
            </w:div>
            <w:div w:id="370426213">
              <w:marLeft w:val="0"/>
              <w:marRight w:val="0"/>
              <w:marTop w:val="0"/>
              <w:marBottom w:val="0"/>
              <w:divBdr>
                <w:top w:val="none" w:sz="0" w:space="0" w:color="auto"/>
                <w:left w:val="none" w:sz="0" w:space="0" w:color="auto"/>
                <w:bottom w:val="none" w:sz="0" w:space="0" w:color="auto"/>
                <w:right w:val="none" w:sz="0" w:space="0" w:color="auto"/>
              </w:divBdr>
            </w:div>
            <w:div w:id="704477761">
              <w:marLeft w:val="0"/>
              <w:marRight w:val="0"/>
              <w:marTop w:val="0"/>
              <w:marBottom w:val="0"/>
              <w:divBdr>
                <w:top w:val="none" w:sz="0" w:space="0" w:color="auto"/>
                <w:left w:val="none" w:sz="0" w:space="0" w:color="auto"/>
                <w:bottom w:val="none" w:sz="0" w:space="0" w:color="auto"/>
                <w:right w:val="none" w:sz="0" w:space="0" w:color="auto"/>
              </w:divBdr>
            </w:div>
            <w:div w:id="870723458">
              <w:marLeft w:val="0"/>
              <w:marRight w:val="0"/>
              <w:marTop w:val="0"/>
              <w:marBottom w:val="0"/>
              <w:divBdr>
                <w:top w:val="none" w:sz="0" w:space="0" w:color="auto"/>
                <w:left w:val="none" w:sz="0" w:space="0" w:color="auto"/>
                <w:bottom w:val="none" w:sz="0" w:space="0" w:color="auto"/>
                <w:right w:val="none" w:sz="0" w:space="0" w:color="auto"/>
              </w:divBdr>
            </w:div>
            <w:div w:id="968436744">
              <w:marLeft w:val="0"/>
              <w:marRight w:val="0"/>
              <w:marTop w:val="0"/>
              <w:marBottom w:val="0"/>
              <w:divBdr>
                <w:top w:val="none" w:sz="0" w:space="0" w:color="auto"/>
                <w:left w:val="none" w:sz="0" w:space="0" w:color="auto"/>
                <w:bottom w:val="none" w:sz="0" w:space="0" w:color="auto"/>
                <w:right w:val="none" w:sz="0" w:space="0" w:color="auto"/>
              </w:divBdr>
            </w:div>
            <w:div w:id="1123618905">
              <w:marLeft w:val="0"/>
              <w:marRight w:val="0"/>
              <w:marTop w:val="0"/>
              <w:marBottom w:val="0"/>
              <w:divBdr>
                <w:top w:val="none" w:sz="0" w:space="0" w:color="auto"/>
                <w:left w:val="none" w:sz="0" w:space="0" w:color="auto"/>
                <w:bottom w:val="none" w:sz="0" w:space="0" w:color="auto"/>
                <w:right w:val="none" w:sz="0" w:space="0" w:color="auto"/>
              </w:divBdr>
            </w:div>
            <w:div w:id="1289627242">
              <w:marLeft w:val="0"/>
              <w:marRight w:val="0"/>
              <w:marTop w:val="0"/>
              <w:marBottom w:val="0"/>
              <w:divBdr>
                <w:top w:val="none" w:sz="0" w:space="0" w:color="auto"/>
                <w:left w:val="none" w:sz="0" w:space="0" w:color="auto"/>
                <w:bottom w:val="none" w:sz="0" w:space="0" w:color="auto"/>
                <w:right w:val="none" w:sz="0" w:space="0" w:color="auto"/>
              </w:divBdr>
            </w:div>
            <w:div w:id="1327317582">
              <w:marLeft w:val="0"/>
              <w:marRight w:val="0"/>
              <w:marTop w:val="0"/>
              <w:marBottom w:val="0"/>
              <w:divBdr>
                <w:top w:val="none" w:sz="0" w:space="0" w:color="auto"/>
                <w:left w:val="none" w:sz="0" w:space="0" w:color="auto"/>
                <w:bottom w:val="none" w:sz="0" w:space="0" w:color="auto"/>
                <w:right w:val="none" w:sz="0" w:space="0" w:color="auto"/>
              </w:divBdr>
            </w:div>
            <w:div w:id="1978101621">
              <w:marLeft w:val="0"/>
              <w:marRight w:val="0"/>
              <w:marTop w:val="0"/>
              <w:marBottom w:val="0"/>
              <w:divBdr>
                <w:top w:val="none" w:sz="0" w:space="0" w:color="auto"/>
                <w:left w:val="none" w:sz="0" w:space="0" w:color="auto"/>
                <w:bottom w:val="none" w:sz="0" w:space="0" w:color="auto"/>
                <w:right w:val="none" w:sz="0" w:space="0" w:color="auto"/>
              </w:divBdr>
              <w:divsChild>
                <w:div w:id="161510144">
                  <w:marLeft w:val="0"/>
                  <w:marRight w:val="0"/>
                  <w:marTop w:val="0"/>
                  <w:marBottom w:val="0"/>
                  <w:divBdr>
                    <w:top w:val="none" w:sz="0" w:space="0" w:color="auto"/>
                    <w:left w:val="none" w:sz="0" w:space="0" w:color="auto"/>
                    <w:bottom w:val="none" w:sz="0" w:space="0" w:color="auto"/>
                    <w:right w:val="none" w:sz="0" w:space="0" w:color="auto"/>
                  </w:divBdr>
                </w:div>
                <w:div w:id="420953765">
                  <w:marLeft w:val="0"/>
                  <w:marRight w:val="0"/>
                  <w:marTop w:val="0"/>
                  <w:marBottom w:val="0"/>
                  <w:divBdr>
                    <w:top w:val="none" w:sz="0" w:space="0" w:color="auto"/>
                    <w:left w:val="none" w:sz="0" w:space="0" w:color="auto"/>
                    <w:bottom w:val="none" w:sz="0" w:space="0" w:color="auto"/>
                    <w:right w:val="none" w:sz="0" w:space="0" w:color="auto"/>
                  </w:divBdr>
                </w:div>
                <w:div w:id="428238408">
                  <w:marLeft w:val="0"/>
                  <w:marRight w:val="0"/>
                  <w:marTop w:val="0"/>
                  <w:marBottom w:val="0"/>
                  <w:divBdr>
                    <w:top w:val="none" w:sz="0" w:space="0" w:color="auto"/>
                    <w:left w:val="none" w:sz="0" w:space="0" w:color="auto"/>
                    <w:bottom w:val="none" w:sz="0" w:space="0" w:color="auto"/>
                    <w:right w:val="none" w:sz="0" w:space="0" w:color="auto"/>
                  </w:divBdr>
                </w:div>
                <w:div w:id="886184822">
                  <w:marLeft w:val="0"/>
                  <w:marRight w:val="0"/>
                  <w:marTop w:val="0"/>
                  <w:marBottom w:val="0"/>
                  <w:divBdr>
                    <w:top w:val="none" w:sz="0" w:space="0" w:color="auto"/>
                    <w:left w:val="none" w:sz="0" w:space="0" w:color="auto"/>
                    <w:bottom w:val="none" w:sz="0" w:space="0" w:color="auto"/>
                    <w:right w:val="none" w:sz="0" w:space="0" w:color="auto"/>
                  </w:divBdr>
                </w:div>
                <w:div w:id="1007899652">
                  <w:marLeft w:val="0"/>
                  <w:marRight w:val="0"/>
                  <w:marTop w:val="0"/>
                  <w:marBottom w:val="0"/>
                  <w:divBdr>
                    <w:top w:val="none" w:sz="0" w:space="0" w:color="auto"/>
                    <w:left w:val="none" w:sz="0" w:space="0" w:color="auto"/>
                    <w:bottom w:val="none" w:sz="0" w:space="0" w:color="auto"/>
                    <w:right w:val="none" w:sz="0" w:space="0" w:color="auto"/>
                  </w:divBdr>
                </w:div>
                <w:div w:id="1462307137">
                  <w:marLeft w:val="0"/>
                  <w:marRight w:val="0"/>
                  <w:marTop w:val="0"/>
                  <w:marBottom w:val="0"/>
                  <w:divBdr>
                    <w:top w:val="none" w:sz="0" w:space="0" w:color="auto"/>
                    <w:left w:val="none" w:sz="0" w:space="0" w:color="auto"/>
                    <w:bottom w:val="none" w:sz="0" w:space="0" w:color="auto"/>
                    <w:right w:val="none" w:sz="0" w:space="0" w:color="auto"/>
                  </w:divBdr>
                </w:div>
                <w:div w:id="1744254771">
                  <w:marLeft w:val="0"/>
                  <w:marRight w:val="0"/>
                  <w:marTop w:val="0"/>
                  <w:marBottom w:val="0"/>
                  <w:divBdr>
                    <w:top w:val="none" w:sz="0" w:space="0" w:color="auto"/>
                    <w:left w:val="none" w:sz="0" w:space="0" w:color="auto"/>
                    <w:bottom w:val="none" w:sz="0" w:space="0" w:color="auto"/>
                    <w:right w:val="none" w:sz="0" w:space="0" w:color="auto"/>
                  </w:divBdr>
                </w:div>
                <w:div w:id="195428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29216">
          <w:marLeft w:val="0"/>
          <w:marRight w:val="0"/>
          <w:marTop w:val="0"/>
          <w:marBottom w:val="0"/>
          <w:divBdr>
            <w:top w:val="none" w:sz="0" w:space="0" w:color="auto"/>
            <w:left w:val="none" w:sz="0" w:space="0" w:color="auto"/>
            <w:bottom w:val="none" w:sz="0" w:space="0" w:color="auto"/>
            <w:right w:val="none" w:sz="0" w:space="0" w:color="auto"/>
          </w:divBdr>
          <w:divsChild>
            <w:div w:id="763460049">
              <w:marLeft w:val="0"/>
              <w:marRight w:val="0"/>
              <w:marTop w:val="0"/>
              <w:marBottom w:val="0"/>
              <w:divBdr>
                <w:top w:val="none" w:sz="0" w:space="0" w:color="auto"/>
                <w:left w:val="none" w:sz="0" w:space="0" w:color="auto"/>
                <w:bottom w:val="none" w:sz="0" w:space="0" w:color="auto"/>
                <w:right w:val="none" w:sz="0" w:space="0" w:color="auto"/>
              </w:divBdr>
              <w:divsChild>
                <w:div w:id="1499537298">
                  <w:marLeft w:val="0"/>
                  <w:marRight w:val="0"/>
                  <w:marTop w:val="0"/>
                  <w:marBottom w:val="0"/>
                  <w:divBdr>
                    <w:top w:val="none" w:sz="0" w:space="0" w:color="auto"/>
                    <w:left w:val="none" w:sz="0" w:space="0" w:color="auto"/>
                    <w:bottom w:val="none" w:sz="0" w:space="0" w:color="auto"/>
                    <w:right w:val="none" w:sz="0" w:space="0" w:color="auto"/>
                  </w:divBdr>
                </w:div>
              </w:divsChild>
            </w:div>
            <w:div w:id="1498157183">
              <w:marLeft w:val="0"/>
              <w:marRight w:val="0"/>
              <w:marTop w:val="0"/>
              <w:marBottom w:val="0"/>
              <w:divBdr>
                <w:top w:val="none" w:sz="0" w:space="0" w:color="auto"/>
                <w:left w:val="none" w:sz="0" w:space="0" w:color="auto"/>
                <w:bottom w:val="none" w:sz="0" w:space="0" w:color="auto"/>
                <w:right w:val="none" w:sz="0" w:space="0" w:color="auto"/>
              </w:divBdr>
            </w:div>
          </w:divsChild>
        </w:div>
        <w:div w:id="1534221704">
          <w:marLeft w:val="0"/>
          <w:marRight w:val="0"/>
          <w:marTop w:val="0"/>
          <w:marBottom w:val="0"/>
          <w:divBdr>
            <w:top w:val="none" w:sz="0" w:space="0" w:color="auto"/>
            <w:left w:val="none" w:sz="0" w:space="0" w:color="auto"/>
            <w:bottom w:val="none" w:sz="0" w:space="0" w:color="auto"/>
            <w:right w:val="none" w:sz="0" w:space="0" w:color="auto"/>
          </w:divBdr>
          <w:divsChild>
            <w:div w:id="75829571">
              <w:marLeft w:val="0"/>
              <w:marRight w:val="0"/>
              <w:marTop w:val="0"/>
              <w:marBottom w:val="0"/>
              <w:divBdr>
                <w:top w:val="none" w:sz="0" w:space="0" w:color="auto"/>
                <w:left w:val="none" w:sz="0" w:space="0" w:color="auto"/>
                <w:bottom w:val="none" w:sz="0" w:space="0" w:color="auto"/>
                <w:right w:val="none" w:sz="0" w:space="0" w:color="auto"/>
              </w:divBdr>
            </w:div>
            <w:div w:id="300428915">
              <w:marLeft w:val="0"/>
              <w:marRight w:val="0"/>
              <w:marTop w:val="0"/>
              <w:marBottom w:val="0"/>
              <w:divBdr>
                <w:top w:val="none" w:sz="0" w:space="0" w:color="auto"/>
                <w:left w:val="none" w:sz="0" w:space="0" w:color="auto"/>
                <w:bottom w:val="none" w:sz="0" w:space="0" w:color="auto"/>
                <w:right w:val="none" w:sz="0" w:space="0" w:color="auto"/>
              </w:divBdr>
            </w:div>
            <w:div w:id="2025285049">
              <w:marLeft w:val="0"/>
              <w:marRight w:val="0"/>
              <w:marTop w:val="0"/>
              <w:marBottom w:val="0"/>
              <w:divBdr>
                <w:top w:val="none" w:sz="0" w:space="0" w:color="auto"/>
                <w:left w:val="none" w:sz="0" w:space="0" w:color="auto"/>
                <w:bottom w:val="none" w:sz="0" w:space="0" w:color="auto"/>
                <w:right w:val="none" w:sz="0" w:space="0" w:color="auto"/>
              </w:divBdr>
              <w:divsChild>
                <w:div w:id="345910258">
                  <w:marLeft w:val="0"/>
                  <w:marRight w:val="0"/>
                  <w:marTop w:val="0"/>
                  <w:marBottom w:val="0"/>
                  <w:divBdr>
                    <w:top w:val="none" w:sz="0" w:space="0" w:color="auto"/>
                    <w:left w:val="none" w:sz="0" w:space="0" w:color="auto"/>
                    <w:bottom w:val="none" w:sz="0" w:space="0" w:color="auto"/>
                    <w:right w:val="none" w:sz="0" w:space="0" w:color="auto"/>
                  </w:divBdr>
                </w:div>
                <w:div w:id="100243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69853">
          <w:marLeft w:val="0"/>
          <w:marRight w:val="0"/>
          <w:marTop w:val="0"/>
          <w:marBottom w:val="0"/>
          <w:divBdr>
            <w:top w:val="none" w:sz="0" w:space="0" w:color="auto"/>
            <w:left w:val="none" w:sz="0" w:space="0" w:color="auto"/>
            <w:bottom w:val="none" w:sz="0" w:space="0" w:color="auto"/>
            <w:right w:val="none" w:sz="0" w:space="0" w:color="auto"/>
          </w:divBdr>
          <w:divsChild>
            <w:div w:id="129368847">
              <w:marLeft w:val="0"/>
              <w:marRight w:val="0"/>
              <w:marTop w:val="0"/>
              <w:marBottom w:val="0"/>
              <w:divBdr>
                <w:top w:val="none" w:sz="0" w:space="0" w:color="auto"/>
                <w:left w:val="none" w:sz="0" w:space="0" w:color="auto"/>
                <w:bottom w:val="none" w:sz="0" w:space="0" w:color="auto"/>
                <w:right w:val="none" w:sz="0" w:space="0" w:color="auto"/>
              </w:divBdr>
            </w:div>
            <w:div w:id="489373243">
              <w:marLeft w:val="0"/>
              <w:marRight w:val="0"/>
              <w:marTop w:val="0"/>
              <w:marBottom w:val="0"/>
              <w:divBdr>
                <w:top w:val="none" w:sz="0" w:space="0" w:color="auto"/>
                <w:left w:val="none" w:sz="0" w:space="0" w:color="auto"/>
                <w:bottom w:val="none" w:sz="0" w:space="0" w:color="auto"/>
                <w:right w:val="none" w:sz="0" w:space="0" w:color="auto"/>
              </w:divBdr>
            </w:div>
            <w:div w:id="1086263573">
              <w:marLeft w:val="0"/>
              <w:marRight w:val="0"/>
              <w:marTop w:val="0"/>
              <w:marBottom w:val="0"/>
              <w:divBdr>
                <w:top w:val="none" w:sz="0" w:space="0" w:color="auto"/>
                <w:left w:val="none" w:sz="0" w:space="0" w:color="auto"/>
                <w:bottom w:val="none" w:sz="0" w:space="0" w:color="auto"/>
                <w:right w:val="none" w:sz="0" w:space="0" w:color="auto"/>
              </w:divBdr>
              <w:divsChild>
                <w:div w:id="64569319">
                  <w:marLeft w:val="0"/>
                  <w:marRight w:val="0"/>
                  <w:marTop w:val="0"/>
                  <w:marBottom w:val="0"/>
                  <w:divBdr>
                    <w:top w:val="none" w:sz="0" w:space="0" w:color="auto"/>
                    <w:left w:val="none" w:sz="0" w:space="0" w:color="auto"/>
                    <w:bottom w:val="none" w:sz="0" w:space="0" w:color="auto"/>
                    <w:right w:val="none" w:sz="0" w:space="0" w:color="auto"/>
                  </w:divBdr>
                </w:div>
                <w:div w:id="156649053">
                  <w:marLeft w:val="0"/>
                  <w:marRight w:val="0"/>
                  <w:marTop w:val="0"/>
                  <w:marBottom w:val="0"/>
                  <w:divBdr>
                    <w:top w:val="none" w:sz="0" w:space="0" w:color="auto"/>
                    <w:left w:val="none" w:sz="0" w:space="0" w:color="auto"/>
                    <w:bottom w:val="none" w:sz="0" w:space="0" w:color="auto"/>
                    <w:right w:val="none" w:sz="0" w:space="0" w:color="auto"/>
                  </w:divBdr>
                </w:div>
                <w:div w:id="218127844">
                  <w:marLeft w:val="0"/>
                  <w:marRight w:val="0"/>
                  <w:marTop w:val="0"/>
                  <w:marBottom w:val="0"/>
                  <w:divBdr>
                    <w:top w:val="none" w:sz="0" w:space="0" w:color="auto"/>
                    <w:left w:val="none" w:sz="0" w:space="0" w:color="auto"/>
                    <w:bottom w:val="none" w:sz="0" w:space="0" w:color="auto"/>
                    <w:right w:val="none" w:sz="0" w:space="0" w:color="auto"/>
                  </w:divBdr>
                </w:div>
                <w:div w:id="354304435">
                  <w:marLeft w:val="0"/>
                  <w:marRight w:val="0"/>
                  <w:marTop w:val="0"/>
                  <w:marBottom w:val="0"/>
                  <w:divBdr>
                    <w:top w:val="none" w:sz="0" w:space="0" w:color="auto"/>
                    <w:left w:val="none" w:sz="0" w:space="0" w:color="auto"/>
                    <w:bottom w:val="none" w:sz="0" w:space="0" w:color="auto"/>
                    <w:right w:val="none" w:sz="0" w:space="0" w:color="auto"/>
                  </w:divBdr>
                </w:div>
                <w:div w:id="470056630">
                  <w:marLeft w:val="0"/>
                  <w:marRight w:val="0"/>
                  <w:marTop w:val="0"/>
                  <w:marBottom w:val="0"/>
                  <w:divBdr>
                    <w:top w:val="none" w:sz="0" w:space="0" w:color="auto"/>
                    <w:left w:val="none" w:sz="0" w:space="0" w:color="auto"/>
                    <w:bottom w:val="none" w:sz="0" w:space="0" w:color="auto"/>
                    <w:right w:val="none" w:sz="0" w:space="0" w:color="auto"/>
                  </w:divBdr>
                </w:div>
                <w:div w:id="912618473">
                  <w:marLeft w:val="0"/>
                  <w:marRight w:val="0"/>
                  <w:marTop w:val="0"/>
                  <w:marBottom w:val="0"/>
                  <w:divBdr>
                    <w:top w:val="none" w:sz="0" w:space="0" w:color="auto"/>
                    <w:left w:val="none" w:sz="0" w:space="0" w:color="auto"/>
                    <w:bottom w:val="none" w:sz="0" w:space="0" w:color="auto"/>
                    <w:right w:val="none" w:sz="0" w:space="0" w:color="auto"/>
                  </w:divBdr>
                </w:div>
                <w:div w:id="1150709121">
                  <w:marLeft w:val="0"/>
                  <w:marRight w:val="0"/>
                  <w:marTop w:val="0"/>
                  <w:marBottom w:val="0"/>
                  <w:divBdr>
                    <w:top w:val="none" w:sz="0" w:space="0" w:color="auto"/>
                    <w:left w:val="none" w:sz="0" w:space="0" w:color="auto"/>
                    <w:bottom w:val="none" w:sz="0" w:space="0" w:color="auto"/>
                    <w:right w:val="none" w:sz="0" w:space="0" w:color="auto"/>
                  </w:divBdr>
                </w:div>
                <w:div w:id="1304504828">
                  <w:marLeft w:val="0"/>
                  <w:marRight w:val="0"/>
                  <w:marTop w:val="0"/>
                  <w:marBottom w:val="0"/>
                  <w:divBdr>
                    <w:top w:val="none" w:sz="0" w:space="0" w:color="auto"/>
                    <w:left w:val="none" w:sz="0" w:space="0" w:color="auto"/>
                    <w:bottom w:val="none" w:sz="0" w:space="0" w:color="auto"/>
                    <w:right w:val="none" w:sz="0" w:space="0" w:color="auto"/>
                  </w:divBdr>
                </w:div>
                <w:div w:id="1829056344">
                  <w:marLeft w:val="0"/>
                  <w:marRight w:val="0"/>
                  <w:marTop w:val="0"/>
                  <w:marBottom w:val="0"/>
                  <w:divBdr>
                    <w:top w:val="none" w:sz="0" w:space="0" w:color="auto"/>
                    <w:left w:val="none" w:sz="0" w:space="0" w:color="auto"/>
                    <w:bottom w:val="none" w:sz="0" w:space="0" w:color="auto"/>
                    <w:right w:val="none" w:sz="0" w:space="0" w:color="auto"/>
                  </w:divBdr>
                </w:div>
              </w:divsChild>
            </w:div>
            <w:div w:id="1289238051">
              <w:marLeft w:val="0"/>
              <w:marRight w:val="0"/>
              <w:marTop w:val="0"/>
              <w:marBottom w:val="0"/>
              <w:divBdr>
                <w:top w:val="none" w:sz="0" w:space="0" w:color="auto"/>
                <w:left w:val="none" w:sz="0" w:space="0" w:color="auto"/>
                <w:bottom w:val="none" w:sz="0" w:space="0" w:color="auto"/>
                <w:right w:val="none" w:sz="0" w:space="0" w:color="auto"/>
              </w:divBdr>
            </w:div>
            <w:div w:id="1473523418">
              <w:marLeft w:val="0"/>
              <w:marRight w:val="0"/>
              <w:marTop w:val="0"/>
              <w:marBottom w:val="0"/>
              <w:divBdr>
                <w:top w:val="none" w:sz="0" w:space="0" w:color="auto"/>
                <w:left w:val="none" w:sz="0" w:space="0" w:color="auto"/>
                <w:bottom w:val="none" w:sz="0" w:space="0" w:color="auto"/>
                <w:right w:val="none" w:sz="0" w:space="0" w:color="auto"/>
              </w:divBdr>
            </w:div>
            <w:div w:id="1681008359">
              <w:marLeft w:val="0"/>
              <w:marRight w:val="0"/>
              <w:marTop w:val="0"/>
              <w:marBottom w:val="0"/>
              <w:divBdr>
                <w:top w:val="none" w:sz="0" w:space="0" w:color="auto"/>
                <w:left w:val="none" w:sz="0" w:space="0" w:color="auto"/>
                <w:bottom w:val="none" w:sz="0" w:space="0" w:color="auto"/>
                <w:right w:val="none" w:sz="0" w:space="0" w:color="auto"/>
              </w:divBdr>
            </w:div>
            <w:div w:id="1717655244">
              <w:marLeft w:val="0"/>
              <w:marRight w:val="0"/>
              <w:marTop w:val="0"/>
              <w:marBottom w:val="0"/>
              <w:divBdr>
                <w:top w:val="none" w:sz="0" w:space="0" w:color="auto"/>
                <w:left w:val="none" w:sz="0" w:space="0" w:color="auto"/>
                <w:bottom w:val="none" w:sz="0" w:space="0" w:color="auto"/>
                <w:right w:val="none" w:sz="0" w:space="0" w:color="auto"/>
              </w:divBdr>
            </w:div>
            <w:div w:id="1809322151">
              <w:marLeft w:val="0"/>
              <w:marRight w:val="0"/>
              <w:marTop w:val="0"/>
              <w:marBottom w:val="0"/>
              <w:divBdr>
                <w:top w:val="none" w:sz="0" w:space="0" w:color="auto"/>
                <w:left w:val="none" w:sz="0" w:space="0" w:color="auto"/>
                <w:bottom w:val="none" w:sz="0" w:space="0" w:color="auto"/>
                <w:right w:val="none" w:sz="0" w:space="0" w:color="auto"/>
              </w:divBdr>
            </w:div>
            <w:div w:id="1857108711">
              <w:marLeft w:val="0"/>
              <w:marRight w:val="0"/>
              <w:marTop w:val="0"/>
              <w:marBottom w:val="0"/>
              <w:divBdr>
                <w:top w:val="none" w:sz="0" w:space="0" w:color="auto"/>
                <w:left w:val="none" w:sz="0" w:space="0" w:color="auto"/>
                <w:bottom w:val="none" w:sz="0" w:space="0" w:color="auto"/>
                <w:right w:val="none" w:sz="0" w:space="0" w:color="auto"/>
              </w:divBdr>
            </w:div>
            <w:div w:id="1947422404">
              <w:marLeft w:val="0"/>
              <w:marRight w:val="0"/>
              <w:marTop w:val="0"/>
              <w:marBottom w:val="0"/>
              <w:divBdr>
                <w:top w:val="none" w:sz="0" w:space="0" w:color="auto"/>
                <w:left w:val="none" w:sz="0" w:space="0" w:color="auto"/>
                <w:bottom w:val="none" w:sz="0" w:space="0" w:color="auto"/>
                <w:right w:val="none" w:sz="0" w:space="0" w:color="auto"/>
              </w:divBdr>
            </w:div>
          </w:divsChild>
        </w:div>
        <w:div w:id="1565142569">
          <w:marLeft w:val="0"/>
          <w:marRight w:val="0"/>
          <w:marTop w:val="0"/>
          <w:marBottom w:val="0"/>
          <w:divBdr>
            <w:top w:val="none" w:sz="0" w:space="0" w:color="auto"/>
            <w:left w:val="none" w:sz="0" w:space="0" w:color="auto"/>
            <w:bottom w:val="none" w:sz="0" w:space="0" w:color="auto"/>
            <w:right w:val="none" w:sz="0" w:space="0" w:color="auto"/>
          </w:divBdr>
          <w:divsChild>
            <w:div w:id="35981028">
              <w:marLeft w:val="0"/>
              <w:marRight w:val="0"/>
              <w:marTop w:val="0"/>
              <w:marBottom w:val="0"/>
              <w:divBdr>
                <w:top w:val="none" w:sz="0" w:space="0" w:color="auto"/>
                <w:left w:val="none" w:sz="0" w:space="0" w:color="auto"/>
                <w:bottom w:val="none" w:sz="0" w:space="0" w:color="auto"/>
                <w:right w:val="none" w:sz="0" w:space="0" w:color="auto"/>
              </w:divBdr>
            </w:div>
            <w:div w:id="245726788">
              <w:marLeft w:val="0"/>
              <w:marRight w:val="0"/>
              <w:marTop w:val="0"/>
              <w:marBottom w:val="0"/>
              <w:divBdr>
                <w:top w:val="none" w:sz="0" w:space="0" w:color="auto"/>
                <w:left w:val="none" w:sz="0" w:space="0" w:color="auto"/>
                <w:bottom w:val="none" w:sz="0" w:space="0" w:color="auto"/>
                <w:right w:val="none" w:sz="0" w:space="0" w:color="auto"/>
              </w:divBdr>
            </w:div>
            <w:div w:id="624390347">
              <w:marLeft w:val="0"/>
              <w:marRight w:val="0"/>
              <w:marTop w:val="0"/>
              <w:marBottom w:val="0"/>
              <w:divBdr>
                <w:top w:val="none" w:sz="0" w:space="0" w:color="auto"/>
                <w:left w:val="none" w:sz="0" w:space="0" w:color="auto"/>
                <w:bottom w:val="none" w:sz="0" w:space="0" w:color="auto"/>
                <w:right w:val="none" w:sz="0" w:space="0" w:color="auto"/>
              </w:divBdr>
            </w:div>
            <w:div w:id="668291187">
              <w:marLeft w:val="0"/>
              <w:marRight w:val="0"/>
              <w:marTop w:val="0"/>
              <w:marBottom w:val="0"/>
              <w:divBdr>
                <w:top w:val="none" w:sz="0" w:space="0" w:color="auto"/>
                <w:left w:val="none" w:sz="0" w:space="0" w:color="auto"/>
                <w:bottom w:val="none" w:sz="0" w:space="0" w:color="auto"/>
                <w:right w:val="none" w:sz="0" w:space="0" w:color="auto"/>
              </w:divBdr>
            </w:div>
            <w:div w:id="739250994">
              <w:marLeft w:val="0"/>
              <w:marRight w:val="0"/>
              <w:marTop w:val="0"/>
              <w:marBottom w:val="0"/>
              <w:divBdr>
                <w:top w:val="none" w:sz="0" w:space="0" w:color="auto"/>
                <w:left w:val="none" w:sz="0" w:space="0" w:color="auto"/>
                <w:bottom w:val="none" w:sz="0" w:space="0" w:color="auto"/>
                <w:right w:val="none" w:sz="0" w:space="0" w:color="auto"/>
              </w:divBdr>
            </w:div>
            <w:div w:id="1122725865">
              <w:marLeft w:val="0"/>
              <w:marRight w:val="0"/>
              <w:marTop w:val="0"/>
              <w:marBottom w:val="0"/>
              <w:divBdr>
                <w:top w:val="none" w:sz="0" w:space="0" w:color="auto"/>
                <w:left w:val="none" w:sz="0" w:space="0" w:color="auto"/>
                <w:bottom w:val="none" w:sz="0" w:space="0" w:color="auto"/>
                <w:right w:val="none" w:sz="0" w:space="0" w:color="auto"/>
              </w:divBdr>
            </w:div>
            <w:div w:id="1189106314">
              <w:marLeft w:val="0"/>
              <w:marRight w:val="0"/>
              <w:marTop w:val="0"/>
              <w:marBottom w:val="0"/>
              <w:divBdr>
                <w:top w:val="none" w:sz="0" w:space="0" w:color="auto"/>
                <w:left w:val="none" w:sz="0" w:space="0" w:color="auto"/>
                <w:bottom w:val="none" w:sz="0" w:space="0" w:color="auto"/>
                <w:right w:val="none" w:sz="0" w:space="0" w:color="auto"/>
              </w:divBdr>
            </w:div>
            <w:div w:id="1252466559">
              <w:marLeft w:val="0"/>
              <w:marRight w:val="0"/>
              <w:marTop w:val="0"/>
              <w:marBottom w:val="0"/>
              <w:divBdr>
                <w:top w:val="none" w:sz="0" w:space="0" w:color="auto"/>
                <w:left w:val="none" w:sz="0" w:space="0" w:color="auto"/>
                <w:bottom w:val="none" w:sz="0" w:space="0" w:color="auto"/>
                <w:right w:val="none" w:sz="0" w:space="0" w:color="auto"/>
              </w:divBdr>
            </w:div>
            <w:div w:id="1393432272">
              <w:marLeft w:val="0"/>
              <w:marRight w:val="0"/>
              <w:marTop w:val="0"/>
              <w:marBottom w:val="0"/>
              <w:divBdr>
                <w:top w:val="none" w:sz="0" w:space="0" w:color="auto"/>
                <w:left w:val="none" w:sz="0" w:space="0" w:color="auto"/>
                <w:bottom w:val="none" w:sz="0" w:space="0" w:color="auto"/>
                <w:right w:val="none" w:sz="0" w:space="0" w:color="auto"/>
              </w:divBdr>
            </w:div>
            <w:div w:id="1513838642">
              <w:marLeft w:val="0"/>
              <w:marRight w:val="0"/>
              <w:marTop w:val="0"/>
              <w:marBottom w:val="0"/>
              <w:divBdr>
                <w:top w:val="none" w:sz="0" w:space="0" w:color="auto"/>
                <w:left w:val="none" w:sz="0" w:space="0" w:color="auto"/>
                <w:bottom w:val="none" w:sz="0" w:space="0" w:color="auto"/>
                <w:right w:val="none" w:sz="0" w:space="0" w:color="auto"/>
              </w:divBdr>
            </w:div>
            <w:div w:id="1575042509">
              <w:marLeft w:val="0"/>
              <w:marRight w:val="0"/>
              <w:marTop w:val="0"/>
              <w:marBottom w:val="0"/>
              <w:divBdr>
                <w:top w:val="none" w:sz="0" w:space="0" w:color="auto"/>
                <w:left w:val="none" w:sz="0" w:space="0" w:color="auto"/>
                <w:bottom w:val="none" w:sz="0" w:space="0" w:color="auto"/>
                <w:right w:val="none" w:sz="0" w:space="0" w:color="auto"/>
              </w:divBdr>
            </w:div>
            <w:div w:id="1673534142">
              <w:marLeft w:val="0"/>
              <w:marRight w:val="0"/>
              <w:marTop w:val="0"/>
              <w:marBottom w:val="0"/>
              <w:divBdr>
                <w:top w:val="none" w:sz="0" w:space="0" w:color="auto"/>
                <w:left w:val="none" w:sz="0" w:space="0" w:color="auto"/>
                <w:bottom w:val="none" w:sz="0" w:space="0" w:color="auto"/>
                <w:right w:val="none" w:sz="0" w:space="0" w:color="auto"/>
              </w:divBdr>
            </w:div>
            <w:div w:id="1711879660">
              <w:marLeft w:val="0"/>
              <w:marRight w:val="0"/>
              <w:marTop w:val="0"/>
              <w:marBottom w:val="0"/>
              <w:divBdr>
                <w:top w:val="none" w:sz="0" w:space="0" w:color="auto"/>
                <w:left w:val="none" w:sz="0" w:space="0" w:color="auto"/>
                <w:bottom w:val="none" w:sz="0" w:space="0" w:color="auto"/>
                <w:right w:val="none" w:sz="0" w:space="0" w:color="auto"/>
              </w:divBdr>
            </w:div>
            <w:div w:id="1767924036">
              <w:marLeft w:val="0"/>
              <w:marRight w:val="0"/>
              <w:marTop w:val="0"/>
              <w:marBottom w:val="0"/>
              <w:divBdr>
                <w:top w:val="none" w:sz="0" w:space="0" w:color="auto"/>
                <w:left w:val="none" w:sz="0" w:space="0" w:color="auto"/>
                <w:bottom w:val="none" w:sz="0" w:space="0" w:color="auto"/>
                <w:right w:val="none" w:sz="0" w:space="0" w:color="auto"/>
              </w:divBdr>
            </w:div>
            <w:div w:id="1775664385">
              <w:marLeft w:val="0"/>
              <w:marRight w:val="0"/>
              <w:marTop w:val="0"/>
              <w:marBottom w:val="0"/>
              <w:divBdr>
                <w:top w:val="none" w:sz="0" w:space="0" w:color="auto"/>
                <w:left w:val="none" w:sz="0" w:space="0" w:color="auto"/>
                <w:bottom w:val="none" w:sz="0" w:space="0" w:color="auto"/>
                <w:right w:val="none" w:sz="0" w:space="0" w:color="auto"/>
              </w:divBdr>
            </w:div>
            <w:div w:id="1924532504">
              <w:marLeft w:val="0"/>
              <w:marRight w:val="0"/>
              <w:marTop w:val="0"/>
              <w:marBottom w:val="0"/>
              <w:divBdr>
                <w:top w:val="none" w:sz="0" w:space="0" w:color="auto"/>
                <w:left w:val="none" w:sz="0" w:space="0" w:color="auto"/>
                <w:bottom w:val="none" w:sz="0" w:space="0" w:color="auto"/>
                <w:right w:val="none" w:sz="0" w:space="0" w:color="auto"/>
              </w:divBdr>
              <w:divsChild>
                <w:div w:id="183981117">
                  <w:marLeft w:val="0"/>
                  <w:marRight w:val="0"/>
                  <w:marTop w:val="0"/>
                  <w:marBottom w:val="0"/>
                  <w:divBdr>
                    <w:top w:val="none" w:sz="0" w:space="0" w:color="auto"/>
                    <w:left w:val="none" w:sz="0" w:space="0" w:color="auto"/>
                    <w:bottom w:val="none" w:sz="0" w:space="0" w:color="auto"/>
                    <w:right w:val="none" w:sz="0" w:space="0" w:color="auto"/>
                  </w:divBdr>
                </w:div>
                <w:div w:id="365714821">
                  <w:marLeft w:val="0"/>
                  <w:marRight w:val="0"/>
                  <w:marTop w:val="0"/>
                  <w:marBottom w:val="0"/>
                  <w:divBdr>
                    <w:top w:val="none" w:sz="0" w:space="0" w:color="auto"/>
                    <w:left w:val="none" w:sz="0" w:space="0" w:color="auto"/>
                    <w:bottom w:val="none" w:sz="0" w:space="0" w:color="auto"/>
                    <w:right w:val="none" w:sz="0" w:space="0" w:color="auto"/>
                  </w:divBdr>
                </w:div>
                <w:div w:id="556860512">
                  <w:marLeft w:val="0"/>
                  <w:marRight w:val="0"/>
                  <w:marTop w:val="0"/>
                  <w:marBottom w:val="0"/>
                  <w:divBdr>
                    <w:top w:val="none" w:sz="0" w:space="0" w:color="auto"/>
                    <w:left w:val="none" w:sz="0" w:space="0" w:color="auto"/>
                    <w:bottom w:val="none" w:sz="0" w:space="0" w:color="auto"/>
                    <w:right w:val="none" w:sz="0" w:space="0" w:color="auto"/>
                  </w:divBdr>
                </w:div>
                <w:div w:id="659192692">
                  <w:marLeft w:val="0"/>
                  <w:marRight w:val="0"/>
                  <w:marTop w:val="0"/>
                  <w:marBottom w:val="0"/>
                  <w:divBdr>
                    <w:top w:val="none" w:sz="0" w:space="0" w:color="auto"/>
                    <w:left w:val="none" w:sz="0" w:space="0" w:color="auto"/>
                    <w:bottom w:val="none" w:sz="0" w:space="0" w:color="auto"/>
                    <w:right w:val="none" w:sz="0" w:space="0" w:color="auto"/>
                  </w:divBdr>
                </w:div>
                <w:div w:id="704066467">
                  <w:marLeft w:val="0"/>
                  <w:marRight w:val="0"/>
                  <w:marTop w:val="0"/>
                  <w:marBottom w:val="0"/>
                  <w:divBdr>
                    <w:top w:val="none" w:sz="0" w:space="0" w:color="auto"/>
                    <w:left w:val="none" w:sz="0" w:space="0" w:color="auto"/>
                    <w:bottom w:val="none" w:sz="0" w:space="0" w:color="auto"/>
                    <w:right w:val="none" w:sz="0" w:space="0" w:color="auto"/>
                  </w:divBdr>
                </w:div>
                <w:div w:id="734859894">
                  <w:marLeft w:val="0"/>
                  <w:marRight w:val="0"/>
                  <w:marTop w:val="0"/>
                  <w:marBottom w:val="0"/>
                  <w:divBdr>
                    <w:top w:val="none" w:sz="0" w:space="0" w:color="auto"/>
                    <w:left w:val="none" w:sz="0" w:space="0" w:color="auto"/>
                    <w:bottom w:val="none" w:sz="0" w:space="0" w:color="auto"/>
                    <w:right w:val="none" w:sz="0" w:space="0" w:color="auto"/>
                  </w:divBdr>
                </w:div>
                <w:div w:id="800922480">
                  <w:marLeft w:val="0"/>
                  <w:marRight w:val="0"/>
                  <w:marTop w:val="0"/>
                  <w:marBottom w:val="0"/>
                  <w:divBdr>
                    <w:top w:val="none" w:sz="0" w:space="0" w:color="auto"/>
                    <w:left w:val="none" w:sz="0" w:space="0" w:color="auto"/>
                    <w:bottom w:val="none" w:sz="0" w:space="0" w:color="auto"/>
                    <w:right w:val="none" w:sz="0" w:space="0" w:color="auto"/>
                  </w:divBdr>
                </w:div>
                <w:div w:id="819034101">
                  <w:marLeft w:val="0"/>
                  <w:marRight w:val="0"/>
                  <w:marTop w:val="0"/>
                  <w:marBottom w:val="0"/>
                  <w:divBdr>
                    <w:top w:val="none" w:sz="0" w:space="0" w:color="auto"/>
                    <w:left w:val="none" w:sz="0" w:space="0" w:color="auto"/>
                    <w:bottom w:val="none" w:sz="0" w:space="0" w:color="auto"/>
                    <w:right w:val="none" w:sz="0" w:space="0" w:color="auto"/>
                  </w:divBdr>
                </w:div>
                <w:div w:id="1014696399">
                  <w:marLeft w:val="0"/>
                  <w:marRight w:val="0"/>
                  <w:marTop w:val="0"/>
                  <w:marBottom w:val="0"/>
                  <w:divBdr>
                    <w:top w:val="none" w:sz="0" w:space="0" w:color="auto"/>
                    <w:left w:val="none" w:sz="0" w:space="0" w:color="auto"/>
                    <w:bottom w:val="none" w:sz="0" w:space="0" w:color="auto"/>
                    <w:right w:val="none" w:sz="0" w:space="0" w:color="auto"/>
                  </w:divBdr>
                </w:div>
                <w:div w:id="1140422669">
                  <w:marLeft w:val="0"/>
                  <w:marRight w:val="0"/>
                  <w:marTop w:val="0"/>
                  <w:marBottom w:val="0"/>
                  <w:divBdr>
                    <w:top w:val="none" w:sz="0" w:space="0" w:color="auto"/>
                    <w:left w:val="none" w:sz="0" w:space="0" w:color="auto"/>
                    <w:bottom w:val="none" w:sz="0" w:space="0" w:color="auto"/>
                    <w:right w:val="none" w:sz="0" w:space="0" w:color="auto"/>
                  </w:divBdr>
                </w:div>
                <w:div w:id="1297491001">
                  <w:marLeft w:val="0"/>
                  <w:marRight w:val="0"/>
                  <w:marTop w:val="0"/>
                  <w:marBottom w:val="0"/>
                  <w:divBdr>
                    <w:top w:val="none" w:sz="0" w:space="0" w:color="auto"/>
                    <w:left w:val="none" w:sz="0" w:space="0" w:color="auto"/>
                    <w:bottom w:val="none" w:sz="0" w:space="0" w:color="auto"/>
                    <w:right w:val="none" w:sz="0" w:space="0" w:color="auto"/>
                  </w:divBdr>
                </w:div>
                <w:div w:id="1315914783">
                  <w:marLeft w:val="0"/>
                  <w:marRight w:val="0"/>
                  <w:marTop w:val="0"/>
                  <w:marBottom w:val="0"/>
                  <w:divBdr>
                    <w:top w:val="none" w:sz="0" w:space="0" w:color="auto"/>
                    <w:left w:val="none" w:sz="0" w:space="0" w:color="auto"/>
                    <w:bottom w:val="none" w:sz="0" w:space="0" w:color="auto"/>
                    <w:right w:val="none" w:sz="0" w:space="0" w:color="auto"/>
                  </w:divBdr>
                </w:div>
                <w:div w:id="1338536320">
                  <w:marLeft w:val="0"/>
                  <w:marRight w:val="0"/>
                  <w:marTop w:val="0"/>
                  <w:marBottom w:val="0"/>
                  <w:divBdr>
                    <w:top w:val="none" w:sz="0" w:space="0" w:color="auto"/>
                    <w:left w:val="none" w:sz="0" w:space="0" w:color="auto"/>
                    <w:bottom w:val="none" w:sz="0" w:space="0" w:color="auto"/>
                    <w:right w:val="none" w:sz="0" w:space="0" w:color="auto"/>
                  </w:divBdr>
                </w:div>
                <w:div w:id="1401518236">
                  <w:marLeft w:val="0"/>
                  <w:marRight w:val="0"/>
                  <w:marTop w:val="0"/>
                  <w:marBottom w:val="0"/>
                  <w:divBdr>
                    <w:top w:val="none" w:sz="0" w:space="0" w:color="auto"/>
                    <w:left w:val="none" w:sz="0" w:space="0" w:color="auto"/>
                    <w:bottom w:val="none" w:sz="0" w:space="0" w:color="auto"/>
                    <w:right w:val="none" w:sz="0" w:space="0" w:color="auto"/>
                  </w:divBdr>
                </w:div>
                <w:div w:id="1642731325">
                  <w:marLeft w:val="0"/>
                  <w:marRight w:val="0"/>
                  <w:marTop w:val="0"/>
                  <w:marBottom w:val="0"/>
                  <w:divBdr>
                    <w:top w:val="none" w:sz="0" w:space="0" w:color="auto"/>
                    <w:left w:val="none" w:sz="0" w:space="0" w:color="auto"/>
                    <w:bottom w:val="none" w:sz="0" w:space="0" w:color="auto"/>
                    <w:right w:val="none" w:sz="0" w:space="0" w:color="auto"/>
                  </w:divBdr>
                </w:div>
                <w:div w:id="2114201391">
                  <w:marLeft w:val="0"/>
                  <w:marRight w:val="0"/>
                  <w:marTop w:val="0"/>
                  <w:marBottom w:val="0"/>
                  <w:divBdr>
                    <w:top w:val="none" w:sz="0" w:space="0" w:color="auto"/>
                    <w:left w:val="none" w:sz="0" w:space="0" w:color="auto"/>
                    <w:bottom w:val="none" w:sz="0" w:space="0" w:color="auto"/>
                    <w:right w:val="none" w:sz="0" w:space="0" w:color="auto"/>
                  </w:divBdr>
                </w:div>
              </w:divsChild>
            </w:div>
            <w:div w:id="2065249950">
              <w:marLeft w:val="0"/>
              <w:marRight w:val="0"/>
              <w:marTop w:val="0"/>
              <w:marBottom w:val="0"/>
              <w:divBdr>
                <w:top w:val="none" w:sz="0" w:space="0" w:color="auto"/>
                <w:left w:val="none" w:sz="0" w:space="0" w:color="auto"/>
                <w:bottom w:val="none" w:sz="0" w:space="0" w:color="auto"/>
                <w:right w:val="none" w:sz="0" w:space="0" w:color="auto"/>
              </w:divBdr>
            </w:div>
          </w:divsChild>
        </w:div>
        <w:div w:id="1565330362">
          <w:marLeft w:val="0"/>
          <w:marRight w:val="0"/>
          <w:marTop w:val="0"/>
          <w:marBottom w:val="0"/>
          <w:divBdr>
            <w:top w:val="none" w:sz="0" w:space="0" w:color="auto"/>
            <w:left w:val="none" w:sz="0" w:space="0" w:color="auto"/>
            <w:bottom w:val="none" w:sz="0" w:space="0" w:color="auto"/>
            <w:right w:val="none" w:sz="0" w:space="0" w:color="auto"/>
          </w:divBdr>
          <w:divsChild>
            <w:div w:id="424885185">
              <w:marLeft w:val="0"/>
              <w:marRight w:val="0"/>
              <w:marTop w:val="0"/>
              <w:marBottom w:val="0"/>
              <w:divBdr>
                <w:top w:val="none" w:sz="0" w:space="0" w:color="auto"/>
                <w:left w:val="none" w:sz="0" w:space="0" w:color="auto"/>
                <w:bottom w:val="none" w:sz="0" w:space="0" w:color="auto"/>
                <w:right w:val="none" w:sz="0" w:space="0" w:color="auto"/>
              </w:divBdr>
            </w:div>
            <w:div w:id="802387822">
              <w:marLeft w:val="0"/>
              <w:marRight w:val="0"/>
              <w:marTop w:val="0"/>
              <w:marBottom w:val="0"/>
              <w:divBdr>
                <w:top w:val="none" w:sz="0" w:space="0" w:color="auto"/>
                <w:left w:val="none" w:sz="0" w:space="0" w:color="auto"/>
                <w:bottom w:val="none" w:sz="0" w:space="0" w:color="auto"/>
                <w:right w:val="none" w:sz="0" w:space="0" w:color="auto"/>
              </w:divBdr>
            </w:div>
            <w:div w:id="1185555772">
              <w:marLeft w:val="0"/>
              <w:marRight w:val="0"/>
              <w:marTop w:val="0"/>
              <w:marBottom w:val="0"/>
              <w:divBdr>
                <w:top w:val="none" w:sz="0" w:space="0" w:color="auto"/>
                <w:left w:val="none" w:sz="0" w:space="0" w:color="auto"/>
                <w:bottom w:val="none" w:sz="0" w:space="0" w:color="auto"/>
                <w:right w:val="none" w:sz="0" w:space="0" w:color="auto"/>
              </w:divBdr>
              <w:divsChild>
                <w:div w:id="312678440">
                  <w:marLeft w:val="0"/>
                  <w:marRight w:val="0"/>
                  <w:marTop w:val="0"/>
                  <w:marBottom w:val="0"/>
                  <w:divBdr>
                    <w:top w:val="none" w:sz="0" w:space="0" w:color="auto"/>
                    <w:left w:val="none" w:sz="0" w:space="0" w:color="auto"/>
                    <w:bottom w:val="none" w:sz="0" w:space="0" w:color="auto"/>
                    <w:right w:val="none" w:sz="0" w:space="0" w:color="auto"/>
                  </w:divBdr>
                </w:div>
                <w:div w:id="463012899">
                  <w:marLeft w:val="0"/>
                  <w:marRight w:val="0"/>
                  <w:marTop w:val="0"/>
                  <w:marBottom w:val="0"/>
                  <w:divBdr>
                    <w:top w:val="none" w:sz="0" w:space="0" w:color="auto"/>
                    <w:left w:val="none" w:sz="0" w:space="0" w:color="auto"/>
                    <w:bottom w:val="none" w:sz="0" w:space="0" w:color="auto"/>
                    <w:right w:val="none" w:sz="0" w:space="0" w:color="auto"/>
                  </w:divBdr>
                </w:div>
                <w:div w:id="749935553">
                  <w:marLeft w:val="0"/>
                  <w:marRight w:val="0"/>
                  <w:marTop w:val="0"/>
                  <w:marBottom w:val="0"/>
                  <w:divBdr>
                    <w:top w:val="none" w:sz="0" w:space="0" w:color="auto"/>
                    <w:left w:val="none" w:sz="0" w:space="0" w:color="auto"/>
                    <w:bottom w:val="none" w:sz="0" w:space="0" w:color="auto"/>
                    <w:right w:val="none" w:sz="0" w:space="0" w:color="auto"/>
                  </w:divBdr>
                </w:div>
                <w:div w:id="1124346730">
                  <w:marLeft w:val="0"/>
                  <w:marRight w:val="0"/>
                  <w:marTop w:val="0"/>
                  <w:marBottom w:val="0"/>
                  <w:divBdr>
                    <w:top w:val="none" w:sz="0" w:space="0" w:color="auto"/>
                    <w:left w:val="none" w:sz="0" w:space="0" w:color="auto"/>
                    <w:bottom w:val="none" w:sz="0" w:space="0" w:color="auto"/>
                    <w:right w:val="none" w:sz="0" w:space="0" w:color="auto"/>
                  </w:divBdr>
                </w:div>
                <w:div w:id="1208445964">
                  <w:marLeft w:val="0"/>
                  <w:marRight w:val="0"/>
                  <w:marTop w:val="0"/>
                  <w:marBottom w:val="0"/>
                  <w:divBdr>
                    <w:top w:val="none" w:sz="0" w:space="0" w:color="auto"/>
                    <w:left w:val="none" w:sz="0" w:space="0" w:color="auto"/>
                    <w:bottom w:val="none" w:sz="0" w:space="0" w:color="auto"/>
                    <w:right w:val="none" w:sz="0" w:space="0" w:color="auto"/>
                  </w:divBdr>
                </w:div>
                <w:div w:id="1340043080">
                  <w:marLeft w:val="0"/>
                  <w:marRight w:val="0"/>
                  <w:marTop w:val="0"/>
                  <w:marBottom w:val="0"/>
                  <w:divBdr>
                    <w:top w:val="none" w:sz="0" w:space="0" w:color="auto"/>
                    <w:left w:val="none" w:sz="0" w:space="0" w:color="auto"/>
                    <w:bottom w:val="none" w:sz="0" w:space="0" w:color="auto"/>
                    <w:right w:val="none" w:sz="0" w:space="0" w:color="auto"/>
                  </w:divBdr>
                </w:div>
                <w:div w:id="1396313446">
                  <w:marLeft w:val="0"/>
                  <w:marRight w:val="0"/>
                  <w:marTop w:val="0"/>
                  <w:marBottom w:val="0"/>
                  <w:divBdr>
                    <w:top w:val="none" w:sz="0" w:space="0" w:color="auto"/>
                    <w:left w:val="none" w:sz="0" w:space="0" w:color="auto"/>
                    <w:bottom w:val="none" w:sz="0" w:space="0" w:color="auto"/>
                    <w:right w:val="none" w:sz="0" w:space="0" w:color="auto"/>
                  </w:divBdr>
                </w:div>
                <w:div w:id="1480997984">
                  <w:marLeft w:val="0"/>
                  <w:marRight w:val="0"/>
                  <w:marTop w:val="0"/>
                  <w:marBottom w:val="0"/>
                  <w:divBdr>
                    <w:top w:val="none" w:sz="0" w:space="0" w:color="auto"/>
                    <w:left w:val="none" w:sz="0" w:space="0" w:color="auto"/>
                    <w:bottom w:val="none" w:sz="0" w:space="0" w:color="auto"/>
                    <w:right w:val="none" w:sz="0" w:space="0" w:color="auto"/>
                  </w:divBdr>
                </w:div>
              </w:divsChild>
            </w:div>
            <w:div w:id="1425958642">
              <w:marLeft w:val="0"/>
              <w:marRight w:val="0"/>
              <w:marTop w:val="0"/>
              <w:marBottom w:val="0"/>
              <w:divBdr>
                <w:top w:val="none" w:sz="0" w:space="0" w:color="auto"/>
                <w:left w:val="none" w:sz="0" w:space="0" w:color="auto"/>
                <w:bottom w:val="none" w:sz="0" w:space="0" w:color="auto"/>
                <w:right w:val="none" w:sz="0" w:space="0" w:color="auto"/>
              </w:divBdr>
            </w:div>
            <w:div w:id="1640723847">
              <w:marLeft w:val="0"/>
              <w:marRight w:val="0"/>
              <w:marTop w:val="0"/>
              <w:marBottom w:val="0"/>
              <w:divBdr>
                <w:top w:val="none" w:sz="0" w:space="0" w:color="auto"/>
                <w:left w:val="none" w:sz="0" w:space="0" w:color="auto"/>
                <w:bottom w:val="none" w:sz="0" w:space="0" w:color="auto"/>
                <w:right w:val="none" w:sz="0" w:space="0" w:color="auto"/>
              </w:divBdr>
            </w:div>
            <w:div w:id="1654872266">
              <w:marLeft w:val="0"/>
              <w:marRight w:val="0"/>
              <w:marTop w:val="0"/>
              <w:marBottom w:val="0"/>
              <w:divBdr>
                <w:top w:val="none" w:sz="0" w:space="0" w:color="auto"/>
                <w:left w:val="none" w:sz="0" w:space="0" w:color="auto"/>
                <w:bottom w:val="none" w:sz="0" w:space="0" w:color="auto"/>
                <w:right w:val="none" w:sz="0" w:space="0" w:color="auto"/>
              </w:divBdr>
            </w:div>
            <w:div w:id="1701784230">
              <w:marLeft w:val="0"/>
              <w:marRight w:val="0"/>
              <w:marTop w:val="0"/>
              <w:marBottom w:val="0"/>
              <w:divBdr>
                <w:top w:val="none" w:sz="0" w:space="0" w:color="auto"/>
                <w:left w:val="none" w:sz="0" w:space="0" w:color="auto"/>
                <w:bottom w:val="none" w:sz="0" w:space="0" w:color="auto"/>
                <w:right w:val="none" w:sz="0" w:space="0" w:color="auto"/>
              </w:divBdr>
            </w:div>
            <w:div w:id="1803840619">
              <w:marLeft w:val="0"/>
              <w:marRight w:val="0"/>
              <w:marTop w:val="0"/>
              <w:marBottom w:val="0"/>
              <w:divBdr>
                <w:top w:val="none" w:sz="0" w:space="0" w:color="auto"/>
                <w:left w:val="none" w:sz="0" w:space="0" w:color="auto"/>
                <w:bottom w:val="none" w:sz="0" w:space="0" w:color="auto"/>
                <w:right w:val="none" w:sz="0" w:space="0" w:color="auto"/>
              </w:divBdr>
            </w:div>
            <w:div w:id="1847671826">
              <w:marLeft w:val="0"/>
              <w:marRight w:val="0"/>
              <w:marTop w:val="0"/>
              <w:marBottom w:val="0"/>
              <w:divBdr>
                <w:top w:val="none" w:sz="0" w:space="0" w:color="auto"/>
                <w:left w:val="none" w:sz="0" w:space="0" w:color="auto"/>
                <w:bottom w:val="none" w:sz="0" w:space="0" w:color="auto"/>
                <w:right w:val="none" w:sz="0" w:space="0" w:color="auto"/>
              </w:divBdr>
            </w:div>
          </w:divsChild>
        </w:div>
        <w:div w:id="1572813436">
          <w:marLeft w:val="0"/>
          <w:marRight w:val="0"/>
          <w:marTop w:val="0"/>
          <w:marBottom w:val="0"/>
          <w:divBdr>
            <w:top w:val="none" w:sz="0" w:space="0" w:color="auto"/>
            <w:left w:val="none" w:sz="0" w:space="0" w:color="auto"/>
            <w:bottom w:val="none" w:sz="0" w:space="0" w:color="auto"/>
            <w:right w:val="none" w:sz="0" w:space="0" w:color="auto"/>
          </w:divBdr>
          <w:divsChild>
            <w:div w:id="572282254">
              <w:marLeft w:val="0"/>
              <w:marRight w:val="0"/>
              <w:marTop w:val="0"/>
              <w:marBottom w:val="0"/>
              <w:divBdr>
                <w:top w:val="none" w:sz="0" w:space="0" w:color="auto"/>
                <w:left w:val="none" w:sz="0" w:space="0" w:color="auto"/>
                <w:bottom w:val="none" w:sz="0" w:space="0" w:color="auto"/>
                <w:right w:val="none" w:sz="0" w:space="0" w:color="auto"/>
              </w:divBdr>
            </w:div>
            <w:div w:id="881865278">
              <w:marLeft w:val="0"/>
              <w:marRight w:val="0"/>
              <w:marTop w:val="0"/>
              <w:marBottom w:val="0"/>
              <w:divBdr>
                <w:top w:val="none" w:sz="0" w:space="0" w:color="auto"/>
                <w:left w:val="none" w:sz="0" w:space="0" w:color="auto"/>
                <w:bottom w:val="none" w:sz="0" w:space="0" w:color="auto"/>
                <w:right w:val="none" w:sz="0" w:space="0" w:color="auto"/>
              </w:divBdr>
            </w:div>
            <w:div w:id="1017270935">
              <w:marLeft w:val="0"/>
              <w:marRight w:val="0"/>
              <w:marTop w:val="0"/>
              <w:marBottom w:val="0"/>
              <w:divBdr>
                <w:top w:val="none" w:sz="0" w:space="0" w:color="auto"/>
                <w:left w:val="none" w:sz="0" w:space="0" w:color="auto"/>
                <w:bottom w:val="none" w:sz="0" w:space="0" w:color="auto"/>
                <w:right w:val="none" w:sz="0" w:space="0" w:color="auto"/>
              </w:divBdr>
              <w:divsChild>
                <w:div w:id="227427342">
                  <w:marLeft w:val="0"/>
                  <w:marRight w:val="0"/>
                  <w:marTop w:val="0"/>
                  <w:marBottom w:val="0"/>
                  <w:divBdr>
                    <w:top w:val="none" w:sz="0" w:space="0" w:color="auto"/>
                    <w:left w:val="none" w:sz="0" w:space="0" w:color="auto"/>
                    <w:bottom w:val="none" w:sz="0" w:space="0" w:color="auto"/>
                    <w:right w:val="none" w:sz="0" w:space="0" w:color="auto"/>
                  </w:divBdr>
                </w:div>
                <w:div w:id="292171975">
                  <w:marLeft w:val="0"/>
                  <w:marRight w:val="0"/>
                  <w:marTop w:val="0"/>
                  <w:marBottom w:val="0"/>
                  <w:divBdr>
                    <w:top w:val="none" w:sz="0" w:space="0" w:color="auto"/>
                    <w:left w:val="none" w:sz="0" w:space="0" w:color="auto"/>
                    <w:bottom w:val="none" w:sz="0" w:space="0" w:color="auto"/>
                    <w:right w:val="none" w:sz="0" w:space="0" w:color="auto"/>
                  </w:divBdr>
                </w:div>
                <w:div w:id="1028603932">
                  <w:marLeft w:val="0"/>
                  <w:marRight w:val="0"/>
                  <w:marTop w:val="0"/>
                  <w:marBottom w:val="0"/>
                  <w:divBdr>
                    <w:top w:val="none" w:sz="0" w:space="0" w:color="auto"/>
                    <w:left w:val="none" w:sz="0" w:space="0" w:color="auto"/>
                    <w:bottom w:val="none" w:sz="0" w:space="0" w:color="auto"/>
                    <w:right w:val="none" w:sz="0" w:space="0" w:color="auto"/>
                  </w:divBdr>
                </w:div>
                <w:div w:id="1655640977">
                  <w:marLeft w:val="0"/>
                  <w:marRight w:val="0"/>
                  <w:marTop w:val="0"/>
                  <w:marBottom w:val="0"/>
                  <w:divBdr>
                    <w:top w:val="none" w:sz="0" w:space="0" w:color="auto"/>
                    <w:left w:val="none" w:sz="0" w:space="0" w:color="auto"/>
                    <w:bottom w:val="none" w:sz="0" w:space="0" w:color="auto"/>
                    <w:right w:val="none" w:sz="0" w:space="0" w:color="auto"/>
                  </w:divBdr>
                </w:div>
                <w:div w:id="1801682621">
                  <w:marLeft w:val="0"/>
                  <w:marRight w:val="0"/>
                  <w:marTop w:val="0"/>
                  <w:marBottom w:val="0"/>
                  <w:divBdr>
                    <w:top w:val="none" w:sz="0" w:space="0" w:color="auto"/>
                    <w:left w:val="none" w:sz="0" w:space="0" w:color="auto"/>
                    <w:bottom w:val="none" w:sz="0" w:space="0" w:color="auto"/>
                    <w:right w:val="none" w:sz="0" w:space="0" w:color="auto"/>
                  </w:divBdr>
                </w:div>
              </w:divsChild>
            </w:div>
            <w:div w:id="1327976203">
              <w:marLeft w:val="0"/>
              <w:marRight w:val="0"/>
              <w:marTop w:val="0"/>
              <w:marBottom w:val="0"/>
              <w:divBdr>
                <w:top w:val="none" w:sz="0" w:space="0" w:color="auto"/>
                <w:left w:val="none" w:sz="0" w:space="0" w:color="auto"/>
                <w:bottom w:val="none" w:sz="0" w:space="0" w:color="auto"/>
                <w:right w:val="none" w:sz="0" w:space="0" w:color="auto"/>
              </w:divBdr>
            </w:div>
            <w:div w:id="1493374952">
              <w:marLeft w:val="0"/>
              <w:marRight w:val="0"/>
              <w:marTop w:val="0"/>
              <w:marBottom w:val="0"/>
              <w:divBdr>
                <w:top w:val="none" w:sz="0" w:space="0" w:color="auto"/>
                <w:left w:val="none" w:sz="0" w:space="0" w:color="auto"/>
                <w:bottom w:val="none" w:sz="0" w:space="0" w:color="auto"/>
                <w:right w:val="none" w:sz="0" w:space="0" w:color="auto"/>
              </w:divBdr>
            </w:div>
            <w:div w:id="2054308760">
              <w:marLeft w:val="0"/>
              <w:marRight w:val="0"/>
              <w:marTop w:val="0"/>
              <w:marBottom w:val="0"/>
              <w:divBdr>
                <w:top w:val="none" w:sz="0" w:space="0" w:color="auto"/>
                <w:left w:val="none" w:sz="0" w:space="0" w:color="auto"/>
                <w:bottom w:val="none" w:sz="0" w:space="0" w:color="auto"/>
                <w:right w:val="none" w:sz="0" w:space="0" w:color="auto"/>
              </w:divBdr>
            </w:div>
          </w:divsChild>
        </w:div>
        <w:div w:id="1576743344">
          <w:marLeft w:val="0"/>
          <w:marRight w:val="0"/>
          <w:marTop w:val="0"/>
          <w:marBottom w:val="0"/>
          <w:divBdr>
            <w:top w:val="none" w:sz="0" w:space="0" w:color="auto"/>
            <w:left w:val="none" w:sz="0" w:space="0" w:color="auto"/>
            <w:bottom w:val="none" w:sz="0" w:space="0" w:color="auto"/>
            <w:right w:val="none" w:sz="0" w:space="0" w:color="auto"/>
          </w:divBdr>
          <w:divsChild>
            <w:div w:id="155733058">
              <w:marLeft w:val="0"/>
              <w:marRight w:val="0"/>
              <w:marTop w:val="0"/>
              <w:marBottom w:val="0"/>
              <w:divBdr>
                <w:top w:val="none" w:sz="0" w:space="0" w:color="auto"/>
                <w:left w:val="none" w:sz="0" w:space="0" w:color="auto"/>
                <w:bottom w:val="none" w:sz="0" w:space="0" w:color="auto"/>
                <w:right w:val="none" w:sz="0" w:space="0" w:color="auto"/>
              </w:divBdr>
            </w:div>
            <w:div w:id="212161802">
              <w:marLeft w:val="0"/>
              <w:marRight w:val="0"/>
              <w:marTop w:val="0"/>
              <w:marBottom w:val="0"/>
              <w:divBdr>
                <w:top w:val="none" w:sz="0" w:space="0" w:color="auto"/>
                <w:left w:val="none" w:sz="0" w:space="0" w:color="auto"/>
                <w:bottom w:val="none" w:sz="0" w:space="0" w:color="auto"/>
                <w:right w:val="none" w:sz="0" w:space="0" w:color="auto"/>
              </w:divBdr>
            </w:div>
            <w:div w:id="269168854">
              <w:marLeft w:val="0"/>
              <w:marRight w:val="0"/>
              <w:marTop w:val="0"/>
              <w:marBottom w:val="0"/>
              <w:divBdr>
                <w:top w:val="none" w:sz="0" w:space="0" w:color="auto"/>
                <w:left w:val="none" w:sz="0" w:space="0" w:color="auto"/>
                <w:bottom w:val="none" w:sz="0" w:space="0" w:color="auto"/>
                <w:right w:val="none" w:sz="0" w:space="0" w:color="auto"/>
              </w:divBdr>
            </w:div>
            <w:div w:id="401878694">
              <w:marLeft w:val="0"/>
              <w:marRight w:val="0"/>
              <w:marTop w:val="0"/>
              <w:marBottom w:val="0"/>
              <w:divBdr>
                <w:top w:val="none" w:sz="0" w:space="0" w:color="auto"/>
                <w:left w:val="none" w:sz="0" w:space="0" w:color="auto"/>
                <w:bottom w:val="none" w:sz="0" w:space="0" w:color="auto"/>
                <w:right w:val="none" w:sz="0" w:space="0" w:color="auto"/>
              </w:divBdr>
            </w:div>
            <w:div w:id="471335199">
              <w:marLeft w:val="0"/>
              <w:marRight w:val="0"/>
              <w:marTop w:val="0"/>
              <w:marBottom w:val="0"/>
              <w:divBdr>
                <w:top w:val="none" w:sz="0" w:space="0" w:color="auto"/>
                <w:left w:val="none" w:sz="0" w:space="0" w:color="auto"/>
                <w:bottom w:val="none" w:sz="0" w:space="0" w:color="auto"/>
                <w:right w:val="none" w:sz="0" w:space="0" w:color="auto"/>
              </w:divBdr>
            </w:div>
            <w:div w:id="633566459">
              <w:marLeft w:val="0"/>
              <w:marRight w:val="0"/>
              <w:marTop w:val="0"/>
              <w:marBottom w:val="0"/>
              <w:divBdr>
                <w:top w:val="none" w:sz="0" w:space="0" w:color="auto"/>
                <w:left w:val="none" w:sz="0" w:space="0" w:color="auto"/>
                <w:bottom w:val="none" w:sz="0" w:space="0" w:color="auto"/>
                <w:right w:val="none" w:sz="0" w:space="0" w:color="auto"/>
              </w:divBdr>
            </w:div>
            <w:div w:id="713582544">
              <w:marLeft w:val="0"/>
              <w:marRight w:val="0"/>
              <w:marTop w:val="0"/>
              <w:marBottom w:val="0"/>
              <w:divBdr>
                <w:top w:val="none" w:sz="0" w:space="0" w:color="auto"/>
                <w:left w:val="none" w:sz="0" w:space="0" w:color="auto"/>
                <w:bottom w:val="none" w:sz="0" w:space="0" w:color="auto"/>
                <w:right w:val="none" w:sz="0" w:space="0" w:color="auto"/>
              </w:divBdr>
            </w:div>
            <w:div w:id="727071143">
              <w:marLeft w:val="0"/>
              <w:marRight w:val="0"/>
              <w:marTop w:val="0"/>
              <w:marBottom w:val="0"/>
              <w:divBdr>
                <w:top w:val="none" w:sz="0" w:space="0" w:color="auto"/>
                <w:left w:val="none" w:sz="0" w:space="0" w:color="auto"/>
                <w:bottom w:val="none" w:sz="0" w:space="0" w:color="auto"/>
                <w:right w:val="none" w:sz="0" w:space="0" w:color="auto"/>
              </w:divBdr>
            </w:div>
            <w:div w:id="778646732">
              <w:marLeft w:val="0"/>
              <w:marRight w:val="0"/>
              <w:marTop w:val="0"/>
              <w:marBottom w:val="0"/>
              <w:divBdr>
                <w:top w:val="none" w:sz="0" w:space="0" w:color="auto"/>
                <w:left w:val="none" w:sz="0" w:space="0" w:color="auto"/>
                <w:bottom w:val="none" w:sz="0" w:space="0" w:color="auto"/>
                <w:right w:val="none" w:sz="0" w:space="0" w:color="auto"/>
              </w:divBdr>
            </w:div>
            <w:div w:id="821888944">
              <w:marLeft w:val="0"/>
              <w:marRight w:val="0"/>
              <w:marTop w:val="0"/>
              <w:marBottom w:val="0"/>
              <w:divBdr>
                <w:top w:val="none" w:sz="0" w:space="0" w:color="auto"/>
                <w:left w:val="none" w:sz="0" w:space="0" w:color="auto"/>
                <w:bottom w:val="none" w:sz="0" w:space="0" w:color="auto"/>
                <w:right w:val="none" w:sz="0" w:space="0" w:color="auto"/>
              </w:divBdr>
            </w:div>
            <w:div w:id="824472732">
              <w:marLeft w:val="0"/>
              <w:marRight w:val="0"/>
              <w:marTop w:val="0"/>
              <w:marBottom w:val="0"/>
              <w:divBdr>
                <w:top w:val="none" w:sz="0" w:space="0" w:color="auto"/>
                <w:left w:val="none" w:sz="0" w:space="0" w:color="auto"/>
                <w:bottom w:val="none" w:sz="0" w:space="0" w:color="auto"/>
                <w:right w:val="none" w:sz="0" w:space="0" w:color="auto"/>
              </w:divBdr>
            </w:div>
            <w:div w:id="1019090596">
              <w:marLeft w:val="0"/>
              <w:marRight w:val="0"/>
              <w:marTop w:val="0"/>
              <w:marBottom w:val="0"/>
              <w:divBdr>
                <w:top w:val="none" w:sz="0" w:space="0" w:color="auto"/>
                <w:left w:val="none" w:sz="0" w:space="0" w:color="auto"/>
                <w:bottom w:val="none" w:sz="0" w:space="0" w:color="auto"/>
                <w:right w:val="none" w:sz="0" w:space="0" w:color="auto"/>
              </w:divBdr>
            </w:div>
            <w:div w:id="1027095424">
              <w:marLeft w:val="0"/>
              <w:marRight w:val="0"/>
              <w:marTop w:val="0"/>
              <w:marBottom w:val="0"/>
              <w:divBdr>
                <w:top w:val="none" w:sz="0" w:space="0" w:color="auto"/>
                <w:left w:val="none" w:sz="0" w:space="0" w:color="auto"/>
                <w:bottom w:val="none" w:sz="0" w:space="0" w:color="auto"/>
                <w:right w:val="none" w:sz="0" w:space="0" w:color="auto"/>
              </w:divBdr>
            </w:div>
            <w:div w:id="1050156286">
              <w:marLeft w:val="0"/>
              <w:marRight w:val="0"/>
              <w:marTop w:val="0"/>
              <w:marBottom w:val="0"/>
              <w:divBdr>
                <w:top w:val="none" w:sz="0" w:space="0" w:color="auto"/>
                <w:left w:val="none" w:sz="0" w:space="0" w:color="auto"/>
                <w:bottom w:val="none" w:sz="0" w:space="0" w:color="auto"/>
                <w:right w:val="none" w:sz="0" w:space="0" w:color="auto"/>
              </w:divBdr>
            </w:div>
            <w:div w:id="1082143840">
              <w:marLeft w:val="0"/>
              <w:marRight w:val="0"/>
              <w:marTop w:val="0"/>
              <w:marBottom w:val="0"/>
              <w:divBdr>
                <w:top w:val="none" w:sz="0" w:space="0" w:color="auto"/>
                <w:left w:val="none" w:sz="0" w:space="0" w:color="auto"/>
                <w:bottom w:val="none" w:sz="0" w:space="0" w:color="auto"/>
                <w:right w:val="none" w:sz="0" w:space="0" w:color="auto"/>
              </w:divBdr>
            </w:div>
            <w:div w:id="1124927222">
              <w:marLeft w:val="0"/>
              <w:marRight w:val="0"/>
              <w:marTop w:val="0"/>
              <w:marBottom w:val="0"/>
              <w:divBdr>
                <w:top w:val="none" w:sz="0" w:space="0" w:color="auto"/>
                <w:left w:val="none" w:sz="0" w:space="0" w:color="auto"/>
                <w:bottom w:val="none" w:sz="0" w:space="0" w:color="auto"/>
                <w:right w:val="none" w:sz="0" w:space="0" w:color="auto"/>
              </w:divBdr>
            </w:div>
            <w:div w:id="1240215424">
              <w:marLeft w:val="0"/>
              <w:marRight w:val="0"/>
              <w:marTop w:val="0"/>
              <w:marBottom w:val="0"/>
              <w:divBdr>
                <w:top w:val="none" w:sz="0" w:space="0" w:color="auto"/>
                <w:left w:val="none" w:sz="0" w:space="0" w:color="auto"/>
                <w:bottom w:val="none" w:sz="0" w:space="0" w:color="auto"/>
                <w:right w:val="none" w:sz="0" w:space="0" w:color="auto"/>
              </w:divBdr>
            </w:div>
            <w:div w:id="1323045787">
              <w:marLeft w:val="0"/>
              <w:marRight w:val="0"/>
              <w:marTop w:val="0"/>
              <w:marBottom w:val="0"/>
              <w:divBdr>
                <w:top w:val="none" w:sz="0" w:space="0" w:color="auto"/>
                <w:left w:val="none" w:sz="0" w:space="0" w:color="auto"/>
                <w:bottom w:val="none" w:sz="0" w:space="0" w:color="auto"/>
                <w:right w:val="none" w:sz="0" w:space="0" w:color="auto"/>
              </w:divBdr>
            </w:div>
            <w:div w:id="1332413286">
              <w:marLeft w:val="0"/>
              <w:marRight w:val="0"/>
              <w:marTop w:val="0"/>
              <w:marBottom w:val="0"/>
              <w:divBdr>
                <w:top w:val="none" w:sz="0" w:space="0" w:color="auto"/>
                <w:left w:val="none" w:sz="0" w:space="0" w:color="auto"/>
                <w:bottom w:val="none" w:sz="0" w:space="0" w:color="auto"/>
                <w:right w:val="none" w:sz="0" w:space="0" w:color="auto"/>
              </w:divBdr>
            </w:div>
            <w:div w:id="1377047332">
              <w:marLeft w:val="0"/>
              <w:marRight w:val="0"/>
              <w:marTop w:val="0"/>
              <w:marBottom w:val="0"/>
              <w:divBdr>
                <w:top w:val="none" w:sz="0" w:space="0" w:color="auto"/>
                <w:left w:val="none" w:sz="0" w:space="0" w:color="auto"/>
                <w:bottom w:val="none" w:sz="0" w:space="0" w:color="auto"/>
                <w:right w:val="none" w:sz="0" w:space="0" w:color="auto"/>
              </w:divBdr>
            </w:div>
            <w:div w:id="1537234477">
              <w:marLeft w:val="0"/>
              <w:marRight w:val="0"/>
              <w:marTop w:val="0"/>
              <w:marBottom w:val="0"/>
              <w:divBdr>
                <w:top w:val="none" w:sz="0" w:space="0" w:color="auto"/>
                <w:left w:val="none" w:sz="0" w:space="0" w:color="auto"/>
                <w:bottom w:val="none" w:sz="0" w:space="0" w:color="auto"/>
                <w:right w:val="none" w:sz="0" w:space="0" w:color="auto"/>
              </w:divBdr>
            </w:div>
            <w:div w:id="1653020044">
              <w:marLeft w:val="0"/>
              <w:marRight w:val="0"/>
              <w:marTop w:val="0"/>
              <w:marBottom w:val="0"/>
              <w:divBdr>
                <w:top w:val="none" w:sz="0" w:space="0" w:color="auto"/>
                <w:left w:val="none" w:sz="0" w:space="0" w:color="auto"/>
                <w:bottom w:val="none" w:sz="0" w:space="0" w:color="auto"/>
                <w:right w:val="none" w:sz="0" w:space="0" w:color="auto"/>
              </w:divBdr>
            </w:div>
            <w:div w:id="1702363358">
              <w:marLeft w:val="0"/>
              <w:marRight w:val="0"/>
              <w:marTop w:val="0"/>
              <w:marBottom w:val="0"/>
              <w:divBdr>
                <w:top w:val="none" w:sz="0" w:space="0" w:color="auto"/>
                <w:left w:val="none" w:sz="0" w:space="0" w:color="auto"/>
                <w:bottom w:val="none" w:sz="0" w:space="0" w:color="auto"/>
                <w:right w:val="none" w:sz="0" w:space="0" w:color="auto"/>
              </w:divBdr>
            </w:div>
            <w:div w:id="1996180127">
              <w:marLeft w:val="0"/>
              <w:marRight w:val="0"/>
              <w:marTop w:val="0"/>
              <w:marBottom w:val="0"/>
              <w:divBdr>
                <w:top w:val="none" w:sz="0" w:space="0" w:color="auto"/>
                <w:left w:val="none" w:sz="0" w:space="0" w:color="auto"/>
                <w:bottom w:val="none" w:sz="0" w:space="0" w:color="auto"/>
                <w:right w:val="none" w:sz="0" w:space="0" w:color="auto"/>
              </w:divBdr>
            </w:div>
            <w:div w:id="2044287922">
              <w:marLeft w:val="0"/>
              <w:marRight w:val="0"/>
              <w:marTop w:val="0"/>
              <w:marBottom w:val="0"/>
              <w:divBdr>
                <w:top w:val="none" w:sz="0" w:space="0" w:color="auto"/>
                <w:left w:val="none" w:sz="0" w:space="0" w:color="auto"/>
                <w:bottom w:val="none" w:sz="0" w:space="0" w:color="auto"/>
                <w:right w:val="none" w:sz="0" w:space="0" w:color="auto"/>
              </w:divBdr>
              <w:divsChild>
                <w:div w:id="7945583">
                  <w:marLeft w:val="0"/>
                  <w:marRight w:val="0"/>
                  <w:marTop w:val="0"/>
                  <w:marBottom w:val="0"/>
                  <w:divBdr>
                    <w:top w:val="none" w:sz="0" w:space="0" w:color="auto"/>
                    <w:left w:val="none" w:sz="0" w:space="0" w:color="auto"/>
                    <w:bottom w:val="none" w:sz="0" w:space="0" w:color="auto"/>
                    <w:right w:val="none" w:sz="0" w:space="0" w:color="auto"/>
                  </w:divBdr>
                </w:div>
                <w:div w:id="23530941">
                  <w:marLeft w:val="0"/>
                  <w:marRight w:val="0"/>
                  <w:marTop w:val="0"/>
                  <w:marBottom w:val="0"/>
                  <w:divBdr>
                    <w:top w:val="none" w:sz="0" w:space="0" w:color="auto"/>
                    <w:left w:val="none" w:sz="0" w:space="0" w:color="auto"/>
                    <w:bottom w:val="none" w:sz="0" w:space="0" w:color="auto"/>
                    <w:right w:val="none" w:sz="0" w:space="0" w:color="auto"/>
                  </w:divBdr>
                </w:div>
                <w:div w:id="51657949">
                  <w:marLeft w:val="0"/>
                  <w:marRight w:val="0"/>
                  <w:marTop w:val="0"/>
                  <w:marBottom w:val="0"/>
                  <w:divBdr>
                    <w:top w:val="none" w:sz="0" w:space="0" w:color="auto"/>
                    <w:left w:val="none" w:sz="0" w:space="0" w:color="auto"/>
                    <w:bottom w:val="none" w:sz="0" w:space="0" w:color="auto"/>
                    <w:right w:val="none" w:sz="0" w:space="0" w:color="auto"/>
                  </w:divBdr>
                </w:div>
                <w:div w:id="104739890">
                  <w:marLeft w:val="0"/>
                  <w:marRight w:val="0"/>
                  <w:marTop w:val="0"/>
                  <w:marBottom w:val="0"/>
                  <w:divBdr>
                    <w:top w:val="none" w:sz="0" w:space="0" w:color="auto"/>
                    <w:left w:val="none" w:sz="0" w:space="0" w:color="auto"/>
                    <w:bottom w:val="none" w:sz="0" w:space="0" w:color="auto"/>
                    <w:right w:val="none" w:sz="0" w:space="0" w:color="auto"/>
                  </w:divBdr>
                </w:div>
                <w:div w:id="194805321">
                  <w:marLeft w:val="0"/>
                  <w:marRight w:val="0"/>
                  <w:marTop w:val="0"/>
                  <w:marBottom w:val="0"/>
                  <w:divBdr>
                    <w:top w:val="none" w:sz="0" w:space="0" w:color="auto"/>
                    <w:left w:val="none" w:sz="0" w:space="0" w:color="auto"/>
                    <w:bottom w:val="none" w:sz="0" w:space="0" w:color="auto"/>
                    <w:right w:val="none" w:sz="0" w:space="0" w:color="auto"/>
                  </w:divBdr>
                </w:div>
                <w:div w:id="454064514">
                  <w:marLeft w:val="0"/>
                  <w:marRight w:val="0"/>
                  <w:marTop w:val="0"/>
                  <w:marBottom w:val="0"/>
                  <w:divBdr>
                    <w:top w:val="none" w:sz="0" w:space="0" w:color="auto"/>
                    <w:left w:val="none" w:sz="0" w:space="0" w:color="auto"/>
                    <w:bottom w:val="none" w:sz="0" w:space="0" w:color="auto"/>
                    <w:right w:val="none" w:sz="0" w:space="0" w:color="auto"/>
                  </w:divBdr>
                </w:div>
                <w:div w:id="462501355">
                  <w:marLeft w:val="0"/>
                  <w:marRight w:val="0"/>
                  <w:marTop w:val="0"/>
                  <w:marBottom w:val="0"/>
                  <w:divBdr>
                    <w:top w:val="none" w:sz="0" w:space="0" w:color="auto"/>
                    <w:left w:val="none" w:sz="0" w:space="0" w:color="auto"/>
                    <w:bottom w:val="none" w:sz="0" w:space="0" w:color="auto"/>
                    <w:right w:val="none" w:sz="0" w:space="0" w:color="auto"/>
                  </w:divBdr>
                </w:div>
                <w:div w:id="606502569">
                  <w:marLeft w:val="0"/>
                  <w:marRight w:val="0"/>
                  <w:marTop w:val="0"/>
                  <w:marBottom w:val="0"/>
                  <w:divBdr>
                    <w:top w:val="none" w:sz="0" w:space="0" w:color="auto"/>
                    <w:left w:val="none" w:sz="0" w:space="0" w:color="auto"/>
                    <w:bottom w:val="none" w:sz="0" w:space="0" w:color="auto"/>
                    <w:right w:val="none" w:sz="0" w:space="0" w:color="auto"/>
                  </w:divBdr>
                </w:div>
                <w:div w:id="680354891">
                  <w:marLeft w:val="0"/>
                  <w:marRight w:val="0"/>
                  <w:marTop w:val="0"/>
                  <w:marBottom w:val="0"/>
                  <w:divBdr>
                    <w:top w:val="none" w:sz="0" w:space="0" w:color="auto"/>
                    <w:left w:val="none" w:sz="0" w:space="0" w:color="auto"/>
                    <w:bottom w:val="none" w:sz="0" w:space="0" w:color="auto"/>
                    <w:right w:val="none" w:sz="0" w:space="0" w:color="auto"/>
                  </w:divBdr>
                </w:div>
                <w:div w:id="723722573">
                  <w:marLeft w:val="0"/>
                  <w:marRight w:val="0"/>
                  <w:marTop w:val="0"/>
                  <w:marBottom w:val="0"/>
                  <w:divBdr>
                    <w:top w:val="none" w:sz="0" w:space="0" w:color="auto"/>
                    <w:left w:val="none" w:sz="0" w:space="0" w:color="auto"/>
                    <w:bottom w:val="none" w:sz="0" w:space="0" w:color="auto"/>
                    <w:right w:val="none" w:sz="0" w:space="0" w:color="auto"/>
                  </w:divBdr>
                </w:div>
                <w:div w:id="765461129">
                  <w:marLeft w:val="0"/>
                  <w:marRight w:val="0"/>
                  <w:marTop w:val="0"/>
                  <w:marBottom w:val="0"/>
                  <w:divBdr>
                    <w:top w:val="none" w:sz="0" w:space="0" w:color="auto"/>
                    <w:left w:val="none" w:sz="0" w:space="0" w:color="auto"/>
                    <w:bottom w:val="none" w:sz="0" w:space="0" w:color="auto"/>
                    <w:right w:val="none" w:sz="0" w:space="0" w:color="auto"/>
                  </w:divBdr>
                </w:div>
                <w:div w:id="784152483">
                  <w:marLeft w:val="0"/>
                  <w:marRight w:val="0"/>
                  <w:marTop w:val="0"/>
                  <w:marBottom w:val="0"/>
                  <w:divBdr>
                    <w:top w:val="none" w:sz="0" w:space="0" w:color="auto"/>
                    <w:left w:val="none" w:sz="0" w:space="0" w:color="auto"/>
                    <w:bottom w:val="none" w:sz="0" w:space="0" w:color="auto"/>
                    <w:right w:val="none" w:sz="0" w:space="0" w:color="auto"/>
                  </w:divBdr>
                </w:div>
                <w:div w:id="786968243">
                  <w:marLeft w:val="0"/>
                  <w:marRight w:val="0"/>
                  <w:marTop w:val="0"/>
                  <w:marBottom w:val="0"/>
                  <w:divBdr>
                    <w:top w:val="none" w:sz="0" w:space="0" w:color="auto"/>
                    <w:left w:val="none" w:sz="0" w:space="0" w:color="auto"/>
                    <w:bottom w:val="none" w:sz="0" w:space="0" w:color="auto"/>
                    <w:right w:val="none" w:sz="0" w:space="0" w:color="auto"/>
                  </w:divBdr>
                </w:div>
                <w:div w:id="989017679">
                  <w:marLeft w:val="0"/>
                  <w:marRight w:val="0"/>
                  <w:marTop w:val="0"/>
                  <w:marBottom w:val="0"/>
                  <w:divBdr>
                    <w:top w:val="none" w:sz="0" w:space="0" w:color="auto"/>
                    <w:left w:val="none" w:sz="0" w:space="0" w:color="auto"/>
                    <w:bottom w:val="none" w:sz="0" w:space="0" w:color="auto"/>
                    <w:right w:val="none" w:sz="0" w:space="0" w:color="auto"/>
                  </w:divBdr>
                </w:div>
                <w:div w:id="1082607446">
                  <w:marLeft w:val="0"/>
                  <w:marRight w:val="0"/>
                  <w:marTop w:val="0"/>
                  <w:marBottom w:val="0"/>
                  <w:divBdr>
                    <w:top w:val="none" w:sz="0" w:space="0" w:color="auto"/>
                    <w:left w:val="none" w:sz="0" w:space="0" w:color="auto"/>
                    <w:bottom w:val="none" w:sz="0" w:space="0" w:color="auto"/>
                    <w:right w:val="none" w:sz="0" w:space="0" w:color="auto"/>
                  </w:divBdr>
                </w:div>
                <w:div w:id="1085616301">
                  <w:marLeft w:val="0"/>
                  <w:marRight w:val="0"/>
                  <w:marTop w:val="0"/>
                  <w:marBottom w:val="0"/>
                  <w:divBdr>
                    <w:top w:val="none" w:sz="0" w:space="0" w:color="auto"/>
                    <w:left w:val="none" w:sz="0" w:space="0" w:color="auto"/>
                    <w:bottom w:val="none" w:sz="0" w:space="0" w:color="auto"/>
                    <w:right w:val="none" w:sz="0" w:space="0" w:color="auto"/>
                  </w:divBdr>
                </w:div>
                <w:div w:id="1157381909">
                  <w:marLeft w:val="0"/>
                  <w:marRight w:val="0"/>
                  <w:marTop w:val="0"/>
                  <w:marBottom w:val="0"/>
                  <w:divBdr>
                    <w:top w:val="none" w:sz="0" w:space="0" w:color="auto"/>
                    <w:left w:val="none" w:sz="0" w:space="0" w:color="auto"/>
                    <w:bottom w:val="none" w:sz="0" w:space="0" w:color="auto"/>
                    <w:right w:val="none" w:sz="0" w:space="0" w:color="auto"/>
                  </w:divBdr>
                </w:div>
                <w:div w:id="1427268753">
                  <w:marLeft w:val="0"/>
                  <w:marRight w:val="0"/>
                  <w:marTop w:val="0"/>
                  <w:marBottom w:val="0"/>
                  <w:divBdr>
                    <w:top w:val="none" w:sz="0" w:space="0" w:color="auto"/>
                    <w:left w:val="none" w:sz="0" w:space="0" w:color="auto"/>
                    <w:bottom w:val="none" w:sz="0" w:space="0" w:color="auto"/>
                    <w:right w:val="none" w:sz="0" w:space="0" w:color="auto"/>
                  </w:divBdr>
                </w:div>
                <w:div w:id="1483690134">
                  <w:marLeft w:val="0"/>
                  <w:marRight w:val="0"/>
                  <w:marTop w:val="0"/>
                  <w:marBottom w:val="0"/>
                  <w:divBdr>
                    <w:top w:val="none" w:sz="0" w:space="0" w:color="auto"/>
                    <w:left w:val="none" w:sz="0" w:space="0" w:color="auto"/>
                    <w:bottom w:val="none" w:sz="0" w:space="0" w:color="auto"/>
                    <w:right w:val="none" w:sz="0" w:space="0" w:color="auto"/>
                  </w:divBdr>
                </w:div>
                <w:div w:id="1517159866">
                  <w:marLeft w:val="0"/>
                  <w:marRight w:val="0"/>
                  <w:marTop w:val="0"/>
                  <w:marBottom w:val="0"/>
                  <w:divBdr>
                    <w:top w:val="none" w:sz="0" w:space="0" w:color="auto"/>
                    <w:left w:val="none" w:sz="0" w:space="0" w:color="auto"/>
                    <w:bottom w:val="none" w:sz="0" w:space="0" w:color="auto"/>
                    <w:right w:val="none" w:sz="0" w:space="0" w:color="auto"/>
                  </w:divBdr>
                </w:div>
                <w:div w:id="1666861915">
                  <w:marLeft w:val="0"/>
                  <w:marRight w:val="0"/>
                  <w:marTop w:val="0"/>
                  <w:marBottom w:val="0"/>
                  <w:divBdr>
                    <w:top w:val="none" w:sz="0" w:space="0" w:color="auto"/>
                    <w:left w:val="none" w:sz="0" w:space="0" w:color="auto"/>
                    <w:bottom w:val="none" w:sz="0" w:space="0" w:color="auto"/>
                    <w:right w:val="none" w:sz="0" w:space="0" w:color="auto"/>
                  </w:divBdr>
                </w:div>
                <w:div w:id="1695305383">
                  <w:marLeft w:val="0"/>
                  <w:marRight w:val="0"/>
                  <w:marTop w:val="0"/>
                  <w:marBottom w:val="0"/>
                  <w:divBdr>
                    <w:top w:val="none" w:sz="0" w:space="0" w:color="auto"/>
                    <w:left w:val="none" w:sz="0" w:space="0" w:color="auto"/>
                    <w:bottom w:val="none" w:sz="0" w:space="0" w:color="auto"/>
                    <w:right w:val="none" w:sz="0" w:space="0" w:color="auto"/>
                  </w:divBdr>
                </w:div>
                <w:div w:id="1916429023">
                  <w:marLeft w:val="0"/>
                  <w:marRight w:val="0"/>
                  <w:marTop w:val="0"/>
                  <w:marBottom w:val="0"/>
                  <w:divBdr>
                    <w:top w:val="none" w:sz="0" w:space="0" w:color="auto"/>
                    <w:left w:val="none" w:sz="0" w:space="0" w:color="auto"/>
                    <w:bottom w:val="none" w:sz="0" w:space="0" w:color="auto"/>
                    <w:right w:val="none" w:sz="0" w:space="0" w:color="auto"/>
                  </w:divBdr>
                </w:div>
                <w:div w:id="1941141665">
                  <w:marLeft w:val="0"/>
                  <w:marRight w:val="0"/>
                  <w:marTop w:val="0"/>
                  <w:marBottom w:val="0"/>
                  <w:divBdr>
                    <w:top w:val="none" w:sz="0" w:space="0" w:color="auto"/>
                    <w:left w:val="none" w:sz="0" w:space="0" w:color="auto"/>
                    <w:bottom w:val="none" w:sz="0" w:space="0" w:color="auto"/>
                    <w:right w:val="none" w:sz="0" w:space="0" w:color="auto"/>
                  </w:divBdr>
                </w:div>
                <w:div w:id="2100835148">
                  <w:marLeft w:val="0"/>
                  <w:marRight w:val="0"/>
                  <w:marTop w:val="0"/>
                  <w:marBottom w:val="0"/>
                  <w:divBdr>
                    <w:top w:val="none" w:sz="0" w:space="0" w:color="auto"/>
                    <w:left w:val="none" w:sz="0" w:space="0" w:color="auto"/>
                    <w:bottom w:val="none" w:sz="0" w:space="0" w:color="auto"/>
                    <w:right w:val="none" w:sz="0" w:space="0" w:color="auto"/>
                  </w:divBdr>
                </w:div>
                <w:div w:id="2118982659">
                  <w:marLeft w:val="0"/>
                  <w:marRight w:val="0"/>
                  <w:marTop w:val="0"/>
                  <w:marBottom w:val="0"/>
                  <w:divBdr>
                    <w:top w:val="none" w:sz="0" w:space="0" w:color="auto"/>
                    <w:left w:val="none" w:sz="0" w:space="0" w:color="auto"/>
                    <w:bottom w:val="none" w:sz="0" w:space="0" w:color="auto"/>
                    <w:right w:val="none" w:sz="0" w:space="0" w:color="auto"/>
                  </w:divBdr>
                </w:div>
              </w:divsChild>
            </w:div>
            <w:div w:id="2044934740">
              <w:marLeft w:val="0"/>
              <w:marRight w:val="0"/>
              <w:marTop w:val="0"/>
              <w:marBottom w:val="0"/>
              <w:divBdr>
                <w:top w:val="none" w:sz="0" w:space="0" w:color="auto"/>
                <w:left w:val="none" w:sz="0" w:space="0" w:color="auto"/>
                <w:bottom w:val="none" w:sz="0" w:space="0" w:color="auto"/>
                <w:right w:val="none" w:sz="0" w:space="0" w:color="auto"/>
              </w:divBdr>
            </w:div>
            <w:div w:id="2115594886">
              <w:marLeft w:val="0"/>
              <w:marRight w:val="0"/>
              <w:marTop w:val="0"/>
              <w:marBottom w:val="0"/>
              <w:divBdr>
                <w:top w:val="none" w:sz="0" w:space="0" w:color="auto"/>
                <w:left w:val="none" w:sz="0" w:space="0" w:color="auto"/>
                <w:bottom w:val="none" w:sz="0" w:space="0" w:color="auto"/>
                <w:right w:val="none" w:sz="0" w:space="0" w:color="auto"/>
              </w:divBdr>
            </w:div>
          </w:divsChild>
        </w:div>
        <w:div w:id="1578317771">
          <w:marLeft w:val="0"/>
          <w:marRight w:val="0"/>
          <w:marTop w:val="0"/>
          <w:marBottom w:val="0"/>
          <w:divBdr>
            <w:top w:val="none" w:sz="0" w:space="0" w:color="auto"/>
            <w:left w:val="none" w:sz="0" w:space="0" w:color="auto"/>
            <w:bottom w:val="none" w:sz="0" w:space="0" w:color="auto"/>
            <w:right w:val="none" w:sz="0" w:space="0" w:color="auto"/>
          </w:divBdr>
          <w:divsChild>
            <w:div w:id="735082868">
              <w:marLeft w:val="0"/>
              <w:marRight w:val="0"/>
              <w:marTop w:val="0"/>
              <w:marBottom w:val="0"/>
              <w:divBdr>
                <w:top w:val="none" w:sz="0" w:space="0" w:color="auto"/>
                <w:left w:val="none" w:sz="0" w:space="0" w:color="auto"/>
                <w:bottom w:val="none" w:sz="0" w:space="0" w:color="auto"/>
                <w:right w:val="none" w:sz="0" w:space="0" w:color="auto"/>
              </w:divBdr>
            </w:div>
            <w:div w:id="825513810">
              <w:marLeft w:val="0"/>
              <w:marRight w:val="0"/>
              <w:marTop w:val="0"/>
              <w:marBottom w:val="0"/>
              <w:divBdr>
                <w:top w:val="none" w:sz="0" w:space="0" w:color="auto"/>
                <w:left w:val="none" w:sz="0" w:space="0" w:color="auto"/>
                <w:bottom w:val="none" w:sz="0" w:space="0" w:color="auto"/>
                <w:right w:val="none" w:sz="0" w:space="0" w:color="auto"/>
              </w:divBdr>
              <w:divsChild>
                <w:div w:id="122506290">
                  <w:marLeft w:val="0"/>
                  <w:marRight w:val="0"/>
                  <w:marTop w:val="0"/>
                  <w:marBottom w:val="0"/>
                  <w:divBdr>
                    <w:top w:val="none" w:sz="0" w:space="0" w:color="auto"/>
                    <w:left w:val="none" w:sz="0" w:space="0" w:color="auto"/>
                    <w:bottom w:val="none" w:sz="0" w:space="0" w:color="auto"/>
                    <w:right w:val="none" w:sz="0" w:space="0" w:color="auto"/>
                  </w:divBdr>
                </w:div>
                <w:div w:id="693924309">
                  <w:marLeft w:val="0"/>
                  <w:marRight w:val="0"/>
                  <w:marTop w:val="0"/>
                  <w:marBottom w:val="0"/>
                  <w:divBdr>
                    <w:top w:val="none" w:sz="0" w:space="0" w:color="auto"/>
                    <w:left w:val="none" w:sz="0" w:space="0" w:color="auto"/>
                    <w:bottom w:val="none" w:sz="0" w:space="0" w:color="auto"/>
                    <w:right w:val="none" w:sz="0" w:space="0" w:color="auto"/>
                  </w:divBdr>
                </w:div>
                <w:div w:id="887842374">
                  <w:marLeft w:val="0"/>
                  <w:marRight w:val="0"/>
                  <w:marTop w:val="0"/>
                  <w:marBottom w:val="0"/>
                  <w:divBdr>
                    <w:top w:val="none" w:sz="0" w:space="0" w:color="auto"/>
                    <w:left w:val="none" w:sz="0" w:space="0" w:color="auto"/>
                    <w:bottom w:val="none" w:sz="0" w:space="0" w:color="auto"/>
                    <w:right w:val="none" w:sz="0" w:space="0" w:color="auto"/>
                  </w:divBdr>
                </w:div>
                <w:div w:id="1129780099">
                  <w:marLeft w:val="0"/>
                  <w:marRight w:val="0"/>
                  <w:marTop w:val="0"/>
                  <w:marBottom w:val="0"/>
                  <w:divBdr>
                    <w:top w:val="none" w:sz="0" w:space="0" w:color="auto"/>
                    <w:left w:val="none" w:sz="0" w:space="0" w:color="auto"/>
                    <w:bottom w:val="none" w:sz="0" w:space="0" w:color="auto"/>
                    <w:right w:val="none" w:sz="0" w:space="0" w:color="auto"/>
                  </w:divBdr>
                </w:div>
                <w:div w:id="1257249505">
                  <w:marLeft w:val="0"/>
                  <w:marRight w:val="0"/>
                  <w:marTop w:val="0"/>
                  <w:marBottom w:val="0"/>
                  <w:divBdr>
                    <w:top w:val="none" w:sz="0" w:space="0" w:color="auto"/>
                    <w:left w:val="none" w:sz="0" w:space="0" w:color="auto"/>
                    <w:bottom w:val="none" w:sz="0" w:space="0" w:color="auto"/>
                    <w:right w:val="none" w:sz="0" w:space="0" w:color="auto"/>
                  </w:divBdr>
                </w:div>
                <w:div w:id="1733892916">
                  <w:marLeft w:val="0"/>
                  <w:marRight w:val="0"/>
                  <w:marTop w:val="0"/>
                  <w:marBottom w:val="0"/>
                  <w:divBdr>
                    <w:top w:val="none" w:sz="0" w:space="0" w:color="auto"/>
                    <w:left w:val="none" w:sz="0" w:space="0" w:color="auto"/>
                    <w:bottom w:val="none" w:sz="0" w:space="0" w:color="auto"/>
                    <w:right w:val="none" w:sz="0" w:space="0" w:color="auto"/>
                  </w:divBdr>
                </w:div>
                <w:div w:id="2044863810">
                  <w:marLeft w:val="0"/>
                  <w:marRight w:val="0"/>
                  <w:marTop w:val="0"/>
                  <w:marBottom w:val="0"/>
                  <w:divBdr>
                    <w:top w:val="none" w:sz="0" w:space="0" w:color="auto"/>
                    <w:left w:val="none" w:sz="0" w:space="0" w:color="auto"/>
                    <w:bottom w:val="none" w:sz="0" w:space="0" w:color="auto"/>
                    <w:right w:val="none" w:sz="0" w:space="0" w:color="auto"/>
                  </w:divBdr>
                </w:div>
              </w:divsChild>
            </w:div>
            <w:div w:id="837772620">
              <w:marLeft w:val="0"/>
              <w:marRight w:val="0"/>
              <w:marTop w:val="0"/>
              <w:marBottom w:val="0"/>
              <w:divBdr>
                <w:top w:val="none" w:sz="0" w:space="0" w:color="auto"/>
                <w:left w:val="none" w:sz="0" w:space="0" w:color="auto"/>
                <w:bottom w:val="none" w:sz="0" w:space="0" w:color="auto"/>
                <w:right w:val="none" w:sz="0" w:space="0" w:color="auto"/>
              </w:divBdr>
            </w:div>
            <w:div w:id="1266305954">
              <w:marLeft w:val="0"/>
              <w:marRight w:val="0"/>
              <w:marTop w:val="0"/>
              <w:marBottom w:val="0"/>
              <w:divBdr>
                <w:top w:val="none" w:sz="0" w:space="0" w:color="auto"/>
                <w:left w:val="none" w:sz="0" w:space="0" w:color="auto"/>
                <w:bottom w:val="none" w:sz="0" w:space="0" w:color="auto"/>
                <w:right w:val="none" w:sz="0" w:space="0" w:color="auto"/>
              </w:divBdr>
            </w:div>
            <w:div w:id="1594126610">
              <w:marLeft w:val="0"/>
              <w:marRight w:val="0"/>
              <w:marTop w:val="0"/>
              <w:marBottom w:val="0"/>
              <w:divBdr>
                <w:top w:val="none" w:sz="0" w:space="0" w:color="auto"/>
                <w:left w:val="none" w:sz="0" w:space="0" w:color="auto"/>
                <w:bottom w:val="none" w:sz="0" w:space="0" w:color="auto"/>
                <w:right w:val="none" w:sz="0" w:space="0" w:color="auto"/>
              </w:divBdr>
            </w:div>
            <w:div w:id="1970435582">
              <w:marLeft w:val="0"/>
              <w:marRight w:val="0"/>
              <w:marTop w:val="0"/>
              <w:marBottom w:val="0"/>
              <w:divBdr>
                <w:top w:val="none" w:sz="0" w:space="0" w:color="auto"/>
                <w:left w:val="none" w:sz="0" w:space="0" w:color="auto"/>
                <w:bottom w:val="none" w:sz="0" w:space="0" w:color="auto"/>
                <w:right w:val="none" w:sz="0" w:space="0" w:color="auto"/>
              </w:divBdr>
            </w:div>
            <w:div w:id="2041854802">
              <w:marLeft w:val="0"/>
              <w:marRight w:val="0"/>
              <w:marTop w:val="0"/>
              <w:marBottom w:val="0"/>
              <w:divBdr>
                <w:top w:val="none" w:sz="0" w:space="0" w:color="auto"/>
                <w:left w:val="none" w:sz="0" w:space="0" w:color="auto"/>
                <w:bottom w:val="none" w:sz="0" w:space="0" w:color="auto"/>
                <w:right w:val="none" w:sz="0" w:space="0" w:color="auto"/>
              </w:divBdr>
            </w:div>
            <w:div w:id="2089305580">
              <w:marLeft w:val="0"/>
              <w:marRight w:val="0"/>
              <w:marTop w:val="0"/>
              <w:marBottom w:val="0"/>
              <w:divBdr>
                <w:top w:val="none" w:sz="0" w:space="0" w:color="auto"/>
                <w:left w:val="none" w:sz="0" w:space="0" w:color="auto"/>
                <w:bottom w:val="none" w:sz="0" w:space="0" w:color="auto"/>
                <w:right w:val="none" w:sz="0" w:space="0" w:color="auto"/>
              </w:divBdr>
            </w:div>
          </w:divsChild>
        </w:div>
        <w:div w:id="1580672575">
          <w:marLeft w:val="0"/>
          <w:marRight w:val="0"/>
          <w:marTop w:val="0"/>
          <w:marBottom w:val="0"/>
          <w:divBdr>
            <w:top w:val="none" w:sz="0" w:space="0" w:color="auto"/>
            <w:left w:val="none" w:sz="0" w:space="0" w:color="auto"/>
            <w:bottom w:val="none" w:sz="0" w:space="0" w:color="auto"/>
            <w:right w:val="none" w:sz="0" w:space="0" w:color="auto"/>
          </w:divBdr>
          <w:divsChild>
            <w:div w:id="659312459">
              <w:marLeft w:val="0"/>
              <w:marRight w:val="0"/>
              <w:marTop w:val="0"/>
              <w:marBottom w:val="0"/>
              <w:divBdr>
                <w:top w:val="none" w:sz="0" w:space="0" w:color="auto"/>
                <w:left w:val="none" w:sz="0" w:space="0" w:color="auto"/>
                <w:bottom w:val="none" w:sz="0" w:space="0" w:color="auto"/>
                <w:right w:val="none" w:sz="0" w:space="0" w:color="auto"/>
              </w:divBdr>
              <w:divsChild>
                <w:div w:id="175117391">
                  <w:marLeft w:val="0"/>
                  <w:marRight w:val="0"/>
                  <w:marTop w:val="0"/>
                  <w:marBottom w:val="0"/>
                  <w:divBdr>
                    <w:top w:val="none" w:sz="0" w:space="0" w:color="auto"/>
                    <w:left w:val="none" w:sz="0" w:space="0" w:color="auto"/>
                    <w:bottom w:val="none" w:sz="0" w:space="0" w:color="auto"/>
                    <w:right w:val="none" w:sz="0" w:space="0" w:color="auto"/>
                  </w:divBdr>
                </w:div>
                <w:div w:id="749742378">
                  <w:marLeft w:val="0"/>
                  <w:marRight w:val="0"/>
                  <w:marTop w:val="0"/>
                  <w:marBottom w:val="0"/>
                  <w:divBdr>
                    <w:top w:val="none" w:sz="0" w:space="0" w:color="auto"/>
                    <w:left w:val="none" w:sz="0" w:space="0" w:color="auto"/>
                    <w:bottom w:val="none" w:sz="0" w:space="0" w:color="auto"/>
                    <w:right w:val="none" w:sz="0" w:space="0" w:color="auto"/>
                  </w:divBdr>
                </w:div>
                <w:div w:id="967127108">
                  <w:marLeft w:val="0"/>
                  <w:marRight w:val="0"/>
                  <w:marTop w:val="0"/>
                  <w:marBottom w:val="0"/>
                  <w:divBdr>
                    <w:top w:val="none" w:sz="0" w:space="0" w:color="auto"/>
                    <w:left w:val="none" w:sz="0" w:space="0" w:color="auto"/>
                    <w:bottom w:val="none" w:sz="0" w:space="0" w:color="auto"/>
                    <w:right w:val="none" w:sz="0" w:space="0" w:color="auto"/>
                  </w:divBdr>
                </w:div>
              </w:divsChild>
            </w:div>
            <w:div w:id="836926293">
              <w:marLeft w:val="0"/>
              <w:marRight w:val="0"/>
              <w:marTop w:val="0"/>
              <w:marBottom w:val="0"/>
              <w:divBdr>
                <w:top w:val="none" w:sz="0" w:space="0" w:color="auto"/>
                <w:left w:val="none" w:sz="0" w:space="0" w:color="auto"/>
                <w:bottom w:val="none" w:sz="0" w:space="0" w:color="auto"/>
                <w:right w:val="none" w:sz="0" w:space="0" w:color="auto"/>
              </w:divBdr>
            </w:div>
            <w:div w:id="1460684082">
              <w:marLeft w:val="0"/>
              <w:marRight w:val="0"/>
              <w:marTop w:val="0"/>
              <w:marBottom w:val="0"/>
              <w:divBdr>
                <w:top w:val="none" w:sz="0" w:space="0" w:color="auto"/>
                <w:left w:val="none" w:sz="0" w:space="0" w:color="auto"/>
                <w:bottom w:val="none" w:sz="0" w:space="0" w:color="auto"/>
                <w:right w:val="none" w:sz="0" w:space="0" w:color="auto"/>
              </w:divBdr>
            </w:div>
            <w:div w:id="1914899359">
              <w:marLeft w:val="0"/>
              <w:marRight w:val="0"/>
              <w:marTop w:val="0"/>
              <w:marBottom w:val="0"/>
              <w:divBdr>
                <w:top w:val="none" w:sz="0" w:space="0" w:color="auto"/>
                <w:left w:val="none" w:sz="0" w:space="0" w:color="auto"/>
                <w:bottom w:val="none" w:sz="0" w:space="0" w:color="auto"/>
                <w:right w:val="none" w:sz="0" w:space="0" w:color="auto"/>
              </w:divBdr>
            </w:div>
          </w:divsChild>
        </w:div>
        <w:div w:id="1614022623">
          <w:marLeft w:val="0"/>
          <w:marRight w:val="0"/>
          <w:marTop w:val="0"/>
          <w:marBottom w:val="0"/>
          <w:divBdr>
            <w:top w:val="none" w:sz="0" w:space="0" w:color="auto"/>
            <w:left w:val="none" w:sz="0" w:space="0" w:color="auto"/>
            <w:bottom w:val="none" w:sz="0" w:space="0" w:color="auto"/>
            <w:right w:val="none" w:sz="0" w:space="0" w:color="auto"/>
          </w:divBdr>
          <w:divsChild>
            <w:div w:id="203642979">
              <w:marLeft w:val="0"/>
              <w:marRight w:val="0"/>
              <w:marTop w:val="0"/>
              <w:marBottom w:val="0"/>
              <w:divBdr>
                <w:top w:val="none" w:sz="0" w:space="0" w:color="auto"/>
                <w:left w:val="none" w:sz="0" w:space="0" w:color="auto"/>
                <w:bottom w:val="none" w:sz="0" w:space="0" w:color="auto"/>
                <w:right w:val="none" w:sz="0" w:space="0" w:color="auto"/>
              </w:divBdr>
            </w:div>
            <w:div w:id="229780062">
              <w:marLeft w:val="0"/>
              <w:marRight w:val="0"/>
              <w:marTop w:val="0"/>
              <w:marBottom w:val="0"/>
              <w:divBdr>
                <w:top w:val="none" w:sz="0" w:space="0" w:color="auto"/>
                <w:left w:val="none" w:sz="0" w:space="0" w:color="auto"/>
                <w:bottom w:val="none" w:sz="0" w:space="0" w:color="auto"/>
                <w:right w:val="none" w:sz="0" w:space="0" w:color="auto"/>
              </w:divBdr>
            </w:div>
            <w:div w:id="232131334">
              <w:marLeft w:val="0"/>
              <w:marRight w:val="0"/>
              <w:marTop w:val="0"/>
              <w:marBottom w:val="0"/>
              <w:divBdr>
                <w:top w:val="none" w:sz="0" w:space="0" w:color="auto"/>
                <w:left w:val="none" w:sz="0" w:space="0" w:color="auto"/>
                <w:bottom w:val="none" w:sz="0" w:space="0" w:color="auto"/>
                <w:right w:val="none" w:sz="0" w:space="0" w:color="auto"/>
              </w:divBdr>
            </w:div>
            <w:div w:id="519204299">
              <w:marLeft w:val="0"/>
              <w:marRight w:val="0"/>
              <w:marTop w:val="0"/>
              <w:marBottom w:val="0"/>
              <w:divBdr>
                <w:top w:val="none" w:sz="0" w:space="0" w:color="auto"/>
                <w:left w:val="none" w:sz="0" w:space="0" w:color="auto"/>
                <w:bottom w:val="none" w:sz="0" w:space="0" w:color="auto"/>
                <w:right w:val="none" w:sz="0" w:space="0" w:color="auto"/>
              </w:divBdr>
            </w:div>
            <w:div w:id="621422789">
              <w:marLeft w:val="0"/>
              <w:marRight w:val="0"/>
              <w:marTop w:val="0"/>
              <w:marBottom w:val="0"/>
              <w:divBdr>
                <w:top w:val="none" w:sz="0" w:space="0" w:color="auto"/>
                <w:left w:val="none" w:sz="0" w:space="0" w:color="auto"/>
                <w:bottom w:val="none" w:sz="0" w:space="0" w:color="auto"/>
                <w:right w:val="none" w:sz="0" w:space="0" w:color="auto"/>
              </w:divBdr>
            </w:div>
            <w:div w:id="766341244">
              <w:marLeft w:val="0"/>
              <w:marRight w:val="0"/>
              <w:marTop w:val="0"/>
              <w:marBottom w:val="0"/>
              <w:divBdr>
                <w:top w:val="none" w:sz="0" w:space="0" w:color="auto"/>
                <w:left w:val="none" w:sz="0" w:space="0" w:color="auto"/>
                <w:bottom w:val="none" w:sz="0" w:space="0" w:color="auto"/>
                <w:right w:val="none" w:sz="0" w:space="0" w:color="auto"/>
              </w:divBdr>
            </w:div>
            <w:div w:id="813639259">
              <w:marLeft w:val="0"/>
              <w:marRight w:val="0"/>
              <w:marTop w:val="0"/>
              <w:marBottom w:val="0"/>
              <w:divBdr>
                <w:top w:val="none" w:sz="0" w:space="0" w:color="auto"/>
                <w:left w:val="none" w:sz="0" w:space="0" w:color="auto"/>
                <w:bottom w:val="none" w:sz="0" w:space="0" w:color="auto"/>
                <w:right w:val="none" w:sz="0" w:space="0" w:color="auto"/>
              </w:divBdr>
            </w:div>
            <w:div w:id="853879289">
              <w:marLeft w:val="0"/>
              <w:marRight w:val="0"/>
              <w:marTop w:val="0"/>
              <w:marBottom w:val="0"/>
              <w:divBdr>
                <w:top w:val="none" w:sz="0" w:space="0" w:color="auto"/>
                <w:left w:val="none" w:sz="0" w:space="0" w:color="auto"/>
                <w:bottom w:val="none" w:sz="0" w:space="0" w:color="auto"/>
                <w:right w:val="none" w:sz="0" w:space="0" w:color="auto"/>
              </w:divBdr>
            </w:div>
            <w:div w:id="888958886">
              <w:marLeft w:val="0"/>
              <w:marRight w:val="0"/>
              <w:marTop w:val="0"/>
              <w:marBottom w:val="0"/>
              <w:divBdr>
                <w:top w:val="none" w:sz="0" w:space="0" w:color="auto"/>
                <w:left w:val="none" w:sz="0" w:space="0" w:color="auto"/>
                <w:bottom w:val="none" w:sz="0" w:space="0" w:color="auto"/>
                <w:right w:val="none" w:sz="0" w:space="0" w:color="auto"/>
              </w:divBdr>
            </w:div>
            <w:div w:id="1074426805">
              <w:marLeft w:val="0"/>
              <w:marRight w:val="0"/>
              <w:marTop w:val="0"/>
              <w:marBottom w:val="0"/>
              <w:divBdr>
                <w:top w:val="none" w:sz="0" w:space="0" w:color="auto"/>
                <w:left w:val="none" w:sz="0" w:space="0" w:color="auto"/>
                <w:bottom w:val="none" w:sz="0" w:space="0" w:color="auto"/>
                <w:right w:val="none" w:sz="0" w:space="0" w:color="auto"/>
              </w:divBdr>
            </w:div>
            <w:div w:id="1201472247">
              <w:marLeft w:val="0"/>
              <w:marRight w:val="0"/>
              <w:marTop w:val="0"/>
              <w:marBottom w:val="0"/>
              <w:divBdr>
                <w:top w:val="none" w:sz="0" w:space="0" w:color="auto"/>
                <w:left w:val="none" w:sz="0" w:space="0" w:color="auto"/>
                <w:bottom w:val="none" w:sz="0" w:space="0" w:color="auto"/>
                <w:right w:val="none" w:sz="0" w:space="0" w:color="auto"/>
              </w:divBdr>
            </w:div>
            <w:div w:id="1257060607">
              <w:marLeft w:val="0"/>
              <w:marRight w:val="0"/>
              <w:marTop w:val="0"/>
              <w:marBottom w:val="0"/>
              <w:divBdr>
                <w:top w:val="none" w:sz="0" w:space="0" w:color="auto"/>
                <w:left w:val="none" w:sz="0" w:space="0" w:color="auto"/>
                <w:bottom w:val="none" w:sz="0" w:space="0" w:color="auto"/>
                <w:right w:val="none" w:sz="0" w:space="0" w:color="auto"/>
              </w:divBdr>
            </w:div>
            <w:div w:id="1274434019">
              <w:marLeft w:val="0"/>
              <w:marRight w:val="0"/>
              <w:marTop w:val="0"/>
              <w:marBottom w:val="0"/>
              <w:divBdr>
                <w:top w:val="none" w:sz="0" w:space="0" w:color="auto"/>
                <w:left w:val="none" w:sz="0" w:space="0" w:color="auto"/>
                <w:bottom w:val="none" w:sz="0" w:space="0" w:color="auto"/>
                <w:right w:val="none" w:sz="0" w:space="0" w:color="auto"/>
              </w:divBdr>
            </w:div>
            <w:div w:id="1295797072">
              <w:marLeft w:val="0"/>
              <w:marRight w:val="0"/>
              <w:marTop w:val="0"/>
              <w:marBottom w:val="0"/>
              <w:divBdr>
                <w:top w:val="none" w:sz="0" w:space="0" w:color="auto"/>
                <w:left w:val="none" w:sz="0" w:space="0" w:color="auto"/>
                <w:bottom w:val="none" w:sz="0" w:space="0" w:color="auto"/>
                <w:right w:val="none" w:sz="0" w:space="0" w:color="auto"/>
              </w:divBdr>
            </w:div>
            <w:div w:id="1464805808">
              <w:marLeft w:val="0"/>
              <w:marRight w:val="0"/>
              <w:marTop w:val="0"/>
              <w:marBottom w:val="0"/>
              <w:divBdr>
                <w:top w:val="none" w:sz="0" w:space="0" w:color="auto"/>
                <w:left w:val="none" w:sz="0" w:space="0" w:color="auto"/>
                <w:bottom w:val="none" w:sz="0" w:space="0" w:color="auto"/>
                <w:right w:val="none" w:sz="0" w:space="0" w:color="auto"/>
              </w:divBdr>
            </w:div>
            <w:div w:id="1662081799">
              <w:marLeft w:val="0"/>
              <w:marRight w:val="0"/>
              <w:marTop w:val="0"/>
              <w:marBottom w:val="0"/>
              <w:divBdr>
                <w:top w:val="none" w:sz="0" w:space="0" w:color="auto"/>
                <w:left w:val="none" w:sz="0" w:space="0" w:color="auto"/>
                <w:bottom w:val="none" w:sz="0" w:space="0" w:color="auto"/>
                <w:right w:val="none" w:sz="0" w:space="0" w:color="auto"/>
              </w:divBdr>
            </w:div>
            <w:div w:id="1722679586">
              <w:marLeft w:val="0"/>
              <w:marRight w:val="0"/>
              <w:marTop w:val="0"/>
              <w:marBottom w:val="0"/>
              <w:divBdr>
                <w:top w:val="none" w:sz="0" w:space="0" w:color="auto"/>
                <w:left w:val="none" w:sz="0" w:space="0" w:color="auto"/>
                <w:bottom w:val="none" w:sz="0" w:space="0" w:color="auto"/>
                <w:right w:val="none" w:sz="0" w:space="0" w:color="auto"/>
              </w:divBdr>
            </w:div>
            <w:div w:id="1725831013">
              <w:marLeft w:val="0"/>
              <w:marRight w:val="0"/>
              <w:marTop w:val="0"/>
              <w:marBottom w:val="0"/>
              <w:divBdr>
                <w:top w:val="none" w:sz="0" w:space="0" w:color="auto"/>
                <w:left w:val="none" w:sz="0" w:space="0" w:color="auto"/>
                <w:bottom w:val="none" w:sz="0" w:space="0" w:color="auto"/>
                <w:right w:val="none" w:sz="0" w:space="0" w:color="auto"/>
              </w:divBdr>
            </w:div>
            <w:div w:id="1758021340">
              <w:marLeft w:val="0"/>
              <w:marRight w:val="0"/>
              <w:marTop w:val="0"/>
              <w:marBottom w:val="0"/>
              <w:divBdr>
                <w:top w:val="none" w:sz="0" w:space="0" w:color="auto"/>
                <w:left w:val="none" w:sz="0" w:space="0" w:color="auto"/>
                <w:bottom w:val="none" w:sz="0" w:space="0" w:color="auto"/>
                <w:right w:val="none" w:sz="0" w:space="0" w:color="auto"/>
              </w:divBdr>
            </w:div>
            <w:div w:id="1796412438">
              <w:marLeft w:val="0"/>
              <w:marRight w:val="0"/>
              <w:marTop w:val="0"/>
              <w:marBottom w:val="0"/>
              <w:divBdr>
                <w:top w:val="none" w:sz="0" w:space="0" w:color="auto"/>
                <w:left w:val="none" w:sz="0" w:space="0" w:color="auto"/>
                <w:bottom w:val="none" w:sz="0" w:space="0" w:color="auto"/>
                <w:right w:val="none" w:sz="0" w:space="0" w:color="auto"/>
              </w:divBdr>
              <w:divsChild>
                <w:div w:id="15623557">
                  <w:marLeft w:val="0"/>
                  <w:marRight w:val="0"/>
                  <w:marTop w:val="0"/>
                  <w:marBottom w:val="0"/>
                  <w:divBdr>
                    <w:top w:val="none" w:sz="0" w:space="0" w:color="auto"/>
                    <w:left w:val="none" w:sz="0" w:space="0" w:color="auto"/>
                    <w:bottom w:val="none" w:sz="0" w:space="0" w:color="auto"/>
                    <w:right w:val="none" w:sz="0" w:space="0" w:color="auto"/>
                  </w:divBdr>
                </w:div>
                <w:div w:id="83495632">
                  <w:marLeft w:val="0"/>
                  <w:marRight w:val="0"/>
                  <w:marTop w:val="0"/>
                  <w:marBottom w:val="0"/>
                  <w:divBdr>
                    <w:top w:val="none" w:sz="0" w:space="0" w:color="auto"/>
                    <w:left w:val="none" w:sz="0" w:space="0" w:color="auto"/>
                    <w:bottom w:val="none" w:sz="0" w:space="0" w:color="auto"/>
                    <w:right w:val="none" w:sz="0" w:space="0" w:color="auto"/>
                  </w:divBdr>
                </w:div>
                <w:div w:id="124743709">
                  <w:marLeft w:val="0"/>
                  <w:marRight w:val="0"/>
                  <w:marTop w:val="0"/>
                  <w:marBottom w:val="0"/>
                  <w:divBdr>
                    <w:top w:val="none" w:sz="0" w:space="0" w:color="auto"/>
                    <w:left w:val="none" w:sz="0" w:space="0" w:color="auto"/>
                    <w:bottom w:val="none" w:sz="0" w:space="0" w:color="auto"/>
                    <w:right w:val="none" w:sz="0" w:space="0" w:color="auto"/>
                  </w:divBdr>
                </w:div>
                <w:div w:id="203297528">
                  <w:marLeft w:val="0"/>
                  <w:marRight w:val="0"/>
                  <w:marTop w:val="0"/>
                  <w:marBottom w:val="0"/>
                  <w:divBdr>
                    <w:top w:val="none" w:sz="0" w:space="0" w:color="auto"/>
                    <w:left w:val="none" w:sz="0" w:space="0" w:color="auto"/>
                    <w:bottom w:val="none" w:sz="0" w:space="0" w:color="auto"/>
                    <w:right w:val="none" w:sz="0" w:space="0" w:color="auto"/>
                  </w:divBdr>
                </w:div>
                <w:div w:id="520780571">
                  <w:marLeft w:val="0"/>
                  <w:marRight w:val="0"/>
                  <w:marTop w:val="0"/>
                  <w:marBottom w:val="0"/>
                  <w:divBdr>
                    <w:top w:val="none" w:sz="0" w:space="0" w:color="auto"/>
                    <w:left w:val="none" w:sz="0" w:space="0" w:color="auto"/>
                    <w:bottom w:val="none" w:sz="0" w:space="0" w:color="auto"/>
                    <w:right w:val="none" w:sz="0" w:space="0" w:color="auto"/>
                  </w:divBdr>
                </w:div>
                <w:div w:id="600839572">
                  <w:marLeft w:val="0"/>
                  <w:marRight w:val="0"/>
                  <w:marTop w:val="0"/>
                  <w:marBottom w:val="0"/>
                  <w:divBdr>
                    <w:top w:val="none" w:sz="0" w:space="0" w:color="auto"/>
                    <w:left w:val="none" w:sz="0" w:space="0" w:color="auto"/>
                    <w:bottom w:val="none" w:sz="0" w:space="0" w:color="auto"/>
                    <w:right w:val="none" w:sz="0" w:space="0" w:color="auto"/>
                  </w:divBdr>
                </w:div>
                <w:div w:id="601307783">
                  <w:marLeft w:val="0"/>
                  <w:marRight w:val="0"/>
                  <w:marTop w:val="0"/>
                  <w:marBottom w:val="0"/>
                  <w:divBdr>
                    <w:top w:val="none" w:sz="0" w:space="0" w:color="auto"/>
                    <w:left w:val="none" w:sz="0" w:space="0" w:color="auto"/>
                    <w:bottom w:val="none" w:sz="0" w:space="0" w:color="auto"/>
                    <w:right w:val="none" w:sz="0" w:space="0" w:color="auto"/>
                  </w:divBdr>
                </w:div>
                <w:div w:id="656304869">
                  <w:marLeft w:val="0"/>
                  <w:marRight w:val="0"/>
                  <w:marTop w:val="0"/>
                  <w:marBottom w:val="0"/>
                  <w:divBdr>
                    <w:top w:val="none" w:sz="0" w:space="0" w:color="auto"/>
                    <w:left w:val="none" w:sz="0" w:space="0" w:color="auto"/>
                    <w:bottom w:val="none" w:sz="0" w:space="0" w:color="auto"/>
                    <w:right w:val="none" w:sz="0" w:space="0" w:color="auto"/>
                  </w:divBdr>
                </w:div>
                <w:div w:id="713693846">
                  <w:marLeft w:val="0"/>
                  <w:marRight w:val="0"/>
                  <w:marTop w:val="0"/>
                  <w:marBottom w:val="0"/>
                  <w:divBdr>
                    <w:top w:val="none" w:sz="0" w:space="0" w:color="auto"/>
                    <w:left w:val="none" w:sz="0" w:space="0" w:color="auto"/>
                    <w:bottom w:val="none" w:sz="0" w:space="0" w:color="auto"/>
                    <w:right w:val="none" w:sz="0" w:space="0" w:color="auto"/>
                  </w:divBdr>
                </w:div>
                <w:div w:id="717508235">
                  <w:marLeft w:val="0"/>
                  <w:marRight w:val="0"/>
                  <w:marTop w:val="0"/>
                  <w:marBottom w:val="0"/>
                  <w:divBdr>
                    <w:top w:val="none" w:sz="0" w:space="0" w:color="auto"/>
                    <w:left w:val="none" w:sz="0" w:space="0" w:color="auto"/>
                    <w:bottom w:val="none" w:sz="0" w:space="0" w:color="auto"/>
                    <w:right w:val="none" w:sz="0" w:space="0" w:color="auto"/>
                  </w:divBdr>
                </w:div>
                <w:div w:id="754790504">
                  <w:marLeft w:val="0"/>
                  <w:marRight w:val="0"/>
                  <w:marTop w:val="0"/>
                  <w:marBottom w:val="0"/>
                  <w:divBdr>
                    <w:top w:val="none" w:sz="0" w:space="0" w:color="auto"/>
                    <w:left w:val="none" w:sz="0" w:space="0" w:color="auto"/>
                    <w:bottom w:val="none" w:sz="0" w:space="0" w:color="auto"/>
                    <w:right w:val="none" w:sz="0" w:space="0" w:color="auto"/>
                  </w:divBdr>
                </w:div>
                <w:div w:id="965434072">
                  <w:marLeft w:val="0"/>
                  <w:marRight w:val="0"/>
                  <w:marTop w:val="0"/>
                  <w:marBottom w:val="0"/>
                  <w:divBdr>
                    <w:top w:val="none" w:sz="0" w:space="0" w:color="auto"/>
                    <w:left w:val="none" w:sz="0" w:space="0" w:color="auto"/>
                    <w:bottom w:val="none" w:sz="0" w:space="0" w:color="auto"/>
                    <w:right w:val="none" w:sz="0" w:space="0" w:color="auto"/>
                  </w:divBdr>
                </w:div>
                <w:div w:id="1413232200">
                  <w:marLeft w:val="0"/>
                  <w:marRight w:val="0"/>
                  <w:marTop w:val="0"/>
                  <w:marBottom w:val="0"/>
                  <w:divBdr>
                    <w:top w:val="none" w:sz="0" w:space="0" w:color="auto"/>
                    <w:left w:val="none" w:sz="0" w:space="0" w:color="auto"/>
                    <w:bottom w:val="none" w:sz="0" w:space="0" w:color="auto"/>
                    <w:right w:val="none" w:sz="0" w:space="0" w:color="auto"/>
                  </w:divBdr>
                </w:div>
                <w:div w:id="1432965963">
                  <w:marLeft w:val="0"/>
                  <w:marRight w:val="0"/>
                  <w:marTop w:val="0"/>
                  <w:marBottom w:val="0"/>
                  <w:divBdr>
                    <w:top w:val="none" w:sz="0" w:space="0" w:color="auto"/>
                    <w:left w:val="none" w:sz="0" w:space="0" w:color="auto"/>
                    <w:bottom w:val="none" w:sz="0" w:space="0" w:color="auto"/>
                    <w:right w:val="none" w:sz="0" w:space="0" w:color="auto"/>
                  </w:divBdr>
                </w:div>
                <w:div w:id="1455098709">
                  <w:marLeft w:val="0"/>
                  <w:marRight w:val="0"/>
                  <w:marTop w:val="0"/>
                  <w:marBottom w:val="0"/>
                  <w:divBdr>
                    <w:top w:val="none" w:sz="0" w:space="0" w:color="auto"/>
                    <w:left w:val="none" w:sz="0" w:space="0" w:color="auto"/>
                    <w:bottom w:val="none" w:sz="0" w:space="0" w:color="auto"/>
                    <w:right w:val="none" w:sz="0" w:space="0" w:color="auto"/>
                  </w:divBdr>
                </w:div>
                <w:div w:id="1462108960">
                  <w:marLeft w:val="0"/>
                  <w:marRight w:val="0"/>
                  <w:marTop w:val="0"/>
                  <w:marBottom w:val="0"/>
                  <w:divBdr>
                    <w:top w:val="none" w:sz="0" w:space="0" w:color="auto"/>
                    <w:left w:val="none" w:sz="0" w:space="0" w:color="auto"/>
                    <w:bottom w:val="none" w:sz="0" w:space="0" w:color="auto"/>
                    <w:right w:val="none" w:sz="0" w:space="0" w:color="auto"/>
                  </w:divBdr>
                </w:div>
                <w:div w:id="1484661084">
                  <w:marLeft w:val="0"/>
                  <w:marRight w:val="0"/>
                  <w:marTop w:val="0"/>
                  <w:marBottom w:val="0"/>
                  <w:divBdr>
                    <w:top w:val="none" w:sz="0" w:space="0" w:color="auto"/>
                    <w:left w:val="none" w:sz="0" w:space="0" w:color="auto"/>
                    <w:bottom w:val="none" w:sz="0" w:space="0" w:color="auto"/>
                    <w:right w:val="none" w:sz="0" w:space="0" w:color="auto"/>
                  </w:divBdr>
                </w:div>
                <w:div w:id="1489443905">
                  <w:marLeft w:val="0"/>
                  <w:marRight w:val="0"/>
                  <w:marTop w:val="0"/>
                  <w:marBottom w:val="0"/>
                  <w:divBdr>
                    <w:top w:val="none" w:sz="0" w:space="0" w:color="auto"/>
                    <w:left w:val="none" w:sz="0" w:space="0" w:color="auto"/>
                    <w:bottom w:val="none" w:sz="0" w:space="0" w:color="auto"/>
                    <w:right w:val="none" w:sz="0" w:space="0" w:color="auto"/>
                  </w:divBdr>
                </w:div>
                <w:div w:id="1494881577">
                  <w:marLeft w:val="0"/>
                  <w:marRight w:val="0"/>
                  <w:marTop w:val="0"/>
                  <w:marBottom w:val="0"/>
                  <w:divBdr>
                    <w:top w:val="none" w:sz="0" w:space="0" w:color="auto"/>
                    <w:left w:val="none" w:sz="0" w:space="0" w:color="auto"/>
                    <w:bottom w:val="none" w:sz="0" w:space="0" w:color="auto"/>
                    <w:right w:val="none" w:sz="0" w:space="0" w:color="auto"/>
                  </w:divBdr>
                </w:div>
                <w:div w:id="1564027523">
                  <w:marLeft w:val="0"/>
                  <w:marRight w:val="0"/>
                  <w:marTop w:val="0"/>
                  <w:marBottom w:val="0"/>
                  <w:divBdr>
                    <w:top w:val="none" w:sz="0" w:space="0" w:color="auto"/>
                    <w:left w:val="none" w:sz="0" w:space="0" w:color="auto"/>
                    <w:bottom w:val="none" w:sz="0" w:space="0" w:color="auto"/>
                    <w:right w:val="none" w:sz="0" w:space="0" w:color="auto"/>
                  </w:divBdr>
                </w:div>
                <w:div w:id="1744638102">
                  <w:marLeft w:val="0"/>
                  <w:marRight w:val="0"/>
                  <w:marTop w:val="0"/>
                  <w:marBottom w:val="0"/>
                  <w:divBdr>
                    <w:top w:val="none" w:sz="0" w:space="0" w:color="auto"/>
                    <w:left w:val="none" w:sz="0" w:space="0" w:color="auto"/>
                    <w:bottom w:val="none" w:sz="0" w:space="0" w:color="auto"/>
                    <w:right w:val="none" w:sz="0" w:space="0" w:color="auto"/>
                  </w:divBdr>
                </w:div>
                <w:div w:id="1751536133">
                  <w:marLeft w:val="0"/>
                  <w:marRight w:val="0"/>
                  <w:marTop w:val="0"/>
                  <w:marBottom w:val="0"/>
                  <w:divBdr>
                    <w:top w:val="none" w:sz="0" w:space="0" w:color="auto"/>
                    <w:left w:val="none" w:sz="0" w:space="0" w:color="auto"/>
                    <w:bottom w:val="none" w:sz="0" w:space="0" w:color="auto"/>
                    <w:right w:val="none" w:sz="0" w:space="0" w:color="auto"/>
                  </w:divBdr>
                </w:div>
                <w:div w:id="1866407640">
                  <w:marLeft w:val="0"/>
                  <w:marRight w:val="0"/>
                  <w:marTop w:val="0"/>
                  <w:marBottom w:val="0"/>
                  <w:divBdr>
                    <w:top w:val="none" w:sz="0" w:space="0" w:color="auto"/>
                    <w:left w:val="none" w:sz="0" w:space="0" w:color="auto"/>
                    <w:bottom w:val="none" w:sz="0" w:space="0" w:color="auto"/>
                    <w:right w:val="none" w:sz="0" w:space="0" w:color="auto"/>
                  </w:divBdr>
                </w:div>
                <w:div w:id="1899977732">
                  <w:marLeft w:val="0"/>
                  <w:marRight w:val="0"/>
                  <w:marTop w:val="0"/>
                  <w:marBottom w:val="0"/>
                  <w:divBdr>
                    <w:top w:val="none" w:sz="0" w:space="0" w:color="auto"/>
                    <w:left w:val="none" w:sz="0" w:space="0" w:color="auto"/>
                    <w:bottom w:val="none" w:sz="0" w:space="0" w:color="auto"/>
                    <w:right w:val="none" w:sz="0" w:space="0" w:color="auto"/>
                  </w:divBdr>
                </w:div>
                <w:div w:id="1930305272">
                  <w:marLeft w:val="0"/>
                  <w:marRight w:val="0"/>
                  <w:marTop w:val="0"/>
                  <w:marBottom w:val="0"/>
                  <w:divBdr>
                    <w:top w:val="none" w:sz="0" w:space="0" w:color="auto"/>
                    <w:left w:val="none" w:sz="0" w:space="0" w:color="auto"/>
                    <w:bottom w:val="none" w:sz="0" w:space="0" w:color="auto"/>
                    <w:right w:val="none" w:sz="0" w:space="0" w:color="auto"/>
                  </w:divBdr>
                </w:div>
              </w:divsChild>
            </w:div>
            <w:div w:id="1801999357">
              <w:marLeft w:val="0"/>
              <w:marRight w:val="0"/>
              <w:marTop w:val="0"/>
              <w:marBottom w:val="0"/>
              <w:divBdr>
                <w:top w:val="none" w:sz="0" w:space="0" w:color="auto"/>
                <w:left w:val="none" w:sz="0" w:space="0" w:color="auto"/>
                <w:bottom w:val="none" w:sz="0" w:space="0" w:color="auto"/>
                <w:right w:val="none" w:sz="0" w:space="0" w:color="auto"/>
              </w:divBdr>
            </w:div>
            <w:div w:id="1810005462">
              <w:marLeft w:val="0"/>
              <w:marRight w:val="0"/>
              <w:marTop w:val="0"/>
              <w:marBottom w:val="0"/>
              <w:divBdr>
                <w:top w:val="none" w:sz="0" w:space="0" w:color="auto"/>
                <w:left w:val="none" w:sz="0" w:space="0" w:color="auto"/>
                <w:bottom w:val="none" w:sz="0" w:space="0" w:color="auto"/>
                <w:right w:val="none" w:sz="0" w:space="0" w:color="auto"/>
              </w:divBdr>
            </w:div>
            <w:div w:id="1851673344">
              <w:marLeft w:val="0"/>
              <w:marRight w:val="0"/>
              <w:marTop w:val="0"/>
              <w:marBottom w:val="0"/>
              <w:divBdr>
                <w:top w:val="none" w:sz="0" w:space="0" w:color="auto"/>
                <w:left w:val="none" w:sz="0" w:space="0" w:color="auto"/>
                <w:bottom w:val="none" w:sz="0" w:space="0" w:color="auto"/>
                <w:right w:val="none" w:sz="0" w:space="0" w:color="auto"/>
              </w:divBdr>
            </w:div>
            <w:div w:id="1908414001">
              <w:marLeft w:val="0"/>
              <w:marRight w:val="0"/>
              <w:marTop w:val="0"/>
              <w:marBottom w:val="0"/>
              <w:divBdr>
                <w:top w:val="none" w:sz="0" w:space="0" w:color="auto"/>
                <w:left w:val="none" w:sz="0" w:space="0" w:color="auto"/>
                <w:bottom w:val="none" w:sz="0" w:space="0" w:color="auto"/>
                <w:right w:val="none" w:sz="0" w:space="0" w:color="auto"/>
              </w:divBdr>
            </w:div>
            <w:div w:id="1936280589">
              <w:marLeft w:val="0"/>
              <w:marRight w:val="0"/>
              <w:marTop w:val="0"/>
              <w:marBottom w:val="0"/>
              <w:divBdr>
                <w:top w:val="none" w:sz="0" w:space="0" w:color="auto"/>
                <w:left w:val="none" w:sz="0" w:space="0" w:color="auto"/>
                <w:bottom w:val="none" w:sz="0" w:space="0" w:color="auto"/>
                <w:right w:val="none" w:sz="0" w:space="0" w:color="auto"/>
              </w:divBdr>
            </w:div>
            <w:div w:id="1985961092">
              <w:marLeft w:val="0"/>
              <w:marRight w:val="0"/>
              <w:marTop w:val="0"/>
              <w:marBottom w:val="0"/>
              <w:divBdr>
                <w:top w:val="none" w:sz="0" w:space="0" w:color="auto"/>
                <w:left w:val="none" w:sz="0" w:space="0" w:color="auto"/>
                <w:bottom w:val="none" w:sz="0" w:space="0" w:color="auto"/>
                <w:right w:val="none" w:sz="0" w:space="0" w:color="auto"/>
              </w:divBdr>
            </w:div>
          </w:divsChild>
        </w:div>
        <w:div w:id="1635788575">
          <w:marLeft w:val="0"/>
          <w:marRight w:val="0"/>
          <w:marTop w:val="0"/>
          <w:marBottom w:val="0"/>
          <w:divBdr>
            <w:top w:val="none" w:sz="0" w:space="0" w:color="auto"/>
            <w:left w:val="none" w:sz="0" w:space="0" w:color="auto"/>
            <w:bottom w:val="none" w:sz="0" w:space="0" w:color="auto"/>
            <w:right w:val="none" w:sz="0" w:space="0" w:color="auto"/>
          </w:divBdr>
          <w:divsChild>
            <w:div w:id="279457042">
              <w:marLeft w:val="0"/>
              <w:marRight w:val="0"/>
              <w:marTop w:val="0"/>
              <w:marBottom w:val="0"/>
              <w:divBdr>
                <w:top w:val="none" w:sz="0" w:space="0" w:color="auto"/>
                <w:left w:val="none" w:sz="0" w:space="0" w:color="auto"/>
                <w:bottom w:val="none" w:sz="0" w:space="0" w:color="auto"/>
                <w:right w:val="none" w:sz="0" w:space="0" w:color="auto"/>
              </w:divBdr>
            </w:div>
            <w:div w:id="1930389636">
              <w:marLeft w:val="0"/>
              <w:marRight w:val="0"/>
              <w:marTop w:val="0"/>
              <w:marBottom w:val="0"/>
              <w:divBdr>
                <w:top w:val="none" w:sz="0" w:space="0" w:color="auto"/>
                <w:left w:val="none" w:sz="0" w:space="0" w:color="auto"/>
                <w:bottom w:val="none" w:sz="0" w:space="0" w:color="auto"/>
                <w:right w:val="none" w:sz="0" w:space="0" w:color="auto"/>
              </w:divBdr>
              <w:divsChild>
                <w:div w:id="46053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3023">
          <w:marLeft w:val="0"/>
          <w:marRight w:val="0"/>
          <w:marTop w:val="0"/>
          <w:marBottom w:val="0"/>
          <w:divBdr>
            <w:top w:val="none" w:sz="0" w:space="0" w:color="auto"/>
            <w:left w:val="none" w:sz="0" w:space="0" w:color="auto"/>
            <w:bottom w:val="none" w:sz="0" w:space="0" w:color="auto"/>
            <w:right w:val="none" w:sz="0" w:space="0" w:color="auto"/>
          </w:divBdr>
          <w:divsChild>
            <w:div w:id="12341398">
              <w:marLeft w:val="0"/>
              <w:marRight w:val="0"/>
              <w:marTop w:val="0"/>
              <w:marBottom w:val="0"/>
              <w:divBdr>
                <w:top w:val="none" w:sz="0" w:space="0" w:color="auto"/>
                <w:left w:val="none" w:sz="0" w:space="0" w:color="auto"/>
                <w:bottom w:val="none" w:sz="0" w:space="0" w:color="auto"/>
                <w:right w:val="none" w:sz="0" w:space="0" w:color="auto"/>
              </w:divBdr>
            </w:div>
            <w:div w:id="263809415">
              <w:marLeft w:val="0"/>
              <w:marRight w:val="0"/>
              <w:marTop w:val="0"/>
              <w:marBottom w:val="0"/>
              <w:divBdr>
                <w:top w:val="none" w:sz="0" w:space="0" w:color="auto"/>
                <w:left w:val="none" w:sz="0" w:space="0" w:color="auto"/>
                <w:bottom w:val="none" w:sz="0" w:space="0" w:color="auto"/>
                <w:right w:val="none" w:sz="0" w:space="0" w:color="auto"/>
              </w:divBdr>
            </w:div>
            <w:div w:id="512037259">
              <w:marLeft w:val="0"/>
              <w:marRight w:val="0"/>
              <w:marTop w:val="0"/>
              <w:marBottom w:val="0"/>
              <w:divBdr>
                <w:top w:val="none" w:sz="0" w:space="0" w:color="auto"/>
                <w:left w:val="none" w:sz="0" w:space="0" w:color="auto"/>
                <w:bottom w:val="none" w:sz="0" w:space="0" w:color="auto"/>
                <w:right w:val="none" w:sz="0" w:space="0" w:color="auto"/>
              </w:divBdr>
              <w:divsChild>
                <w:div w:id="238028741">
                  <w:marLeft w:val="0"/>
                  <w:marRight w:val="0"/>
                  <w:marTop w:val="0"/>
                  <w:marBottom w:val="0"/>
                  <w:divBdr>
                    <w:top w:val="none" w:sz="0" w:space="0" w:color="auto"/>
                    <w:left w:val="none" w:sz="0" w:space="0" w:color="auto"/>
                    <w:bottom w:val="none" w:sz="0" w:space="0" w:color="auto"/>
                    <w:right w:val="none" w:sz="0" w:space="0" w:color="auto"/>
                  </w:divBdr>
                </w:div>
                <w:div w:id="584001950">
                  <w:marLeft w:val="0"/>
                  <w:marRight w:val="0"/>
                  <w:marTop w:val="0"/>
                  <w:marBottom w:val="0"/>
                  <w:divBdr>
                    <w:top w:val="none" w:sz="0" w:space="0" w:color="auto"/>
                    <w:left w:val="none" w:sz="0" w:space="0" w:color="auto"/>
                    <w:bottom w:val="none" w:sz="0" w:space="0" w:color="auto"/>
                    <w:right w:val="none" w:sz="0" w:space="0" w:color="auto"/>
                  </w:divBdr>
                </w:div>
                <w:div w:id="666782607">
                  <w:marLeft w:val="0"/>
                  <w:marRight w:val="0"/>
                  <w:marTop w:val="0"/>
                  <w:marBottom w:val="0"/>
                  <w:divBdr>
                    <w:top w:val="none" w:sz="0" w:space="0" w:color="auto"/>
                    <w:left w:val="none" w:sz="0" w:space="0" w:color="auto"/>
                    <w:bottom w:val="none" w:sz="0" w:space="0" w:color="auto"/>
                    <w:right w:val="none" w:sz="0" w:space="0" w:color="auto"/>
                  </w:divBdr>
                </w:div>
                <w:div w:id="1034355016">
                  <w:marLeft w:val="0"/>
                  <w:marRight w:val="0"/>
                  <w:marTop w:val="0"/>
                  <w:marBottom w:val="0"/>
                  <w:divBdr>
                    <w:top w:val="none" w:sz="0" w:space="0" w:color="auto"/>
                    <w:left w:val="none" w:sz="0" w:space="0" w:color="auto"/>
                    <w:bottom w:val="none" w:sz="0" w:space="0" w:color="auto"/>
                    <w:right w:val="none" w:sz="0" w:space="0" w:color="auto"/>
                  </w:divBdr>
                </w:div>
              </w:divsChild>
            </w:div>
            <w:div w:id="799885334">
              <w:marLeft w:val="0"/>
              <w:marRight w:val="0"/>
              <w:marTop w:val="0"/>
              <w:marBottom w:val="0"/>
              <w:divBdr>
                <w:top w:val="none" w:sz="0" w:space="0" w:color="auto"/>
                <w:left w:val="none" w:sz="0" w:space="0" w:color="auto"/>
                <w:bottom w:val="none" w:sz="0" w:space="0" w:color="auto"/>
                <w:right w:val="none" w:sz="0" w:space="0" w:color="auto"/>
              </w:divBdr>
            </w:div>
            <w:div w:id="901477331">
              <w:marLeft w:val="0"/>
              <w:marRight w:val="0"/>
              <w:marTop w:val="0"/>
              <w:marBottom w:val="0"/>
              <w:divBdr>
                <w:top w:val="none" w:sz="0" w:space="0" w:color="auto"/>
                <w:left w:val="none" w:sz="0" w:space="0" w:color="auto"/>
                <w:bottom w:val="none" w:sz="0" w:space="0" w:color="auto"/>
                <w:right w:val="none" w:sz="0" w:space="0" w:color="auto"/>
              </w:divBdr>
            </w:div>
          </w:divsChild>
        </w:div>
        <w:div w:id="1657488463">
          <w:marLeft w:val="0"/>
          <w:marRight w:val="0"/>
          <w:marTop w:val="0"/>
          <w:marBottom w:val="0"/>
          <w:divBdr>
            <w:top w:val="none" w:sz="0" w:space="0" w:color="auto"/>
            <w:left w:val="none" w:sz="0" w:space="0" w:color="auto"/>
            <w:bottom w:val="none" w:sz="0" w:space="0" w:color="auto"/>
            <w:right w:val="none" w:sz="0" w:space="0" w:color="auto"/>
          </w:divBdr>
          <w:divsChild>
            <w:div w:id="51076044">
              <w:marLeft w:val="0"/>
              <w:marRight w:val="0"/>
              <w:marTop w:val="0"/>
              <w:marBottom w:val="0"/>
              <w:divBdr>
                <w:top w:val="none" w:sz="0" w:space="0" w:color="auto"/>
                <w:left w:val="none" w:sz="0" w:space="0" w:color="auto"/>
                <w:bottom w:val="none" w:sz="0" w:space="0" w:color="auto"/>
                <w:right w:val="none" w:sz="0" w:space="0" w:color="auto"/>
              </w:divBdr>
            </w:div>
            <w:div w:id="927274548">
              <w:marLeft w:val="0"/>
              <w:marRight w:val="0"/>
              <w:marTop w:val="0"/>
              <w:marBottom w:val="0"/>
              <w:divBdr>
                <w:top w:val="none" w:sz="0" w:space="0" w:color="auto"/>
                <w:left w:val="none" w:sz="0" w:space="0" w:color="auto"/>
                <w:bottom w:val="none" w:sz="0" w:space="0" w:color="auto"/>
                <w:right w:val="none" w:sz="0" w:space="0" w:color="auto"/>
              </w:divBdr>
            </w:div>
            <w:div w:id="1076974462">
              <w:marLeft w:val="0"/>
              <w:marRight w:val="0"/>
              <w:marTop w:val="0"/>
              <w:marBottom w:val="0"/>
              <w:divBdr>
                <w:top w:val="none" w:sz="0" w:space="0" w:color="auto"/>
                <w:left w:val="none" w:sz="0" w:space="0" w:color="auto"/>
                <w:bottom w:val="none" w:sz="0" w:space="0" w:color="auto"/>
                <w:right w:val="none" w:sz="0" w:space="0" w:color="auto"/>
              </w:divBdr>
            </w:div>
            <w:div w:id="1197936549">
              <w:marLeft w:val="0"/>
              <w:marRight w:val="0"/>
              <w:marTop w:val="0"/>
              <w:marBottom w:val="0"/>
              <w:divBdr>
                <w:top w:val="none" w:sz="0" w:space="0" w:color="auto"/>
                <w:left w:val="none" w:sz="0" w:space="0" w:color="auto"/>
                <w:bottom w:val="none" w:sz="0" w:space="0" w:color="auto"/>
                <w:right w:val="none" w:sz="0" w:space="0" w:color="auto"/>
              </w:divBdr>
            </w:div>
            <w:div w:id="1212230392">
              <w:marLeft w:val="0"/>
              <w:marRight w:val="0"/>
              <w:marTop w:val="0"/>
              <w:marBottom w:val="0"/>
              <w:divBdr>
                <w:top w:val="none" w:sz="0" w:space="0" w:color="auto"/>
                <w:left w:val="none" w:sz="0" w:space="0" w:color="auto"/>
                <w:bottom w:val="none" w:sz="0" w:space="0" w:color="auto"/>
                <w:right w:val="none" w:sz="0" w:space="0" w:color="auto"/>
              </w:divBdr>
            </w:div>
            <w:div w:id="1763405034">
              <w:marLeft w:val="0"/>
              <w:marRight w:val="0"/>
              <w:marTop w:val="0"/>
              <w:marBottom w:val="0"/>
              <w:divBdr>
                <w:top w:val="none" w:sz="0" w:space="0" w:color="auto"/>
                <w:left w:val="none" w:sz="0" w:space="0" w:color="auto"/>
                <w:bottom w:val="none" w:sz="0" w:space="0" w:color="auto"/>
                <w:right w:val="none" w:sz="0" w:space="0" w:color="auto"/>
              </w:divBdr>
            </w:div>
            <w:div w:id="1908762851">
              <w:marLeft w:val="0"/>
              <w:marRight w:val="0"/>
              <w:marTop w:val="0"/>
              <w:marBottom w:val="0"/>
              <w:divBdr>
                <w:top w:val="none" w:sz="0" w:space="0" w:color="auto"/>
                <w:left w:val="none" w:sz="0" w:space="0" w:color="auto"/>
                <w:bottom w:val="none" w:sz="0" w:space="0" w:color="auto"/>
                <w:right w:val="none" w:sz="0" w:space="0" w:color="auto"/>
              </w:divBdr>
            </w:div>
            <w:div w:id="2089570562">
              <w:marLeft w:val="0"/>
              <w:marRight w:val="0"/>
              <w:marTop w:val="0"/>
              <w:marBottom w:val="0"/>
              <w:divBdr>
                <w:top w:val="none" w:sz="0" w:space="0" w:color="auto"/>
                <w:left w:val="none" w:sz="0" w:space="0" w:color="auto"/>
                <w:bottom w:val="none" w:sz="0" w:space="0" w:color="auto"/>
                <w:right w:val="none" w:sz="0" w:space="0" w:color="auto"/>
              </w:divBdr>
              <w:divsChild>
                <w:div w:id="282736123">
                  <w:marLeft w:val="0"/>
                  <w:marRight w:val="0"/>
                  <w:marTop w:val="0"/>
                  <w:marBottom w:val="0"/>
                  <w:divBdr>
                    <w:top w:val="none" w:sz="0" w:space="0" w:color="auto"/>
                    <w:left w:val="none" w:sz="0" w:space="0" w:color="auto"/>
                    <w:bottom w:val="none" w:sz="0" w:space="0" w:color="auto"/>
                    <w:right w:val="none" w:sz="0" w:space="0" w:color="auto"/>
                  </w:divBdr>
                </w:div>
                <w:div w:id="625506588">
                  <w:marLeft w:val="0"/>
                  <w:marRight w:val="0"/>
                  <w:marTop w:val="0"/>
                  <w:marBottom w:val="0"/>
                  <w:divBdr>
                    <w:top w:val="none" w:sz="0" w:space="0" w:color="auto"/>
                    <w:left w:val="none" w:sz="0" w:space="0" w:color="auto"/>
                    <w:bottom w:val="none" w:sz="0" w:space="0" w:color="auto"/>
                    <w:right w:val="none" w:sz="0" w:space="0" w:color="auto"/>
                  </w:divBdr>
                </w:div>
                <w:div w:id="626476198">
                  <w:marLeft w:val="0"/>
                  <w:marRight w:val="0"/>
                  <w:marTop w:val="0"/>
                  <w:marBottom w:val="0"/>
                  <w:divBdr>
                    <w:top w:val="none" w:sz="0" w:space="0" w:color="auto"/>
                    <w:left w:val="none" w:sz="0" w:space="0" w:color="auto"/>
                    <w:bottom w:val="none" w:sz="0" w:space="0" w:color="auto"/>
                    <w:right w:val="none" w:sz="0" w:space="0" w:color="auto"/>
                  </w:divBdr>
                </w:div>
                <w:div w:id="730084436">
                  <w:marLeft w:val="0"/>
                  <w:marRight w:val="0"/>
                  <w:marTop w:val="0"/>
                  <w:marBottom w:val="0"/>
                  <w:divBdr>
                    <w:top w:val="none" w:sz="0" w:space="0" w:color="auto"/>
                    <w:left w:val="none" w:sz="0" w:space="0" w:color="auto"/>
                    <w:bottom w:val="none" w:sz="0" w:space="0" w:color="auto"/>
                    <w:right w:val="none" w:sz="0" w:space="0" w:color="auto"/>
                  </w:divBdr>
                </w:div>
                <w:div w:id="1123230199">
                  <w:marLeft w:val="0"/>
                  <w:marRight w:val="0"/>
                  <w:marTop w:val="0"/>
                  <w:marBottom w:val="0"/>
                  <w:divBdr>
                    <w:top w:val="none" w:sz="0" w:space="0" w:color="auto"/>
                    <w:left w:val="none" w:sz="0" w:space="0" w:color="auto"/>
                    <w:bottom w:val="none" w:sz="0" w:space="0" w:color="auto"/>
                    <w:right w:val="none" w:sz="0" w:space="0" w:color="auto"/>
                  </w:divBdr>
                </w:div>
                <w:div w:id="1543403052">
                  <w:marLeft w:val="0"/>
                  <w:marRight w:val="0"/>
                  <w:marTop w:val="0"/>
                  <w:marBottom w:val="0"/>
                  <w:divBdr>
                    <w:top w:val="none" w:sz="0" w:space="0" w:color="auto"/>
                    <w:left w:val="none" w:sz="0" w:space="0" w:color="auto"/>
                    <w:bottom w:val="none" w:sz="0" w:space="0" w:color="auto"/>
                    <w:right w:val="none" w:sz="0" w:space="0" w:color="auto"/>
                  </w:divBdr>
                </w:div>
                <w:div w:id="205777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7401">
          <w:marLeft w:val="0"/>
          <w:marRight w:val="0"/>
          <w:marTop w:val="0"/>
          <w:marBottom w:val="0"/>
          <w:divBdr>
            <w:top w:val="none" w:sz="0" w:space="0" w:color="auto"/>
            <w:left w:val="none" w:sz="0" w:space="0" w:color="auto"/>
            <w:bottom w:val="none" w:sz="0" w:space="0" w:color="auto"/>
            <w:right w:val="none" w:sz="0" w:space="0" w:color="auto"/>
          </w:divBdr>
          <w:divsChild>
            <w:div w:id="397174770">
              <w:marLeft w:val="0"/>
              <w:marRight w:val="0"/>
              <w:marTop w:val="0"/>
              <w:marBottom w:val="0"/>
              <w:divBdr>
                <w:top w:val="none" w:sz="0" w:space="0" w:color="auto"/>
                <w:left w:val="none" w:sz="0" w:space="0" w:color="auto"/>
                <w:bottom w:val="none" w:sz="0" w:space="0" w:color="auto"/>
                <w:right w:val="none" w:sz="0" w:space="0" w:color="auto"/>
              </w:divBdr>
            </w:div>
            <w:div w:id="1129862746">
              <w:marLeft w:val="0"/>
              <w:marRight w:val="0"/>
              <w:marTop w:val="0"/>
              <w:marBottom w:val="0"/>
              <w:divBdr>
                <w:top w:val="none" w:sz="0" w:space="0" w:color="auto"/>
                <w:left w:val="none" w:sz="0" w:space="0" w:color="auto"/>
                <w:bottom w:val="none" w:sz="0" w:space="0" w:color="auto"/>
                <w:right w:val="none" w:sz="0" w:space="0" w:color="auto"/>
              </w:divBdr>
            </w:div>
            <w:div w:id="1284193078">
              <w:marLeft w:val="0"/>
              <w:marRight w:val="0"/>
              <w:marTop w:val="0"/>
              <w:marBottom w:val="0"/>
              <w:divBdr>
                <w:top w:val="none" w:sz="0" w:space="0" w:color="auto"/>
                <w:left w:val="none" w:sz="0" w:space="0" w:color="auto"/>
                <w:bottom w:val="none" w:sz="0" w:space="0" w:color="auto"/>
                <w:right w:val="none" w:sz="0" w:space="0" w:color="auto"/>
              </w:divBdr>
            </w:div>
            <w:div w:id="1431465197">
              <w:marLeft w:val="0"/>
              <w:marRight w:val="0"/>
              <w:marTop w:val="0"/>
              <w:marBottom w:val="0"/>
              <w:divBdr>
                <w:top w:val="none" w:sz="0" w:space="0" w:color="auto"/>
                <w:left w:val="none" w:sz="0" w:space="0" w:color="auto"/>
                <w:bottom w:val="none" w:sz="0" w:space="0" w:color="auto"/>
                <w:right w:val="none" w:sz="0" w:space="0" w:color="auto"/>
              </w:divBdr>
              <w:divsChild>
                <w:div w:id="218320646">
                  <w:marLeft w:val="0"/>
                  <w:marRight w:val="0"/>
                  <w:marTop w:val="0"/>
                  <w:marBottom w:val="0"/>
                  <w:divBdr>
                    <w:top w:val="none" w:sz="0" w:space="0" w:color="auto"/>
                    <w:left w:val="none" w:sz="0" w:space="0" w:color="auto"/>
                    <w:bottom w:val="none" w:sz="0" w:space="0" w:color="auto"/>
                    <w:right w:val="none" w:sz="0" w:space="0" w:color="auto"/>
                  </w:divBdr>
                </w:div>
                <w:div w:id="830868791">
                  <w:marLeft w:val="0"/>
                  <w:marRight w:val="0"/>
                  <w:marTop w:val="0"/>
                  <w:marBottom w:val="0"/>
                  <w:divBdr>
                    <w:top w:val="none" w:sz="0" w:space="0" w:color="auto"/>
                    <w:left w:val="none" w:sz="0" w:space="0" w:color="auto"/>
                    <w:bottom w:val="none" w:sz="0" w:space="0" w:color="auto"/>
                    <w:right w:val="none" w:sz="0" w:space="0" w:color="auto"/>
                  </w:divBdr>
                </w:div>
                <w:div w:id="1258323138">
                  <w:marLeft w:val="0"/>
                  <w:marRight w:val="0"/>
                  <w:marTop w:val="0"/>
                  <w:marBottom w:val="0"/>
                  <w:divBdr>
                    <w:top w:val="none" w:sz="0" w:space="0" w:color="auto"/>
                    <w:left w:val="none" w:sz="0" w:space="0" w:color="auto"/>
                    <w:bottom w:val="none" w:sz="0" w:space="0" w:color="auto"/>
                    <w:right w:val="none" w:sz="0" w:space="0" w:color="auto"/>
                  </w:divBdr>
                </w:div>
                <w:div w:id="2003502261">
                  <w:marLeft w:val="0"/>
                  <w:marRight w:val="0"/>
                  <w:marTop w:val="0"/>
                  <w:marBottom w:val="0"/>
                  <w:divBdr>
                    <w:top w:val="none" w:sz="0" w:space="0" w:color="auto"/>
                    <w:left w:val="none" w:sz="0" w:space="0" w:color="auto"/>
                    <w:bottom w:val="none" w:sz="0" w:space="0" w:color="auto"/>
                    <w:right w:val="none" w:sz="0" w:space="0" w:color="auto"/>
                  </w:divBdr>
                </w:div>
              </w:divsChild>
            </w:div>
            <w:div w:id="1564103641">
              <w:marLeft w:val="0"/>
              <w:marRight w:val="0"/>
              <w:marTop w:val="0"/>
              <w:marBottom w:val="0"/>
              <w:divBdr>
                <w:top w:val="none" w:sz="0" w:space="0" w:color="auto"/>
                <w:left w:val="none" w:sz="0" w:space="0" w:color="auto"/>
                <w:bottom w:val="none" w:sz="0" w:space="0" w:color="auto"/>
                <w:right w:val="none" w:sz="0" w:space="0" w:color="auto"/>
              </w:divBdr>
            </w:div>
          </w:divsChild>
        </w:div>
        <w:div w:id="1676221115">
          <w:marLeft w:val="0"/>
          <w:marRight w:val="0"/>
          <w:marTop w:val="0"/>
          <w:marBottom w:val="0"/>
          <w:divBdr>
            <w:top w:val="none" w:sz="0" w:space="0" w:color="auto"/>
            <w:left w:val="none" w:sz="0" w:space="0" w:color="auto"/>
            <w:bottom w:val="none" w:sz="0" w:space="0" w:color="auto"/>
            <w:right w:val="none" w:sz="0" w:space="0" w:color="auto"/>
          </w:divBdr>
          <w:divsChild>
            <w:div w:id="58677263">
              <w:marLeft w:val="0"/>
              <w:marRight w:val="0"/>
              <w:marTop w:val="0"/>
              <w:marBottom w:val="0"/>
              <w:divBdr>
                <w:top w:val="none" w:sz="0" w:space="0" w:color="auto"/>
                <w:left w:val="none" w:sz="0" w:space="0" w:color="auto"/>
                <w:bottom w:val="none" w:sz="0" w:space="0" w:color="auto"/>
                <w:right w:val="none" w:sz="0" w:space="0" w:color="auto"/>
              </w:divBdr>
            </w:div>
            <w:div w:id="299263743">
              <w:marLeft w:val="0"/>
              <w:marRight w:val="0"/>
              <w:marTop w:val="0"/>
              <w:marBottom w:val="0"/>
              <w:divBdr>
                <w:top w:val="none" w:sz="0" w:space="0" w:color="auto"/>
                <w:left w:val="none" w:sz="0" w:space="0" w:color="auto"/>
                <w:bottom w:val="none" w:sz="0" w:space="0" w:color="auto"/>
                <w:right w:val="none" w:sz="0" w:space="0" w:color="auto"/>
              </w:divBdr>
            </w:div>
            <w:div w:id="307176146">
              <w:marLeft w:val="0"/>
              <w:marRight w:val="0"/>
              <w:marTop w:val="0"/>
              <w:marBottom w:val="0"/>
              <w:divBdr>
                <w:top w:val="none" w:sz="0" w:space="0" w:color="auto"/>
                <w:left w:val="none" w:sz="0" w:space="0" w:color="auto"/>
                <w:bottom w:val="none" w:sz="0" w:space="0" w:color="auto"/>
                <w:right w:val="none" w:sz="0" w:space="0" w:color="auto"/>
              </w:divBdr>
            </w:div>
            <w:div w:id="335504024">
              <w:marLeft w:val="0"/>
              <w:marRight w:val="0"/>
              <w:marTop w:val="0"/>
              <w:marBottom w:val="0"/>
              <w:divBdr>
                <w:top w:val="none" w:sz="0" w:space="0" w:color="auto"/>
                <w:left w:val="none" w:sz="0" w:space="0" w:color="auto"/>
                <w:bottom w:val="none" w:sz="0" w:space="0" w:color="auto"/>
                <w:right w:val="none" w:sz="0" w:space="0" w:color="auto"/>
              </w:divBdr>
            </w:div>
            <w:div w:id="378475066">
              <w:marLeft w:val="0"/>
              <w:marRight w:val="0"/>
              <w:marTop w:val="0"/>
              <w:marBottom w:val="0"/>
              <w:divBdr>
                <w:top w:val="none" w:sz="0" w:space="0" w:color="auto"/>
                <w:left w:val="none" w:sz="0" w:space="0" w:color="auto"/>
                <w:bottom w:val="none" w:sz="0" w:space="0" w:color="auto"/>
                <w:right w:val="none" w:sz="0" w:space="0" w:color="auto"/>
              </w:divBdr>
            </w:div>
            <w:div w:id="452990275">
              <w:marLeft w:val="0"/>
              <w:marRight w:val="0"/>
              <w:marTop w:val="0"/>
              <w:marBottom w:val="0"/>
              <w:divBdr>
                <w:top w:val="none" w:sz="0" w:space="0" w:color="auto"/>
                <w:left w:val="none" w:sz="0" w:space="0" w:color="auto"/>
                <w:bottom w:val="none" w:sz="0" w:space="0" w:color="auto"/>
                <w:right w:val="none" w:sz="0" w:space="0" w:color="auto"/>
              </w:divBdr>
              <w:divsChild>
                <w:div w:id="12155336">
                  <w:marLeft w:val="0"/>
                  <w:marRight w:val="0"/>
                  <w:marTop w:val="0"/>
                  <w:marBottom w:val="0"/>
                  <w:divBdr>
                    <w:top w:val="none" w:sz="0" w:space="0" w:color="auto"/>
                    <w:left w:val="none" w:sz="0" w:space="0" w:color="auto"/>
                    <w:bottom w:val="none" w:sz="0" w:space="0" w:color="auto"/>
                    <w:right w:val="none" w:sz="0" w:space="0" w:color="auto"/>
                  </w:divBdr>
                </w:div>
                <w:div w:id="44570147">
                  <w:marLeft w:val="0"/>
                  <w:marRight w:val="0"/>
                  <w:marTop w:val="0"/>
                  <w:marBottom w:val="0"/>
                  <w:divBdr>
                    <w:top w:val="none" w:sz="0" w:space="0" w:color="auto"/>
                    <w:left w:val="none" w:sz="0" w:space="0" w:color="auto"/>
                    <w:bottom w:val="none" w:sz="0" w:space="0" w:color="auto"/>
                    <w:right w:val="none" w:sz="0" w:space="0" w:color="auto"/>
                  </w:divBdr>
                </w:div>
                <w:div w:id="185212263">
                  <w:marLeft w:val="0"/>
                  <w:marRight w:val="0"/>
                  <w:marTop w:val="0"/>
                  <w:marBottom w:val="0"/>
                  <w:divBdr>
                    <w:top w:val="none" w:sz="0" w:space="0" w:color="auto"/>
                    <w:left w:val="none" w:sz="0" w:space="0" w:color="auto"/>
                    <w:bottom w:val="none" w:sz="0" w:space="0" w:color="auto"/>
                    <w:right w:val="none" w:sz="0" w:space="0" w:color="auto"/>
                  </w:divBdr>
                </w:div>
                <w:div w:id="227693604">
                  <w:marLeft w:val="0"/>
                  <w:marRight w:val="0"/>
                  <w:marTop w:val="0"/>
                  <w:marBottom w:val="0"/>
                  <w:divBdr>
                    <w:top w:val="none" w:sz="0" w:space="0" w:color="auto"/>
                    <w:left w:val="none" w:sz="0" w:space="0" w:color="auto"/>
                    <w:bottom w:val="none" w:sz="0" w:space="0" w:color="auto"/>
                    <w:right w:val="none" w:sz="0" w:space="0" w:color="auto"/>
                  </w:divBdr>
                </w:div>
                <w:div w:id="332145009">
                  <w:marLeft w:val="0"/>
                  <w:marRight w:val="0"/>
                  <w:marTop w:val="0"/>
                  <w:marBottom w:val="0"/>
                  <w:divBdr>
                    <w:top w:val="none" w:sz="0" w:space="0" w:color="auto"/>
                    <w:left w:val="none" w:sz="0" w:space="0" w:color="auto"/>
                    <w:bottom w:val="none" w:sz="0" w:space="0" w:color="auto"/>
                    <w:right w:val="none" w:sz="0" w:space="0" w:color="auto"/>
                  </w:divBdr>
                </w:div>
                <w:div w:id="660044415">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848562510">
                  <w:marLeft w:val="0"/>
                  <w:marRight w:val="0"/>
                  <w:marTop w:val="0"/>
                  <w:marBottom w:val="0"/>
                  <w:divBdr>
                    <w:top w:val="none" w:sz="0" w:space="0" w:color="auto"/>
                    <w:left w:val="none" w:sz="0" w:space="0" w:color="auto"/>
                    <w:bottom w:val="none" w:sz="0" w:space="0" w:color="auto"/>
                    <w:right w:val="none" w:sz="0" w:space="0" w:color="auto"/>
                  </w:divBdr>
                </w:div>
                <w:div w:id="870453917">
                  <w:marLeft w:val="0"/>
                  <w:marRight w:val="0"/>
                  <w:marTop w:val="0"/>
                  <w:marBottom w:val="0"/>
                  <w:divBdr>
                    <w:top w:val="none" w:sz="0" w:space="0" w:color="auto"/>
                    <w:left w:val="none" w:sz="0" w:space="0" w:color="auto"/>
                    <w:bottom w:val="none" w:sz="0" w:space="0" w:color="auto"/>
                    <w:right w:val="none" w:sz="0" w:space="0" w:color="auto"/>
                  </w:divBdr>
                </w:div>
                <w:div w:id="871576237">
                  <w:marLeft w:val="0"/>
                  <w:marRight w:val="0"/>
                  <w:marTop w:val="0"/>
                  <w:marBottom w:val="0"/>
                  <w:divBdr>
                    <w:top w:val="none" w:sz="0" w:space="0" w:color="auto"/>
                    <w:left w:val="none" w:sz="0" w:space="0" w:color="auto"/>
                    <w:bottom w:val="none" w:sz="0" w:space="0" w:color="auto"/>
                    <w:right w:val="none" w:sz="0" w:space="0" w:color="auto"/>
                  </w:divBdr>
                </w:div>
                <w:div w:id="1083919994">
                  <w:marLeft w:val="0"/>
                  <w:marRight w:val="0"/>
                  <w:marTop w:val="0"/>
                  <w:marBottom w:val="0"/>
                  <w:divBdr>
                    <w:top w:val="none" w:sz="0" w:space="0" w:color="auto"/>
                    <w:left w:val="none" w:sz="0" w:space="0" w:color="auto"/>
                    <w:bottom w:val="none" w:sz="0" w:space="0" w:color="auto"/>
                    <w:right w:val="none" w:sz="0" w:space="0" w:color="auto"/>
                  </w:divBdr>
                </w:div>
                <w:div w:id="1146439303">
                  <w:marLeft w:val="0"/>
                  <w:marRight w:val="0"/>
                  <w:marTop w:val="0"/>
                  <w:marBottom w:val="0"/>
                  <w:divBdr>
                    <w:top w:val="none" w:sz="0" w:space="0" w:color="auto"/>
                    <w:left w:val="none" w:sz="0" w:space="0" w:color="auto"/>
                    <w:bottom w:val="none" w:sz="0" w:space="0" w:color="auto"/>
                    <w:right w:val="none" w:sz="0" w:space="0" w:color="auto"/>
                  </w:divBdr>
                </w:div>
                <w:div w:id="1317295745">
                  <w:marLeft w:val="0"/>
                  <w:marRight w:val="0"/>
                  <w:marTop w:val="0"/>
                  <w:marBottom w:val="0"/>
                  <w:divBdr>
                    <w:top w:val="none" w:sz="0" w:space="0" w:color="auto"/>
                    <w:left w:val="none" w:sz="0" w:space="0" w:color="auto"/>
                    <w:bottom w:val="none" w:sz="0" w:space="0" w:color="auto"/>
                    <w:right w:val="none" w:sz="0" w:space="0" w:color="auto"/>
                  </w:divBdr>
                </w:div>
                <w:div w:id="1548494140">
                  <w:marLeft w:val="0"/>
                  <w:marRight w:val="0"/>
                  <w:marTop w:val="0"/>
                  <w:marBottom w:val="0"/>
                  <w:divBdr>
                    <w:top w:val="none" w:sz="0" w:space="0" w:color="auto"/>
                    <w:left w:val="none" w:sz="0" w:space="0" w:color="auto"/>
                    <w:bottom w:val="none" w:sz="0" w:space="0" w:color="auto"/>
                    <w:right w:val="none" w:sz="0" w:space="0" w:color="auto"/>
                  </w:divBdr>
                </w:div>
                <w:div w:id="1563981425">
                  <w:marLeft w:val="0"/>
                  <w:marRight w:val="0"/>
                  <w:marTop w:val="0"/>
                  <w:marBottom w:val="0"/>
                  <w:divBdr>
                    <w:top w:val="none" w:sz="0" w:space="0" w:color="auto"/>
                    <w:left w:val="none" w:sz="0" w:space="0" w:color="auto"/>
                    <w:bottom w:val="none" w:sz="0" w:space="0" w:color="auto"/>
                    <w:right w:val="none" w:sz="0" w:space="0" w:color="auto"/>
                  </w:divBdr>
                </w:div>
                <w:div w:id="1632783713">
                  <w:marLeft w:val="0"/>
                  <w:marRight w:val="0"/>
                  <w:marTop w:val="0"/>
                  <w:marBottom w:val="0"/>
                  <w:divBdr>
                    <w:top w:val="none" w:sz="0" w:space="0" w:color="auto"/>
                    <w:left w:val="none" w:sz="0" w:space="0" w:color="auto"/>
                    <w:bottom w:val="none" w:sz="0" w:space="0" w:color="auto"/>
                    <w:right w:val="none" w:sz="0" w:space="0" w:color="auto"/>
                  </w:divBdr>
                </w:div>
                <w:div w:id="1716465937">
                  <w:marLeft w:val="0"/>
                  <w:marRight w:val="0"/>
                  <w:marTop w:val="0"/>
                  <w:marBottom w:val="0"/>
                  <w:divBdr>
                    <w:top w:val="none" w:sz="0" w:space="0" w:color="auto"/>
                    <w:left w:val="none" w:sz="0" w:space="0" w:color="auto"/>
                    <w:bottom w:val="none" w:sz="0" w:space="0" w:color="auto"/>
                    <w:right w:val="none" w:sz="0" w:space="0" w:color="auto"/>
                  </w:divBdr>
                </w:div>
                <w:div w:id="1886214279">
                  <w:marLeft w:val="0"/>
                  <w:marRight w:val="0"/>
                  <w:marTop w:val="0"/>
                  <w:marBottom w:val="0"/>
                  <w:divBdr>
                    <w:top w:val="none" w:sz="0" w:space="0" w:color="auto"/>
                    <w:left w:val="none" w:sz="0" w:space="0" w:color="auto"/>
                    <w:bottom w:val="none" w:sz="0" w:space="0" w:color="auto"/>
                    <w:right w:val="none" w:sz="0" w:space="0" w:color="auto"/>
                  </w:divBdr>
                </w:div>
                <w:div w:id="1920170986">
                  <w:marLeft w:val="0"/>
                  <w:marRight w:val="0"/>
                  <w:marTop w:val="0"/>
                  <w:marBottom w:val="0"/>
                  <w:divBdr>
                    <w:top w:val="none" w:sz="0" w:space="0" w:color="auto"/>
                    <w:left w:val="none" w:sz="0" w:space="0" w:color="auto"/>
                    <w:bottom w:val="none" w:sz="0" w:space="0" w:color="auto"/>
                    <w:right w:val="none" w:sz="0" w:space="0" w:color="auto"/>
                  </w:divBdr>
                </w:div>
                <w:div w:id="1975789246">
                  <w:marLeft w:val="0"/>
                  <w:marRight w:val="0"/>
                  <w:marTop w:val="0"/>
                  <w:marBottom w:val="0"/>
                  <w:divBdr>
                    <w:top w:val="none" w:sz="0" w:space="0" w:color="auto"/>
                    <w:left w:val="none" w:sz="0" w:space="0" w:color="auto"/>
                    <w:bottom w:val="none" w:sz="0" w:space="0" w:color="auto"/>
                    <w:right w:val="none" w:sz="0" w:space="0" w:color="auto"/>
                  </w:divBdr>
                </w:div>
              </w:divsChild>
            </w:div>
            <w:div w:id="476340507">
              <w:marLeft w:val="0"/>
              <w:marRight w:val="0"/>
              <w:marTop w:val="0"/>
              <w:marBottom w:val="0"/>
              <w:divBdr>
                <w:top w:val="none" w:sz="0" w:space="0" w:color="auto"/>
                <w:left w:val="none" w:sz="0" w:space="0" w:color="auto"/>
                <w:bottom w:val="none" w:sz="0" w:space="0" w:color="auto"/>
                <w:right w:val="none" w:sz="0" w:space="0" w:color="auto"/>
              </w:divBdr>
            </w:div>
            <w:div w:id="617030239">
              <w:marLeft w:val="0"/>
              <w:marRight w:val="0"/>
              <w:marTop w:val="0"/>
              <w:marBottom w:val="0"/>
              <w:divBdr>
                <w:top w:val="none" w:sz="0" w:space="0" w:color="auto"/>
                <w:left w:val="none" w:sz="0" w:space="0" w:color="auto"/>
                <w:bottom w:val="none" w:sz="0" w:space="0" w:color="auto"/>
                <w:right w:val="none" w:sz="0" w:space="0" w:color="auto"/>
              </w:divBdr>
            </w:div>
            <w:div w:id="754975974">
              <w:marLeft w:val="0"/>
              <w:marRight w:val="0"/>
              <w:marTop w:val="0"/>
              <w:marBottom w:val="0"/>
              <w:divBdr>
                <w:top w:val="none" w:sz="0" w:space="0" w:color="auto"/>
                <w:left w:val="none" w:sz="0" w:space="0" w:color="auto"/>
                <w:bottom w:val="none" w:sz="0" w:space="0" w:color="auto"/>
                <w:right w:val="none" w:sz="0" w:space="0" w:color="auto"/>
              </w:divBdr>
            </w:div>
            <w:div w:id="1079906406">
              <w:marLeft w:val="0"/>
              <w:marRight w:val="0"/>
              <w:marTop w:val="0"/>
              <w:marBottom w:val="0"/>
              <w:divBdr>
                <w:top w:val="none" w:sz="0" w:space="0" w:color="auto"/>
                <w:left w:val="none" w:sz="0" w:space="0" w:color="auto"/>
                <w:bottom w:val="none" w:sz="0" w:space="0" w:color="auto"/>
                <w:right w:val="none" w:sz="0" w:space="0" w:color="auto"/>
              </w:divBdr>
            </w:div>
            <w:div w:id="1363895841">
              <w:marLeft w:val="0"/>
              <w:marRight w:val="0"/>
              <w:marTop w:val="0"/>
              <w:marBottom w:val="0"/>
              <w:divBdr>
                <w:top w:val="none" w:sz="0" w:space="0" w:color="auto"/>
                <w:left w:val="none" w:sz="0" w:space="0" w:color="auto"/>
                <w:bottom w:val="none" w:sz="0" w:space="0" w:color="auto"/>
                <w:right w:val="none" w:sz="0" w:space="0" w:color="auto"/>
              </w:divBdr>
            </w:div>
            <w:div w:id="1651330507">
              <w:marLeft w:val="0"/>
              <w:marRight w:val="0"/>
              <w:marTop w:val="0"/>
              <w:marBottom w:val="0"/>
              <w:divBdr>
                <w:top w:val="none" w:sz="0" w:space="0" w:color="auto"/>
                <w:left w:val="none" w:sz="0" w:space="0" w:color="auto"/>
                <w:bottom w:val="none" w:sz="0" w:space="0" w:color="auto"/>
                <w:right w:val="none" w:sz="0" w:space="0" w:color="auto"/>
              </w:divBdr>
            </w:div>
            <w:div w:id="1652098886">
              <w:marLeft w:val="0"/>
              <w:marRight w:val="0"/>
              <w:marTop w:val="0"/>
              <w:marBottom w:val="0"/>
              <w:divBdr>
                <w:top w:val="none" w:sz="0" w:space="0" w:color="auto"/>
                <w:left w:val="none" w:sz="0" w:space="0" w:color="auto"/>
                <w:bottom w:val="none" w:sz="0" w:space="0" w:color="auto"/>
                <w:right w:val="none" w:sz="0" w:space="0" w:color="auto"/>
              </w:divBdr>
            </w:div>
            <w:div w:id="1698890822">
              <w:marLeft w:val="0"/>
              <w:marRight w:val="0"/>
              <w:marTop w:val="0"/>
              <w:marBottom w:val="0"/>
              <w:divBdr>
                <w:top w:val="none" w:sz="0" w:space="0" w:color="auto"/>
                <w:left w:val="none" w:sz="0" w:space="0" w:color="auto"/>
                <w:bottom w:val="none" w:sz="0" w:space="0" w:color="auto"/>
                <w:right w:val="none" w:sz="0" w:space="0" w:color="auto"/>
              </w:divBdr>
            </w:div>
            <w:div w:id="1865171124">
              <w:marLeft w:val="0"/>
              <w:marRight w:val="0"/>
              <w:marTop w:val="0"/>
              <w:marBottom w:val="0"/>
              <w:divBdr>
                <w:top w:val="none" w:sz="0" w:space="0" w:color="auto"/>
                <w:left w:val="none" w:sz="0" w:space="0" w:color="auto"/>
                <w:bottom w:val="none" w:sz="0" w:space="0" w:color="auto"/>
                <w:right w:val="none" w:sz="0" w:space="0" w:color="auto"/>
              </w:divBdr>
            </w:div>
            <w:div w:id="1922567256">
              <w:marLeft w:val="0"/>
              <w:marRight w:val="0"/>
              <w:marTop w:val="0"/>
              <w:marBottom w:val="0"/>
              <w:divBdr>
                <w:top w:val="none" w:sz="0" w:space="0" w:color="auto"/>
                <w:left w:val="none" w:sz="0" w:space="0" w:color="auto"/>
                <w:bottom w:val="none" w:sz="0" w:space="0" w:color="auto"/>
                <w:right w:val="none" w:sz="0" w:space="0" w:color="auto"/>
              </w:divBdr>
            </w:div>
            <w:div w:id="2085179177">
              <w:marLeft w:val="0"/>
              <w:marRight w:val="0"/>
              <w:marTop w:val="0"/>
              <w:marBottom w:val="0"/>
              <w:divBdr>
                <w:top w:val="none" w:sz="0" w:space="0" w:color="auto"/>
                <w:left w:val="none" w:sz="0" w:space="0" w:color="auto"/>
                <w:bottom w:val="none" w:sz="0" w:space="0" w:color="auto"/>
                <w:right w:val="none" w:sz="0" w:space="0" w:color="auto"/>
              </w:divBdr>
            </w:div>
            <w:div w:id="2092043525">
              <w:marLeft w:val="0"/>
              <w:marRight w:val="0"/>
              <w:marTop w:val="0"/>
              <w:marBottom w:val="0"/>
              <w:divBdr>
                <w:top w:val="none" w:sz="0" w:space="0" w:color="auto"/>
                <w:left w:val="none" w:sz="0" w:space="0" w:color="auto"/>
                <w:bottom w:val="none" w:sz="0" w:space="0" w:color="auto"/>
                <w:right w:val="none" w:sz="0" w:space="0" w:color="auto"/>
              </w:divBdr>
            </w:div>
            <w:div w:id="2103603746">
              <w:marLeft w:val="0"/>
              <w:marRight w:val="0"/>
              <w:marTop w:val="0"/>
              <w:marBottom w:val="0"/>
              <w:divBdr>
                <w:top w:val="none" w:sz="0" w:space="0" w:color="auto"/>
                <w:left w:val="none" w:sz="0" w:space="0" w:color="auto"/>
                <w:bottom w:val="none" w:sz="0" w:space="0" w:color="auto"/>
                <w:right w:val="none" w:sz="0" w:space="0" w:color="auto"/>
              </w:divBdr>
            </w:div>
            <w:div w:id="2136017238">
              <w:marLeft w:val="0"/>
              <w:marRight w:val="0"/>
              <w:marTop w:val="0"/>
              <w:marBottom w:val="0"/>
              <w:divBdr>
                <w:top w:val="none" w:sz="0" w:space="0" w:color="auto"/>
                <w:left w:val="none" w:sz="0" w:space="0" w:color="auto"/>
                <w:bottom w:val="none" w:sz="0" w:space="0" w:color="auto"/>
                <w:right w:val="none" w:sz="0" w:space="0" w:color="auto"/>
              </w:divBdr>
            </w:div>
            <w:div w:id="2142845959">
              <w:marLeft w:val="0"/>
              <w:marRight w:val="0"/>
              <w:marTop w:val="0"/>
              <w:marBottom w:val="0"/>
              <w:divBdr>
                <w:top w:val="none" w:sz="0" w:space="0" w:color="auto"/>
                <w:left w:val="none" w:sz="0" w:space="0" w:color="auto"/>
                <w:bottom w:val="none" w:sz="0" w:space="0" w:color="auto"/>
                <w:right w:val="none" w:sz="0" w:space="0" w:color="auto"/>
              </w:divBdr>
            </w:div>
          </w:divsChild>
        </w:div>
        <w:div w:id="1683776921">
          <w:marLeft w:val="0"/>
          <w:marRight w:val="0"/>
          <w:marTop w:val="0"/>
          <w:marBottom w:val="0"/>
          <w:divBdr>
            <w:top w:val="none" w:sz="0" w:space="0" w:color="auto"/>
            <w:left w:val="none" w:sz="0" w:space="0" w:color="auto"/>
            <w:bottom w:val="none" w:sz="0" w:space="0" w:color="auto"/>
            <w:right w:val="none" w:sz="0" w:space="0" w:color="auto"/>
          </w:divBdr>
          <w:divsChild>
            <w:div w:id="224493351">
              <w:marLeft w:val="0"/>
              <w:marRight w:val="0"/>
              <w:marTop w:val="0"/>
              <w:marBottom w:val="0"/>
              <w:divBdr>
                <w:top w:val="none" w:sz="0" w:space="0" w:color="auto"/>
                <w:left w:val="none" w:sz="0" w:space="0" w:color="auto"/>
                <w:bottom w:val="none" w:sz="0" w:space="0" w:color="auto"/>
                <w:right w:val="none" w:sz="0" w:space="0" w:color="auto"/>
              </w:divBdr>
            </w:div>
            <w:div w:id="695884371">
              <w:marLeft w:val="0"/>
              <w:marRight w:val="0"/>
              <w:marTop w:val="0"/>
              <w:marBottom w:val="0"/>
              <w:divBdr>
                <w:top w:val="none" w:sz="0" w:space="0" w:color="auto"/>
                <w:left w:val="none" w:sz="0" w:space="0" w:color="auto"/>
                <w:bottom w:val="none" w:sz="0" w:space="0" w:color="auto"/>
                <w:right w:val="none" w:sz="0" w:space="0" w:color="auto"/>
              </w:divBdr>
            </w:div>
            <w:div w:id="1122379462">
              <w:marLeft w:val="0"/>
              <w:marRight w:val="0"/>
              <w:marTop w:val="0"/>
              <w:marBottom w:val="0"/>
              <w:divBdr>
                <w:top w:val="none" w:sz="0" w:space="0" w:color="auto"/>
                <w:left w:val="none" w:sz="0" w:space="0" w:color="auto"/>
                <w:bottom w:val="none" w:sz="0" w:space="0" w:color="auto"/>
                <w:right w:val="none" w:sz="0" w:space="0" w:color="auto"/>
              </w:divBdr>
            </w:div>
            <w:div w:id="1805392715">
              <w:marLeft w:val="0"/>
              <w:marRight w:val="0"/>
              <w:marTop w:val="0"/>
              <w:marBottom w:val="0"/>
              <w:divBdr>
                <w:top w:val="none" w:sz="0" w:space="0" w:color="auto"/>
                <w:left w:val="none" w:sz="0" w:space="0" w:color="auto"/>
                <w:bottom w:val="none" w:sz="0" w:space="0" w:color="auto"/>
                <w:right w:val="none" w:sz="0" w:space="0" w:color="auto"/>
              </w:divBdr>
              <w:divsChild>
                <w:div w:id="2125634">
                  <w:marLeft w:val="0"/>
                  <w:marRight w:val="0"/>
                  <w:marTop w:val="0"/>
                  <w:marBottom w:val="0"/>
                  <w:divBdr>
                    <w:top w:val="none" w:sz="0" w:space="0" w:color="auto"/>
                    <w:left w:val="none" w:sz="0" w:space="0" w:color="auto"/>
                    <w:bottom w:val="none" w:sz="0" w:space="0" w:color="auto"/>
                    <w:right w:val="none" w:sz="0" w:space="0" w:color="auto"/>
                  </w:divBdr>
                </w:div>
                <w:div w:id="68429933">
                  <w:marLeft w:val="0"/>
                  <w:marRight w:val="0"/>
                  <w:marTop w:val="0"/>
                  <w:marBottom w:val="0"/>
                  <w:divBdr>
                    <w:top w:val="none" w:sz="0" w:space="0" w:color="auto"/>
                    <w:left w:val="none" w:sz="0" w:space="0" w:color="auto"/>
                    <w:bottom w:val="none" w:sz="0" w:space="0" w:color="auto"/>
                    <w:right w:val="none" w:sz="0" w:space="0" w:color="auto"/>
                  </w:divBdr>
                </w:div>
                <w:div w:id="188883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16251">
          <w:marLeft w:val="0"/>
          <w:marRight w:val="0"/>
          <w:marTop w:val="0"/>
          <w:marBottom w:val="0"/>
          <w:divBdr>
            <w:top w:val="none" w:sz="0" w:space="0" w:color="auto"/>
            <w:left w:val="none" w:sz="0" w:space="0" w:color="auto"/>
            <w:bottom w:val="none" w:sz="0" w:space="0" w:color="auto"/>
            <w:right w:val="none" w:sz="0" w:space="0" w:color="auto"/>
          </w:divBdr>
          <w:divsChild>
            <w:div w:id="353775455">
              <w:marLeft w:val="0"/>
              <w:marRight w:val="0"/>
              <w:marTop w:val="0"/>
              <w:marBottom w:val="0"/>
              <w:divBdr>
                <w:top w:val="none" w:sz="0" w:space="0" w:color="auto"/>
                <w:left w:val="none" w:sz="0" w:space="0" w:color="auto"/>
                <w:bottom w:val="none" w:sz="0" w:space="0" w:color="auto"/>
                <w:right w:val="none" w:sz="0" w:space="0" w:color="auto"/>
              </w:divBdr>
            </w:div>
            <w:div w:id="1274752632">
              <w:marLeft w:val="0"/>
              <w:marRight w:val="0"/>
              <w:marTop w:val="0"/>
              <w:marBottom w:val="0"/>
              <w:divBdr>
                <w:top w:val="none" w:sz="0" w:space="0" w:color="auto"/>
                <w:left w:val="none" w:sz="0" w:space="0" w:color="auto"/>
                <w:bottom w:val="none" w:sz="0" w:space="0" w:color="auto"/>
                <w:right w:val="none" w:sz="0" w:space="0" w:color="auto"/>
              </w:divBdr>
            </w:div>
            <w:div w:id="1472477262">
              <w:marLeft w:val="0"/>
              <w:marRight w:val="0"/>
              <w:marTop w:val="0"/>
              <w:marBottom w:val="0"/>
              <w:divBdr>
                <w:top w:val="none" w:sz="0" w:space="0" w:color="auto"/>
                <w:left w:val="none" w:sz="0" w:space="0" w:color="auto"/>
                <w:bottom w:val="none" w:sz="0" w:space="0" w:color="auto"/>
                <w:right w:val="none" w:sz="0" w:space="0" w:color="auto"/>
              </w:divBdr>
            </w:div>
            <w:div w:id="1937515329">
              <w:marLeft w:val="0"/>
              <w:marRight w:val="0"/>
              <w:marTop w:val="0"/>
              <w:marBottom w:val="0"/>
              <w:divBdr>
                <w:top w:val="none" w:sz="0" w:space="0" w:color="auto"/>
                <w:left w:val="none" w:sz="0" w:space="0" w:color="auto"/>
                <w:bottom w:val="none" w:sz="0" w:space="0" w:color="auto"/>
                <w:right w:val="none" w:sz="0" w:space="0" w:color="auto"/>
              </w:divBdr>
              <w:divsChild>
                <w:div w:id="180290124">
                  <w:marLeft w:val="0"/>
                  <w:marRight w:val="0"/>
                  <w:marTop w:val="0"/>
                  <w:marBottom w:val="0"/>
                  <w:divBdr>
                    <w:top w:val="none" w:sz="0" w:space="0" w:color="auto"/>
                    <w:left w:val="none" w:sz="0" w:space="0" w:color="auto"/>
                    <w:bottom w:val="none" w:sz="0" w:space="0" w:color="auto"/>
                    <w:right w:val="none" w:sz="0" w:space="0" w:color="auto"/>
                  </w:divBdr>
                </w:div>
                <w:div w:id="767626134">
                  <w:marLeft w:val="0"/>
                  <w:marRight w:val="0"/>
                  <w:marTop w:val="0"/>
                  <w:marBottom w:val="0"/>
                  <w:divBdr>
                    <w:top w:val="none" w:sz="0" w:space="0" w:color="auto"/>
                    <w:left w:val="none" w:sz="0" w:space="0" w:color="auto"/>
                    <w:bottom w:val="none" w:sz="0" w:space="0" w:color="auto"/>
                    <w:right w:val="none" w:sz="0" w:space="0" w:color="auto"/>
                  </w:divBdr>
                </w:div>
                <w:div w:id="17635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0139">
          <w:marLeft w:val="0"/>
          <w:marRight w:val="0"/>
          <w:marTop w:val="0"/>
          <w:marBottom w:val="0"/>
          <w:divBdr>
            <w:top w:val="none" w:sz="0" w:space="0" w:color="auto"/>
            <w:left w:val="none" w:sz="0" w:space="0" w:color="auto"/>
            <w:bottom w:val="none" w:sz="0" w:space="0" w:color="auto"/>
            <w:right w:val="none" w:sz="0" w:space="0" w:color="auto"/>
          </w:divBdr>
          <w:divsChild>
            <w:div w:id="127864287">
              <w:marLeft w:val="0"/>
              <w:marRight w:val="0"/>
              <w:marTop w:val="0"/>
              <w:marBottom w:val="0"/>
              <w:divBdr>
                <w:top w:val="none" w:sz="0" w:space="0" w:color="auto"/>
                <w:left w:val="none" w:sz="0" w:space="0" w:color="auto"/>
                <w:bottom w:val="none" w:sz="0" w:space="0" w:color="auto"/>
                <w:right w:val="none" w:sz="0" w:space="0" w:color="auto"/>
              </w:divBdr>
            </w:div>
            <w:div w:id="307520232">
              <w:marLeft w:val="0"/>
              <w:marRight w:val="0"/>
              <w:marTop w:val="0"/>
              <w:marBottom w:val="0"/>
              <w:divBdr>
                <w:top w:val="none" w:sz="0" w:space="0" w:color="auto"/>
                <w:left w:val="none" w:sz="0" w:space="0" w:color="auto"/>
                <w:bottom w:val="none" w:sz="0" w:space="0" w:color="auto"/>
                <w:right w:val="none" w:sz="0" w:space="0" w:color="auto"/>
              </w:divBdr>
            </w:div>
            <w:div w:id="319889532">
              <w:marLeft w:val="0"/>
              <w:marRight w:val="0"/>
              <w:marTop w:val="0"/>
              <w:marBottom w:val="0"/>
              <w:divBdr>
                <w:top w:val="none" w:sz="0" w:space="0" w:color="auto"/>
                <w:left w:val="none" w:sz="0" w:space="0" w:color="auto"/>
                <w:bottom w:val="none" w:sz="0" w:space="0" w:color="auto"/>
                <w:right w:val="none" w:sz="0" w:space="0" w:color="auto"/>
              </w:divBdr>
            </w:div>
            <w:div w:id="385646119">
              <w:marLeft w:val="0"/>
              <w:marRight w:val="0"/>
              <w:marTop w:val="0"/>
              <w:marBottom w:val="0"/>
              <w:divBdr>
                <w:top w:val="none" w:sz="0" w:space="0" w:color="auto"/>
                <w:left w:val="none" w:sz="0" w:space="0" w:color="auto"/>
                <w:bottom w:val="none" w:sz="0" w:space="0" w:color="auto"/>
                <w:right w:val="none" w:sz="0" w:space="0" w:color="auto"/>
              </w:divBdr>
            </w:div>
            <w:div w:id="414863432">
              <w:marLeft w:val="0"/>
              <w:marRight w:val="0"/>
              <w:marTop w:val="0"/>
              <w:marBottom w:val="0"/>
              <w:divBdr>
                <w:top w:val="none" w:sz="0" w:space="0" w:color="auto"/>
                <w:left w:val="none" w:sz="0" w:space="0" w:color="auto"/>
                <w:bottom w:val="none" w:sz="0" w:space="0" w:color="auto"/>
                <w:right w:val="none" w:sz="0" w:space="0" w:color="auto"/>
              </w:divBdr>
            </w:div>
            <w:div w:id="420025809">
              <w:marLeft w:val="0"/>
              <w:marRight w:val="0"/>
              <w:marTop w:val="0"/>
              <w:marBottom w:val="0"/>
              <w:divBdr>
                <w:top w:val="none" w:sz="0" w:space="0" w:color="auto"/>
                <w:left w:val="none" w:sz="0" w:space="0" w:color="auto"/>
                <w:bottom w:val="none" w:sz="0" w:space="0" w:color="auto"/>
                <w:right w:val="none" w:sz="0" w:space="0" w:color="auto"/>
              </w:divBdr>
            </w:div>
            <w:div w:id="442192376">
              <w:marLeft w:val="0"/>
              <w:marRight w:val="0"/>
              <w:marTop w:val="0"/>
              <w:marBottom w:val="0"/>
              <w:divBdr>
                <w:top w:val="none" w:sz="0" w:space="0" w:color="auto"/>
                <w:left w:val="none" w:sz="0" w:space="0" w:color="auto"/>
                <w:bottom w:val="none" w:sz="0" w:space="0" w:color="auto"/>
                <w:right w:val="none" w:sz="0" w:space="0" w:color="auto"/>
              </w:divBdr>
            </w:div>
            <w:div w:id="493685422">
              <w:marLeft w:val="0"/>
              <w:marRight w:val="0"/>
              <w:marTop w:val="0"/>
              <w:marBottom w:val="0"/>
              <w:divBdr>
                <w:top w:val="none" w:sz="0" w:space="0" w:color="auto"/>
                <w:left w:val="none" w:sz="0" w:space="0" w:color="auto"/>
                <w:bottom w:val="none" w:sz="0" w:space="0" w:color="auto"/>
                <w:right w:val="none" w:sz="0" w:space="0" w:color="auto"/>
              </w:divBdr>
            </w:div>
            <w:div w:id="679548374">
              <w:marLeft w:val="0"/>
              <w:marRight w:val="0"/>
              <w:marTop w:val="0"/>
              <w:marBottom w:val="0"/>
              <w:divBdr>
                <w:top w:val="none" w:sz="0" w:space="0" w:color="auto"/>
                <w:left w:val="none" w:sz="0" w:space="0" w:color="auto"/>
                <w:bottom w:val="none" w:sz="0" w:space="0" w:color="auto"/>
                <w:right w:val="none" w:sz="0" w:space="0" w:color="auto"/>
              </w:divBdr>
            </w:div>
            <w:div w:id="733628708">
              <w:marLeft w:val="0"/>
              <w:marRight w:val="0"/>
              <w:marTop w:val="0"/>
              <w:marBottom w:val="0"/>
              <w:divBdr>
                <w:top w:val="none" w:sz="0" w:space="0" w:color="auto"/>
                <w:left w:val="none" w:sz="0" w:space="0" w:color="auto"/>
                <w:bottom w:val="none" w:sz="0" w:space="0" w:color="auto"/>
                <w:right w:val="none" w:sz="0" w:space="0" w:color="auto"/>
              </w:divBdr>
              <w:divsChild>
                <w:div w:id="20671087">
                  <w:marLeft w:val="0"/>
                  <w:marRight w:val="0"/>
                  <w:marTop w:val="0"/>
                  <w:marBottom w:val="0"/>
                  <w:divBdr>
                    <w:top w:val="none" w:sz="0" w:space="0" w:color="auto"/>
                    <w:left w:val="none" w:sz="0" w:space="0" w:color="auto"/>
                    <w:bottom w:val="none" w:sz="0" w:space="0" w:color="auto"/>
                    <w:right w:val="none" w:sz="0" w:space="0" w:color="auto"/>
                  </w:divBdr>
                </w:div>
                <w:div w:id="29496011">
                  <w:marLeft w:val="0"/>
                  <w:marRight w:val="0"/>
                  <w:marTop w:val="0"/>
                  <w:marBottom w:val="0"/>
                  <w:divBdr>
                    <w:top w:val="none" w:sz="0" w:space="0" w:color="auto"/>
                    <w:left w:val="none" w:sz="0" w:space="0" w:color="auto"/>
                    <w:bottom w:val="none" w:sz="0" w:space="0" w:color="auto"/>
                    <w:right w:val="none" w:sz="0" w:space="0" w:color="auto"/>
                  </w:divBdr>
                </w:div>
                <w:div w:id="88357421">
                  <w:marLeft w:val="0"/>
                  <w:marRight w:val="0"/>
                  <w:marTop w:val="0"/>
                  <w:marBottom w:val="0"/>
                  <w:divBdr>
                    <w:top w:val="none" w:sz="0" w:space="0" w:color="auto"/>
                    <w:left w:val="none" w:sz="0" w:space="0" w:color="auto"/>
                    <w:bottom w:val="none" w:sz="0" w:space="0" w:color="auto"/>
                    <w:right w:val="none" w:sz="0" w:space="0" w:color="auto"/>
                  </w:divBdr>
                </w:div>
                <w:div w:id="101343983">
                  <w:marLeft w:val="0"/>
                  <w:marRight w:val="0"/>
                  <w:marTop w:val="0"/>
                  <w:marBottom w:val="0"/>
                  <w:divBdr>
                    <w:top w:val="none" w:sz="0" w:space="0" w:color="auto"/>
                    <w:left w:val="none" w:sz="0" w:space="0" w:color="auto"/>
                    <w:bottom w:val="none" w:sz="0" w:space="0" w:color="auto"/>
                    <w:right w:val="none" w:sz="0" w:space="0" w:color="auto"/>
                  </w:divBdr>
                </w:div>
                <w:div w:id="116996663">
                  <w:marLeft w:val="0"/>
                  <w:marRight w:val="0"/>
                  <w:marTop w:val="0"/>
                  <w:marBottom w:val="0"/>
                  <w:divBdr>
                    <w:top w:val="none" w:sz="0" w:space="0" w:color="auto"/>
                    <w:left w:val="none" w:sz="0" w:space="0" w:color="auto"/>
                    <w:bottom w:val="none" w:sz="0" w:space="0" w:color="auto"/>
                    <w:right w:val="none" w:sz="0" w:space="0" w:color="auto"/>
                  </w:divBdr>
                </w:div>
                <w:div w:id="250242124">
                  <w:marLeft w:val="0"/>
                  <w:marRight w:val="0"/>
                  <w:marTop w:val="0"/>
                  <w:marBottom w:val="0"/>
                  <w:divBdr>
                    <w:top w:val="none" w:sz="0" w:space="0" w:color="auto"/>
                    <w:left w:val="none" w:sz="0" w:space="0" w:color="auto"/>
                    <w:bottom w:val="none" w:sz="0" w:space="0" w:color="auto"/>
                    <w:right w:val="none" w:sz="0" w:space="0" w:color="auto"/>
                  </w:divBdr>
                </w:div>
                <w:div w:id="269047101">
                  <w:marLeft w:val="0"/>
                  <w:marRight w:val="0"/>
                  <w:marTop w:val="0"/>
                  <w:marBottom w:val="0"/>
                  <w:divBdr>
                    <w:top w:val="none" w:sz="0" w:space="0" w:color="auto"/>
                    <w:left w:val="none" w:sz="0" w:space="0" w:color="auto"/>
                    <w:bottom w:val="none" w:sz="0" w:space="0" w:color="auto"/>
                    <w:right w:val="none" w:sz="0" w:space="0" w:color="auto"/>
                  </w:divBdr>
                </w:div>
                <w:div w:id="327368118">
                  <w:marLeft w:val="0"/>
                  <w:marRight w:val="0"/>
                  <w:marTop w:val="0"/>
                  <w:marBottom w:val="0"/>
                  <w:divBdr>
                    <w:top w:val="none" w:sz="0" w:space="0" w:color="auto"/>
                    <w:left w:val="none" w:sz="0" w:space="0" w:color="auto"/>
                    <w:bottom w:val="none" w:sz="0" w:space="0" w:color="auto"/>
                    <w:right w:val="none" w:sz="0" w:space="0" w:color="auto"/>
                  </w:divBdr>
                </w:div>
                <w:div w:id="444815424">
                  <w:marLeft w:val="0"/>
                  <w:marRight w:val="0"/>
                  <w:marTop w:val="0"/>
                  <w:marBottom w:val="0"/>
                  <w:divBdr>
                    <w:top w:val="none" w:sz="0" w:space="0" w:color="auto"/>
                    <w:left w:val="none" w:sz="0" w:space="0" w:color="auto"/>
                    <w:bottom w:val="none" w:sz="0" w:space="0" w:color="auto"/>
                    <w:right w:val="none" w:sz="0" w:space="0" w:color="auto"/>
                  </w:divBdr>
                </w:div>
                <w:div w:id="627703940">
                  <w:marLeft w:val="0"/>
                  <w:marRight w:val="0"/>
                  <w:marTop w:val="0"/>
                  <w:marBottom w:val="0"/>
                  <w:divBdr>
                    <w:top w:val="none" w:sz="0" w:space="0" w:color="auto"/>
                    <w:left w:val="none" w:sz="0" w:space="0" w:color="auto"/>
                    <w:bottom w:val="none" w:sz="0" w:space="0" w:color="auto"/>
                    <w:right w:val="none" w:sz="0" w:space="0" w:color="auto"/>
                  </w:divBdr>
                </w:div>
                <w:div w:id="693924475">
                  <w:marLeft w:val="0"/>
                  <w:marRight w:val="0"/>
                  <w:marTop w:val="0"/>
                  <w:marBottom w:val="0"/>
                  <w:divBdr>
                    <w:top w:val="none" w:sz="0" w:space="0" w:color="auto"/>
                    <w:left w:val="none" w:sz="0" w:space="0" w:color="auto"/>
                    <w:bottom w:val="none" w:sz="0" w:space="0" w:color="auto"/>
                    <w:right w:val="none" w:sz="0" w:space="0" w:color="auto"/>
                  </w:divBdr>
                </w:div>
                <w:div w:id="791823085">
                  <w:marLeft w:val="0"/>
                  <w:marRight w:val="0"/>
                  <w:marTop w:val="0"/>
                  <w:marBottom w:val="0"/>
                  <w:divBdr>
                    <w:top w:val="none" w:sz="0" w:space="0" w:color="auto"/>
                    <w:left w:val="none" w:sz="0" w:space="0" w:color="auto"/>
                    <w:bottom w:val="none" w:sz="0" w:space="0" w:color="auto"/>
                    <w:right w:val="none" w:sz="0" w:space="0" w:color="auto"/>
                  </w:divBdr>
                </w:div>
                <w:div w:id="825828271">
                  <w:marLeft w:val="0"/>
                  <w:marRight w:val="0"/>
                  <w:marTop w:val="0"/>
                  <w:marBottom w:val="0"/>
                  <w:divBdr>
                    <w:top w:val="none" w:sz="0" w:space="0" w:color="auto"/>
                    <w:left w:val="none" w:sz="0" w:space="0" w:color="auto"/>
                    <w:bottom w:val="none" w:sz="0" w:space="0" w:color="auto"/>
                    <w:right w:val="none" w:sz="0" w:space="0" w:color="auto"/>
                  </w:divBdr>
                </w:div>
                <w:div w:id="854004143">
                  <w:marLeft w:val="0"/>
                  <w:marRight w:val="0"/>
                  <w:marTop w:val="0"/>
                  <w:marBottom w:val="0"/>
                  <w:divBdr>
                    <w:top w:val="none" w:sz="0" w:space="0" w:color="auto"/>
                    <w:left w:val="none" w:sz="0" w:space="0" w:color="auto"/>
                    <w:bottom w:val="none" w:sz="0" w:space="0" w:color="auto"/>
                    <w:right w:val="none" w:sz="0" w:space="0" w:color="auto"/>
                  </w:divBdr>
                </w:div>
                <w:div w:id="864711106">
                  <w:marLeft w:val="0"/>
                  <w:marRight w:val="0"/>
                  <w:marTop w:val="0"/>
                  <w:marBottom w:val="0"/>
                  <w:divBdr>
                    <w:top w:val="none" w:sz="0" w:space="0" w:color="auto"/>
                    <w:left w:val="none" w:sz="0" w:space="0" w:color="auto"/>
                    <w:bottom w:val="none" w:sz="0" w:space="0" w:color="auto"/>
                    <w:right w:val="none" w:sz="0" w:space="0" w:color="auto"/>
                  </w:divBdr>
                </w:div>
                <w:div w:id="880439502">
                  <w:marLeft w:val="0"/>
                  <w:marRight w:val="0"/>
                  <w:marTop w:val="0"/>
                  <w:marBottom w:val="0"/>
                  <w:divBdr>
                    <w:top w:val="none" w:sz="0" w:space="0" w:color="auto"/>
                    <w:left w:val="none" w:sz="0" w:space="0" w:color="auto"/>
                    <w:bottom w:val="none" w:sz="0" w:space="0" w:color="auto"/>
                    <w:right w:val="none" w:sz="0" w:space="0" w:color="auto"/>
                  </w:divBdr>
                </w:div>
                <w:div w:id="903642084">
                  <w:marLeft w:val="0"/>
                  <w:marRight w:val="0"/>
                  <w:marTop w:val="0"/>
                  <w:marBottom w:val="0"/>
                  <w:divBdr>
                    <w:top w:val="none" w:sz="0" w:space="0" w:color="auto"/>
                    <w:left w:val="none" w:sz="0" w:space="0" w:color="auto"/>
                    <w:bottom w:val="none" w:sz="0" w:space="0" w:color="auto"/>
                    <w:right w:val="none" w:sz="0" w:space="0" w:color="auto"/>
                  </w:divBdr>
                </w:div>
                <w:div w:id="1197154153">
                  <w:marLeft w:val="0"/>
                  <w:marRight w:val="0"/>
                  <w:marTop w:val="0"/>
                  <w:marBottom w:val="0"/>
                  <w:divBdr>
                    <w:top w:val="none" w:sz="0" w:space="0" w:color="auto"/>
                    <w:left w:val="none" w:sz="0" w:space="0" w:color="auto"/>
                    <w:bottom w:val="none" w:sz="0" w:space="0" w:color="auto"/>
                    <w:right w:val="none" w:sz="0" w:space="0" w:color="auto"/>
                  </w:divBdr>
                </w:div>
                <w:div w:id="1203597325">
                  <w:marLeft w:val="0"/>
                  <w:marRight w:val="0"/>
                  <w:marTop w:val="0"/>
                  <w:marBottom w:val="0"/>
                  <w:divBdr>
                    <w:top w:val="none" w:sz="0" w:space="0" w:color="auto"/>
                    <w:left w:val="none" w:sz="0" w:space="0" w:color="auto"/>
                    <w:bottom w:val="none" w:sz="0" w:space="0" w:color="auto"/>
                    <w:right w:val="none" w:sz="0" w:space="0" w:color="auto"/>
                  </w:divBdr>
                </w:div>
                <w:div w:id="1253051447">
                  <w:marLeft w:val="0"/>
                  <w:marRight w:val="0"/>
                  <w:marTop w:val="0"/>
                  <w:marBottom w:val="0"/>
                  <w:divBdr>
                    <w:top w:val="none" w:sz="0" w:space="0" w:color="auto"/>
                    <w:left w:val="none" w:sz="0" w:space="0" w:color="auto"/>
                    <w:bottom w:val="none" w:sz="0" w:space="0" w:color="auto"/>
                    <w:right w:val="none" w:sz="0" w:space="0" w:color="auto"/>
                  </w:divBdr>
                </w:div>
                <w:div w:id="1342004108">
                  <w:marLeft w:val="0"/>
                  <w:marRight w:val="0"/>
                  <w:marTop w:val="0"/>
                  <w:marBottom w:val="0"/>
                  <w:divBdr>
                    <w:top w:val="none" w:sz="0" w:space="0" w:color="auto"/>
                    <w:left w:val="none" w:sz="0" w:space="0" w:color="auto"/>
                    <w:bottom w:val="none" w:sz="0" w:space="0" w:color="auto"/>
                    <w:right w:val="none" w:sz="0" w:space="0" w:color="auto"/>
                  </w:divBdr>
                </w:div>
                <w:div w:id="1438670073">
                  <w:marLeft w:val="0"/>
                  <w:marRight w:val="0"/>
                  <w:marTop w:val="0"/>
                  <w:marBottom w:val="0"/>
                  <w:divBdr>
                    <w:top w:val="none" w:sz="0" w:space="0" w:color="auto"/>
                    <w:left w:val="none" w:sz="0" w:space="0" w:color="auto"/>
                    <w:bottom w:val="none" w:sz="0" w:space="0" w:color="auto"/>
                    <w:right w:val="none" w:sz="0" w:space="0" w:color="auto"/>
                  </w:divBdr>
                </w:div>
                <w:div w:id="1449929759">
                  <w:marLeft w:val="0"/>
                  <w:marRight w:val="0"/>
                  <w:marTop w:val="0"/>
                  <w:marBottom w:val="0"/>
                  <w:divBdr>
                    <w:top w:val="none" w:sz="0" w:space="0" w:color="auto"/>
                    <w:left w:val="none" w:sz="0" w:space="0" w:color="auto"/>
                    <w:bottom w:val="none" w:sz="0" w:space="0" w:color="auto"/>
                    <w:right w:val="none" w:sz="0" w:space="0" w:color="auto"/>
                  </w:divBdr>
                </w:div>
                <w:div w:id="1716661946">
                  <w:marLeft w:val="0"/>
                  <w:marRight w:val="0"/>
                  <w:marTop w:val="0"/>
                  <w:marBottom w:val="0"/>
                  <w:divBdr>
                    <w:top w:val="none" w:sz="0" w:space="0" w:color="auto"/>
                    <w:left w:val="none" w:sz="0" w:space="0" w:color="auto"/>
                    <w:bottom w:val="none" w:sz="0" w:space="0" w:color="auto"/>
                    <w:right w:val="none" w:sz="0" w:space="0" w:color="auto"/>
                  </w:divBdr>
                </w:div>
                <w:div w:id="1721201093">
                  <w:marLeft w:val="0"/>
                  <w:marRight w:val="0"/>
                  <w:marTop w:val="0"/>
                  <w:marBottom w:val="0"/>
                  <w:divBdr>
                    <w:top w:val="none" w:sz="0" w:space="0" w:color="auto"/>
                    <w:left w:val="none" w:sz="0" w:space="0" w:color="auto"/>
                    <w:bottom w:val="none" w:sz="0" w:space="0" w:color="auto"/>
                    <w:right w:val="none" w:sz="0" w:space="0" w:color="auto"/>
                  </w:divBdr>
                </w:div>
                <w:div w:id="1761946454">
                  <w:marLeft w:val="0"/>
                  <w:marRight w:val="0"/>
                  <w:marTop w:val="0"/>
                  <w:marBottom w:val="0"/>
                  <w:divBdr>
                    <w:top w:val="none" w:sz="0" w:space="0" w:color="auto"/>
                    <w:left w:val="none" w:sz="0" w:space="0" w:color="auto"/>
                    <w:bottom w:val="none" w:sz="0" w:space="0" w:color="auto"/>
                    <w:right w:val="none" w:sz="0" w:space="0" w:color="auto"/>
                  </w:divBdr>
                </w:div>
                <w:div w:id="1767311899">
                  <w:marLeft w:val="0"/>
                  <w:marRight w:val="0"/>
                  <w:marTop w:val="0"/>
                  <w:marBottom w:val="0"/>
                  <w:divBdr>
                    <w:top w:val="none" w:sz="0" w:space="0" w:color="auto"/>
                    <w:left w:val="none" w:sz="0" w:space="0" w:color="auto"/>
                    <w:bottom w:val="none" w:sz="0" w:space="0" w:color="auto"/>
                    <w:right w:val="none" w:sz="0" w:space="0" w:color="auto"/>
                  </w:divBdr>
                </w:div>
                <w:div w:id="1785269208">
                  <w:marLeft w:val="0"/>
                  <w:marRight w:val="0"/>
                  <w:marTop w:val="0"/>
                  <w:marBottom w:val="0"/>
                  <w:divBdr>
                    <w:top w:val="none" w:sz="0" w:space="0" w:color="auto"/>
                    <w:left w:val="none" w:sz="0" w:space="0" w:color="auto"/>
                    <w:bottom w:val="none" w:sz="0" w:space="0" w:color="auto"/>
                    <w:right w:val="none" w:sz="0" w:space="0" w:color="auto"/>
                  </w:divBdr>
                </w:div>
                <w:div w:id="1832061899">
                  <w:marLeft w:val="0"/>
                  <w:marRight w:val="0"/>
                  <w:marTop w:val="0"/>
                  <w:marBottom w:val="0"/>
                  <w:divBdr>
                    <w:top w:val="none" w:sz="0" w:space="0" w:color="auto"/>
                    <w:left w:val="none" w:sz="0" w:space="0" w:color="auto"/>
                    <w:bottom w:val="none" w:sz="0" w:space="0" w:color="auto"/>
                    <w:right w:val="none" w:sz="0" w:space="0" w:color="auto"/>
                  </w:divBdr>
                </w:div>
                <w:div w:id="1946961704">
                  <w:marLeft w:val="0"/>
                  <w:marRight w:val="0"/>
                  <w:marTop w:val="0"/>
                  <w:marBottom w:val="0"/>
                  <w:divBdr>
                    <w:top w:val="none" w:sz="0" w:space="0" w:color="auto"/>
                    <w:left w:val="none" w:sz="0" w:space="0" w:color="auto"/>
                    <w:bottom w:val="none" w:sz="0" w:space="0" w:color="auto"/>
                    <w:right w:val="none" w:sz="0" w:space="0" w:color="auto"/>
                  </w:divBdr>
                </w:div>
                <w:div w:id="2049988110">
                  <w:marLeft w:val="0"/>
                  <w:marRight w:val="0"/>
                  <w:marTop w:val="0"/>
                  <w:marBottom w:val="0"/>
                  <w:divBdr>
                    <w:top w:val="none" w:sz="0" w:space="0" w:color="auto"/>
                    <w:left w:val="none" w:sz="0" w:space="0" w:color="auto"/>
                    <w:bottom w:val="none" w:sz="0" w:space="0" w:color="auto"/>
                    <w:right w:val="none" w:sz="0" w:space="0" w:color="auto"/>
                  </w:divBdr>
                </w:div>
              </w:divsChild>
            </w:div>
            <w:div w:id="774249299">
              <w:marLeft w:val="0"/>
              <w:marRight w:val="0"/>
              <w:marTop w:val="0"/>
              <w:marBottom w:val="0"/>
              <w:divBdr>
                <w:top w:val="none" w:sz="0" w:space="0" w:color="auto"/>
                <w:left w:val="none" w:sz="0" w:space="0" w:color="auto"/>
                <w:bottom w:val="none" w:sz="0" w:space="0" w:color="auto"/>
                <w:right w:val="none" w:sz="0" w:space="0" w:color="auto"/>
              </w:divBdr>
            </w:div>
            <w:div w:id="784153319">
              <w:marLeft w:val="0"/>
              <w:marRight w:val="0"/>
              <w:marTop w:val="0"/>
              <w:marBottom w:val="0"/>
              <w:divBdr>
                <w:top w:val="none" w:sz="0" w:space="0" w:color="auto"/>
                <w:left w:val="none" w:sz="0" w:space="0" w:color="auto"/>
                <w:bottom w:val="none" w:sz="0" w:space="0" w:color="auto"/>
                <w:right w:val="none" w:sz="0" w:space="0" w:color="auto"/>
              </w:divBdr>
            </w:div>
            <w:div w:id="812453402">
              <w:marLeft w:val="0"/>
              <w:marRight w:val="0"/>
              <w:marTop w:val="0"/>
              <w:marBottom w:val="0"/>
              <w:divBdr>
                <w:top w:val="none" w:sz="0" w:space="0" w:color="auto"/>
                <w:left w:val="none" w:sz="0" w:space="0" w:color="auto"/>
                <w:bottom w:val="none" w:sz="0" w:space="0" w:color="auto"/>
                <w:right w:val="none" w:sz="0" w:space="0" w:color="auto"/>
              </w:divBdr>
            </w:div>
            <w:div w:id="877425777">
              <w:marLeft w:val="0"/>
              <w:marRight w:val="0"/>
              <w:marTop w:val="0"/>
              <w:marBottom w:val="0"/>
              <w:divBdr>
                <w:top w:val="none" w:sz="0" w:space="0" w:color="auto"/>
                <w:left w:val="none" w:sz="0" w:space="0" w:color="auto"/>
                <w:bottom w:val="none" w:sz="0" w:space="0" w:color="auto"/>
                <w:right w:val="none" w:sz="0" w:space="0" w:color="auto"/>
              </w:divBdr>
            </w:div>
            <w:div w:id="1088234212">
              <w:marLeft w:val="0"/>
              <w:marRight w:val="0"/>
              <w:marTop w:val="0"/>
              <w:marBottom w:val="0"/>
              <w:divBdr>
                <w:top w:val="none" w:sz="0" w:space="0" w:color="auto"/>
                <w:left w:val="none" w:sz="0" w:space="0" w:color="auto"/>
                <w:bottom w:val="none" w:sz="0" w:space="0" w:color="auto"/>
                <w:right w:val="none" w:sz="0" w:space="0" w:color="auto"/>
              </w:divBdr>
            </w:div>
            <w:div w:id="1098717717">
              <w:marLeft w:val="0"/>
              <w:marRight w:val="0"/>
              <w:marTop w:val="0"/>
              <w:marBottom w:val="0"/>
              <w:divBdr>
                <w:top w:val="none" w:sz="0" w:space="0" w:color="auto"/>
                <w:left w:val="none" w:sz="0" w:space="0" w:color="auto"/>
                <w:bottom w:val="none" w:sz="0" w:space="0" w:color="auto"/>
                <w:right w:val="none" w:sz="0" w:space="0" w:color="auto"/>
              </w:divBdr>
            </w:div>
            <w:div w:id="1281453109">
              <w:marLeft w:val="0"/>
              <w:marRight w:val="0"/>
              <w:marTop w:val="0"/>
              <w:marBottom w:val="0"/>
              <w:divBdr>
                <w:top w:val="none" w:sz="0" w:space="0" w:color="auto"/>
                <w:left w:val="none" w:sz="0" w:space="0" w:color="auto"/>
                <w:bottom w:val="none" w:sz="0" w:space="0" w:color="auto"/>
                <w:right w:val="none" w:sz="0" w:space="0" w:color="auto"/>
              </w:divBdr>
            </w:div>
            <w:div w:id="1337272625">
              <w:marLeft w:val="0"/>
              <w:marRight w:val="0"/>
              <w:marTop w:val="0"/>
              <w:marBottom w:val="0"/>
              <w:divBdr>
                <w:top w:val="none" w:sz="0" w:space="0" w:color="auto"/>
                <w:left w:val="none" w:sz="0" w:space="0" w:color="auto"/>
                <w:bottom w:val="none" w:sz="0" w:space="0" w:color="auto"/>
                <w:right w:val="none" w:sz="0" w:space="0" w:color="auto"/>
              </w:divBdr>
            </w:div>
            <w:div w:id="1340158505">
              <w:marLeft w:val="0"/>
              <w:marRight w:val="0"/>
              <w:marTop w:val="0"/>
              <w:marBottom w:val="0"/>
              <w:divBdr>
                <w:top w:val="none" w:sz="0" w:space="0" w:color="auto"/>
                <w:left w:val="none" w:sz="0" w:space="0" w:color="auto"/>
                <w:bottom w:val="none" w:sz="0" w:space="0" w:color="auto"/>
                <w:right w:val="none" w:sz="0" w:space="0" w:color="auto"/>
              </w:divBdr>
            </w:div>
            <w:div w:id="1414206601">
              <w:marLeft w:val="0"/>
              <w:marRight w:val="0"/>
              <w:marTop w:val="0"/>
              <w:marBottom w:val="0"/>
              <w:divBdr>
                <w:top w:val="none" w:sz="0" w:space="0" w:color="auto"/>
                <w:left w:val="none" w:sz="0" w:space="0" w:color="auto"/>
                <w:bottom w:val="none" w:sz="0" w:space="0" w:color="auto"/>
                <w:right w:val="none" w:sz="0" w:space="0" w:color="auto"/>
              </w:divBdr>
            </w:div>
            <w:div w:id="1456874655">
              <w:marLeft w:val="0"/>
              <w:marRight w:val="0"/>
              <w:marTop w:val="0"/>
              <w:marBottom w:val="0"/>
              <w:divBdr>
                <w:top w:val="none" w:sz="0" w:space="0" w:color="auto"/>
                <w:left w:val="none" w:sz="0" w:space="0" w:color="auto"/>
                <w:bottom w:val="none" w:sz="0" w:space="0" w:color="auto"/>
                <w:right w:val="none" w:sz="0" w:space="0" w:color="auto"/>
              </w:divBdr>
            </w:div>
            <w:div w:id="1479031459">
              <w:marLeft w:val="0"/>
              <w:marRight w:val="0"/>
              <w:marTop w:val="0"/>
              <w:marBottom w:val="0"/>
              <w:divBdr>
                <w:top w:val="none" w:sz="0" w:space="0" w:color="auto"/>
                <w:left w:val="none" w:sz="0" w:space="0" w:color="auto"/>
                <w:bottom w:val="none" w:sz="0" w:space="0" w:color="auto"/>
                <w:right w:val="none" w:sz="0" w:space="0" w:color="auto"/>
              </w:divBdr>
            </w:div>
            <w:div w:id="1487286940">
              <w:marLeft w:val="0"/>
              <w:marRight w:val="0"/>
              <w:marTop w:val="0"/>
              <w:marBottom w:val="0"/>
              <w:divBdr>
                <w:top w:val="none" w:sz="0" w:space="0" w:color="auto"/>
                <w:left w:val="none" w:sz="0" w:space="0" w:color="auto"/>
                <w:bottom w:val="none" w:sz="0" w:space="0" w:color="auto"/>
                <w:right w:val="none" w:sz="0" w:space="0" w:color="auto"/>
              </w:divBdr>
            </w:div>
            <w:div w:id="1521503870">
              <w:marLeft w:val="0"/>
              <w:marRight w:val="0"/>
              <w:marTop w:val="0"/>
              <w:marBottom w:val="0"/>
              <w:divBdr>
                <w:top w:val="none" w:sz="0" w:space="0" w:color="auto"/>
                <w:left w:val="none" w:sz="0" w:space="0" w:color="auto"/>
                <w:bottom w:val="none" w:sz="0" w:space="0" w:color="auto"/>
                <w:right w:val="none" w:sz="0" w:space="0" w:color="auto"/>
              </w:divBdr>
            </w:div>
            <w:div w:id="1640112191">
              <w:marLeft w:val="0"/>
              <w:marRight w:val="0"/>
              <w:marTop w:val="0"/>
              <w:marBottom w:val="0"/>
              <w:divBdr>
                <w:top w:val="none" w:sz="0" w:space="0" w:color="auto"/>
                <w:left w:val="none" w:sz="0" w:space="0" w:color="auto"/>
                <w:bottom w:val="none" w:sz="0" w:space="0" w:color="auto"/>
                <w:right w:val="none" w:sz="0" w:space="0" w:color="auto"/>
              </w:divBdr>
            </w:div>
            <w:div w:id="1721898414">
              <w:marLeft w:val="0"/>
              <w:marRight w:val="0"/>
              <w:marTop w:val="0"/>
              <w:marBottom w:val="0"/>
              <w:divBdr>
                <w:top w:val="none" w:sz="0" w:space="0" w:color="auto"/>
                <w:left w:val="none" w:sz="0" w:space="0" w:color="auto"/>
                <w:bottom w:val="none" w:sz="0" w:space="0" w:color="auto"/>
                <w:right w:val="none" w:sz="0" w:space="0" w:color="auto"/>
              </w:divBdr>
            </w:div>
            <w:div w:id="1782527584">
              <w:marLeft w:val="0"/>
              <w:marRight w:val="0"/>
              <w:marTop w:val="0"/>
              <w:marBottom w:val="0"/>
              <w:divBdr>
                <w:top w:val="none" w:sz="0" w:space="0" w:color="auto"/>
                <w:left w:val="none" w:sz="0" w:space="0" w:color="auto"/>
                <w:bottom w:val="none" w:sz="0" w:space="0" w:color="auto"/>
                <w:right w:val="none" w:sz="0" w:space="0" w:color="auto"/>
              </w:divBdr>
            </w:div>
            <w:div w:id="1855730158">
              <w:marLeft w:val="0"/>
              <w:marRight w:val="0"/>
              <w:marTop w:val="0"/>
              <w:marBottom w:val="0"/>
              <w:divBdr>
                <w:top w:val="none" w:sz="0" w:space="0" w:color="auto"/>
                <w:left w:val="none" w:sz="0" w:space="0" w:color="auto"/>
                <w:bottom w:val="none" w:sz="0" w:space="0" w:color="auto"/>
                <w:right w:val="none" w:sz="0" w:space="0" w:color="auto"/>
              </w:divBdr>
            </w:div>
            <w:div w:id="1928465382">
              <w:marLeft w:val="0"/>
              <w:marRight w:val="0"/>
              <w:marTop w:val="0"/>
              <w:marBottom w:val="0"/>
              <w:divBdr>
                <w:top w:val="none" w:sz="0" w:space="0" w:color="auto"/>
                <w:left w:val="none" w:sz="0" w:space="0" w:color="auto"/>
                <w:bottom w:val="none" w:sz="0" w:space="0" w:color="auto"/>
                <w:right w:val="none" w:sz="0" w:space="0" w:color="auto"/>
              </w:divBdr>
            </w:div>
            <w:div w:id="2057311353">
              <w:marLeft w:val="0"/>
              <w:marRight w:val="0"/>
              <w:marTop w:val="0"/>
              <w:marBottom w:val="0"/>
              <w:divBdr>
                <w:top w:val="none" w:sz="0" w:space="0" w:color="auto"/>
                <w:left w:val="none" w:sz="0" w:space="0" w:color="auto"/>
                <w:bottom w:val="none" w:sz="0" w:space="0" w:color="auto"/>
                <w:right w:val="none" w:sz="0" w:space="0" w:color="auto"/>
              </w:divBdr>
            </w:div>
            <w:div w:id="2062170829">
              <w:marLeft w:val="0"/>
              <w:marRight w:val="0"/>
              <w:marTop w:val="0"/>
              <w:marBottom w:val="0"/>
              <w:divBdr>
                <w:top w:val="none" w:sz="0" w:space="0" w:color="auto"/>
                <w:left w:val="none" w:sz="0" w:space="0" w:color="auto"/>
                <w:bottom w:val="none" w:sz="0" w:space="0" w:color="auto"/>
                <w:right w:val="none" w:sz="0" w:space="0" w:color="auto"/>
              </w:divBdr>
            </w:div>
            <w:div w:id="2071074951">
              <w:marLeft w:val="0"/>
              <w:marRight w:val="0"/>
              <w:marTop w:val="0"/>
              <w:marBottom w:val="0"/>
              <w:divBdr>
                <w:top w:val="none" w:sz="0" w:space="0" w:color="auto"/>
                <w:left w:val="none" w:sz="0" w:space="0" w:color="auto"/>
                <w:bottom w:val="none" w:sz="0" w:space="0" w:color="auto"/>
                <w:right w:val="none" w:sz="0" w:space="0" w:color="auto"/>
              </w:divBdr>
            </w:div>
          </w:divsChild>
        </w:div>
        <w:div w:id="1700813212">
          <w:marLeft w:val="0"/>
          <w:marRight w:val="0"/>
          <w:marTop w:val="0"/>
          <w:marBottom w:val="0"/>
          <w:divBdr>
            <w:top w:val="none" w:sz="0" w:space="0" w:color="auto"/>
            <w:left w:val="none" w:sz="0" w:space="0" w:color="auto"/>
            <w:bottom w:val="none" w:sz="0" w:space="0" w:color="auto"/>
            <w:right w:val="none" w:sz="0" w:space="0" w:color="auto"/>
          </w:divBdr>
          <w:divsChild>
            <w:div w:id="203249446">
              <w:marLeft w:val="0"/>
              <w:marRight w:val="0"/>
              <w:marTop w:val="0"/>
              <w:marBottom w:val="0"/>
              <w:divBdr>
                <w:top w:val="none" w:sz="0" w:space="0" w:color="auto"/>
                <w:left w:val="none" w:sz="0" w:space="0" w:color="auto"/>
                <w:bottom w:val="none" w:sz="0" w:space="0" w:color="auto"/>
                <w:right w:val="none" w:sz="0" w:space="0" w:color="auto"/>
              </w:divBdr>
            </w:div>
            <w:div w:id="225994473">
              <w:marLeft w:val="0"/>
              <w:marRight w:val="0"/>
              <w:marTop w:val="0"/>
              <w:marBottom w:val="0"/>
              <w:divBdr>
                <w:top w:val="none" w:sz="0" w:space="0" w:color="auto"/>
                <w:left w:val="none" w:sz="0" w:space="0" w:color="auto"/>
                <w:bottom w:val="none" w:sz="0" w:space="0" w:color="auto"/>
                <w:right w:val="none" w:sz="0" w:space="0" w:color="auto"/>
              </w:divBdr>
              <w:divsChild>
                <w:div w:id="92406981">
                  <w:marLeft w:val="0"/>
                  <w:marRight w:val="0"/>
                  <w:marTop w:val="0"/>
                  <w:marBottom w:val="0"/>
                  <w:divBdr>
                    <w:top w:val="none" w:sz="0" w:space="0" w:color="auto"/>
                    <w:left w:val="none" w:sz="0" w:space="0" w:color="auto"/>
                    <w:bottom w:val="none" w:sz="0" w:space="0" w:color="auto"/>
                    <w:right w:val="none" w:sz="0" w:space="0" w:color="auto"/>
                  </w:divBdr>
                </w:div>
                <w:div w:id="310253984">
                  <w:marLeft w:val="0"/>
                  <w:marRight w:val="0"/>
                  <w:marTop w:val="0"/>
                  <w:marBottom w:val="0"/>
                  <w:divBdr>
                    <w:top w:val="none" w:sz="0" w:space="0" w:color="auto"/>
                    <w:left w:val="none" w:sz="0" w:space="0" w:color="auto"/>
                    <w:bottom w:val="none" w:sz="0" w:space="0" w:color="auto"/>
                    <w:right w:val="none" w:sz="0" w:space="0" w:color="auto"/>
                  </w:divBdr>
                </w:div>
                <w:div w:id="452558549">
                  <w:marLeft w:val="0"/>
                  <w:marRight w:val="0"/>
                  <w:marTop w:val="0"/>
                  <w:marBottom w:val="0"/>
                  <w:divBdr>
                    <w:top w:val="none" w:sz="0" w:space="0" w:color="auto"/>
                    <w:left w:val="none" w:sz="0" w:space="0" w:color="auto"/>
                    <w:bottom w:val="none" w:sz="0" w:space="0" w:color="auto"/>
                    <w:right w:val="none" w:sz="0" w:space="0" w:color="auto"/>
                  </w:divBdr>
                </w:div>
                <w:div w:id="454374599">
                  <w:marLeft w:val="0"/>
                  <w:marRight w:val="0"/>
                  <w:marTop w:val="0"/>
                  <w:marBottom w:val="0"/>
                  <w:divBdr>
                    <w:top w:val="none" w:sz="0" w:space="0" w:color="auto"/>
                    <w:left w:val="none" w:sz="0" w:space="0" w:color="auto"/>
                    <w:bottom w:val="none" w:sz="0" w:space="0" w:color="auto"/>
                    <w:right w:val="none" w:sz="0" w:space="0" w:color="auto"/>
                  </w:divBdr>
                </w:div>
                <w:div w:id="510687467">
                  <w:marLeft w:val="0"/>
                  <w:marRight w:val="0"/>
                  <w:marTop w:val="0"/>
                  <w:marBottom w:val="0"/>
                  <w:divBdr>
                    <w:top w:val="none" w:sz="0" w:space="0" w:color="auto"/>
                    <w:left w:val="none" w:sz="0" w:space="0" w:color="auto"/>
                    <w:bottom w:val="none" w:sz="0" w:space="0" w:color="auto"/>
                    <w:right w:val="none" w:sz="0" w:space="0" w:color="auto"/>
                  </w:divBdr>
                </w:div>
                <w:div w:id="641231005">
                  <w:marLeft w:val="0"/>
                  <w:marRight w:val="0"/>
                  <w:marTop w:val="0"/>
                  <w:marBottom w:val="0"/>
                  <w:divBdr>
                    <w:top w:val="none" w:sz="0" w:space="0" w:color="auto"/>
                    <w:left w:val="none" w:sz="0" w:space="0" w:color="auto"/>
                    <w:bottom w:val="none" w:sz="0" w:space="0" w:color="auto"/>
                    <w:right w:val="none" w:sz="0" w:space="0" w:color="auto"/>
                  </w:divBdr>
                </w:div>
                <w:div w:id="792556924">
                  <w:marLeft w:val="0"/>
                  <w:marRight w:val="0"/>
                  <w:marTop w:val="0"/>
                  <w:marBottom w:val="0"/>
                  <w:divBdr>
                    <w:top w:val="none" w:sz="0" w:space="0" w:color="auto"/>
                    <w:left w:val="none" w:sz="0" w:space="0" w:color="auto"/>
                    <w:bottom w:val="none" w:sz="0" w:space="0" w:color="auto"/>
                    <w:right w:val="none" w:sz="0" w:space="0" w:color="auto"/>
                  </w:divBdr>
                </w:div>
                <w:div w:id="871845039">
                  <w:marLeft w:val="0"/>
                  <w:marRight w:val="0"/>
                  <w:marTop w:val="0"/>
                  <w:marBottom w:val="0"/>
                  <w:divBdr>
                    <w:top w:val="none" w:sz="0" w:space="0" w:color="auto"/>
                    <w:left w:val="none" w:sz="0" w:space="0" w:color="auto"/>
                    <w:bottom w:val="none" w:sz="0" w:space="0" w:color="auto"/>
                    <w:right w:val="none" w:sz="0" w:space="0" w:color="auto"/>
                  </w:divBdr>
                </w:div>
                <w:div w:id="1096093007">
                  <w:marLeft w:val="0"/>
                  <w:marRight w:val="0"/>
                  <w:marTop w:val="0"/>
                  <w:marBottom w:val="0"/>
                  <w:divBdr>
                    <w:top w:val="none" w:sz="0" w:space="0" w:color="auto"/>
                    <w:left w:val="none" w:sz="0" w:space="0" w:color="auto"/>
                    <w:bottom w:val="none" w:sz="0" w:space="0" w:color="auto"/>
                    <w:right w:val="none" w:sz="0" w:space="0" w:color="auto"/>
                  </w:divBdr>
                </w:div>
                <w:div w:id="1152454309">
                  <w:marLeft w:val="0"/>
                  <w:marRight w:val="0"/>
                  <w:marTop w:val="0"/>
                  <w:marBottom w:val="0"/>
                  <w:divBdr>
                    <w:top w:val="none" w:sz="0" w:space="0" w:color="auto"/>
                    <w:left w:val="none" w:sz="0" w:space="0" w:color="auto"/>
                    <w:bottom w:val="none" w:sz="0" w:space="0" w:color="auto"/>
                    <w:right w:val="none" w:sz="0" w:space="0" w:color="auto"/>
                  </w:divBdr>
                </w:div>
                <w:div w:id="1174803565">
                  <w:marLeft w:val="0"/>
                  <w:marRight w:val="0"/>
                  <w:marTop w:val="0"/>
                  <w:marBottom w:val="0"/>
                  <w:divBdr>
                    <w:top w:val="none" w:sz="0" w:space="0" w:color="auto"/>
                    <w:left w:val="none" w:sz="0" w:space="0" w:color="auto"/>
                    <w:bottom w:val="none" w:sz="0" w:space="0" w:color="auto"/>
                    <w:right w:val="none" w:sz="0" w:space="0" w:color="auto"/>
                  </w:divBdr>
                </w:div>
                <w:div w:id="1296526794">
                  <w:marLeft w:val="0"/>
                  <w:marRight w:val="0"/>
                  <w:marTop w:val="0"/>
                  <w:marBottom w:val="0"/>
                  <w:divBdr>
                    <w:top w:val="none" w:sz="0" w:space="0" w:color="auto"/>
                    <w:left w:val="none" w:sz="0" w:space="0" w:color="auto"/>
                    <w:bottom w:val="none" w:sz="0" w:space="0" w:color="auto"/>
                    <w:right w:val="none" w:sz="0" w:space="0" w:color="auto"/>
                  </w:divBdr>
                </w:div>
                <w:div w:id="1369138358">
                  <w:marLeft w:val="0"/>
                  <w:marRight w:val="0"/>
                  <w:marTop w:val="0"/>
                  <w:marBottom w:val="0"/>
                  <w:divBdr>
                    <w:top w:val="none" w:sz="0" w:space="0" w:color="auto"/>
                    <w:left w:val="none" w:sz="0" w:space="0" w:color="auto"/>
                    <w:bottom w:val="none" w:sz="0" w:space="0" w:color="auto"/>
                    <w:right w:val="none" w:sz="0" w:space="0" w:color="auto"/>
                  </w:divBdr>
                </w:div>
                <w:div w:id="1516771816">
                  <w:marLeft w:val="0"/>
                  <w:marRight w:val="0"/>
                  <w:marTop w:val="0"/>
                  <w:marBottom w:val="0"/>
                  <w:divBdr>
                    <w:top w:val="none" w:sz="0" w:space="0" w:color="auto"/>
                    <w:left w:val="none" w:sz="0" w:space="0" w:color="auto"/>
                    <w:bottom w:val="none" w:sz="0" w:space="0" w:color="auto"/>
                    <w:right w:val="none" w:sz="0" w:space="0" w:color="auto"/>
                  </w:divBdr>
                </w:div>
                <w:div w:id="1643540733">
                  <w:marLeft w:val="0"/>
                  <w:marRight w:val="0"/>
                  <w:marTop w:val="0"/>
                  <w:marBottom w:val="0"/>
                  <w:divBdr>
                    <w:top w:val="none" w:sz="0" w:space="0" w:color="auto"/>
                    <w:left w:val="none" w:sz="0" w:space="0" w:color="auto"/>
                    <w:bottom w:val="none" w:sz="0" w:space="0" w:color="auto"/>
                    <w:right w:val="none" w:sz="0" w:space="0" w:color="auto"/>
                  </w:divBdr>
                </w:div>
                <w:div w:id="1685326712">
                  <w:marLeft w:val="0"/>
                  <w:marRight w:val="0"/>
                  <w:marTop w:val="0"/>
                  <w:marBottom w:val="0"/>
                  <w:divBdr>
                    <w:top w:val="none" w:sz="0" w:space="0" w:color="auto"/>
                    <w:left w:val="none" w:sz="0" w:space="0" w:color="auto"/>
                    <w:bottom w:val="none" w:sz="0" w:space="0" w:color="auto"/>
                    <w:right w:val="none" w:sz="0" w:space="0" w:color="auto"/>
                  </w:divBdr>
                </w:div>
                <w:div w:id="1789199569">
                  <w:marLeft w:val="0"/>
                  <w:marRight w:val="0"/>
                  <w:marTop w:val="0"/>
                  <w:marBottom w:val="0"/>
                  <w:divBdr>
                    <w:top w:val="none" w:sz="0" w:space="0" w:color="auto"/>
                    <w:left w:val="none" w:sz="0" w:space="0" w:color="auto"/>
                    <w:bottom w:val="none" w:sz="0" w:space="0" w:color="auto"/>
                    <w:right w:val="none" w:sz="0" w:space="0" w:color="auto"/>
                  </w:divBdr>
                </w:div>
                <w:div w:id="1827042110">
                  <w:marLeft w:val="0"/>
                  <w:marRight w:val="0"/>
                  <w:marTop w:val="0"/>
                  <w:marBottom w:val="0"/>
                  <w:divBdr>
                    <w:top w:val="none" w:sz="0" w:space="0" w:color="auto"/>
                    <w:left w:val="none" w:sz="0" w:space="0" w:color="auto"/>
                    <w:bottom w:val="none" w:sz="0" w:space="0" w:color="auto"/>
                    <w:right w:val="none" w:sz="0" w:space="0" w:color="auto"/>
                  </w:divBdr>
                </w:div>
                <w:div w:id="1881212050">
                  <w:marLeft w:val="0"/>
                  <w:marRight w:val="0"/>
                  <w:marTop w:val="0"/>
                  <w:marBottom w:val="0"/>
                  <w:divBdr>
                    <w:top w:val="none" w:sz="0" w:space="0" w:color="auto"/>
                    <w:left w:val="none" w:sz="0" w:space="0" w:color="auto"/>
                    <w:bottom w:val="none" w:sz="0" w:space="0" w:color="auto"/>
                    <w:right w:val="none" w:sz="0" w:space="0" w:color="auto"/>
                  </w:divBdr>
                </w:div>
                <w:div w:id="2076581057">
                  <w:marLeft w:val="0"/>
                  <w:marRight w:val="0"/>
                  <w:marTop w:val="0"/>
                  <w:marBottom w:val="0"/>
                  <w:divBdr>
                    <w:top w:val="none" w:sz="0" w:space="0" w:color="auto"/>
                    <w:left w:val="none" w:sz="0" w:space="0" w:color="auto"/>
                    <w:bottom w:val="none" w:sz="0" w:space="0" w:color="auto"/>
                    <w:right w:val="none" w:sz="0" w:space="0" w:color="auto"/>
                  </w:divBdr>
                </w:div>
              </w:divsChild>
            </w:div>
            <w:div w:id="321785941">
              <w:marLeft w:val="0"/>
              <w:marRight w:val="0"/>
              <w:marTop w:val="0"/>
              <w:marBottom w:val="0"/>
              <w:divBdr>
                <w:top w:val="none" w:sz="0" w:space="0" w:color="auto"/>
                <w:left w:val="none" w:sz="0" w:space="0" w:color="auto"/>
                <w:bottom w:val="none" w:sz="0" w:space="0" w:color="auto"/>
                <w:right w:val="none" w:sz="0" w:space="0" w:color="auto"/>
              </w:divBdr>
            </w:div>
            <w:div w:id="452334671">
              <w:marLeft w:val="0"/>
              <w:marRight w:val="0"/>
              <w:marTop w:val="0"/>
              <w:marBottom w:val="0"/>
              <w:divBdr>
                <w:top w:val="none" w:sz="0" w:space="0" w:color="auto"/>
                <w:left w:val="none" w:sz="0" w:space="0" w:color="auto"/>
                <w:bottom w:val="none" w:sz="0" w:space="0" w:color="auto"/>
                <w:right w:val="none" w:sz="0" w:space="0" w:color="auto"/>
              </w:divBdr>
            </w:div>
            <w:div w:id="461002824">
              <w:marLeft w:val="0"/>
              <w:marRight w:val="0"/>
              <w:marTop w:val="0"/>
              <w:marBottom w:val="0"/>
              <w:divBdr>
                <w:top w:val="none" w:sz="0" w:space="0" w:color="auto"/>
                <w:left w:val="none" w:sz="0" w:space="0" w:color="auto"/>
                <w:bottom w:val="none" w:sz="0" w:space="0" w:color="auto"/>
                <w:right w:val="none" w:sz="0" w:space="0" w:color="auto"/>
              </w:divBdr>
            </w:div>
            <w:div w:id="547571444">
              <w:marLeft w:val="0"/>
              <w:marRight w:val="0"/>
              <w:marTop w:val="0"/>
              <w:marBottom w:val="0"/>
              <w:divBdr>
                <w:top w:val="none" w:sz="0" w:space="0" w:color="auto"/>
                <w:left w:val="none" w:sz="0" w:space="0" w:color="auto"/>
                <w:bottom w:val="none" w:sz="0" w:space="0" w:color="auto"/>
                <w:right w:val="none" w:sz="0" w:space="0" w:color="auto"/>
              </w:divBdr>
            </w:div>
            <w:div w:id="571475868">
              <w:marLeft w:val="0"/>
              <w:marRight w:val="0"/>
              <w:marTop w:val="0"/>
              <w:marBottom w:val="0"/>
              <w:divBdr>
                <w:top w:val="none" w:sz="0" w:space="0" w:color="auto"/>
                <w:left w:val="none" w:sz="0" w:space="0" w:color="auto"/>
                <w:bottom w:val="none" w:sz="0" w:space="0" w:color="auto"/>
                <w:right w:val="none" w:sz="0" w:space="0" w:color="auto"/>
              </w:divBdr>
            </w:div>
            <w:div w:id="774447437">
              <w:marLeft w:val="0"/>
              <w:marRight w:val="0"/>
              <w:marTop w:val="0"/>
              <w:marBottom w:val="0"/>
              <w:divBdr>
                <w:top w:val="none" w:sz="0" w:space="0" w:color="auto"/>
                <w:left w:val="none" w:sz="0" w:space="0" w:color="auto"/>
                <w:bottom w:val="none" w:sz="0" w:space="0" w:color="auto"/>
                <w:right w:val="none" w:sz="0" w:space="0" w:color="auto"/>
              </w:divBdr>
            </w:div>
            <w:div w:id="782457410">
              <w:marLeft w:val="0"/>
              <w:marRight w:val="0"/>
              <w:marTop w:val="0"/>
              <w:marBottom w:val="0"/>
              <w:divBdr>
                <w:top w:val="none" w:sz="0" w:space="0" w:color="auto"/>
                <w:left w:val="none" w:sz="0" w:space="0" w:color="auto"/>
                <w:bottom w:val="none" w:sz="0" w:space="0" w:color="auto"/>
                <w:right w:val="none" w:sz="0" w:space="0" w:color="auto"/>
              </w:divBdr>
            </w:div>
            <w:div w:id="797573927">
              <w:marLeft w:val="0"/>
              <w:marRight w:val="0"/>
              <w:marTop w:val="0"/>
              <w:marBottom w:val="0"/>
              <w:divBdr>
                <w:top w:val="none" w:sz="0" w:space="0" w:color="auto"/>
                <w:left w:val="none" w:sz="0" w:space="0" w:color="auto"/>
                <w:bottom w:val="none" w:sz="0" w:space="0" w:color="auto"/>
                <w:right w:val="none" w:sz="0" w:space="0" w:color="auto"/>
              </w:divBdr>
            </w:div>
            <w:div w:id="809831259">
              <w:marLeft w:val="0"/>
              <w:marRight w:val="0"/>
              <w:marTop w:val="0"/>
              <w:marBottom w:val="0"/>
              <w:divBdr>
                <w:top w:val="none" w:sz="0" w:space="0" w:color="auto"/>
                <w:left w:val="none" w:sz="0" w:space="0" w:color="auto"/>
                <w:bottom w:val="none" w:sz="0" w:space="0" w:color="auto"/>
                <w:right w:val="none" w:sz="0" w:space="0" w:color="auto"/>
              </w:divBdr>
            </w:div>
            <w:div w:id="1065294392">
              <w:marLeft w:val="0"/>
              <w:marRight w:val="0"/>
              <w:marTop w:val="0"/>
              <w:marBottom w:val="0"/>
              <w:divBdr>
                <w:top w:val="none" w:sz="0" w:space="0" w:color="auto"/>
                <w:left w:val="none" w:sz="0" w:space="0" w:color="auto"/>
                <w:bottom w:val="none" w:sz="0" w:space="0" w:color="auto"/>
                <w:right w:val="none" w:sz="0" w:space="0" w:color="auto"/>
              </w:divBdr>
            </w:div>
            <w:div w:id="1142624371">
              <w:marLeft w:val="0"/>
              <w:marRight w:val="0"/>
              <w:marTop w:val="0"/>
              <w:marBottom w:val="0"/>
              <w:divBdr>
                <w:top w:val="none" w:sz="0" w:space="0" w:color="auto"/>
                <w:left w:val="none" w:sz="0" w:space="0" w:color="auto"/>
                <w:bottom w:val="none" w:sz="0" w:space="0" w:color="auto"/>
                <w:right w:val="none" w:sz="0" w:space="0" w:color="auto"/>
              </w:divBdr>
            </w:div>
            <w:div w:id="1363088504">
              <w:marLeft w:val="0"/>
              <w:marRight w:val="0"/>
              <w:marTop w:val="0"/>
              <w:marBottom w:val="0"/>
              <w:divBdr>
                <w:top w:val="none" w:sz="0" w:space="0" w:color="auto"/>
                <w:left w:val="none" w:sz="0" w:space="0" w:color="auto"/>
                <w:bottom w:val="none" w:sz="0" w:space="0" w:color="auto"/>
                <w:right w:val="none" w:sz="0" w:space="0" w:color="auto"/>
              </w:divBdr>
            </w:div>
            <w:div w:id="1497769581">
              <w:marLeft w:val="0"/>
              <w:marRight w:val="0"/>
              <w:marTop w:val="0"/>
              <w:marBottom w:val="0"/>
              <w:divBdr>
                <w:top w:val="none" w:sz="0" w:space="0" w:color="auto"/>
                <w:left w:val="none" w:sz="0" w:space="0" w:color="auto"/>
                <w:bottom w:val="none" w:sz="0" w:space="0" w:color="auto"/>
                <w:right w:val="none" w:sz="0" w:space="0" w:color="auto"/>
              </w:divBdr>
            </w:div>
            <w:div w:id="1645696698">
              <w:marLeft w:val="0"/>
              <w:marRight w:val="0"/>
              <w:marTop w:val="0"/>
              <w:marBottom w:val="0"/>
              <w:divBdr>
                <w:top w:val="none" w:sz="0" w:space="0" w:color="auto"/>
                <w:left w:val="none" w:sz="0" w:space="0" w:color="auto"/>
                <w:bottom w:val="none" w:sz="0" w:space="0" w:color="auto"/>
                <w:right w:val="none" w:sz="0" w:space="0" w:color="auto"/>
              </w:divBdr>
            </w:div>
            <w:div w:id="1815218033">
              <w:marLeft w:val="0"/>
              <w:marRight w:val="0"/>
              <w:marTop w:val="0"/>
              <w:marBottom w:val="0"/>
              <w:divBdr>
                <w:top w:val="none" w:sz="0" w:space="0" w:color="auto"/>
                <w:left w:val="none" w:sz="0" w:space="0" w:color="auto"/>
                <w:bottom w:val="none" w:sz="0" w:space="0" w:color="auto"/>
                <w:right w:val="none" w:sz="0" w:space="0" w:color="auto"/>
              </w:divBdr>
            </w:div>
            <w:div w:id="1971865152">
              <w:marLeft w:val="0"/>
              <w:marRight w:val="0"/>
              <w:marTop w:val="0"/>
              <w:marBottom w:val="0"/>
              <w:divBdr>
                <w:top w:val="none" w:sz="0" w:space="0" w:color="auto"/>
                <w:left w:val="none" w:sz="0" w:space="0" w:color="auto"/>
                <w:bottom w:val="none" w:sz="0" w:space="0" w:color="auto"/>
                <w:right w:val="none" w:sz="0" w:space="0" w:color="auto"/>
              </w:divBdr>
            </w:div>
            <w:div w:id="2085180619">
              <w:marLeft w:val="0"/>
              <w:marRight w:val="0"/>
              <w:marTop w:val="0"/>
              <w:marBottom w:val="0"/>
              <w:divBdr>
                <w:top w:val="none" w:sz="0" w:space="0" w:color="auto"/>
                <w:left w:val="none" w:sz="0" w:space="0" w:color="auto"/>
                <w:bottom w:val="none" w:sz="0" w:space="0" w:color="auto"/>
                <w:right w:val="none" w:sz="0" w:space="0" w:color="auto"/>
              </w:divBdr>
            </w:div>
            <w:div w:id="2118981913">
              <w:marLeft w:val="0"/>
              <w:marRight w:val="0"/>
              <w:marTop w:val="0"/>
              <w:marBottom w:val="0"/>
              <w:divBdr>
                <w:top w:val="none" w:sz="0" w:space="0" w:color="auto"/>
                <w:left w:val="none" w:sz="0" w:space="0" w:color="auto"/>
                <w:bottom w:val="none" w:sz="0" w:space="0" w:color="auto"/>
                <w:right w:val="none" w:sz="0" w:space="0" w:color="auto"/>
              </w:divBdr>
            </w:div>
            <w:div w:id="2145388983">
              <w:marLeft w:val="0"/>
              <w:marRight w:val="0"/>
              <w:marTop w:val="0"/>
              <w:marBottom w:val="0"/>
              <w:divBdr>
                <w:top w:val="none" w:sz="0" w:space="0" w:color="auto"/>
                <w:left w:val="none" w:sz="0" w:space="0" w:color="auto"/>
                <w:bottom w:val="none" w:sz="0" w:space="0" w:color="auto"/>
                <w:right w:val="none" w:sz="0" w:space="0" w:color="auto"/>
              </w:divBdr>
            </w:div>
          </w:divsChild>
        </w:div>
        <w:div w:id="1707178007">
          <w:marLeft w:val="0"/>
          <w:marRight w:val="0"/>
          <w:marTop w:val="0"/>
          <w:marBottom w:val="0"/>
          <w:divBdr>
            <w:top w:val="none" w:sz="0" w:space="0" w:color="auto"/>
            <w:left w:val="none" w:sz="0" w:space="0" w:color="auto"/>
            <w:bottom w:val="none" w:sz="0" w:space="0" w:color="auto"/>
            <w:right w:val="none" w:sz="0" w:space="0" w:color="auto"/>
          </w:divBdr>
          <w:divsChild>
            <w:div w:id="393939801">
              <w:marLeft w:val="0"/>
              <w:marRight w:val="0"/>
              <w:marTop w:val="0"/>
              <w:marBottom w:val="0"/>
              <w:divBdr>
                <w:top w:val="none" w:sz="0" w:space="0" w:color="auto"/>
                <w:left w:val="none" w:sz="0" w:space="0" w:color="auto"/>
                <w:bottom w:val="none" w:sz="0" w:space="0" w:color="auto"/>
                <w:right w:val="none" w:sz="0" w:space="0" w:color="auto"/>
              </w:divBdr>
            </w:div>
            <w:div w:id="942306668">
              <w:marLeft w:val="0"/>
              <w:marRight w:val="0"/>
              <w:marTop w:val="0"/>
              <w:marBottom w:val="0"/>
              <w:divBdr>
                <w:top w:val="none" w:sz="0" w:space="0" w:color="auto"/>
                <w:left w:val="none" w:sz="0" w:space="0" w:color="auto"/>
                <w:bottom w:val="none" w:sz="0" w:space="0" w:color="auto"/>
                <w:right w:val="none" w:sz="0" w:space="0" w:color="auto"/>
              </w:divBdr>
            </w:div>
            <w:div w:id="1172068058">
              <w:marLeft w:val="0"/>
              <w:marRight w:val="0"/>
              <w:marTop w:val="0"/>
              <w:marBottom w:val="0"/>
              <w:divBdr>
                <w:top w:val="none" w:sz="0" w:space="0" w:color="auto"/>
                <w:left w:val="none" w:sz="0" w:space="0" w:color="auto"/>
                <w:bottom w:val="none" w:sz="0" w:space="0" w:color="auto"/>
                <w:right w:val="none" w:sz="0" w:space="0" w:color="auto"/>
              </w:divBdr>
              <w:divsChild>
                <w:div w:id="653991042">
                  <w:marLeft w:val="0"/>
                  <w:marRight w:val="0"/>
                  <w:marTop w:val="0"/>
                  <w:marBottom w:val="0"/>
                  <w:divBdr>
                    <w:top w:val="none" w:sz="0" w:space="0" w:color="auto"/>
                    <w:left w:val="none" w:sz="0" w:space="0" w:color="auto"/>
                    <w:bottom w:val="none" w:sz="0" w:space="0" w:color="auto"/>
                    <w:right w:val="none" w:sz="0" w:space="0" w:color="auto"/>
                  </w:divBdr>
                </w:div>
                <w:div w:id="1143545744">
                  <w:marLeft w:val="0"/>
                  <w:marRight w:val="0"/>
                  <w:marTop w:val="0"/>
                  <w:marBottom w:val="0"/>
                  <w:divBdr>
                    <w:top w:val="none" w:sz="0" w:space="0" w:color="auto"/>
                    <w:left w:val="none" w:sz="0" w:space="0" w:color="auto"/>
                    <w:bottom w:val="none" w:sz="0" w:space="0" w:color="auto"/>
                    <w:right w:val="none" w:sz="0" w:space="0" w:color="auto"/>
                  </w:divBdr>
                </w:div>
                <w:div w:id="1553034512">
                  <w:marLeft w:val="0"/>
                  <w:marRight w:val="0"/>
                  <w:marTop w:val="0"/>
                  <w:marBottom w:val="0"/>
                  <w:divBdr>
                    <w:top w:val="none" w:sz="0" w:space="0" w:color="auto"/>
                    <w:left w:val="none" w:sz="0" w:space="0" w:color="auto"/>
                    <w:bottom w:val="none" w:sz="0" w:space="0" w:color="auto"/>
                    <w:right w:val="none" w:sz="0" w:space="0" w:color="auto"/>
                  </w:divBdr>
                </w:div>
                <w:div w:id="1608154796">
                  <w:marLeft w:val="0"/>
                  <w:marRight w:val="0"/>
                  <w:marTop w:val="0"/>
                  <w:marBottom w:val="0"/>
                  <w:divBdr>
                    <w:top w:val="none" w:sz="0" w:space="0" w:color="auto"/>
                    <w:left w:val="none" w:sz="0" w:space="0" w:color="auto"/>
                    <w:bottom w:val="none" w:sz="0" w:space="0" w:color="auto"/>
                    <w:right w:val="none" w:sz="0" w:space="0" w:color="auto"/>
                  </w:divBdr>
                </w:div>
              </w:divsChild>
            </w:div>
            <w:div w:id="1315067537">
              <w:marLeft w:val="0"/>
              <w:marRight w:val="0"/>
              <w:marTop w:val="0"/>
              <w:marBottom w:val="0"/>
              <w:divBdr>
                <w:top w:val="none" w:sz="0" w:space="0" w:color="auto"/>
                <w:left w:val="none" w:sz="0" w:space="0" w:color="auto"/>
                <w:bottom w:val="none" w:sz="0" w:space="0" w:color="auto"/>
                <w:right w:val="none" w:sz="0" w:space="0" w:color="auto"/>
              </w:divBdr>
            </w:div>
            <w:div w:id="1694066096">
              <w:marLeft w:val="0"/>
              <w:marRight w:val="0"/>
              <w:marTop w:val="0"/>
              <w:marBottom w:val="0"/>
              <w:divBdr>
                <w:top w:val="none" w:sz="0" w:space="0" w:color="auto"/>
                <w:left w:val="none" w:sz="0" w:space="0" w:color="auto"/>
                <w:bottom w:val="none" w:sz="0" w:space="0" w:color="auto"/>
                <w:right w:val="none" w:sz="0" w:space="0" w:color="auto"/>
              </w:divBdr>
            </w:div>
          </w:divsChild>
        </w:div>
        <w:div w:id="1708605884">
          <w:marLeft w:val="0"/>
          <w:marRight w:val="0"/>
          <w:marTop w:val="0"/>
          <w:marBottom w:val="0"/>
          <w:divBdr>
            <w:top w:val="single" w:sz="6" w:space="4" w:color="CCCCCC"/>
            <w:left w:val="single" w:sz="6" w:space="8" w:color="CCCCCC"/>
            <w:bottom w:val="single" w:sz="6" w:space="4" w:color="CCCCCC"/>
            <w:right w:val="single" w:sz="6" w:space="8" w:color="CCCCCC"/>
          </w:divBdr>
        </w:div>
        <w:div w:id="1719277937">
          <w:marLeft w:val="0"/>
          <w:marRight w:val="0"/>
          <w:marTop w:val="0"/>
          <w:marBottom w:val="0"/>
          <w:divBdr>
            <w:top w:val="none" w:sz="0" w:space="0" w:color="auto"/>
            <w:left w:val="none" w:sz="0" w:space="0" w:color="auto"/>
            <w:bottom w:val="none" w:sz="0" w:space="0" w:color="auto"/>
            <w:right w:val="none" w:sz="0" w:space="0" w:color="auto"/>
          </w:divBdr>
          <w:divsChild>
            <w:div w:id="96878534">
              <w:marLeft w:val="0"/>
              <w:marRight w:val="0"/>
              <w:marTop w:val="0"/>
              <w:marBottom w:val="0"/>
              <w:divBdr>
                <w:top w:val="none" w:sz="0" w:space="0" w:color="auto"/>
                <w:left w:val="none" w:sz="0" w:space="0" w:color="auto"/>
                <w:bottom w:val="none" w:sz="0" w:space="0" w:color="auto"/>
                <w:right w:val="none" w:sz="0" w:space="0" w:color="auto"/>
              </w:divBdr>
            </w:div>
            <w:div w:id="343898153">
              <w:marLeft w:val="0"/>
              <w:marRight w:val="0"/>
              <w:marTop w:val="0"/>
              <w:marBottom w:val="0"/>
              <w:divBdr>
                <w:top w:val="none" w:sz="0" w:space="0" w:color="auto"/>
                <w:left w:val="none" w:sz="0" w:space="0" w:color="auto"/>
                <w:bottom w:val="none" w:sz="0" w:space="0" w:color="auto"/>
                <w:right w:val="none" w:sz="0" w:space="0" w:color="auto"/>
              </w:divBdr>
              <w:divsChild>
                <w:div w:id="40440701">
                  <w:marLeft w:val="0"/>
                  <w:marRight w:val="0"/>
                  <w:marTop w:val="0"/>
                  <w:marBottom w:val="0"/>
                  <w:divBdr>
                    <w:top w:val="none" w:sz="0" w:space="0" w:color="auto"/>
                    <w:left w:val="none" w:sz="0" w:space="0" w:color="auto"/>
                    <w:bottom w:val="none" w:sz="0" w:space="0" w:color="auto"/>
                    <w:right w:val="none" w:sz="0" w:space="0" w:color="auto"/>
                  </w:divBdr>
                </w:div>
                <w:div w:id="205678703">
                  <w:marLeft w:val="0"/>
                  <w:marRight w:val="0"/>
                  <w:marTop w:val="0"/>
                  <w:marBottom w:val="0"/>
                  <w:divBdr>
                    <w:top w:val="none" w:sz="0" w:space="0" w:color="auto"/>
                    <w:left w:val="none" w:sz="0" w:space="0" w:color="auto"/>
                    <w:bottom w:val="none" w:sz="0" w:space="0" w:color="auto"/>
                    <w:right w:val="none" w:sz="0" w:space="0" w:color="auto"/>
                  </w:divBdr>
                </w:div>
                <w:div w:id="234320894">
                  <w:marLeft w:val="0"/>
                  <w:marRight w:val="0"/>
                  <w:marTop w:val="0"/>
                  <w:marBottom w:val="0"/>
                  <w:divBdr>
                    <w:top w:val="none" w:sz="0" w:space="0" w:color="auto"/>
                    <w:left w:val="none" w:sz="0" w:space="0" w:color="auto"/>
                    <w:bottom w:val="none" w:sz="0" w:space="0" w:color="auto"/>
                    <w:right w:val="none" w:sz="0" w:space="0" w:color="auto"/>
                  </w:divBdr>
                </w:div>
                <w:div w:id="306513272">
                  <w:marLeft w:val="0"/>
                  <w:marRight w:val="0"/>
                  <w:marTop w:val="0"/>
                  <w:marBottom w:val="0"/>
                  <w:divBdr>
                    <w:top w:val="none" w:sz="0" w:space="0" w:color="auto"/>
                    <w:left w:val="none" w:sz="0" w:space="0" w:color="auto"/>
                    <w:bottom w:val="none" w:sz="0" w:space="0" w:color="auto"/>
                    <w:right w:val="none" w:sz="0" w:space="0" w:color="auto"/>
                  </w:divBdr>
                </w:div>
                <w:div w:id="436952548">
                  <w:marLeft w:val="0"/>
                  <w:marRight w:val="0"/>
                  <w:marTop w:val="0"/>
                  <w:marBottom w:val="0"/>
                  <w:divBdr>
                    <w:top w:val="none" w:sz="0" w:space="0" w:color="auto"/>
                    <w:left w:val="none" w:sz="0" w:space="0" w:color="auto"/>
                    <w:bottom w:val="none" w:sz="0" w:space="0" w:color="auto"/>
                    <w:right w:val="none" w:sz="0" w:space="0" w:color="auto"/>
                  </w:divBdr>
                </w:div>
                <w:div w:id="964656848">
                  <w:marLeft w:val="0"/>
                  <w:marRight w:val="0"/>
                  <w:marTop w:val="0"/>
                  <w:marBottom w:val="0"/>
                  <w:divBdr>
                    <w:top w:val="none" w:sz="0" w:space="0" w:color="auto"/>
                    <w:left w:val="none" w:sz="0" w:space="0" w:color="auto"/>
                    <w:bottom w:val="none" w:sz="0" w:space="0" w:color="auto"/>
                    <w:right w:val="none" w:sz="0" w:space="0" w:color="auto"/>
                  </w:divBdr>
                </w:div>
                <w:div w:id="1193884797">
                  <w:marLeft w:val="0"/>
                  <w:marRight w:val="0"/>
                  <w:marTop w:val="0"/>
                  <w:marBottom w:val="0"/>
                  <w:divBdr>
                    <w:top w:val="none" w:sz="0" w:space="0" w:color="auto"/>
                    <w:left w:val="none" w:sz="0" w:space="0" w:color="auto"/>
                    <w:bottom w:val="none" w:sz="0" w:space="0" w:color="auto"/>
                    <w:right w:val="none" w:sz="0" w:space="0" w:color="auto"/>
                  </w:divBdr>
                </w:div>
                <w:div w:id="2001613200">
                  <w:marLeft w:val="0"/>
                  <w:marRight w:val="0"/>
                  <w:marTop w:val="0"/>
                  <w:marBottom w:val="0"/>
                  <w:divBdr>
                    <w:top w:val="none" w:sz="0" w:space="0" w:color="auto"/>
                    <w:left w:val="none" w:sz="0" w:space="0" w:color="auto"/>
                    <w:bottom w:val="none" w:sz="0" w:space="0" w:color="auto"/>
                    <w:right w:val="none" w:sz="0" w:space="0" w:color="auto"/>
                  </w:divBdr>
                </w:div>
                <w:div w:id="2103528510">
                  <w:marLeft w:val="0"/>
                  <w:marRight w:val="0"/>
                  <w:marTop w:val="0"/>
                  <w:marBottom w:val="0"/>
                  <w:divBdr>
                    <w:top w:val="none" w:sz="0" w:space="0" w:color="auto"/>
                    <w:left w:val="none" w:sz="0" w:space="0" w:color="auto"/>
                    <w:bottom w:val="none" w:sz="0" w:space="0" w:color="auto"/>
                    <w:right w:val="none" w:sz="0" w:space="0" w:color="auto"/>
                  </w:divBdr>
                </w:div>
              </w:divsChild>
            </w:div>
            <w:div w:id="572202429">
              <w:marLeft w:val="0"/>
              <w:marRight w:val="0"/>
              <w:marTop w:val="0"/>
              <w:marBottom w:val="0"/>
              <w:divBdr>
                <w:top w:val="none" w:sz="0" w:space="0" w:color="auto"/>
                <w:left w:val="none" w:sz="0" w:space="0" w:color="auto"/>
                <w:bottom w:val="none" w:sz="0" w:space="0" w:color="auto"/>
                <w:right w:val="none" w:sz="0" w:space="0" w:color="auto"/>
              </w:divBdr>
            </w:div>
            <w:div w:id="774861070">
              <w:marLeft w:val="0"/>
              <w:marRight w:val="0"/>
              <w:marTop w:val="0"/>
              <w:marBottom w:val="0"/>
              <w:divBdr>
                <w:top w:val="none" w:sz="0" w:space="0" w:color="auto"/>
                <w:left w:val="none" w:sz="0" w:space="0" w:color="auto"/>
                <w:bottom w:val="none" w:sz="0" w:space="0" w:color="auto"/>
                <w:right w:val="none" w:sz="0" w:space="0" w:color="auto"/>
              </w:divBdr>
            </w:div>
            <w:div w:id="1466313070">
              <w:marLeft w:val="0"/>
              <w:marRight w:val="0"/>
              <w:marTop w:val="0"/>
              <w:marBottom w:val="0"/>
              <w:divBdr>
                <w:top w:val="none" w:sz="0" w:space="0" w:color="auto"/>
                <w:left w:val="none" w:sz="0" w:space="0" w:color="auto"/>
                <w:bottom w:val="none" w:sz="0" w:space="0" w:color="auto"/>
                <w:right w:val="none" w:sz="0" w:space="0" w:color="auto"/>
              </w:divBdr>
            </w:div>
            <w:div w:id="1615597125">
              <w:marLeft w:val="0"/>
              <w:marRight w:val="0"/>
              <w:marTop w:val="0"/>
              <w:marBottom w:val="0"/>
              <w:divBdr>
                <w:top w:val="none" w:sz="0" w:space="0" w:color="auto"/>
                <w:left w:val="none" w:sz="0" w:space="0" w:color="auto"/>
                <w:bottom w:val="none" w:sz="0" w:space="0" w:color="auto"/>
                <w:right w:val="none" w:sz="0" w:space="0" w:color="auto"/>
              </w:divBdr>
            </w:div>
            <w:div w:id="1805737817">
              <w:marLeft w:val="0"/>
              <w:marRight w:val="0"/>
              <w:marTop w:val="0"/>
              <w:marBottom w:val="0"/>
              <w:divBdr>
                <w:top w:val="none" w:sz="0" w:space="0" w:color="auto"/>
                <w:left w:val="none" w:sz="0" w:space="0" w:color="auto"/>
                <w:bottom w:val="none" w:sz="0" w:space="0" w:color="auto"/>
                <w:right w:val="none" w:sz="0" w:space="0" w:color="auto"/>
              </w:divBdr>
            </w:div>
            <w:div w:id="1927113441">
              <w:marLeft w:val="0"/>
              <w:marRight w:val="0"/>
              <w:marTop w:val="0"/>
              <w:marBottom w:val="0"/>
              <w:divBdr>
                <w:top w:val="none" w:sz="0" w:space="0" w:color="auto"/>
                <w:left w:val="none" w:sz="0" w:space="0" w:color="auto"/>
                <w:bottom w:val="none" w:sz="0" w:space="0" w:color="auto"/>
                <w:right w:val="none" w:sz="0" w:space="0" w:color="auto"/>
              </w:divBdr>
            </w:div>
            <w:div w:id="2004619056">
              <w:marLeft w:val="0"/>
              <w:marRight w:val="0"/>
              <w:marTop w:val="0"/>
              <w:marBottom w:val="0"/>
              <w:divBdr>
                <w:top w:val="none" w:sz="0" w:space="0" w:color="auto"/>
                <w:left w:val="none" w:sz="0" w:space="0" w:color="auto"/>
                <w:bottom w:val="none" w:sz="0" w:space="0" w:color="auto"/>
                <w:right w:val="none" w:sz="0" w:space="0" w:color="auto"/>
              </w:divBdr>
            </w:div>
            <w:div w:id="2020619608">
              <w:marLeft w:val="0"/>
              <w:marRight w:val="0"/>
              <w:marTop w:val="0"/>
              <w:marBottom w:val="0"/>
              <w:divBdr>
                <w:top w:val="none" w:sz="0" w:space="0" w:color="auto"/>
                <w:left w:val="none" w:sz="0" w:space="0" w:color="auto"/>
                <w:bottom w:val="none" w:sz="0" w:space="0" w:color="auto"/>
                <w:right w:val="none" w:sz="0" w:space="0" w:color="auto"/>
              </w:divBdr>
            </w:div>
          </w:divsChild>
        </w:div>
        <w:div w:id="1726248079">
          <w:marLeft w:val="0"/>
          <w:marRight w:val="0"/>
          <w:marTop w:val="0"/>
          <w:marBottom w:val="0"/>
          <w:divBdr>
            <w:top w:val="none" w:sz="0" w:space="0" w:color="auto"/>
            <w:left w:val="none" w:sz="0" w:space="0" w:color="auto"/>
            <w:bottom w:val="none" w:sz="0" w:space="0" w:color="auto"/>
            <w:right w:val="none" w:sz="0" w:space="0" w:color="auto"/>
          </w:divBdr>
          <w:divsChild>
            <w:div w:id="894703287">
              <w:marLeft w:val="0"/>
              <w:marRight w:val="0"/>
              <w:marTop w:val="0"/>
              <w:marBottom w:val="0"/>
              <w:divBdr>
                <w:top w:val="none" w:sz="0" w:space="0" w:color="auto"/>
                <w:left w:val="none" w:sz="0" w:space="0" w:color="auto"/>
                <w:bottom w:val="none" w:sz="0" w:space="0" w:color="auto"/>
                <w:right w:val="none" w:sz="0" w:space="0" w:color="auto"/>
              </w:divBdr>
              <w:divsChild>
                <w:div w:id="1432510365">
                  <w:marLeft w:val="0"/>
                  <w:marRight w:val="0"/>
                  <w:marTop w:val="0"/>
                  <w:marBottom w:val="0"/>
                  <w:divBdr>
                    <w:top w:val="none" w:sz="0" w:space="0" w:color="auto"/>
                    <w:left w:val="none" w:sz="0" w:space="0" w:color="auto"/>
                    <w:bottom w:val="none" w:sz="0" w:space="0" w:color="auto"/>
                    <w:right w:val="none" w:sz="0" w:space="0" w:color="auto"/>
                  </w:divBdr>
                </w:div>
              </w:divsChild>
            </w:div>
            <w:div w:id="1485274974">
              <w:marLeft w:val="0"/>
              <w:marRight w:val="0"/>
              <w:marTop w:val="0"/>
              <w:marBottom w:val="0"/>
              <w:divBdr>
                <w:top w:val="none" w:sz="0" w:space="0" w:color="auto"/>
                <w:left w:val="none" w:sz="0" w:space="0" w:color="auto"/>
                <w:bottom w:val="none" w:sz="0" w:space="0" w:color="auto"/>
                <w:right w:val="none" w:sz="0" w:space="0" w:color="auto"/>
              </w:divBdr>
            </w:div>
          </w:divsChild>
        </w:div>
        <w:div w:id="1727289851">
          <w:marLeft w:val="0"/>
          <w:marRight w:val="0"/>
          <w:marTop w:val="0"/>
          <w:marBottom w:val="0"/>
          <w:divBdr>
            <w:top w:val="none" w:sz="0" w:space="0" w:color="auto"/>
            <w:left w:val="none" w:sz="0" w:space="0" w:color="auto"/>
            <w:bottom w:val="none" w:sz="0" w:space="0" w:color="auto"/>
            <w:right w:val="none" w:sz="0" w:space="0" w:color="auto"/>
          </w:divBdr>
          <w:divsChild>
            <w:div w:id="886331662">
              <w:marLeft w:val="0"/>
              <w:marRight w:val="0"/>
              <w:marTop w:val="0"/>
              <w:marBottom w:val="0"/>
              <w:divBdr>
                <w:top w:val="none" w:sz="0" w:space="0" w:color="auto"/>
                <w:left w:val="none" w:sz="0" w:space="0" w:color="auto"/>
                <w:bottom w:val="none" w:sz="0" w:space="0" w:color="auto"/>
                <w:right w:val="none" w:sz="0" w:space="0" w:color="auto"/>
              </w:divBdr>
              <w:divsChild>
                <w:div w:id="2139376850">
                  <w:marLeft w:val="0"/>
                  <w:marRight w:val="0"/>
                  <w:marTop w:val="0"/>
                  <w:marBottom w:val="0"/>
                  <w:divBdr>
                    <w:top w:val="none" w:sz="0" w:space="0" w:color="auto"/>
                    <w:left w:val="none" w:sz="0" w:space="0" w:color="auto"/>
                    <w:bottom w:val="none" w:sz="0" w:space="0" w:color="auto"/>
                    <w:right w:val="none" w:sz="0" w:space="0" w:color="auto"/>
                  </w:divBdr>
                </w:div>
              </w:divsChild>
            </w:div>
            <w:div w:id="1594588872">
              <w:marLeft w:val="0"/>
              <w:marRight w:val="0"/>
              <w:marTop w:val="0"/>
              <w:marBottom w:val="0"/>
              <w:divBdr>
                <w:top w:val="none" w:sz="0" w:space="0" w:color="auto"/>
                <w:left w:val="none" w:sz="0" w:space="0" w:color="auto"/>
                <w:bottom w:val="none" w:sz="0" w:space="0" w:color="auto"/>
                <w:right w:val="none" w:sz="0" w:space="0" w:color="auto"/>
              </w:divBdr>
            </w:div>
          </w:divsChild>
        </w:div>
        <w:div w:id="1739091018">
          <w:marLeft w:val="0"/>
          <w:marRight w:val="0"/>
          <w:marTop w:val="0"/>
          <w:marBottom w:val="0"/>
          <w:divBdr>
            <w:top w:val="none" w:sz="0" w:space="0" w:color="auto"/>
            <w:left w:val="none" w:sz="0" w:space="0" w:color="auto"/>
            <w:bottom w:val="none" w:sz="0" w:space="0" w:color="auto"/>
            <w:right w:val="none" w:sz="0" w:space="0" w:color="auto"/>
          </w:divBdr>
          <w:divsChild>
            <w:div w:id="214202468">
              <w:marLeft w:val="0"/>
              <w:marRight w:val="0"/>
              <w:marTop w:val="0"/>
              <w:marBottom w:val="0"/>
              <w:divBdr>
                <w:top w:val="none" w:sz="0" w:space="0" w:color="auto"/>
                <w:left w:val="none" w:sz="0" w:space="0" w:color="auto"/>
                <w:bottom w:val="none" w:sz="0" w:space="0" w:color="auto"/>
                <w:right w:val="none" w:sz="0" w:space="0" w:color="auto"/>
              </w:divBdr>
              <w:divsChild>
                <w:div w:id="2084060668">
                  <w:marLeft w:val="0"/>
                  <w:marRight w:val="0"/>
                  <w:marTop w:val="0"/>
                  <w:marBottom w:val="0"/>
                  <w:divBdr>
                    <w:top w:val="none" w:sz="0" w:space="0" w:color="auto"/>
                    <w:left w:val="none" w:sz="0" w:space="0" w:color="auto"/>
                    <w:bottom w:val="none" w:sz="0" w:space="0" w:color="auto"/>
                    <w:right w:val="none" w:sz="0" w:space="0" w:color="auto"/>
                  </w:divBdr>
                </w:div>
              </w:divsChild>
            </w:div>
            <w:div w:id="1411002151">
              <w:marLeft w:val="0"/>
              <w:marRight w:val="0"/>
              <w:marTop w:val="0"/>
              <w:marBottom w:val="0"/>
              <w:divBdr>
                <w:top w:val="none" w:sz="0" w:space="0" w:color="auto"/>
                <w:left w:val="none" w:sz="0" w:space="0" w:color="auto"/>
                <w:bottom w:val="none" w:sz="0" w:space="0" w:color="auto"/>
                <w:right w:val="none" w:sz="0" w:space="0" w:color="auto"/>
              </w:divBdr>
            </w:div>
          </w:divsChild>
        </w:div>
        <w:div w:id="1740442737">
          <w:marLeft w:val="0"/>
          <w:marRight w:val="0"/>
          <w:marTop w:val="0"/>
          <w:marBottom w:val="0"/>
          <w:divBdr>
            <w:top w:val="none" w:sz="0" w:space="0" w:color="auto"/>
            <w:left w:val="none" w:sz="0" w:space="0" w:color="auto"/>
            <w:bottom w:val="none" w:sz="0" w:space="0" w:color="auto"/>
            <w:right w:val="none" w:sz="0" w:space="0" w:color="auto"/>
          </w:divBdr>
          <w:divsChild>
            <w:div w:id="261693348">
              <w:marLeft w:val="0"/>
              <w:marRight w:val="0"/>
              <w:marTop w:val="0"/>
              <w:marBottom w:val="0"/>
              <w:divBdr>
                <w:top w:val="none" w:sz="0" w:space="0" w:color="auto"/>
                <w:left w:val="none" w:sz="0" w:space="0" w:color="auto"/>
                <w:bottom w:val="none" w:sz="0" w:space="0" w:color="auto"/>
                <w:right w:val="none" w:sz="0" w:space="0" w:color="auto"/>
              </w:divBdr>
            </w:div>
            <w:div w:id="460270204">
              <w:marLeft w:val="0"/>
              <w:marRight w:val="0"/>
              <w:marTop w:val="0"/>
              <w:marBottom w:val="0"/>
              <w:divBdr>
                <w:top w:val="none" w:sz="0" w:space="0" w:color="auto"/>
                <w:left w:val="none" w:sz="0" w:space="0" w:color="auto"/>
                <w:bottom w:val="none" w:sz="0" w:space="0" w:color="auto"/>
                <w:right w:val="none" w:sz="0" w:space="0" w:color="auto"/>
              </w:divBdr>
            </w:div>
            <w:div w:id="890576730">
              <w:marLeft w:val="0"/>
              <w:marRight w:val="0"/>
              <w:marTop w:val="0"/>
              <w:marBottom w:val="0"/>
              <w:divBdr>
                <w:top w:val="none" w:sz="0" w:space="0" w:color="auto"/>
                <w:left w:val="none" w:sz="0" w:space="0" w:color="auto"/>
                <w:bottom w:val="none" w:sz="0" w:space="0" w:color="auto"/>
                <w:right w:val="none" w:sz="0" w:space="0" w:color="auto"/>
              </w:divBdr>
            </w:div>
            <w:div w:id="1009721886">
              <w:marLeft w:val="0"/>
              <w:marRight w:val="0"/>
              <w:marTop w:val="0"/>
              <w:marBottom w:val="0"/>
              <w:divBdr>
                <w:top w:val="none" w:sz="0" w:space="0" w:color="auto"/>
                <w:left w:val="none" w:sz="0" w:space="0" w:color="auto"/>
                <w:bottom w:val="none" w:sz="0" w:space="0" w:color="auto"/>
                <w:right w:val="none" w:sz="0" w:space="0" w:color="auto"/>
              </w:divBdr>
            </w:div>
            <w:div w:id="1052273671">
              <w:marLeft w:val="0"/>
              <w:marRight w:val="0"/>
              <w:marTop w:val="0"/>
              <w:marBottom w:val="0"/>
              <w:divBdr>
                <w:top w:val="none" w:sz="0" w:space="0" w:color="auto"/>
                <w:left w:val="none" w:sz="0" w:space="0" w:color="auto"/>
                <w:bottom w:val="none" w:sz="0" w:space="0" w:color="auto"/>
                <w:right w:val="none" w:sz="0" w:space="0" w:color="auto"/>
              </w:divBdr>
            </w:div>
            <w:div w:id="1091051073">
              <w:marLeft w:val="0"/>
              <w:marRight w:val="0"/>
              <w:marTop w:val="0"/>
              <w:marBottom w:val="0"/>
              <w:divBdr>
                <w:top w:val="none" w:sz="0" w:space="0" w:color="auto"/>
                <w:left w:val="none" w:sz="0" w:space="0" w:color="auto"/>
                <w:bottom w:val="none" w:sz="0" w:space="0" w:color="auto"/>
                <w:right w:val="none" w:sz="0" w:space="0" w:color="auto"/>
              </w:divBdr>
            </w:div>
            <w:div w:id="1112674660">
              <w:marLeft w:val="0"/>
              <w:marRight w:val="0"/>
              <w:marTop w:val="0"/>
              <w:marBottom w:val="0"/>
              <w:divBdr>
                <w:top w:val="none" w:sz="0" w:space="0" w:color="auto"/>
                <w:left w:val="none" w:sz="0" w:space="0" w:color="auto"/>
                <w:bottom w:val="none" w:sz="0" w:space="0" w:color="auto"/>
                <w:right w:val="none" w:sz="0" w:space="0" w:color="auto"/>
              </w:divBdr>
            </w:div>
            <w:div w:id="1192718038">
              <w:marLeft w:val="0"/>
              <w:marRight w:val="0"/>
              <w:marTop w:val="0"/>
              <w:marBottom w:val="0"/>
              <w:divBdr>
                <w:top w:val="none" w:sz="0" w:space="0" w:color="auto"/>
                <w:left w:val="none" w:sz="0" w:space="0" w:color="auto"/>
                <w:bottom w:val="none" w:sz="0" w:space="0" w:color="auto"/>
                <w:right w:val="none" w:sz="0" w:space="0" w:color="auto"/>
              </w:divBdr>
            </w:div>
            <w:div w:id="1312641555">
              <w:marLeft w:val="0"/>
              <w:marRight w:val="0"/>
              <w:marTop w:val="0"/>
              <w:marBottom w:val="0"/>
              <w:divBdr>
                <w:top w:val="none" w:sz="0" w:space="0" w:color="auto"/>
                <w:left w:val="none" w:sz="0" w:space="0" w:color="auto"/>
                <w:bottom w:val="none" w:sz="0" w:space="0" w:color="auto"/>
                <w:right w:val="none" w:sz="0" w:space="0" w:color="auto"/>
              </w:divBdr>
              <w:divsChild>
                <w:div w:id="124008525">
                  <w:marLeft w:val="0"/>
                  <w:marRight w:val="0"/>
                  <w:marTop w:val="0"/>
                  <w:marBottom w:val="0"/>
                  <w:divBdr>
                    <w:top w:val="none" w:sz="0" w:space="0" w:color="auto"/>
                    <w:left w:val="none" w:sz="0" w:space="0" w:color="auto"/>
                    <w:bottom w:val="none" w:sz="0" w:space="0" w:color="auto"/>
                    <w:right w:val="none" w:sz="0" w:space="0" w:color="auto"/>
                  </w:divBdr>
                </w:div>
                <w:div w:id="177160009">
                  <w:marLeft w:val="0"/>
                  <w:marRight w:val="0"/>
                  <w:marTop w:val="0"/>
                  <w:marBottom w:val="0"/>
                  <w:divBdr>
                    <w:top w:val="none" w:sz="0" w:space="0" w:color="auto"/>
                    <w:left w:val="none" w:sz="0" w:space="0" w:color="auto"/>
                    <w:bottom w:val="none" w:sz="0" w:space="0" w:color="auto"/>
                    <w:right w:val="none" w:sz="0" w:space="0" w:color="auto"/>
                  </w:divBdr>
                </w:div>
                <w:div w:id="321660089">
                  <w:marLeft w:val="0"/>
                  <w:marRight w:val="0"/>
                  <w:marTop w:val="0"/>
                  <w:marBottom w:val="0"/>
                  <w:divBdr>
                    <w:top w:val="none" w:sz="0" w:space="0" w:color="auto"/>
                    <w:left w:val="none" w:sz="0" w:space="0" w:color="auto"/>
                    <w:bottom w:val="none" w:sz="0" w:space="0" w:color="auto"/>
                    <w:right w:val="none" w:sz="0" w:space="0" w:color="auto"/>
                  </w:divBdr>
                </w:div>
                <w:div w:id="357122280">
                  <w:marLeft w:val="0"/>
                  <w:marRight w:val="0"/>
                  <w:marTop w:val="0"/>
                  <w:marBottom w:val="0"/>
                  <w:divBdr>
                    <w:top w:val="none" w:sz="0" w:space="0" w:color="auto"/>
                    <w:left w:val="none" w:sz="0" w:space="0" w:color="auto"/>
                    <w:bottom w:val="none" w:sz="0" w:space="0" w:color="auto"/>
                    <w:right w:val="none" w:sz="0" w:space="0" w:color="auto"/>
                  </w:divBdr>
                </w:div>
                <w:div w:id="631449276">
                  <w:marLeft w:val="0"/>
                  <w:marRight w:val="0"/>
                  <w:marTop w:val="0"/>
                  <w:marBottom w:val="0"/>
                  <w:divBdr>
                    <w:top w:val="none" w:sz="0" w:space="0" w:color="auto"/>
                    <w:left w:val="none" w:sz="0" w:space="0" w:color="auto"/>
                    <w:bottom w:val="none" w:sz="0" w:space="0" w:color="auto"/>
                    <w:right w:val="none" w:sz="0" w:space="0" w:color="auto"/>
                  </w:divBdr>
                </w:div>
                <w:div w:id="643773604">
                  <w:marLeft w:val="0"/>
                  <w:marRight w:val="0"/>
                  <w:marTop w:val="0"/>
                  <w:marBottom w:val="0"/>
                  <w:divBdr>
                    <w:top w:val="none" w:sz="0" w:space="0" w:color="auto"/>
                    <w:left w:val="none" w:sz="0" w:space="0" w:color="auto"/>
                    <w:bottom w:val="none" w:sz="0" w:space="0" w:color="auto"/>
                    <w:right w:val="none" w:sz="0" w:space="0" w:color="auto"/>
                  </w:divBdr>
                </w:div>
                <w:div w:id="742220230">
                  <w:marLeft w:val="0"/>
                  <w:marRight w:val="0"/>
                  <w:marTop w:val="0"/>
                  <w:marBottom w:val="0"/>
                  <w:divBdr>
                    <w:top w:val="none" w:sz="0" w:space="0" w:color="auto"/>
                    <w:left w:val="none" w:sz="0" w:space="0" w:color="auto"/>
                    <w:bottom w:val="none" w:sz="0" w:space="0" w:color="auto"/>
                    <w:right w:val="none" w:sz="0" w:space="0" w:color="auto"/>
                  </w:divBdr>
                </w:div>
                <w:div w:id="808086611">
                  <w:marLeft w:val="0"/>
                  <w:marRight w:val="0"/>
                  <w:marTop w:val="0"/>
                  <w:marBottom w:val="0"/>
                  <w:divBdr>
                    <w:top w:val="none" w:sz="0" w:space="0" w:color="auto"/>
                    <w:left w:val="none" w:sz="0" w:space="0" w:color="auto"/>
                    <w:bottom w:val="none" w:sz="0" w:space="0" w:color="auto"/>
                    <w:right w:val="none" w:sz="0" w:space="0" w:color="auto"/>
                  </w:divBdr>
                </w:div>
                <w:div w:id="1505820930">
                  <w:marLeft w:val="0"/>
                  <w:marRight w:val="0"/>
                  <w:marTop w:val="0"/>
                  <w:marBottom w:val="0"/>
                  <w:divBdr>
                    <w:top w:val="none" w:sz="0" w:space="0" w:color="auto"/>
                    <w:left w:val="none" w:sz="0" w:space="0" w:color="auto"/>
                    <w:bottom w:val="none" w:sz="0" w:space="0" w:color="auto"/>
                    <w:right w:val="none" w:sz="0" w:space="0" w:color="auto"/>
                  </w:divBdr>
                </w:div>
                <w:div w:id="1901163035">
                  <w:marLeft w:val="0"/>
                  <w:marRight w:val="0"/>
                  <w:marTop w:val="0"/>
                  <w:marBottom w:val="0"/>
                  <w:divBdr>
                    <w:top w:val="none" w:sz="0" w:space="0" w:color="auto"/>
                    <w:left w:val="none" w:sz="0" w:space="0" w:color="auto"/>
                    <w:bottom w:val="none" w:sz="0" w:space="0" w:color="auto"/>
                    <w:right w:val="none" w:sz="0" w:space="0" w:color="auto"/>
                  </w:divBdr>
                </w:div>
                <w:div w:id="1944609058">
                  <w:marLeft w:val="0"/>
                  <w:marRight w:val="0"/>
                  <w:marTop w:val="0"/>
                  <w:marBottom w:val="0"/>
                  <w:divBdr>
                    <w:top w:val="none" w:sz="0" w:space="0" w:color="auto"/>
                    <w:left w:val="none" w:sz="0" w:space="0" w:color="auto"/>
                    <w:bottom w:val="none" w:sz="0" w:space="0" w:color="auto"/>
                    <w:right w:val="none" w:sz="0" w:space="0" w:color="auto"/>
                  </w:divBdr>
                </w:div>
                <w:div w:id="2099137349">
                  <w:marLeft w:val="0"/>
                  <w:marRight w:val="0"/>
                  <w:marTop w:val="0"/>
                  <w:marBottom w:val="0"/>
                  <w:divBdr>
                    <w:top w:val="none" w:sz="0" w:space="0" w:color="auto"/>
                    <w:left w:val="none" w:sz="0" w:space="0" w:color="auto"/>
                    <w:bottom w:val="none" w:sz="0" w:space="0" w:color="auto"/>
                    <w:right w:val="none" w:sz="0" w:space="0" w:color="auto"/>
                  </w:divBdr>
                </w:div>
                <w:div w:id="2135322854">
                  <w:marLeft w:val="0"/>
                  <w:marRight w:val="0"/>
                  <w:marTop w:val="0"/>
                  <w:marBottom w:val="0"/>
                  <w:divBdr>
                    <w:top w:val="none" w:sz="0" w:space="0" w:color="auto"/>
                    <w:left w:val="none" w:sz="0" w:space="0" w:color="auto"/>
                    <w:bottom w:val="none" w:sz="0" w:space="0" w:color="auto"/>
                    <w:right w:val="none" w:sz="0" w:space="0" w:color="auto"/>
                  </w:divBdr>
                </w:div>
              </w:divsChild>
            </w:div>
            <w:div w:id="1502619664">
              <w:marLeft w:val="0"/>
              <w:marRight w:val="0"/>
              <w:marTop w:val="0"/>
              <w:marBottom w:val="0"/>
              <w:divBdr>
                <w:top w:val="none" w:sz="0" w:space="0" w:color="auto"/>
                <w:left w:val="none" w:sz="0" w:space="0" w:color="auto"/>
                <w:bottom w:val="none" w:sz="0" w:space="0" w:color="auto"/>
                <w:right w:val="none" w:sz="0" w:space="0" w:color="auto"/>
              </w:divBdr>
            </w:div>
            <w:div w:id="1585801425">
              <w:marLeft w:val="0"/>
              <w:marRight w:val="0"/>
              <w:marTop w:val="0"/>
              <w:marBottom w:val="0"/>
              <w:divBdr>
                <w:top w:val="none" w:sz="0" w:space="0" w:color="auto"/>
                <w:left w:val="none" w:sz="0" w:space="0" w:color="auto"/>
                <w:bottom w:val="none" w:sz="0" w:space="0" w:color="auto"/>
                <w:right w:val="none" w:sz="0" w:space="0" w:color="auto"/>
              </w:divBdr>
            </w:div>
            <w:div w:id="1657221483">
              <w:marLeft w:val="0"/>
              <w:marRight w:val="0"/>
              <w:marTop w:val="0"/>
              <w:marBottom w:val="0"/>
              <w:divBdr>
                <w:top w:val="none" w:sz="0" w:space="0" w:color="auto"/>
                <w:left w:val="none" w:sz="0" w:space="0" w:color="auto"/>
                <w:bottom w:val="none" w:sz="0" w:space="0" w:color="auto"/>
                <w:right w:val="none" w:sz="0" w:space="0" w:color="auto"/>
              </w:divBdr>
            </w:div>
            <w:div w:id="1981105042">
              <w:marLeft w:val="0"/>
              <w:marRight w:val="0"/>
              <w:marTop w:val="0"/>
              <w:marBottom w:val="0"/>
              <w:divBdr>
                <w:top w:val="none" w:sz="0" w:space="0" w:color="auto"/>
                <w:left w:val="none" w:sz="0" w:space="0" w:color="auto"/>
                <w:bottom w:val="none" w:sz="0" w:space="0" w:color="auto"/>
                <w:right w:val="none" w:sz="0" w:space="0" w:color="auto"/>
              </w:divBdr>
            </w:div>
            <w:div w:id="2004383755">
              <w:marLeft w:val="0"/>
              <w:marRight w:val="0"/>
              <w:marTop w:val="0"/>
              <w:marBottom w:val="0"/>
              <w:divBdr>
                <w:top w:val="none" w:sz="0" w:space="0" w:color="auto"/>
                <w:left w:val="none" w:sz="0" w:space="0" w:color="auto"/>
                <w:bottom w:val="none" w:sz="0" w:space="0" w:color="auto"/>
                <w:right w:val="none" w:sz="0" w:space="0" w:color="auto"/>
              </w:divBdr>
            </w:div>
          </w:divsChild>
        </w:div>
        <w:div w:id="1746145776">
          <w:marLeft w:val="0"/>
          <w:marRight w:val="0"/>
          <w:marTop w:val="0"/>
          <w:marBottom w:val="0"/>
          <w:divBdr>
            <w:top w:val="none" w:sz="0" w:space="0" w:color="auto"/>
            <w:left w:val="none" w:sz="0" w:space="0" w:color="auto"/>
            <w:bottom w:val="none" w:sz="0" w:space="0" w:color="auto"/>
            <w:right w:val="none" w:sz="0" w:space="0" w:color="auto"/>
          </w:divBdr>
          <w:divsChild>
            <w:div w:id="97802226">
              <w:marLeft w:val="0"/>
              <w:marRight w:val="0"/>
              <w:marTop w:val="0"/>
              <w:marBottom w:val="0"/>
              <w:divBdr>
                <w:top w:val="none" w:sz="0" w:space="0" w:color="auto"/>
                <w:left w:val="none" w:sz="0" w:space="0" w:color="auto"/>
                <w:bottom w:val="none" w:sz="0" w:space="0" w:color="auto"/>
                <w:right w:val="none" w:sz="0" w:space="0" w:color="auto"/>
              </w:divBdr>
            </w:div>
            <w:div w:id="882523821">
              <w:marLeft w:val="0"/>
              <w:marRight w:val="0"/>
              <w:marTop w:val="0"/>
              <w:marBottom w:val="0"/>
              <w:divBdr>
                <w:top w:val="none" w:sz="0" w:space="0" w:color="auto"/>
                <w:left w:val="none" w:sz="0" w:space="0" w:color="auto"/>
                <w:bottom w:val="none" w:sz="0" w:space="0" w:color="auto"/>
                <w:right w:val="none" w:sz="0" w:space="0" w:color="auto"/>
              </w:divBdr>
              <w:divsChild>
                <w:div w:id="321736611">
                  <w:marLeft w:val="0"/>
                  <w:marRight w:val="0"/>
                  <w:marTop w:val="0"/>
                  <w:marBottom w:val="0"/>
                  <w:divBdr>
                    <w:top w:val="none" w:sz="0" w:space="0" w:color="auto"/>
                    <w:left w:val="none" w:sz="0" w:space="0" w:color="auto"/>
                    <w:bottom w:val="none" w:sz="0" w:space="0" w:color="auto"/>
                    <w:right w:val="none" w:sz="0" w:space="0" w:color="auto"/>
                  </w:divBdr>
                </w:div>
                <w:div w:id="819611754">
                  <w:marLeft w:val="0"/>
                  <w:marRight w:val="0"/>
                  <w:marTop w:val="0"/>
                  <w:marBottom w:val="0"/>
                  <w:divBdr>
                    <w:top w:val="none" w:sz="0" w:space="0" w:color="auto"/>
                    <w:left w:val="none" w:sz="0" w:space="0" w:color="auto"/>
                    <w:bottom w:val="none" w:sz="0" w:space="0" w:color="auto"/>
                    <w:right w:val="none" w:sz="0" w:space="0" w:color="auto"/>
                  </w:divBdr>
                </w:div>
                <w:div w:id="902981774">
                  <w:marLeft w:val="0"/>
                  <w:marRight w:val="0"/>
                  <w:marTop w:val="0"/>
                  <w:marBottom w:val="0"/>
                  <w:divBdr>
                    <w:top w:val="none" w:sz="0" w:space="0" w:color="auto"/>
                    <w:left w:val="none" w:sz="0" w:space="0" w:color="auto"/>
                    <w:bottom w:val="none" w:sz="0" w:space="0" w:color="auto"/>
                    <w:right w:val="none" w:sz="0" w:space="0" w:color="auto"/>
                  </w:divBdr>
                </w:div>
              </w:divsChild>
            </w:div>
            <w:div w:id="1110735910">
              <w:marLeft w:val="0"/>
              <w:marRight w:val="0"/>
              <w:marTop w:val="0"/>
              <w:marBottom w:val="0"/>
              <w:divBdr>
                <w:top w:val="none" w:sz="0" w:space="0" w:color="auto"/>
                <w:left w:val="none" w:sz="0" w:space="0" w:color="auto"/>
                <w:bottom w:val="none" w:sz="0" w:space="0" w:color="auto"/>
                <w:right w:val="none" w:sz="0" w:space="0" w:color="auto"/>
              </w:divBdr>
            </w:div>
            <w:div w:id="1667317958">
              <w:marLeft w:val="0"/>
              <w:marRight w:val="0"/>
              <w:marTop w:val="0"/>
              <w:marBottom w:val="0"/>
              <w:divBdr>
                <w:top w:val="none" w:sz="0" w:space="0" w:color="auto"/>
                <w:left w:val="none" w:sz="0" w:space="0" w:color="auto"/>
                <w:bottom w:val="none" w:sz="0" w:space="0" w:color="auto"/>
                <w:right w:val="none" w:sz="0" w:space="0" w:color="auto"/>
              </w:divBdr>
            </w:div>
          </w:divsChild>
        </w:div>
        <w:div w:id="1751349862">
          <w:marLeft w:val="0"/>
          <w:marRight w:val="0"/>
          <w:marTop w:val="0"/>
          <w:marBottom w:val="0"/>
          <w:divBdr>
            <w:top w:val="none" w:sz="0" w:space="0" w:color="auto"/>
            <w:left w:val="none" w:sz="0" w:space="0" w:color="auto"/>
            <w:bottom w:val="none" w:sz="0" w:space="0" w:color="auto"/>
            <w:right w:val="none" w:sz="0" w:space="0" w:color="auto"/>
          </w:divBdr>
          <w:divsChild>
            <w:div w:id="125391020">
              <w:marLeft w:val="0"/>
              <w:marRight w:val="0"/>
              <w:marTop w:val="0"/>
              <w:marBottom w:val="0"/>
              <w:divBdr>
                <w:top w:val="none" w:sz="0" w:space="0" w:color="auto"/>
                <w:left w:val="none" w:sz="0" w:space="0" w:color="auto"/>
                <w:bottom w:val="none" w:sz="0" w:space="0" w:color="auto"/>
                <w:right w:val="none" w:sz="0" w:space="0" w:color="auto"/>
              </w:divBdr>
            </w:div>
            <w:div w:id="245699167">
              <w:marLeft w:val="0"/>
              <w:marRight w:val="0"/>
              <w:marTop w:val="0"/>
              <w:marBottom w:val="0"/>
              <w:divBdr>
                <w:top w:val="none" w:sz="0" w:space="0" w:color="auto"/>
                <w:left w:val="none" w:sz="0" w:space="0" w:color="auto"/>
                <w:bottom w:val="none" w:sz="0" w:space="0" w:color="auto"/>
                <w:right w:val="none" w:sz="0" w:space="0" w:color="auto"/>
              </w:divBdr>
            </w:div>
            <w:div w:id="443305186">
              <w:marLeft w:val="0"/>
              <w:marRight w:val="0"/>
              <w:marTop w:val="0"/>
              <w:marBottom w:val="0"/>
              <w:divBdr>
                <w:top w:val="none" w:sz="0" w:space="0" w:color="auto"/>
                <w:left w:val="none" w:sz="0" w:space="0" w:color="auto"/>
                <w:bottom w:val="none" w:sz="0" w:space="0" w:color="auto"/>
                <w:right w:val="none" w:sz="0" w:space="0" w:color="auto"/>
              </w:divBdr>
            </w:div>
            <w:div w:id="1068334986">
              <w:marLeft w:val="0"/>
              <w:marRight w:val="0"/>
              <w:marTop w:val="0"/>
              <w:marBottom w:val="0"/>
              <w:divBdr>
                <w:top w:val="none" w:sz="0" w:space="0" w:color="auto"/>
                <w:left w:val="none" w:sz="0" w:space="0" w:color="auto"/>
                <w:bottom w:val="none" w:sz="0" w:space="0" w:color="auto"/>
                <w:right w:val="none" w:sz="0" w:space="0" w:color="auto"/>
              </w:divBdr>
            </w:div>
            <w:div w:id="1223711893">
              <w:marLeft w:val="0"/>
              <w:marRight w:val="0"/>
              <w:marTop w:val="0"/>
              <w:marBottom w:val="0"/>
              <w:divBdr>
                <w:top w:val="none" w:sz="0" w:space="0" w:color="auto"/>
                <w:left w:val="none" w:sz="0" w:space="0" w:color="auto"/>
                <w:bottom w:val="none" w:sz="0" w:space="0" w:color="auto"/>
                <w:right w:val="none" w:sz="0" w:space="0" w:color="auto"/>
              </w:divBdr>
            </w:div>
            <w:div w:id="1365523776">
              <w:marLeft w:val="0"/>
              <w:marRight w:val="0"/>
              <w:marTop w:val="0"/>
              <w:marBottom w:val="0"/>
              <w:divBdr>
                <w:top w:val="none" w:sz="0" w:space="0" w:color="auto"/>
                <w:left w:val="none" w:sz="0" w:space="0" w:color="auto"/>
                <w:bottom w:val="none" w:sz="0" w:space="0" w:color="auto"/>
                <w:right w:val="none" w:sz="0" w:space="0" w:color="auto"/>
              </w:divBdr>
            </w:div>
            <w:div w:id="1654403999">
              <w:marLeft w:val="0"/>
              <w:marRight w:val="0"/>
              <w:marTop w:val="0"/>
              <w:marBottom w:val="0"/>
              <w:divBdr>
                <w:top w:val="none" w:sz="0" w:space="0" w:color="auto"/>
                <w:left w:val="none" w:sz="0" w:space="0" w:color="auto"/>
                <w:bottom w:val="none" w:sz="0" w:space="0" w:color="auto"/>
                <w:right w:val="none" w:sz="0" w:space="0" w:color="auto"/>
              </w:divBdr>
              <w:divsChild>
                <w:div w:id="28918699">
                  <w:marLeft w:val="0"/>
                  <w:marRight w:val="0"/>
                  <w:marTop w:val="0"/>
                  <w:marBottom w:val="0"/>
                  <w:divBdr>
                    <w:top w:val="none" w:sz="0" w:space="0" w:color="auto"/>
                    <w:left w:val="none" w:sz="0" w:space="0" w:color="auto"/>
                    <w:bottom w:val="none" w:sz="0" w:space="0" w:color="auto"/>
                    <w:right w:val="none" w:sz="0" w:space="0" w:color="auto"/>
                  </w:divBdr>
                </w:div>
                <w:div w:id="53889878">
                  <w:marLeft w:val="0"/>
                  <w:marRight w:val="0"/>
                  <w:marTop w:val="0"/>
                  <w:marBottom w:val="0"/>
                  <w:divBdr>
                    <w:top w:val="none" w:sz="0" w:space="0" w:color="auto"/>
                    <w:left w:val="none" w:sz="0" w:space="0" w:color="auto"/>
                    <w:bottom w:val="none" w:sz="0" w:space="0" w:color="auto"/>
                    <w:right w:val="none" w:sz="0" w:space="0" w:color="auto"/>
                  </w:divBdr>
                </w:div>
                <w:div w:id="184368662">
                  <w:marLeft w:val="0"/>
                  <w:marRight w:val="0"/>
                  <w:marTop w:val="0"/>
                  <w:marBottom w:val="0"/>
                  <w:divBdr>
                    <w:top w:val="none" w:sz="0" w:space="0" w:color="auto"/>
                    <w:left w:val="none" w:sz="0" w:space="0" w:color="auto"/>
                    <w:bottom w:val="none" w:sz="0" w:space="0" w:color="auto"/>
                    <w:right w:val="none" w:sz="0" w:space="0" w:color="auto"/>
                  </w:divBdr>
                </w:div>
                <w:div w:id="262298115">
                  <w:marLeft w:val="0"/>
                  <w:marRight w:val="0"/>
                  <w:marTop w:val="0"/>
                  <w:marBottom w:val="0"/>
                  <w:divBdr>
                    <w:top w:val="none" w:sz="0" w:space="0" w:color="auto"/>
                    <w:left w:val="none" w:sz="0" w:space="0" w:color="auto"/>
                    <w:bottom w:val="none" w:sz="0" w:space="0" w:color="auto"/>
                    <w:right w:val="none" w:sz="0" w:space="0" w:color="auto"/>
                  </w:divBdr>
                </w:div>
                <w:div w:id="614213313">
                  <w:marLeft w:val="0"/>
                  <w:marRight w:val="0"/>
                  <w:marTop w:val="0"/>
                  <w:marBottom w:val="0"/>
                  <w:divBdr>
                    <w:top w:val="none" w:sz="0" w:space="0" w:color="auto"/>
                    <w:left w:val="none" w:sz="0" w:space="0" w:color="auto"/>
                    <w:bottom w:val="none" w:sz="0" w:space="0" w:color="auto"/>
                    <w:right w:val="none" w:sz="0" w:space="0" w:color="auto"/>
                  </w:divBdr>
                </w:div>
                <w:div w:id="614404814">
                  <w:marLeft w:val="0"/>
                  <w:marRight w:val="0"/>
                  <w:marTop w:val="0"/>
                  <w:marBottom w:val="0"/>
                  <w:divBdr>
                    <w:top w:val="none" w:sz="0" w:space="0" w:color="auto"/>
                    <w:left w:val="none" w:sz="0" w:space="0" w:color="auto"/>
                    <w:bottom w:val="none" w:sz="0" w:space="0" w:color="auto"/>
                    <w:right w:val="none" w:sz="0" w:space="0" w:color="auto"/>
                  </w:divBdr>
                </w:div>
                <w:div w:id="870649984">
                  <w:marLeft w:val="0"/>
                  <w:marRight w:val="0"/>
                  <w:marTop w:val="0"/>
                  <w:marBottom w:val="0"/>
                  <w:divBdr>
                    <w:top w:val="none" w:sz="0" w:space="0" w:color="auto"/>
                    <w:left w:val="none" w:sz="0" w:space="0" w:color="auto"/>
                    <w:bottom w:val="none" w:sz="0" w:space="0" w:color="auto"/>
                    <w:right w:val="none" w:sz="0" w:space="0" w:color="auto"/>
                  </w:divBdr>
                </w:div>
                <w:div w:id="954292300">
                  <w:marLeft w:val="0"/>
                  <w:marRight w:val="0"/>
                  <w:marTop w:val="0"/>
                  <w:marBottom w:val="0"/>
                  <w:divBdr>
                    <w:top w:val="none" w:sz="0" w:space="0" w:color="auto"/>
                    <w:left w:val="none" w:sz="0" w:space="0" w:color="auto"/>
                    <w:bottom w:val="none" w:sz="0" w:space="0" w:color="auto"/>
                    <w:right w:val="none" w:sz="0" w:space="0" w:color="auto"/>
                  </w:divBdr>
                </w:div>
                <w:div w:id="1218122867">
                  <w:marLeft w:val="0"/>
                  <w:marRight w:val="0"/>
                  <w:marTop w:val="0"/>
                  <w:marBottom w:val="0"/>
                  <w:divBdr>
                    <w:top w:val="none" w:sz="0" w:space="0" w:color="auto"/>
                    <w:left w:val="none" w:sz="0" w:space="0" w:color="auto"/>
                    <w:bottom w:val="none" w:sz="0" w:space="0" w:color="auto"/>
                    <w:right w:val="none" w:sz="0" w:space="0" w:color="auto"/>
                  </w:divBdr>
                </w:div>
                <w:div w:id="1452896719">
                  <w:marLeft w:val="0"/>
                  <w:marRight w:val="0"/>
                  <w:marTop w:val="0"/>
                  <w:marBottom w:val="0"/>
                  <w:divBdr>
                    <w:top w:val="none" w:sz="0" w:space="0" w:color="auto"/>
                    <w:left w:val="none" w:sz="0" w:space="0" w:color="auto"/>
                    <w:bottom w:val="none" w:sz="0" w:space="0" w:color="auto"/>
                    <w:right w:val="none" w:sz="0" w:space="0" w:color="auto"/>
                  </w:divBdr>
                </w:div>
                <w:div w:id="1552182839">
                  <w:marLeft w:val="0"/>
                  <w:marRight w:val="0"/>
                  <w:marTop w:val="0"/>
                  <w:marBottom w:val="0"/>
                  <w:divBdr>
                    <w:top w:val="none" w:sz="0" w:space="0" w:color="auto"/>
                    <w:left w:val="none" w:sz="0" w:space="0" w:color="auto"/>
                    <w:bottom w:val="none" w:sz="0" w:space="0" w:color="auto"/>
                    <w:right w:val="none" w:sz="0" w:space="0" w:color="auto"/>
                  </w:divBdr>
                </w:div>
                <w:div w:id="1744332728">
                  <w:marLeft w:val="0"/>
                  <w:marRight w:val="0"/>
                  <w:marTop w:val="0"/>
                  <w:marBottom w:val="0"/>
                  <w:divBdr>
                    <w:top w:val="none" w:sz="0" w:space="0" w:color="auto"/>
                    <w:left w:val="none" w:sz="0" w:space="0" w:color="auto"/>
                    <w:bottom w:val="none" w:sz="0" w:space="0" w:color="auto"/>
                    <w:right w:val="none" w:sz="0" w:space="0" w:color="auto"/>
                  </w:divBdr>
                </w:div>
              </w:divsChild>
            </w:div>
            <w:div w:id="1679119220">
              <w:marLeft w:val="0"/>
              <w:marRight w:val="0"/>
              <w:marTop w:val="0"/>
              <w:marBottom w:val="0"/>
              <w:divBdr>
                <w:top w:val="none" w:sz="0" w:space="0" w:color="auto"/>
                <w:left w:val="none" w:sz="0" w:space="0" w:color="auto"/>
                <w:bottom w:val="none" w:sz="0" w:space="0" w:color="auto"/>
                <w:right w:val="none" w:sz="0" w:space="0" w:color="auto"/>
              </w:divBdr>
            </w:div>
            <w:div w:id="1777210194">
              <w:marLeft w:val="0"/>
              <w:marRight w:val="0"/>
              <w:marTop w:val="0"/>
              <w:marBottom w:val="0"/>
              <w:divBdr>
                <w:top w:val="none" w:sz="0" w:space="0" w:color="auto"/>
                <w:left w:val="none" w:sz="0" w:space="0" w:color="auto"/>
                <w:bottom w:val="none" w:sz="0" w:space="0" w:color="auto"/>
                <w:right w:val="none" w:sz="0" w:space="0" w:color="auto"/>
              </w:divBdr>
            </w:div>
            <w:div w:id="1877808939">
              <w:marLeft w:val="0"/>
              <w:marRight w:val="0"/>
              <w:marTop w:val="0"/>
              <w:marBottom w:val="0"/>
              <w:divBdr>
                <w:top w:val="none" w:sz="0" w:space="0" w:color="auto"/>
                <w:left w:val="none" w:sz="0" w:space="0" w:color="auto"/>
                <w:bottom w:val="none" w:sz="0" w:space="0" w:color="auto"/>
                <w:right w:val="none" w:sz="0" w:space="0" w:color="auto"/>
              </w:divBdr>
            </w:div>
            <w:div w:id="1891186831">
              <w:marLeft w:val="0"/>
              <w:marRight w:val="0"/>
              <w:marTop w:val="0"/>
              <w:marBottom w:val="0"/>
              <w:divBdr>
                <w:top w:val="none" w:sz="0" w:space="0" w:color="auto"/>
                <w:left w:val="none" w:sz="0" w:space="0" w:color="auto"/>
                <w:bottom w:val="none" w:sz="0" w:space="0" w:color="auto"/>
                <w:right w:val="none" w:sz="0" w:space="0" w:color="auto"/>
              </w:divBdr>
            </w:div>
            <w:div w:id="1933582525">
              <w:marLeft w:val="0"/>
              <w:marRight w:val="0"/>
              <w:marTop w:val="0"/>
              <w:marBottom w:val="0"/>
              <w:divBdr>
                <w:top w:val="none" w:sz="0" w:space="0" w:color="auto"/>
                <w:left w:val="none" w:sz="0" w:space="0" w:color="auto"/>
                <w:bottom w:val="none" w:sz="0" w:space="0" w:color="auto"/>
                <w:right w:val="none" w:sz="0" w:space="0" w:color="auto"/>
              </w:divBdr>
            </w:div>
            <w:div w:id="2056732856">
              <w:marLeft w:val="0"/>
              <w:marRight w:val="0"/>
              <w:marTop w:val="0"/>
              <w:marBottom w:val="0"/>
              <w:divBdr>
                <w:top w:val="none" w:sz="0" w:space="0" w:color="auto"/>
                <w:left w:val="none" w:sz="0" w:space="0" w:color="auto"/>
                <w:bottom w:val="none" w:sz="0" w:space="0" w:color="auto"/>
                <w:right w:val="none" w:sz="0" w:space="0" w:color="auto"/>
              </w:divBdr>
            </w:div>
          </w:divsChild>
        </w:div>
        <w:div w:id="1752971758">
          <w:marLeft w:val="0"/>
          <w:marRight w:val="0"/>
          <w:marTop w:val="0"/>
          <w:marBottom w:val="0"/>
          <w:divBdr>
            <w:top w:val="none" w:sz="0" w:space="0" w:color="auto"/>
            <w:left w:val="none" w:sz="0" w:space="0" w:color="auto"/>
            <w:bottom w:val="none" w:sz="0" w:space="0" w:color="auto"/>
            <w:right w:val="none" w:sz="0" w:space="0" w:color="auto"/>
          </w:divBdr>
          <w:divsChild>
            <w:div w:id="720130887">
              <w:marLeft w:val="0"/>
              <w:marRight w:val="0"/>
              <w:marTop w:val="0"/>
              <w:marBottom w:val="0"/>
              <w:divBdr>
                <w:top w:val="none" w:sz="0" w:space="0" w:color="auto"/>
                <w:left w:val="none" w:sz="0" w:space="0" w:color="auto"/>
                <w:bottom w:val="none" w:sz="0" w:space="0" w:color="auto"/>
                <w:right w:val="none" w:sz="0" w:space="0" w:color="auto"/>
              </w:divBdr>
            </w:div>
            <w:div w:id="1159729125">
              <w:marLeft w:val="0"/>
              <w:marRight w:val="0"/>
              <w:marTop w:val="0"/>
              <w:marBottom w:val="0"/>
              <w:divBdr>
                <w:top w:val="none" w:sz="0" w:space="0" w:color="auto"/>
                <w:left w:val="none" w:sz="0" w:space="0" w:color="auto"/>
                <w:bottom w:val="none" w:sz="0" w:space="0" w:color="auto"/>
                <w:right w:val="none" w:sz="0" w:space="0" w:color="auto"/>
              </w:divBdr>
              <w:divsChild>
                <w:div w:id="889390403">
                  <w:marLeft w:val="0"/>
                  <w:marRight w:val="0"/>
                  <w:marTop w:val="0"/>
                  <w:marBottom w:val="0"/>
                  <w:divBdr>
                    <w:top w:val="none" w:sz="0" w:space="0" w:color="auto"/>
                    <w:left w:val="none" w:sz="0" w:space="0" w:color="auto"/>
                    <w:bottom w:val="none" w:sz="0" w:space="0" w:color="auto"/>
                    <w:right w:val="none" w:sz="0" w:space="0" w:color="auto"/>
                  </w:divBdr>
                </w:div>
                <w:div w:id="1974096052">
                  <w:marLeft w:val="0"/>
                  <w:marRight w:val="0"/>
                  <w:marTop w:val="0"/>
                  <w:marBottom w:val="0"/>
                  <w:divBdr>
                    <w:top w:val="none" w:sz="0" w:space="0" w:color="auto"/>
                    <w:left w:val="none" w:sz="0" w:space="0" w:color="auto"/>
                    <w:bottom w:val="none" w:sz="0" w:space="0" w:color="auto"/>
                    <w:right w:val="none" w:sz="0" w:space="0" w:color="auto"/>
                  </w:divBdr>
                </w:div>
                <w:div w:id="1989935743">
                  <w:marLeft w:val="0"/>
                  <w:marRight w:val="0"/>
                  <w:marTop w:val="0"/>
                  <w:marBottom w:val="0"/>
                  <w:divBdr>
                    <w:top w:val="none" w:sz="0" w:space="0" w:color="auto"/>
                    <w:left w:val="none" w:sz="0" w:space="0" w:color="auto"/>
                    <w:bottom w:val="none" w:sz="0" w:space="0" w:color="auto"/>
                    <w:right w:val="none" w:sz="0" w:space="0" w:color="auto"/>
                  </w:divBdr>
                </w:div>
              </w:divsChild>
            </w:div>
            <w:div w:id="1768621146">
              <w:marLeft w:val="0"/>
              <w:marRight w:val="0"/>
              <w:marTop w:val="0"/>
              <w:marBottom w:val="0"/>
              <w:divBdr>
                <w:top w:val="none" w:sz="0" w:space="0" w:color="auto"/>
                <w:left w:val="none" w:sz="0" w:space="0" w:color="auto"/>
                <w:bottom w:val="none" w:sz="0" w:space="0" w:color="auto"/>
                <w:right w:val="none" w:sz="0" w:space="0" w:color="auto"/>
              </w:divBdr>
            </w:div>
            <w:div w:id="2092583318">
              <w:marLeft w:val="0"/>
              <w:marRight w:val="0"/>
              <w:marTop w:val="0"/>
              <w:marBottom w:val="0"/>
              <w:divBdr>
                <w:top w:val="none" w:sz="0" w:space="0" w:color="auto"/>
                <w:left w:val="none" w:sz="0" w:space="0" w:color="auto"/>
                <w:bottom w:val="none" w:sz="0" w:space="0" w:color="auto"/>
                <w:right w:val="none" w:sz="0" w:space="0" w:color="auto"/>
              </w:divBdr>
            </w:div>
          </w:divsChild>
        </w:div>
        <w:div w:id="1758091895">
          <w:marLeft w:val="0"/>
          <w:marRight w:val="0"/>
          <w:marTop w:val="0"/>
          <w:marBottom w:val="0"/>
          <w:divBdr>
            <w:top w:val="none" w:sz="0" w:space="0" w:color="auto"/>
            <w:left w:val="none" w:sz="0" w:space="0" w:color="auto"/>
            <w:bottom w:val="none" w:sz="0" w:space="0" w:color="auto"/>
            <w:right w:val="none" w:sz="0" w:space="0" w:color="auto"/>
          </w:divBdr>
          <w:divsChild>
            <w:div w:id="33048507">
              <w:marLeft w:val="0"/>
              <w:marRight w:val="0"/>
              <w:marTop w:val="0"/>
              <w:marBottom w:val="0"/>
              <w:divBdr>
                <w:top w:val="none" w:sz="0" w:space="0" w:color="auto"/>
                <w:left w:val="none" w:sz="0" w:space="0" w:color="auto"/>
                <w:bottom w:val="none" w:sz="0" w:space="0" w:color="auto"/>
                <w:right w:val="none" w:sz="0" w:space="0" w:color="auto"/>
              </w:divBdr>
            </w:div>
            <w:div w:id="311640106">
              <w:marLeft w:val="0"/>
              <w:marRight w:val="0"/>
              <w:marTop w:val="0"/>
              <w:marBottom w:val="0"/>
              <w:divBdr>
                <w:top w:val="none" w:sz="0" w:space="0" w:color="auto"/>
                <w:left w:val="none" w:sz="0" w:space="0" w:color="auto"/>
                <w:bottom w:val="none" w:sz="0" w:space="0" w:color="auto"/>
                <w:right w:val="none" w:sz="0" w:space="0" w:color="auto"/>
              </w:divBdr>
            </w:div>
            <w:div w:id="830560557">
              <w:marLeft w:val="0"/>
              <w:marRight w:val="0"/>
              <w:marTop w:val="0"/>
              <w:marBottom w:val="0"/>
              <w:divBdr>
                <w:top w:val="none" w:sz="0" w:space="0" w:color="auto"/>
                <w:left w:val="none" w:sz="0" w:space="0" w:color="auto"/>
                <w:bottom w:val="none" w:sz="0" w:space="0" w:color="auto"/>
                <w:right w:val="none" w:sz="0" w:space="0" w:color="auto"/>
              </w:divBdr>
            </w:div>
            <w:div w:id="1458989392">
              <w:marLeft w:val="0"/>
              <w:marRight w:val="0"/>
              <w:marTop w:val="0"/>
              <w:marBottom w:val="0"/>
              <w:divBdr>
                <w:top w:val="none" w:sz="0" w:space="0" w:color="auto"/>
                <w:left w:val="none" w:sz="0" w:space="0" w:color="auto"/>
                <w:bottom w:val="none" w:sz="0" w:space="0" w:color="auto"/>
                <w:right w:val="none" w:sz="0" w:space="0" w:color="auto"/>
              </w:divBdr>
              <w:divsChild>
                <w:div w:id="580875213">
                  <w:marLeft w:val="0"/>
                  <w:marRight w:val="0"/>
                  <w:marTop w:val="0"/>
                  <w:marBottom w:val="0"/>
                  <w:divBdr>
                    <w:top w:val="none" w:sz="0" w:space="0" w:color="auto"/>
                    <w:left w:val="none" w:sz="0" w:space="0" w:color="auto"/>
                    <w:bottom w:val="none" w:sz="0" w:space="0" w:color="auto"/>
                    <w:right w:val="none" w:sz="0" w:space="0" w:color="auto"/>
                  </w:divBdr>
                </w:div>
                <w:div w:id="909464103">
                  <w:marLeft w:val="0"/>
                  <w:marRight w:val="0"/>
                  <w:marTop w:val="0"/>
                  <w:marBottom w:val="0"/>
                  <w:divBdr>
                    <w:top w:val="none" w:sz="0" w:space="0" w:color="auto"/>
                    <w:left w:val="none" w:sz="0" w:space="0" w:color="auto"/>
                    <w:bottom w:val="none" w:sz="0" w:space="0" w:color="auto"/>
                    <w:right w:val="none" w:sz="0" w:space="0" w:color="auto"/>
                  </w:divBdr>
                </w:div>
                <w:div w:id="948127673">
                  <w:marLeft w:val="0"/>
                  <w:marRight w:val="0"/>
                  <w:marTop w:val="0"/>
                  <w:marBottom w:val="0"/>
                  <w:divBdr>
                    <w:top w:val="none" w:sz="0" w:space="0" w:color="auto"/>
                    <w:left w:val="none" w:sz="0" w:space="0" w:color="auto"/>
                    <w:bottom w:val="none" w:sz="0" w:space="0" w:color="auto"/>
                    <w:right w:val="none" w:sz="0" w:space="0" w:color="auto"/>
                  </w:divBdr>
                </w:div>
                <w:div w:id="1391491403">
                  <w:marLeft w:val="0"/>
                  <w:marRight w:val="0"/>
                  <w:marTop w:val="0"/>
                  <w:marBottom w:val="0"/>
                  <w:divBdr>
                    <w:top w:val="none" w:sz="0" w:space="0" w:color="auto"/>
                    <w:left w:val="none" w:sz="0" w:space="0" w:color="auto"/>
                    <w:bottom w:val="none" w:sz="0" w:space="0" w:color="auto"/>
                    <w:right w:val="none" w:sz="0" w:space="0" w:color="auto"/>
                  </w:divBdr>
                </w:div>
                <w:div w:id="1552106613">
                  <w:marLeft w:val="0"/>
                  <w:marRight w:val="0"/>
                  <w:marTop w:val="0"/>
                  <w:marBottom w:val="0"/>
                  <w:divBdr>
                    <w:top w:val="none" w:sz="0" w:space="0" w:color="auto"/>
                    <w:left w:val="none" w:sz="0" w:space="0" w:color="auto"/>
                    <w:bottom w:val="none" w:sz="0" w:space="0" w:color="auto"/>
                    <w:right w:val="none" w:sz="0" w:space="0" w:color="auto"/>
                  </w:divBdr>
                </w:div>
              </w:divsChild>
            </w:div>
            <w:div w:id="1548420157">
              <w:marLeft w:val="0"/>
              <w:marRight w:val="0"/>
              <w:marTop w:val="0"/>
              <w:marBottom w:val="0"/>
              <w:divBdr>
                <w:top w:val="none" w:sz="0" w:space="0" w:color="auto"/>
                <w:left w:val="none" w:sz="0" w:space="0" w:color="auto"/>
                <w:bottom w:val="none" w:sz="0" w:space="0" w:color="auto"/>
                <w:right w:val="none" w:sz="0" w:space="0" w:color="auto"/>
              </w:divBdr>
            </w:div>
            <w:div w:id="2092504596">
              <w:marLeft w:val="0"/>
              <w:marRight w:val="0"/>
              <w:marTop w:val="0"/>
              <w:marBottom w:val="0"/>
              <w:divBdr>
                <w:top w:val="none" w:sz="0" w:space="0" w:color="auto"/>
                <w:left w:val="none" w:sz="0" w:space="0" w:color="auto"/>
                <w:bottom w:val="none" w:sz="0" w:space="0" w:color="auto"/>
                <w:right w:val="none" w:sz="0" w:space="0" w:color="auto"/>
              </w:divBdr>
            </w:div>
          </w:divsChild>
        </w:div>
        <w:div w:id="1761558823">
          <w:marLeft w:val="0"/>
          <w:marRight w:val="0"/>
          <w:marTop w:val="0"/>
          <w:marBottom w:val="0"/>
          <w:divBdr>
            <w:top w:val="none" w:sz="0" w:space="0" w:color="auto"/>
            <w:left w:val="none" w:sz="0" w:space="0" w:color="auto"/>
            <w:bottom w:val="none" w:sz="0" w:space="0" w:color="auto"/>
            <w:right w:val="none" w:sz="0" w:space="0" w:color="auto"/>
          </w:divBdr>
          <w:divsChild>
            <w:div w:id="535433624">
              <w:marLeft w:val="0"/>
              <w:marRight w:val="0"/>
              <w:marTop w:val="0"/>
              <w:marBottom w:val="0"/>
              <w:divBdr>
                <w:top w:val="none" w:sz="0" w:space="0" w:color="auto"/>
                <w:left w:val="none" w:sz="0" w:space="0" w:color="auto"/>
                <w:bottom w:val="none" w:sz="0" w:space="0" w:color="auto"/>
                <w:right w:val="none" w:sz="0" w:space="0" w:color="auto"/>
              </w:divBdr>
            </w:div>
            <w:div w:id="1097364399">
              <w:marLeft w:val="0"/>
              <w:marRight w:val="0"/>
              <w:marTop w:val="0"/>
              <w:marBottom w:val="0"/>
              <w:divBdr>
                <w:top w:val="none" w:sz="0" w:space="0" w:color="auto"/>
                <w:left w:val="none" w:sz="0" w:space="0" w:color="auto"/>
                <w:bottom w:val="none" w:sz="0" w:space="0" w:color="auto"/>
                <w:right w:val="none" w:sz="0" w:space="0" w:color="auto"/>
              </w:divBdr>
            </w:div>
            <w:div w:id="1425612634">
              <w:marLeft w:val="0"/>
              <w:marRight w:val="0"/>
              <w:marTop w:val="0"/>
              <w:marBottom w:val="0"/>
              <w:divBdr>
                <w:top w:val="none" w:sz="0" w:space="0" w:color="auto"/>
                <w:left w:val="none" w:sz="0" w:space="0" w:color="auto"/>
                <w:bottom w:val="none" w:sz="0" w:space="0" w:color="auto"/>
                <w:right w:val="none" w:sz="0" w:space="0" w:color="auto"/>
              </w:divBdr>
              <w:divsChild>
                <w:div w:id="513959225">
                  <w:marLeft w:val="0"/>
                  <w:marRight w:val="0"/>
                  <w:marTop w:val="0"/>
                  <w:marBottom w:val="0"/>
                  <w:divBdr>
                    <w:top w:val="none" w:sz="0" w:space="0" w:color="auto"/>
                    <w:left w:val="none" w:sz="0" w:space="0" w:color="auto"/>
                    <w:bottom w:val="none" w:sz="0" w:space="0" w:color="auto"/>
                    <w:right w:val="none" w:sz="0" w:space="0" w:color="auto"/>
                  </w:divBdr>
                </w:div>
                <w:div w:id="20281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22517">
          <w:marLeft w:val="0"/>
          <w:marRight w:val="0"/>
          <w:marTop w:val="0"/>
          <w:marBottom w:val="0"/>
          <w:divBdr>
            <w:top w:val="none" w:sz="0" w:space="0" w:color="auto"/>
            <w:left w:val="none" w:sz="0" w:space="0" w:color="auto"/>
            <w:bottom w:val="none" w:sz="0" w:space="0" w:color="auto"/>
            <w:right w:val="none" w:sz="0" w:space="0" w:color="auto"/>
          </w:divBdr>
          <w:divsChild>
            <w:div w:id="158470359">
              <w:marLeft w:val="0"/>
              <w:marRight w:val="0"/>
              <w:marTop w:val="0"/>
              <w:marBottom w:val="0"/>
              <w:divBdr>
                <w:top w:val="none" w:sz="0" w:space="0" w:color="auto"/>
                <w:left w:val="none" w:sz="0" w:space="0" w:color="auto"/>
                <w:bottom w:val="none" w:sz="0" w:space="0" w:color="auto"/>
                <w:right w:val="none" w:sz="0" w:space="0" w:color="auto"/>
              </w:divBdr>
            </w:div>
            <w:div w:id="304698027">
              <w:marLeft w:val="0"/>
              <w:marRight w:val="0"/>
              <w:marTop w:val="0"/>
              <w:marBottom w:val="0"/>
              <w:divBdr>
                <w:top w:val="none" w:sz="0" w:space="0" w:color="auto"/>
                <w:left w:val="none" w:sz="0" w:space="0" w:color="auto"/>
                <w:bottom w:val="none" w:sz="0" w:space="0" w:color="auto"/>
                <w:right w:val="none" w:sz="0" w:space="0" w:color="auto"/>
              </w:divBdr>
            </w:div>
            <w:div w:id="350185187">
              <w:marLeft w:val="0"/>
              <w:marRight w:val="0"/>
              <w:marTop w:val="0"/>
              <w:marBottom w:val="0"/>
              <w:divBdr>
                <w:top w:val="none" w:sz="0" w:space="0" w:color="auto"/>
                <w:left w:val="none" w:sz="0" w:space="0" w:color="auto"/>
                <w:bottom w:val="none" w:sz="0" w:space="0" w:color="auto"/>
                <w:right w:val="none" w:sz="0" w:space="0" w:color="auto"/>
              </w:divBdr>
            </w:div>
            <w:div w:id="462501588">
              <w:marLeft w:val="0"/>
              <w:marRight w:val="0"/>
              <w:marTop w:val="0"/>
              <w:marBottom w:val="0"/>
              <w:divBdr>
                <w:top w:val="none" w:sz="0" w:space="0" w:color="auto"/>
                <w:left w:val="none" w:sz="0" w:space="0" w:color="auto"/>
                <w:bottom w:val="none" w:sz="0" w:space="0" w:color="auto"/>
                <w:right w:val="none" w:sz="0" w:space="0" w:color="auto"/>
              </w:divBdr>
            </w:div>
            <w:div w:id="467748571">
              <w:marLeft w:val="0"/>
              <w:marRight w:val="0"/>
              <w:marTop w:val="0"/>
              <w:marBottom w:val="0"/>
              <w:divBdr>
                <w:top w:val="none" w:sz="0" w:space="0" w:color="auto"/>
                <w:left w:val="none" w:sz="0" w:space="0" w:color="auto"/>
                <w:bottom w:val="none" w:sz="0" w:space="0" w:color="auto"/>
                <w:right w:val="none" w:sz="0" w:space="0" w:color="auto"/>
              </w:divBdr>
            </w:div>
            <w:div w:id="784813666">
              <w:marLeft w:val="0"/>
              <w:marRight w:val="0"/>
              <w:marTop w:val="0"/>
              <w:marBottom w:val="0"/>
              <w:divBdr>
                <w:top w:val="none" w:sz="0" w:space="0" w:color="auto"/>
                <w:left w:val="none" w:sz="0" w:space="0" w:color="auto"/>
                <w:bottom w:val="none" w:sz="0" w:space="0" w:color="auto"/>
                <w:right w:val="none" w:sz="0" w:space="0" w:color="auto"/>
              </w:divBdr>
            </w:div>
            <w:div w:id="887913578">
              <w:marLeft w:val="0"/>
              <w:marRight w:val="0"/>
              <w:marTop w:val="0"/>
              <w:marBottom w:val="0"/>
              <w:divBdr>
                <w:top w:val="none" w:sz="0" w:space="0" w:color="auto"/>
                <w:left w:val="none" w:sz="0" w:space="0" w:color="auto"/>
                <w:bottom w:val="none" w:sz="0" w:space="0" w:color="auto"/>
                <w:right w:val="none" w:sz="0" w:space="0" w:color="auto"/>
              </w:divBdr>
              <w:divsChild>
                <w:div w:id="138696717">
                  <w:marLeft w:val="0"/>
                  <w:marRight w:val="0"/>
                  <w:marTop w:val="0"/>
                  <w:marBottom w:val="0"/>
                  <w:divBdr>
                    <w:top w:val="none" w:sz="0" w:space="0" w:color="auto"/>
                    <w:left w:val="none" w:sz="0" w:space="0" w:color="auto"/>
                    <w:bottom w:val="none" w:sz="0" w:space="0" w:color="auto"/>
                    <w:right w:val="none" w:sz="0" w:space="0" w:color="auto"/>
                  </w:divBdr>
                </w:div>
                <w:div w:id="145250112">
                  <w:marLeft w:val="0"/>
                  <w:marRight w:val="0"/>
                  <w:marTop w:val="0"/>
                  <w:marBottom w:val="0"/>
                  <w:divBdr>
                    <w:top w:val="none" w:sz="0" w:space="0" w:color="auto"/>
                    <w:left w:val="none" w:sz="0" w:space="0" w:color="auto"/>
                    <w:bottom w:val="none" w:sz="0" w:space="0" w:color="auto"/>
                    <w:right w:val="none" w:sz="0" w:space="0" w:color="auto"/>
                  </w:divBdr>
                </w:div>
                <w:div w:id="365716254">
                  <w:marLeft w:val="0"/>
                  <w:marRight w:val="0"/>
                  <w:marTop w:val="0"/>
                  <w:marBottom w:val="0"/>
                  <w:divBdr>
                    <w:top w:val="none" w:sz="0" w:space="0" w:color="auto"/>
                    <w:left w:val="none" w:sz="0" w:space="0" w:color="auto"/>
                    <w:bottom w:val="none" w:sz="0" w:space="0" w:color="auto"/>
                    <w:right w:val="none" w:sz="0" w:space="0" w:color="auto"/>
                  </w:divBdr>
                </w:div>
                <w:div w:id="442381802">
                  <w:marLeft w:val="0"/>
                  <w:marRight w:val="0"/>
                  <w:marTop w:val="0"/>
                  <w:marBottom w:val="0"/>
                  <w:divBdr>
                    <w:top w:val="none" w:sz="0" w:space="0" w:color="auto"/>
                    <w:left w:val="none" w:sz="0" w:space="0" w:color="auto"/>
                    <w:bottom w:val="none" w:sz="0" w:space="0" w:color="auto"/>
                    <w:right w:val="none" w:sz="0" w:space="0" w:color="auto"/>
                  </w:divBdr>
                </w:div>
                <w:div w:id="555626095">
                  <w:marLeft w:val="0"/>
                  <w:marRight w:val="0"/>
                  <w:marTop w:val="0"/>
                  <w:marBottom w:val="0"/>
                  <w:divBdr>
                    <w:top w:val="none" w:sz="0" w:space="0" w:color="auto"/>
                    <w:left w:val="none" w:sz="0" w:space="0" w:color="auto"/>
                    <w:bottom w:val="none" w:sz="0" w:space="0" w:color="auto"/>
                    <w:right w:val="none" w:sz="0" w:space="0" w:color="auto"/>
                  </w:divBdr>
                </w:div>
                <w:div w:id="709693255">
                  <w:marLeft w:val="0"/>
                  <w:marRight w:val="0"/>
                  <w:marTop w:val="0"/>
                  <w:marBottom w:val="0"/>
                  <w:divBdr>
                    <w:top w:val="none" w:sz="0" w:space="0" w:color="auto"/>
                    <w:left w:val="none" w:sz="0" w:space="0" w:color="auto"/>
                    <w:bottom w:val="none" w:sz="0" w:space="0" w:color="auto"/>
                    <w:right w:val="none" w:sz="0" w:space="0" w:color="auto"/>
                  </w:divBdr>
                </w:div>
                <w:div w:id="837505872">
                  <w:marLeft w:val="0"/>
                  <w:marRight w:val="0"/>
                  <w:marTop w:val="0"/>
                  <w:marBottom w:val="0"/>
                  <w:divBdr>
                    <w:top w:val="none" w:sz="0" w:space="0" w:color="auto"/>
                    <w:left w:val="none" w:sz="0" w:space="0" w:color="auto"/>
                    <w:bottom w:val="none" w:sz="0" w:space="0" w:color="auto"/>
                    <w:right w:val="none" w:sz="0" w:space="0" w:color="auto"/>
                  </w:divBdr>
                </w:div>
                <w:div w:id="903494019">
                  <w:marLeft w:val="0"/>
                  <w:marRight w:val="0"/>
                  <w:marTop w:val="0"/>
                  <w:marBottom w:val="0"/>
                  <w:divBdr>
                    <w:top w:val="none" w:sz="0" w:space="0" w:color="auto"/>
                    <w:left w:val="none" w:sz="0" w:space="0" w:color="auto"/>
                    <w:bottom w:val="none" w:sz="0" w:space="0" w:color="auto"/>
                    <w:right w:val="none" w:sz="0" w:space="0" w:color="auto"/>
                  </w:divBdr>
                </w:div>
                <w:div w:id="1097366159">
                  <w:marLeft w:val="0"/>
                  <w:marRight w:val="0"/>
                  <w:marTop w:val="0"/>
                  <w:marBottom w:val="0"/>
                  <w:divBdr>
                    <w:top w:val="none" w:sz="0" w:space="0" w:color="auto"/>
                    <w:left w:val="none" w:sz="0" w:space="0" w:color="auto"/>
                    <w:bottom w:val="none" w:sz="0" w:space="0" w:color="auto"/>
                    <w:right w:val="none" w:sz="0" w:space="0" w:color="auto"/>
                  </w:divBdr>
                </w:div>
                <w:div w:id="1144814458">
                  <w:marLeft w:val="0"/>
                  <w:marRight w:val="0"/>
                  <w:marTop w:val="0"/>
                  <w:marBottom w:val="0"/>
                  <w:divBdr>
                    <w:top w:val="none" w:sz="0" w:space="0" w:color="auto"/>
                    <w:left w:val="none" w:sz="0" w:space="0" w:color="auto"/>
                    <w:bottom w:val="none" w:sz="0" w:space="0" w:color="auto"/>
                    <w:right w:val="none" w:sz="0" w:space="0" w:color="auto"/>
                  </w:divBdr>
                </w:div>
                <w:div w:id="1449466005">
                  <w:marLeft w:val="0"/>
                  <w:marRight w:val="0"/>
                  <w:marTop w:val="0"/>
                  <w:marBottom w:val="0"/>
                  <w:divBdr>
                    <w:top w:val="none" w:sz="0" w:space="0" w:color="auto"/>
                    <w:left w:val="none" w:sz="0" w:space="0" w:color="auto"/>
                    <w:bottom w:val="none" w:sz="0" w:space="0" w:color="auto"/>
                    <w:right w:val="none" w:sz="0" w:space="0" w:color="auto"/>
                  </w:divBdr>
                </w:div>
                <w:div w:id="1618827619">
                  <w:marLeft w:val="0"/>
                  <w:marRight w:val="0"/>
                  <w:marTop w:val="0"/>
                  <w:marBottom w:val="0"/>
                  <w:divBdr>
                    <w:top w:val="none" w:sz="0" w:space="0" w:color="auto"/>
                    <w:left w:val="none" w:sz="0" w:space="0" w:color="auto"/>
                    <w:bottom w:val="none" w:sz="0" w:space="0" w:color="auto"/>
                    <w:right w:val="none" w:sz="0" w:space="0" w:color="auto"/>
                  </w:divBdr>
                </w:div>
                <w:div w:id="1635675937">
                  <w:marLeft w:val="0"/>
                  <w:marRight w:val="0"/>
                  <w:marTop w:val="0"/>
                  <w:marBottom w:val="0"/>
                  <w:divBdr>
                    <w:top w:val="none" w:sz="0" w:space="0" w:color="auto"/>
                    <w:left w:val="none" w:sz="0" w:space="0" w:color="auto"/>
                    <w:bottom w:val="none" w:sz="0" w:space="0" w:color="auto"/>
                    <w:right w:val="none" w:sz="0" w:space="0" w:color="auto"/>
                  </w:divBdr>
                </w:div>
                <w:div w:id="1727140576">
                  <w:marLeft w:val="0"/>
                  <w:marRight w:val="0"/>
                  <w:marTop w:val="0"/>
                  <w:marBottom w:val="0"/>
                  <w:divBdr>
                    <w:top w:val="none" w:sz="0" w:space="0" w:color="auto"/>
                    <w:left w:val="none" w:sz="0" w:space="0" w:color="auto"/>
                    <w:bottom w:val="none" w:sz="0" w:space="0" w:color="auto"/>
                    <w:right w:val="none" w:sz="0" w:space="0" w:color="auto"/>
                  </w:divBdr>
                </w:div>
                <w:div w:id="1964992833">
                  <w:marLeft w:val="0"/>
                  <w:marRight w:val="0"/>
                  <w:marTop w:val="0"/>
                  <w:marBottom w:val="0"/>
                  <w:divBdr>
                    <w:top w:val="none" w:sz="0" w:space="0" w:color="auto"/>
                    <w:left w:val="none" w:sz="0" w:space="0" w:color="auto"/>
                    <w:bottom w:val="none" w:sz="0" w:space="0" w:color="auto"/>
                    <w:right w:val="none" w:sz="0" w:space="0" w:color="auto"/>
                  </w:divBdr>
                </w:div>
                <w:div w:id="2074424845">
                  <w:marLeft w:val="0"/>
                  <w:marRight w:val="0"/>
                  <w:marTop w:val="0"/>
                  <w:marBottom w:val="0"/>
                  <w:divBdr>
                    <w:top w:val="none" w:sz="0" w:space="0" w:color="auto"/>
                    <w:left w:val="none" w:sz="0" w:space="0" w:color="auto"/>
                    <w:bottom w:val="none" w:sz="0" w:space="0" w:color="auto"/>
                    <w:right w:val="none" w:sz="0" w:space="0" w:color="auto"/>
                  </w:divBdr>
                </w:div>
                <w:div w:id="2082632789">
                  <w:marLeft w:val="0"/>
                  <w:marRight w:val="0"/>
                  <w:marTop w:val="0"/>
                  <w:marBottom w:val="0"/>
                  <w:divBdr>
                    <w:top w:val="none" w:sz="0" w:space="0" w:color="auto"/>
                    <w:left w:val="none" w:sz="0" w:space="0" w:color="auto"/>
                    <w:bottom w:val="none" w:sz="0" w:space="0" w:color="auto"/>
                    <w:right w:val="none" w:sz="0" w:space="0" w:color="auto"/>
                  </w:divBdr>
                </w:div>
              </w:divsChild>
            </w:div>
            <w:div w:id="999623440">
              <w:marLeft w:val="0"/>
              <w:marRight w:val="0"/>
              <w:marTop w:val="0"/>
              <w:marBottom w:val="0"/>
              <w:divBdr>
                <w:top w:val="none" w:sz="0" w:space="0" w:color="auto"/>
                <w:left w:val="none" w:sz="0" w:space="0" w:color="auto"/>
                <w:bottom w:val="none" w:sz="0" w:space="0" w:color="auto"/>
                <w:right w:val="none" w:sz="0" w:space="0" w:color="auto"/>
              </w:divBdr>
            </w:div>
            <w:div w:id="1066731419">
              <w:marLeft w:val="0"/>
              <w:marRight w:val="0"/>
              <w:marTop w:val="0"/>
              <w:marBottom w:val="0"/>
              <w:divBdr>
                <w:top w:val="none" w:sz="0" w:space="0" w:color="auto"/>
                <w:left w:val="none" w:sz="0" w:space="0" w:color="auto"/>
                <w:bottom w:val="none" w:sz="0" w:space="0" w:color="auto"/>
                <w:right w:val="none" w:sz="0" w:space="0" w:color="auto"/>
              </w:divBdr>
            </w:div>
            <w:div w:id="1185560077">
              <w:marLeft w:val="0"/>
              <w:marRight w:val="0"/>
              <w:marTop w:val="0"/>
              <w:marBottom w:val="0"/>
              <w:divBdr>
                <w:top w:val="none" w:sz="0" w:space="0" w:color="auto"/>
                <w:left w:val="none" w:sz="0" w:space="0" w:color="auto"/>
                <w:bottom w:val="none" w:sz="0" w:space="0" w:color="auto"/>
                <w:right w:val="none" w:sz="0" w:space="0" w:color="auto"/>
              </w:divBdr>
            </w:div>
            <w:div w:id="1193417181">
              <w:marLeft w:val="0"/>
              <w:marRight w:val="0"/>
              <w:marTop w:val="0"/>
              <w:marBottom w:val="0"/>
              <w:divBdr>
                <w:top w:val="none" w:sz="0" w:space="0" w:color="auto"/>
                <w:left w:val="none" w:sz="0" w:space="0" w:color="auto"/>
                <w:bottom w:val="none" w:sz="0" w:space="0" w:color="auto"/>
                <w:right w:val="none" w:sz="0" w:space="0" w:color="auto"/>
              </w:divBdr>
            </w:div>
            <w:div w:id="1539119560">
              <w:marLeft w:val="0"/>
              <w:marRight w:val="0"/>
              <w:marTop w:val="0"/>
              <w:marBottom w:val="0"/>
              <w:divBdr>
                <w:top w:val="none" w:sz="0" w:space="0" w:color="auto"/>
                <w:left w:val="none" w:sz="0" w:space="0" w:color="auto"/>
                <w:bottom w:val="none" w:sz="0" w:space="0" w:color="auto"/>
                <w:right w:val="none" w:sz="0" w:space="0" w:color="auto"/>
              </w:divBdr>
            </w:div>
            <w:div w:id="1614826547">
              <w:marLeft w:val="0"/>
              <w:marRight w:val="0"/>
              <w:marTop w:val="0"/>
              <w:marBottom w:val="0"/>
              <w:divBdr>
                <w:top w:val="none" w:sz="0" w:space="0" w:color="auto"/>
                <w:left w:val="none" w:sz="0" w:space="0" w:color="auto"/>
                <w:bottom w:val="none" w:sz="0" w:space="0" w:color="auto"/>
                <w:right w:val="none" w:sz="0" w:space="0" w:color="auto"/>
              </w:divBdr>
            </w:div>
            <w:div w:id="1734307934">
              <w:marLeft w:val="0"/>
              <w:marRight w:val="0"/>
              <w:marTop w:val="0"/>
              <w:marBottom w:val="0"/>
              <w:divBdr>
                <w:top w:val="none" w:sz="0" w:space="0" w:color="auto"/>
                <w:left w:val="none" w:sz="0" w:space="0" w:color="auto"/>
                <w:bottom w:val="none" w:sz="0" w:space="0" w:color="auto"/>
                <w:right w:val="none" w:sz="0" w:space="0" w:color="auto"/>
              </w:divBdr>
            </w:div>
            <w:div w:id="1809936924">
              <w:marLeft w:val="0"/>
              <w:marRight w:val="0"/>
              <w:marTop w:val="0"/>
              <w:marBottom w:val="0"/>
              <w:divBdr>
                <w:top w:val="none" w:sz="0" w:space="0" w:color="auto"/>
                <w:left w:val="none" w:sz="0" w:space="0" w:color="auto"/>
                <w:bottom w:val="none" w:sz="0" w:space="0" w:color="auto"/>
                <w:right w:val="none" w:sz="0" w:space="0" w:color="auto"/>
              </w:divBdr>
            </w:div>
            <w:div w:id="1817260383">
              <w:marLeft w:val="0"/>
              <w:marRight w:val="0"/>
              <w:marTop w:val="0"/>
              <w:marBottom w:val="0"/>
              <w:divBdr>
                <w:top w:val="none" w:sz="0" w:space="0" w:color="auto"/>
                <w:left w:val="none" w:sz="0" w:space="0" w:color="auto"/>
                <w:bottom w:val="none" w:sz="0" w:space="0" w:color="auto"/>
                <w:right w:val="none" w:sz="0" w:space="0" w:color="auto"/>
              </w:divBdr>
            </w:div>
            <w:div w:id="1893928428">
              <w:marLeft w:val="0"/>
              <w:marRight w:val="0"/>
              <w:marTop w:val="0"/>
              <w:marBottom w:val="0"/>
              <w:divBdr>
                <w:top w:val="none" w:sz="0" w:space="0" w:color="auto"/>
                <w:left w:val="none" w:sz="0" w:space="0" w:color="auto"/>
                <w:bottom w:val="none" w:sz="0" w:space="0" w:color="auto"/>
                <w:right w:val="none" w:sz="0" w:space="0" w:color="auto"/>
              </w:divBdr>
            </w:div>
            <w:div w:id="2090075106">
              <w:marLeft w:val="0"/>
              <w:marRight w:val="0"/>
              <w:marTop w:val="0"/>
              <w:marBottom w:val="0"/>
              <w:divBdr>
                <w:top w:val="none" w:sz="0" w:space="0" w:color="auto"/>
                <w:left w:val="none" w:sz="0" w:space="0" w:color="auto"/>
                <w:bottom w:val="none" w:sz="0" w:space="0" w:color="auto"/>
                <w:right w:val="none" w:sz="0" w:space="0" w:color="auto"/>
              </w:divBdr>
            </w:div>
          </w:divsChild>
        </w:div>
        <w:div w:id="1776099694">
          <w:marLeft w:val="0"/>
          <w:marRight w:val="0"/>
          <w:marTop w:val="0"/>
          <w:marBottom w:val="0"/>
          <w:divBdr>
            <w:top w:val="none" w:sz="0" w:space="0" w:color="auto"/>
            <w:left w:val="none" w:sz="0" w:space="0" w:color="auto"/>
            <w:bottom w:val="none" w:sz="0" w:space="0" w:color="auto"/>
            <w:right w:val="none" w:sz="0" w:space="0" w:color="auto"/>
          </w:divBdr>
          <w:divsChild>
            <w:div w:id="360715226">
              <w:marLeft w:val="0"/>
              <w:marRight w:val="0"/>
              <w:marTop w:val="0"/>
              <w:marBottom w:val="0"/>
              <w:divBdr>
                <w:top w:val="none" w:sz="0" w:space="0" w:color="auto"/>
                <w:left w:val="none" w:sz="0" w:space="0" w:color="auto"/>
                <w:bottom w:val="none" w:sz="0" w:space="0" w:color="auto"/>
                <w:right w:val="none" w:sz="0" w:space="0" w:color="auto"/>
              </w:divBdr>
            </w:div>
            <w:div w:id="593512755">
              <w:marLeft w:val="0"/>
              <w:marRight w:val="0"/>
              <w:marTop w:val="0"/>
              <w:marBottom w:val="0"/>
              <w:divBdr>
                <w:top w:val="none" w:sz="0" w:space="0" w:color="auto"/>
                <w:left w:val="none" w:sz="0" w:space="0" w:color="auto"/>
                <w:bottom w:val="none" w:sz="0" w:space="0" w:color="auto"/>
                <w:right w:val="none" w:sz="0" w:space="0" w:color="auto"/>
              </w:divBdr>
            </w:div>
            <w:div w:id="824856479">
              <w:marLeft w:val="0"/>
              <w:marRight w:val="0"/>
              <w:marTop w:val="0"/>
              <w:marBottom w:val="0"/>
              <w:divBdr>
                <w:top w:val="none" w:sz="0" w:space="0" w:color="auto"/>
                <w:left w:val="none" w:sz="0" w:space="0" w:color="auto"/>
                <w:bottom w:val="none" w:sz="0" w:space="0" w:color="auto"/>
                <w:right w:val="none" w:sz="0" w:space="0" w:color="auto"/>
              </w:divBdr>
            </w:div>
            <w:div w:id="1103955577">
              <w:marLeft w:val="0"/>
              <w:marRight w:val="0"/>
              <w:marTop w:val="0"/>
              <w:marBottom w:val="0"/>
              <w:divBdr>
                <w:top w:val="none" w:sz="0" w:space="0" w:color="auto"/>
                <w:left w:val="none" w:sz="0" w:space="0" w:color="auto"/>
                <w:bottom w:val="none" w:sz="0" w:space="0" w:color="auto"/>
                <w:right w:val="none" w:sz="0" w:space="0" w:color="auto"/>
              </w:divBdr>
            </w:div>
            <w:div w:id="1269507708">
              <w:marLeft w:val="0"/>
              <w:marRight w:val="0"/>
              <w:marTop w:val="0"/>
              <w:marBottom w:val="0"/>
              <w:divBdr>
                <w:top w:val="none" w:sz="0" w:space="0" w:color="auto"/>
                <w:left w:val="none" w:sz="0" w:space="0" w:color="auto"/>
                <w:bottom w:val="none" w:sz="0" w:space="0" w:color="auto"/>
                <w:right w:val="none" w:sz="0" w:space="0" w:color="auto"/>
              </w:divBdr>
            </w:div>
            <w:div w:id="1588154589">
              <w:marLeft w:val="0"/>
              <w:marRight w:val="0"/>
              <w:marTop w:val="0"/>
              <w:marBottom w:val="0"/>
              <w:divBdr>
                <w:top w:val="none" w:sz="0" w:space="0" w:color="auto"/>
                <w:left w:val="none" w:sz="0" w:space="0" w:color="auto"/>
                <w:bottom w:val="none" w:sz="0" w:space="0" w:color="auto"/>
                <w:right w:val="none" w:sz="0" w:space="0" w:color="auto"/>
              </w:divBdr>
            </w:div>
            <w:div w:id="1628005433">
              <w:marLeft w:val="0"/>
              <w:marRight w:val="0"/>
              <w:marTop w:val="0"/>
              <w:marBottom w:val="0"/>
              <w:divBdr>
                <w:top w:val="none" w:sz="0" w:space="0" w:color="auto"/>
                <w:left w:val="none" w:sz="0" w:space="0" w:color="auto"/>
                <w:bottom w:val="none" w:sz="0" w:space="0" w:color="auto"/>
                <w:right w:val="none" w:sz="0" w:space="0" w:color="auto"/>
              </w:divBdr>
            </w:div>
            <w:div w:id="1711419149">
              <w:marLeft w:val="0"/>
              <w:marRight w:val="0"/>
              <w:marTop w:val="0"/>
              <w:marBottom w:val="0"/>
              <w:divBdr>
                <w:top w:val="none" w:sz="0" w:space="0" w:color="auto"/>
                <w:left w:val="none" w:sz="0" w:space="0" w:color="auto"/>
                <w:bottom w:val="none" w:sz="0" w:space="0" w:color="auto"/>
                <w:right w:val="none" w:sz="0" w:space="0" w:color="auto"/>
              </w:divBdr>
            </w:div>
            <w:div w:id="1731541606">
              <w:marLeft w:val="0"/>
              <w:marRight w:val="0"/>
              <w:marTop w:val="0"/>
              <w:marBottom w:val="0"/>
              <w:divBdr>
                <w:top w:val="none" w:sz="0" w:space="0" w:color="auto"/>
                <w:left w:val="none" w:sz="0" w:space="0" w:color="auto"/>
                <w:bottom w:val="none" w:sz="0" w:space="0" w:color="auto"/>
                <w:right w:val="none" w:sz="0" w:space="0" w:color="auto"/>
              </w:divBdr>
              <w:divsChild>
                <w:div w:id="352922531">
                  <w:marLeft w:val="0"/>
                  <w:marRight w:val="0"/>
                  <w:marTop w:val="0"/>
                  <w:marBottom w:val="0"/>
                  <w:divBdr>
                    <w:top w:val="none" w:sz="0" w:space="0" w:color="auto"/>
                    <w:left w:val="none" w:sz="0" w:space="0" w:color="auto"/>
                    <w:bottom w:val="none" w:sz="0" w:space="0" w:color="auto"/>
                    <w:right w:val="none" w:sz="0" w:space="0" w:color="auto"/>
                  </w:divBdr>
                </w:div>
                <w:div w:id="587887310">
                  <w:marLeft w:val="0"/>
                  <w:marRight w:val="0"/>
                  <w:marTop w:val="0"/>
                  <w:marBottom w:val="0"/>
                  <w:divBdr>
                    <w:top w:val="none" w:sz="0" w:space="0" w:color="auto"/>
                    <w:left w:val="none" w:sz="0" w:space="0" w:color="auto"/>
                    <w:bottom w:val="none" w:sz="0" w:space="0" w:color="auto"/>
                    <w:right w:val="none" w:sz="0" w:space="0" w:color="auto"/>
                  </w:divBdr>
                </w:div>
                <w:div w:id="790242846">
                  <w:marLeft w:val="0"/>
                  <w:marRight w:val="0"/>
                  <w:marTop w:val="0"/>
                  <w:marBottom w:val="0"/>
                  <w:divBdr>
                    <w:top w:val="none" w:sz="0" w:space="0" w:color="auto"/>
                    <w:left w:val="none" w:sz="0" w:space="0" w:color="auto"/>
                    <w:bottom w:val="none" w:sz="0" w:space="0" w:color="auto"/>
                    <w:right w:val="none" w:sz="0" w:space="0" w:color="auto"/>
                  </w:divBdr>
                </w:div>
                <w:div w:id="846553257">
                  <w:marLeft w:val="0"/>
                  <w:marRight w:val="0"/>
                  <w:marTop w:val="0"/>
                  <w:marBottom w:val="0"/>
                  <w:divBdr>
                    <w:top w:val="none" w:sz="0" w:space="0" w:color="auto"/>
                    <w:left w:val="none" w:sz="0" w:space="0" w:color="auto"/>
                    <w:bottom w:val="none" w:sz="0" w:space="0" w:color="auto"/>
                    <w:right w:val="none" w:sz="0" w:space="0" w:color="auto"/>
                  </w:divBdr>
                </w:div>
                <w:div w:id="1193418201">
                  <w:marLeft w:val="0"/>
                  <w:marRight w:val="0"/>
                  <w:marTop w:val="0"/>
                  <w:marBottom w:val="0"/>
                  <w:divBdr>
                    <w:top w:val="none" w:sz="0" w:space="0" w:color="auto"/>
                    <w:left w:val="none" w:sz="0" w:space="0" w:color="auto"/>
                    <w:bottom w:val="none" w:sz="0" w:space="0" w:color="auto"/>
                    <w:right w:val="none" w:sz="0" w:space="0" w:color="auto"/>
                  </w:divBdr>
                </w:div>
                <w:div w:id="1193809940">
                  <w:marLeft w:val="0"/>
                  <w:marRight w:val="0"/>
                  <w:marTop w:val="0"/>
                  <w:marBottom w:val="0"/>
                  <w:divBdr>
                    <w:top w:val="none" w:sz="0" w:space="0" w:color="auto"/>
                    <w:left w:val="none" w:sz="0" w:space="0" w:color="auto"/>
                    <w:bottom w:val="none" w:sz="0" w:space="0" w:color="auto"/>
                    <w:right w:val="none" w:sz="0" w:space="0" w:color="auto"/>
                  </w:divBdr>
                </w:div>
                <w:div w:id="1201745587">
                  <w:marLeft w:val="0"/>
                  <w:marRight w:val="0"/>
                  <w:marTop w:val="0"/>
                  <w:marBottom w:val="0"/>
                  <w:divBdr>
                    <w:top w:val="none" w:sz="0" w:space="0" w:color="auto"/>
                    <w:left w:val="none" w:sz="0" w:space="0" w:color="auto"/>
                    <w:bottom w:val="none" w:sz="0" w:space="0" w:color="auto"/>
                    <w:right w:val="none" w:sz="0" w:space="0" w:color="auto"/>
                  </w:divBdr>
                </w:div>
                <w:div w:id="1574579956">
                  <w:marLeft w:val="0"/>
                  <w:marRight w:val="0"/>
                  <w:marTop w:val="0"/>
                  <w:marBottom w:val="0"/>
                  <w:divBdr>
                    <w:top w:val="none" w:sz="0" w:space="0" w:color="auto"/>
                    <w:left w:val="none" w:sz="0" w:space="0" w:color="auto"/>
                    <w:bottom w:val="none" w:sz="0" w:space="0" w:color="auto"/>
                    <w:right w:val="none" w:sz="0" w:space="0" w:color="auto"/>
                  </w:divBdr>
                </w:div>
                <w:div w:id="1699618656">
                  <w:marLeft w:val="0"/>
                  <w:marRight w:val="0"/>
                  <w:marTop w:val="0"/>
                  <w:marBottom w:val="0"/>
                  <w:divBdr>
                    <w:top w:val="none" w:sz="0" w:space="0" w:color="auto"/>
                    <w:left w:val="none" w:sz="0" w:space="0" w:color="auto"/>
                    <w:bottom w:val="none" w:sz="0" w:space="0" w:color="auto"/>
                    <w:right w:val="none" w:sz="0" w:space="0" w:color="auto"/>
                  </w:divBdr>
                </w:div>
                <w:div w:id="1790666780">
                  <w:marLeft w:val="0"/>
                  <w:marRight w:val="0"/>
                  <w:marTop w:val="0"/>
                  <w:marBottom w:val="0"/>
                  <w:divBdr>
                    <w:top w:val="none" w:sz="0" w:space="0" w:color="auto"/>
                    <w:left w:val="none" w:sz="0" w:space="0" w:color="auto"/>
                    <w:bottom w:val="none" w:sz="0" w:space="0" w:color="auto"/>
                    <w:right w:val="none" w:sz="0" w:space="0" w:color="auto"/>
                  </w:divBdr>
                </w:div>
              </w:divsChild>
            </w:div>
            <w:div w:id="1732384779">
              <w:marLeft w:val="0"/>
              <w:marRight w:val="0"/>
              <w:marTop w:val="0"/>
              <w:marBottom w:val="0"/>
              <w:divBdr>
                <w:top w:val="none" w:sz="0" w:space="0" w:color="auto"/>
                <w:left w:val="none" w:sz="0" w:space="0" w:color="auto"/>
                <w:bottom w:val="none" w:sz="0" w:space="0" w:color="auto"/>
                <w:right w:val="none" w:sz="0" w:space="0" w:color="auto"/>
              </w:divBdr>
            </w:div>
            <w:div w:id="2096856742">
              <w:marLeft w:val="0"/>
              <w:marRight w:val="0"/>
              <w:marTop w:val="0"/>
              <w:marBottom w:val="0"/>
              <w:divBdr>
                <w:top w:val="none" w:sz="0" w:space="0" w:color="auto"/>
                <w:left w:val="none" w:sz="0" w:space="0" w:color="auto"/>
                <w:bottom w:val="none" w:sz="0" w:space="0" w:color="auto"/>
                <w:right w:val="none" w:sz="0" w:space="0" w:color="auto"/>
              </w:divBdr>
            </w:div>
          </w:divsChild>
        </w:div>
        <w:div w:id="1811555657">
          <w:marLeft w:val="0"/>
          <w:marRight w:val="0"/>
          <w:marTop w:val="0"/>
          <w:marBottom w:val="0"/>
          <w:divBdr>
            <w:top w:val="none" w:sz="0" w:space="0" w:color="auto"/>
            <w:left w:val="none" w:sz="0" w:space="0" w:color="auto"/>
            <w:bottom w:val="none" w:sz="0" w:space="0" w:color="auto"/>
            <w:right w:val="none" w:sz="0" w:space="0" w:color="auto"/>
          </w:divBdr>
          <w:divsChild>
            <w:div w:id="76443545">
              <w:marLeft w:val="0"/>
              <w:marRight w:val="0"/>
              <w:marTop w:val="0"/>
              <w:marBottom w:val="0"/>
              <w:divBdr>
                <w:top w:val="none" w:sz="0" w:space="0" w:color="auto"/>
                <w:left w:val="none" w:sz="0" w:space="0" w:color="auto"/>
                <w:bottom w:val="none" w:sz="0" w:space="0" w:color="auto"/>
                <w:right w:val="none" w:sz="0" w:space="0" w:color="auto"/>
              </w:divBdr>
              <w:divsChild>
                <w:div w:id="269554370">
                  <w:marLeft w:val="0"/>
                  <w:marRight w:val="0"/>
                  <w:marTop w:val="0"/>
                  <w:marBottom w:val="0"/>
                  <w:divBdr>
                    <w:top w:val="none" w:sz="0" w:space="0" w:color="auto"/>
                    <w:left w:val="none" w:sz="0" w:space="0" w:color="auto"/>
                    <w:bottom w:val="none" w:sz="0" w:space="0" w:color="auto"/>
                    <w:right w:val="none" w:sz="0" w:space="0" w:color="auto"/>
                  </w:divBdr>
                </w:div>
                <w:div w:id="732507482">
                  <w:marLeft w:val="0"/>
                  <w:marRight w:val="0"/>
                  <w:marTop w:val="0"/>
                  <w:marBottom w:val="0"/>
                  <w:divBdr>
                    <w:top w:val="none" w:sz="0" w:space="0" w:color="auto"/>
                    <w:left w:val="none" w:sz="0" w:space="0" w:color="auto"/>
                    <w:bottom w:val="none" w:sz="0" w:space="0" w:color="auto"/>
                    <w:right w:val="none" w:sz="0" w:space="0" w:color="auto"/>
                  </w:divBdr>
                </w:div>
                <w:div w:id="1811822162">
                  <w:marLeft w:val="0"/>
                  <w:marRight w:val="0"/>
                  <w:marTop w:val="0"/>
                  <w:marBottom w:val="0"/>
                  <w:divBdr>
                    <w:top w:val="none" w:sz="0" w:space="0" w:color="auto"/>
                    <w:left w:val="none" w:sz="0" w:space="0" w:color="auto"/>
                    <w:bottom w:val="none" w:sz="0" w:space="0" w:color="auto"/>
                    <w:right w:val="none" w:sz="0" w:space="0" w:color="auto"/>
                  </w:divBdr>
                </w:div>
              </w:divsChild>
            </w:div>
            <w:div w:id="1306664067">
              <w:marLeft w:val="0"/>
              <w:marRight w:val="0"/>
              <w:marTop w:val="0"/>
              <w:marBottom w:val="0"/>
              <w:divBdr>
                <w:top w:val="none" w:sz="0" w:space="0" w:color="auto"/>
                <w:left w:val="none" w:sz="0" w:space="0" w:color="auto"/>
                <w:bottom w:val="none" w:sz="0" w:space="0" w:color="auto"/>
                <w:right w:val="none" w:sz="0" w:space="0" w:color="auto"/>
              </w:divBdr>
            </w:div>
            <w:div w:id="1350985285">
              <w:marLeft w:val="0"/>
              <w:marRight w:val="0"/>
              <w:marTop w:val="0"/>
              <w:marBottom w:val="0"/>
              <w:divBdr>
                <w:top w:val="none" w:sz="0" w:space="0" w:color="auto"/>
                <w:left w:val="none" w:sz="0" w:space="0" w:color="auto"/>
                <w:bottom w:val="none" w:sz="0" w:space="0" w:color="auto"/>
                <w:right w:val="none" w:sz="0" w:space="0" w:color="auto"/>
              </w:divBdr>
            </w:div>
            <w:div w:id="2020110521">
              <w:marLeft w:val="0"/>
              <w:marRight w:val="0"/>
              <w:marTop w:val="0"/>
              <w:marBottom w:val="0"/>
              <w:divBdr>
                <w:top w:val="none" w:sz="0" w:space="0" w:color="auto"/>
                <w:left w:val="none" w:sz="0" w:space="0" w:color="auto"/>
                <w:bottom w:val="none" w:sz="0" w:space="0" w:color="auto"/>
                <w:right w:val="none" w:sz="0" w:space="0" w:color="auto"/>
              </w:divBdr>
            </w:div>
          </w:divsChild>
        </w:div>
        <w:div w:id="1821458757">
          <w:marLeft w:val="0"/>
          <w:marRight w:val="0"/>
          <w:marTop w:val="0"/>
          <w:marBottom w:val="0"/>
          <w:divBdr>
            <w:top w:val="single" w:sz="6" w:space="4" w:color="CCCCCC"/>
            <w:left w:val="single" w:sz="6" w:space="8" w:color="CCCCCC"/>
            <w:bottom w:val="single" w:sz="6" w:space="4" w:color="CCCCCC"/>
            <w:right w:val="single" w:sz="6" w:space="8" w:color="CCCCCC"/>
          </w:divBdr>
        </w:div>
        <w:div w:id="1842350340">
          <w:marLeft w:val="0"/>
          <w:marRight w:val="0"/>
          <w:marTop w:val="0"/>
          <w:marBottom w:val="0"/>
          <w:divBdr>
            <w:top w:val="none" w:sz="0" w:space="0" w:color="auto"/>
            <w:left w:val="none" w:sz="0" w:space="0" w:color="auto"/>
            <w:bottom w:val="none" w:sz="0" w:space="0" w:color="auto"/>
            <w:right w:val="none" w:sz="0" w:space="0" w:color="auto"/>
          </w:divBdr>
          <w:divsChild>
            <w:div w:id="90010983">
              <w:marLeft w:val="0"/>
              <w:marRight w:val="0"/>
              <w:marTop w:val="0"/>
              <w:marBottom w:val="0"/>
              <w:divBdr>
                <w:top w:val="none" w:sz="0" w:space="0" w:color="auto"/>
                <w:left w:val="none" w:sz="0" w:space="0" w:color="auto"/>
                <w:bottom w:val="none" w:sz="0" w:space="0" w:color="auto"/>
                <w:right w:val="none" w:sz="0" w:space="0" w:color="auto"/>
              </w:divBdr>
            </w:div>
            <w:div w:id="297733002">
              <w:marLeft w:val="0"/>
              <w:marRight w:val="0"/>
              <w:marTop w:val="0"/>
              <w:marBottom w:val="0"/>
              <w:divBdr>
                <w:top w:val="none" w:sz="0" w:space="0" w:color="auto"/>
                <w:left w:val="none" w:sz="0" w:space="0" w:color="auto"/>
                <w:bottom w:val="none" w:sz="0" w:space="0" w:color="auto"/>
                <w:right w:val="none" w:sz="0" w:space="0" w:color="auto"/>
              </w:divBdr>
            </w:div>
            <w:div w:id="625357678">
              <w:marLeft w:val="0"/>
              <w:marRight w:val="0"/>
              <w:marTop w:val="0"/>
              <w:marBottom w:val="0"/>
              <w:divBdr>
                <w:top w:val="none" w:sz="0" w:space="0" w:color="auto"/>
                <w:left w:val="none" w:sz="0" w:space="0" w:color="auto"/>
                <w:bottom w:val="none" w:sz="0" w:space="0" w:color="auto"/>
                <w:right w:val="none" w:sz="0" w:space="0" w:color="auto"/>
              </w:divBdr>
              <w:divsChild>
                <w:div w:id="574776608">
                  <w:marLeft w:val="0"/>
                  <w:marRight w:val="0"/>
                  <w:marTop w:val="0"/>
                  <w:marBottom w:val="0"/>
                  <w:divBdr>
                    <w:top w:val="none" w:sz="0" w:space="0" w:color="auto"/>
                    <w:left w:val="none" w:sz="0" w:space="0" w:color="auto"/>
                    <w:bottom w:val="none" w:sz="0" w:space="0" w:color="auto"/>
                    <w:right w:val="none" w:sz="0" w:space="0" w:color="auto"/>
                  </w:divBdr>
                </w:div>
                <w:div w:id="636110242">
                  <w:marLeft w:val="0"/>
                  <w:marRight w:val="0"/>
                  <w:marTop w:val="0"/>
                  <w:marBottom w:val="0"/>
                  <w:divBdr>
                    <w:top w:val="none" w:sz="0" w:space="0" w:color="auto"/>
                    <w:left w:val="none" w:sz="0" w:space="0" w:color="auto"/>
                    <w:bottom w:val="none" w:sz="0" w:space="0" w:color="auto"/>
                    <w:right w:val="none" w:sz="0" w:space="0" w:color="auto"/>
                  </w:divBdr>
                </w:div>
                <w:div w:id="685863895">
                  <w:marLeft w:val="0"/>
                  <w:marRight w:val="0"/>
                  <w:marTop w:val="0"/>
                  <w:marBottom w:val="0"/>
                  <w:divBdr>
                    <w:top w:val="none" w:sz="0" w:space="0" w:color="auto"/>
                    <w:left w:val="none" w:sz="0" w:space="0" w:color="auto"/>
                    <w:bottom w:val="none" w:sz="0" w:space="0" w:color="auto"/>
                    <w:right w:val="none" w:sz="0" w:space="0" w:color="auto"/>
                  </w:divBdr>
                </w:div>
                <w:div w:id="787118931">
                  <w:marLeft w:val="0"/>
                  <w:marRight w:val="0"/>
                  <w:marTop w:val="0"/>
                  <w:marBottom w:val="0"/>
                  <w:divBdr>
                    <w:top w:val="none" w:sz="0" w:space="0" w:color="auto"/>
                    <w:left w:val="none" w:sz="0" w:space="0" w:color="auto"/>
                    <w:bottom w:val="none" w:sz="0" w:space="0" w:color="auto"/>
                    <w:right w:val="none" w:sz="0" w:space="0" w:color="auto"/>
                  </w:divBdr>
                </w:div>
                <w:div w:id="884754142">
                  <w:marLeft w:val="0"/>
                  <w:marRight w:val="0"/>
                  <w:marTop w:val="0"/>
                  <w:marBottom w:val="0"/>
                  <w:divBdr>
                    <w:top w:val="none" w:sz="0" w:space="0" w:color="auto"/>
                    <w:left w:val="none" w:sz="0" w:space="0" w:color="auto"/>
                    <w:bottom w:val="none" w:sz="0" w:space="0" w:color="auto"/>
                    <w:right w:val="none" w:sz="0" w:space="0" w:color="auto"/>
                  </w:divBdr>
                </w:div>
                <w:div w:id="1284078305">
                  <w:marLeft w:val="0"/>
                  <w:marRight w:val="0"/>
                  <w:marTop w:val="0"/>
                  <w:marBottom w:val="0"/>
                  <w:divBdr>
                    <w:top w:val="none" w:sz="0" w:space="0" w:color="auto"/>
                    <w:left w:val="none" w:sz="0" w:space="0" w:color="auto"/>
                    <w:bottom w:val="none" w:sz="0" w:space="0" w:color="auto"/>
                    <w:right w:val="none" w:sz="0" w:space="0" w:color="auto"/>
                  </w:divBdr>
                </w:div>
                <w:div w:id="1590306610">
                  <w:marLeft w:val="0"/>
                  <w:marRight w:val="0"/>
                  <w:marTop w:val="0"/>
                  <w:marBottom w:val="0"/>
                  <w:divBdr>
                    <w:top w:val="none" w:sz="0" w:space="0" w:color="auto"/>
                    <w:left w:val="none" w:sz="0" w:space="0" w:color="auto"/>
                    <w:bottom w:val="none" w:sz="0" w:space="0" w:color="auto"/>
                    <w:right w:val="none" w:sz="0" w:space="0" w:color="auto"/>
                  </w:divBdr>
                </w:div>
                <w:div w:id="1616861578">
                  <w:marLeft w:val="0"/>
                  <w:marRight w:val="0"/>
                  <w:marTop w:val="0"/>
                  <w:marBottom w:val="0"/>
                  <w:divBdr>
                    <w:top w:val="none" w:sz="0" w:space="0" w:color="auto"/>
                    <w:left w:val="none" w:sz="0" w:space="0" w:color="auto"/>
                    <w:bottom w:val="none" w:sz="0" w:space="0" w:color="auto"/>
                    <w:right w:val="none" w:sz="0" w:space="0" w:color="auto"/>
                  </w:divBdr>
                </w:div>
                <w:div w:id="1954167730">
                  <w:marLeft w:val="0"/>
                  <w:marRight w:val="0"/>
                  <w:marTop w:val="0"/>
                  <w:marBottom w:val="0"/>
                  <w:divBdr>
                    <w:top w:val="none" w:sz="0" w:space="0" w:color="auto"/>
                    <w:left w:val="none" w:sz="0" w:space="0" w:color="auto"/>
                    <w:bottom w:val="none" w:sz="0" w:space="0" w:color="auto"/>
                    <w:right w:val="none" w:sz="0" w:space="0" w:color="auto"/>
                  </w:divBdr>
                </w:div>
                <w:div w:id="2035574337">
                  <w:marLeft w:val="0"/>
                  <w:marRight w:val="0"/>
                  <w:marTop w:val="0"/>
                  <w:marBottom w:val="0"/>
                  <w:divBdr>
                    <w:top w:val="none" w:sz="0" w:space="0" w:color="auto"/>
                    <w:left w:val="none" w:sz="0" w:space="0" w:color="auto"/>
                    <w:bottom w:val="none" w:sz="0" w:space="0" w:color="auto"/>
                    <w:right w:val="none" w:sz="0" w:space="0" w:color="auto"/>
                  </w:divBdr>
                </w:div>
              </w:divsChild>
            </w:div>
            <w:div w:id="689255327">
              <w:marLeft w:val="0"/>
              <w:marRight w:val="0"/>
              <w:marTop w:val="0"/>
              <w:marBottom w:val="0"/>
              <w:divBdr>
                <w:top w:val="none" w:sz="0" w:space="0" w:color="auto"/>
                <w:left w:val="none" w:sz="0" w:space="0" w:color="auto"/>
                <w:bottom w:val="none" w:sz="0" w:space="0" w:color="auto"/>
                <w:right w:val="none" w:sz="0" w:space="0" w:color="auto"/>
              </w:divBdr>
            </w:div>
            <w:div w:id="1284772935">
              <w:marLeft w:val="0"/>
              <w:marRight w:val="0"/>
              <w:marTop w:val="0"/>
              <w:marBottom w:val="0"/>
              <w:divBdr>
                <w:top w:val="none" w:sz="0" w:space="0" w:color="auto"/>
                <w:left w:val="none" w:sz="0" w:space="0" w:color="auto"/>
                <w:bottom w:val="none" w:sz="0" w:space="0" w:color="auto"/>
                <w:right w:val="none" w:sz="0" w:space="0" w:color="auto"/>
              </w:divBdr>
            </w:div>
            <w:div w:id="1576235579">
              <w:marLeft w:val="0"/>
              <w:marRight w:val="0"/>
              <w:marTop w:val="0"/>
              <w:marBottom w:val="0"/>
              <w:divBdr>
                <w:top w:val="none" w:sz="0" w:space="0" w:color="auto"/>
                <w:left w:val="none" w:sz="0" w:space="0" w:color="auto"/>
                <w:bottom w:val="none" w:sz="0" w:space="0" w:color="auto"/>
                <w:right w:val="none" w:sz="0" w:space="0" w:color="auto"/>
              </w:divBdr>
            </w:div>
            <w:div w:id="1876652720">
              <w:marLeft w:val="0"/>
              <w:marRight w:val="0"/>
              <w:marTop w:val="0"/>
              <w:marBottom w:val="0"/>
              <w:divBdr>
                <w:top w:val="none" w:sz="0" w:space="0" w:color="auto"/>
                <w:left w:val="none" w:sz="0" w:space="0" w:color="auto"/>
                <w:bottom w:val="none" w:sz="0" w:space="0" w:color="auto"/>
                <w:right w:val="none" w:sz="0" w:space="0" w:color="auto"/>
              </w:divBdr>
            </w:div>
            <w:div w:id="1959943855">
              <w:marLeft w:val="0"/>
              <w:marRight w:val="0"/>
              <w:marTop w:val="0"/>
              <w:marBottom w:val="0"/>
              <w:divBdr>
                <w:top w:val="none" w:sz="0" w:space="0" w:color="auto"/>
                <w:left w:val="none" w:sz="0" w:space="0" w:color="auto"/>
                <w:bottom w:val="none" w:sz="0" w:space="0" w:color="auto"/>
                <w:right w:val="none" w:sz="0" w:space="0" w:color="auto"/>
              </w:divBdr>
            </w:div>
            <w:div w:id="1967079226">
              <w:marLeft w:val="0"/>
              <w:marRight w:val="0"/>
              <w:marTop w:val="0"/>
              <w:marBottom w:val="0"/>
              <w:divBdr>
                <w:top w:val="none" w:sz="0" w:space="0" w:color="auto"/>
                <w:left w:val="none" w:sz="0" w:space="0" w:color="auto"/>
                <w:bottom w:val="none" w:sz="0" w:space="0" w:color="auto"/>
                <w:right w:val="none" w:sz="0" w:space="0" w:color="auto"/>
              </w:divBdr>
            </w:div>
            <w:div w:id="2003124721">
              <w:marLeft w:val="0"/>
              <w:marRight w:val="0"/>
              <w:marTop w:val="0"/>
              <w:marBottom w:val="0"/>
              <w:divBdr>
                <w:top w:val="none" w:sz="0" w:space="0" w:color="auto"/>
                <w:left w:val="none" w:sz="0" w:space="0" w:color="auto"/>
                <w:bottom w:val="none" w:sz="0" w:space="0" w:color="auto"/>
                <w:right w:val="none" w:sz="0" w:space="0" w:color="auto"/>
              </w:divBdr>
            </w:div>
            <w:div w:id="2063555820">
              <w:marLeft w:val="0"/>
              <w:marRight w:val="0"/>
              <w:marTop w:val="0"/>
              <w:marBottom w:val="0"/>
              <w:divBdr>
                <w:top w:val="none" w:sz="0" w:space="0" w:color="auto"/>
                <w:left w:val="none" w:sz="0" w:space="0" w:color="auto"/>
                <w:bottom w:val="none" w:sz="0" w:space="0" w:color="auto"/>
                <w:right w:val="none" w:sz="0" w:space="0" w:color="auto"/>
              </w:divBdr>
            </w:div>
          </w:divsChild>
        </w:div>
        <w:div w:id="1845313900">
          <w:marLeft w:val="0"/>
          <w:marRight w:val="0"/>
          <w:marTop w:val="0"/>
          <w:marBottom w:val="0"/>
          <w:divBdr>
            <w:top w:val="none" w:sz="0" w:space="0" w:color="auto"/>
            <w:left w:val="none" w:sz="0" w:space="0" w:color="auto"/>
            <w:bottom w:val="none" w:sz="0" w:space="0" w:color="auto"/>
            <w:right w:val="none" w:sz="0" w:space="0" w:color="auto"/>
          </w:divBdr>
          <w:divsChild>
            <w:div w:id="503515119">
              <w:marLeft w:val="0"/>
              <w:marRight w:val="0"/>
              <w:marTop w:val="0"/>
              <w:marBottom w:val="0"/>
              <w:divBdr>
                <w:top w:val="none" w:sz="0" w:space="0" w:color="auto"/>
                <w:left w:val="none" w:sz="0" w:space="0" w:color="auto"/>
                <w:bottom w:val="none" w:sz="0" w:space="0" w:color="auto"/>
                <w:right w:val="none" w:sz="0" w:space="0" w:color="auto"/>
              </w:divBdr>
            </w:div>
            <w:div w:id="970555319">
              <w:marLeft w:val="0"/>
              <w:marRight w:val="0"/>
              <w:marTop w:val="0"/>
              <w:marBottom w:val="0"/>
              <w:divBdr>
                <w:top w:val="none" w:sz="0" w:space="0" w:color="auto"/>
                <w:left w:val="none" w:sz="0" w:space="0" w:color="auto"/>
                <w:bottom w:val="none" w:sz="0" w:space="0" w:color="auto"/>
                <w:right w:val="none" w:sz="0" w:space="0" w:color="auto"/>
              </w:divBdr>
              <w:divsChild>
                <w:div w:id="16960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7207">
          <w:marLeft w:val="0"/>
          <w:marRight w:val="0"/>
          <w:marTop w:val="0"/>
          <w:marBottom w:val="0"/>
          <w:divBdr>
            <w:top w:val="none" w:sz="0" w:space="0" w:color="auto"/>
            <w:left w:val="none" w:sz="0" w:space="0" w:color="auto"/>
            <w:bottom w:val="none" w:sz="0" w:space="0" w:color="auto"/>
            <w:right w:val="none" w:sz="0" w:space="0" w:color="auto"/>
          </w:divBdr>
          <w:divsChild>
            <w:div w:id="169225799">
              <w:marLeft w:val="0"/>
              <w:marRight w:val="0"/>
              <w:marTop w:val="0"/>
              <w:marBottom w:val="0"/>
              <w:divBdr>
                <w:top w:val="none" w:sz="0" w:space="0" w:color="auto"/>
                <w:left w:val="none" w:sz="0" w:space="0" w:color="auto"/>
                <w:bottom w:val="none" w:sz="0" w:space="0" w:color="auto"/>
                <w:right w:val="none" w:sz="0" w:space="0" w:color="auto"/>
              </w:divBdr>
            </w:div>
            <w:div w:id="205024637">
              <w:marLeft w:val="0"/>
              <w:marRight w:val="0"/>
              <w:marTop w:val="0"/>
              <w:marBottom w:val="0"/>
              <w:divBdr>
                <w:top w:val="none" w:sz="0" w:space="0" w:color="auto"/>
                <w:left w:val="none" w:sz="0" w:space="0" w:color="auto"/>
                <w:bottom w:val="none" w:sz="0" w:space="0" w:color="auto"/>
                <w:right w:val="none" w:sz="0" w:space="0" w:color="auto"/>
              </w:divBdr>
            </w:div>
            <w:div w:id="543715179">
              <w:marLeft w:val="0"/>
              <w:marRight w:val="0"/>
              <w:marTop w:val="0"/>
              <w:marBottom w:val="0"/>
              <w:divBdr>
                <w:top w:val="none" w:sz="0" w:space="0" w:color="auto"/>
                <w:left w:val="none" w:sz="0" w:space="0" w:color="auto"/>
                <w:bottom w:val="none" w:sz="0" w:space="0" w:color="auto"/>
                <w:right w:val="none" w:sz="0" w:space="0" w:color="auto"/>
              </w:divBdr>
              <w:divsChild>
                <w:div w:id="604845084">
                  <w:marLeft w:val="0"/>
                  <w:marRight w:val="0"/>
                  <w:marTop w:val="0"/>
                  <w:marBottom w:val="0"/>
                  <w:divBdr>
                    <w:top w:val="none" w:sz="0" w:space="0" w:color="auto"/>
                    <w:left w:val="none" w:sz="0" w:space="0" w:color="auto"/>
                    <w:bottom w:val="none" w:sz="0" w:space="0" w:color="auto"/>
                    <w:right w:val="none" w:sz="0" w:space="0" w:color="auto"/>
                  </w:divBdr>
                </w:div>
                <w:div w:id="1009408281">
                  <w:marLeft w:val="0"/>
                  <w:marRight w:val="0"/>
                  <w:marTop w:val="0"/>
                  <w:marBottom w:val="0"/>
                  <w:divBdr>
                    <w:top w:val="none" w:sz="0" w:space="0" w:color="auto"/>
                    <w:left w:val="none" w:sz="0" w:space="0" w:color="auto"/>
                    <w:bottom w:val="none" w:sz="0" w:space="0" w:color="auto"/>
                    <w:right w:val="none" w:sz="0" w:space="0" w:color="auto"/>
                  </w:divBdr>
                </w:div>
                <w:div w:id="1028412565">
                  <w:marLeft w:val="0"/>
                  <w:marRight w:val="0"/>
                  <w:marTop w:val="0"/>
                  <w:marBottom w:val="0"/>
                  <w:divBdr>
                    <w:top w:val="none" w:sz="0" w:space="0" w:color="auto"/>
                    <w:left w:val="none" w:sz="0" w:space="0" w:color="auto"/>
                    <w:bottom w:val="none" w:sz="0" w:space="0" w:color="auto"/>
                    <w:right w:val="none" w:sz="0" w:space="0" w:color="auto"/>
                  </w:divBdr>
                </w:div>
                <w:div w:id="1100372891">
                  <w:marLeft w:val="0"/>
                  <w:marRight w:val="0"/>
                  <w:marTop w:val="0"/>
                  <w:marBottom w:val="0"/>
                  <w:divBdr>
                    <w:top w:val="none" w:sz="0" w:space="0" w:color="auto"/>
                    <w:left w:val="none" w:sz="0" w:space="0" w:color="auto"/>
                    <w:bottom w:val="none" w:sz="0" w:space="0" w:color="auto"/>
                    <w:right w:val="none" w:sz="0" w:space="0" w:color="auto"/>
                  </w:divBdr>
                </w:div>
                <w:div w:id="1778941469">
                  <w:marLeft w:val="0"/>
                  <w:marRight w:val="0"/>
                  <w:marTop w:val="0"/>
                  <w:marBottom w:val="0"/>
                  <w:divBdr>
                    <w:top w:val="none" w:sz="0" w:space="0" w:color="auto"/>
                    <w:left w:val="none" w:sz="0" w:space="0" w:color="auto"/>
                    <w:bottom w:val="none" w:sz="0" w:space="0" w:color="auto"/>
                    <w:right w:val="none" w:sz="0" w:space="0" w:color="auto"/>
                  </w:divBdr>
                </w:div>
                <w:div w:id="2024015464">
                  <w:marLeft w:val="0"/>
                  <w:marRight w:val="0"/>
                  <w:marTop w:val="0"/>
                  <w:marBottom w:val="0"/>
                  <w:divBdr>
                    <w:top w:val="none" w:sz="0" w:space="0" w:color="auto"/>
                    <w:left w:val="none" w:sz="0" w:space="0" w:color="auto"/>
                    <w:bottom w:val="none" w:sz="0" w:space="0" w:color="auto"/>
                    <w:right w:val="none" w:sz="0" w:space="0" w:color="auto"/>
                  </w:divBdr>
                </w:div>
              </w:divsChild>
            </w:div>
            <w:div w:id="851526758">
              <w:marLeft w:val="0"/>
              <w:marRight w:val="0"/>
              <w:marTop w:val="0"/>
              <w:marBottom w:val="0"/>
              <w:divBdr>
                <w:top w:val="none" w:sz="0" w:space="0" w:color="auto"/>
                <w:left w:val="none" w:sz="0" w:space="0" w:color="auto"/>
                <w:bottom w:val="none" w:sz="0" w:space="0" w:color="auto"/>
                <w:right w:val="none" w:sz="0" w:space="0" w:color="auto"/>
              </w:divBdr>
            </w:div>
            <w:div w:id="1905332453">
              <w:marLeft w:val="0"/>
              <w:marRight w:val="0"/>
              <w:marTop w:val="0"/>
              <w:marBottom w:val="0"/>
              <w:divBdr>
                <w:top w:val="none" w:sz="0" w:space="0" w:color="auto"/>
                <w:left w:val="none" w:sz="0" w:space="0" w:color="auto"/>
                <w:bottom w:val="none" w:sz="0" w:space="0" w:color="auto"/>
                <w:right w:val="none" w:sz="0" w:space="0" w:color="auto"/>
              </w:divBdr>
            </w:div>
            <w:div w:id="1970434225">
              <w:marLeft w:val="0"/>
              <w:marRight w:val="0"/>
              <w:marTop w:val="0"/>
              <w:marBottom w:val="0"/>
              <w:divBdr>
                <w:top w:val="none" w:sz="0" w:space="0" w:color="auto"/>
                <w:left w:val="none" w:sz="0" w:space="0" w:color="auto"/>
                <w:bottom w:val="none" w:sz="0" w:space="0" w:color="auto"/>
                <w:right w:val="none" w:sz="0" w:space="0" w:color="auto"/>
              </w:divBdr>
            </w:div>
            <w:div w:id="2032487201">
              <w:marLeft w:val="0"/>
              <w:marRight w:val="0"/>
              <w:marTop w:val="0"/>
              <w:marBottom w:val="0"/>
              <w:divBdr>
                <w:top w:val="none" w:sz="0" w:space="0" w:color="auto"/>
                <w:left w:val="none" w:sz="0" w:space="0" w:color="auto"/>
                <w:bottom w:val="none" w:sz="0" w:space="0" w:color="auto"/>
                <w:right w:val="none" w:sz="0" w:space="0" w:color="auto"/>
              </w:divBdr>
            </w:div>
          </w:divsChild>
        </w:div>
        <w:div w:id="1857041890">
          <w:marLeft w:val="0"/>
          <w:marRight w:val="0"/>
          <w:marTop w:val="0"/>
          <w:marBottom w:val="0"/>
          <w:divBdr>
            <w:top w:val="none" w:sz="0" w:space="0" w:color="auto"/>
            <w:left w:val="none" w:sz="0" w:space="0" w:color="auto"/>
            <w:bottom w:val="none" w:sz="0" w:space="0" w:color="auto"/>
            <w:right w:val="none" w:sz="0" w:space="0" w:color="auto"/>
          </w:divBdr>
          <w:divsChild>
            <w:div w:id="1214582679">
              <w:marLeft w:val="0"/>
              <w:marRight w:val="0"/>
              <w:marTop w:val="0"/>
              <w:marBottom w:val="0"/>
              <w:divBdr>
                <w:top w:val="none" w:sz="0" w:space="0" w:color="auto"/>
                <w:left w:val="none" w:sz="0" w:space="0" w:color="auto"/>
                <w:bottom w:val="none" w:sz="0" w:space="0" w:color="auto"/>
                <w:right w:val="none" w:sz="0" w:space="0" w:color="auto"/>
              </w:divBdr>
              <w:divsChild>
                <w:div w:id="1770732250">
                  <w:marLeft w:val="0"/>
                  <w:marRight w:val="0"/>
                  <w:marTop w:val="0"/>
                  <w:marBottom w:val="0"/>
                  <w:divBdr>
                    <w:top w:val="none" w:sz="0" w:space="0" w:color="auto"/>
                    <w:left w:val="none" w:sz="0" w:space="0" w:color="auto"/>
                    <w:bottom w:val="none" w:sz="0" w:space="0" w:color="auto"/>
                    <w:right w:val="none" w:sz="0" w:space="0" w:color="auto"/>
                  </w:divBdr>
                </w:div>
              </w:divsChild>
            </w:div>
            <w:div w:id="1694846077">
              <w:marLeft w:val="0"/>
              <w:marRight w:val="0"/>
              <w:marTop w:val="0"/>
              <w:marBottom w:val="0"/>
              <w:divBdr>
                <w:top w:val="none" w:sz="0" w:space="0" w:color="auto"/>
                <w:left w:val="none" w:sz="0" w:space="0" w:color="auto"/>
                <w:bottom w:val="none" w:sz="0" w:space="0" w:color="auto"/>
                <w:right w:val="none" w:sz="0" w:space="0" w:color="auto"/>
              </w:divBdr>
            </w:div>
          </w:divsChild>
        </w:div>
        <w:div w:id="1866867209">
          <w:marLeft w:val="0"/>
          <w:marRight w:val="0"/>
          <w:marTop w:val="0"/>
          <w:marBottom w:val="0"/>
          <w:divBdr>
            <w:top w:val="none" w:sz="0" w:space="0" w:color="auto"/>
            <w:left w:val="none" w:sz="0" w:space="0" w:color="auto"/>
            <w:bottom w:val="none" w:sz="0" w:space="0" w:color="auto"/>
            <w:right w:val="none" w:sz="0" w:space="0" w:color="auto"/>
          </w:divBdr>
          <w:divsChild>
            <w:div w:id="896935884">
              <w:marLeft w:val="0"/>
              <w:marRight w:val="0"/>
              <w:marTop w:val="0"/>
              <w:marBottom w:val="0"/>
              <w:divBdr>
                <w:top w:val="none" w:sz="0" w:space="0" w:color="auto"/>
                <w:left w:val="none" w:sz="0" w:space="0" w:color="auto"/>
                <w:bottom w:val="none" w:sz="0" w:space="0" w:color="auto"/>
                <w:right w:val="none" w:sz="0" w:space="0" w:color="auto"/>
              </w:divBdr>
              <w:divsChild>
                <w:div w:id="1836795800">
                  <w:marLeft w:val="0"/>
                  <w:marRight w:val="0"/>
                  <w:marTop w:val="0"/>
                  <w:marBottom w:val="0"/>
                  <w:divBdr>
                    <w:top w:val="none" w:sz="0" w:space="0" w:color="auto"/>
                    <w:left w:val="none" w:sz="0" w:space="0" w:color="auto"/>
                    <w:bottom w:val="none" w:sz="0" w:space="0" w:color="auto"/>
                    <w:right w:val="none" w:sz="0" w:space="0" w:color="auto"/>
                  </w:divBdr>
                </w:div>
              </w:divsChild>
            </w:div>
            <w:div w:id="1575971140">
              <w:marLeft w:val="0"/>
              <w:marRight w:val="0"/>
              <w:marTop w:val="0"/>
              <w:marBottom w:val="0"/>
              <w:divBdr>
                <w:top w:val="none" w:sz="0" w:space="0" w:color="auto"/>
                <w:left w:val="none" w:sz="0" w:space="0" w:color="auto"/>
                <w:bottom w:val="none" w:sz="0" w:space="0" w:color="auto"/>
                <w:right w:val="none" w:sz="0" w:space="0" w:color="auto"/>
              </w:divBdr>
            </w:div>
          </w:divsChild>
        </w:div>
        <w:div w:id="1867718627">
          <w:marLeft w:val="0"/>
          <w:marRight w:val="0"/>
          <w:marTop w:val="0"/>
          <w:marBottom w:val="0"/>
          <w:divBdr>
            <w:top w:val="none" w:sz="0" w:space="0" w:color="auto"/>
            <w:left w:val="none" w:sz="0" w:space="0" w:color="auto"/>
            <w:bottom w:val="none" w:sz="0" w:space="0" w:color="auto"/>
            <w:right w:val="none" w:sz="0" w:space="0" w:color="auto"/>
          </w:divBdr>
          <w:divsChild>
            <w:div w:id="118190628">
              <w:marLeft w:val="0"/>
              <w:marRight w:val="0"/>
              <w:marTop w:val="0"/>
              <w:marBottom w:val="0"/>
              <w:divBdr>
                <w:top w:val="none" w:sz="0" w:space="0" w:color="auto"/>
                <w:left w:val="none" w:sz="0" w:space="0" w:color="auto"/>
                <w:bottom w:val="none" w:sz="0" w:space="0" w:color="auto"/>
                <w:right w:val="none" w:sz="0" w:space="0" w:color="auto"/>
              </w:divBdr>
            </w:div>
            <w:div w:id="146289860">
              <w:marLeft w:val="0"/>
              <w:marRight w:val="0"/>
              <w:marTop w:val="0"/>
              <w:marBottom w:val="0"/>
              <w:divBdr>
                <w:top w:val="none" w:sz="0" w:space="0" w:color="auto"/>
                <w:left w:val="none" w:sz="0" w:space="0" w:color="auto"/>
                <w:bottom w:val="none" w:sz="0" w:space="0" w:color="auto"/>
                <w:right w:val="none" w:sz="0" w:space="0" w:color="auto"/>
              </w:divBdr>
            </w:div>
            <w:div w:id="191193411">
              <w:marLeft w:val="0"/>
              <w:marRight w:val="0"/>
              <w:marTop w:val="0"/>
              <w:marBottom w:val="0"/>
              <w:divBdr>
                <w:top w:val="none" w:sz="0" w:space="0" w:color="auto"/>
                <w:left w:val="none" w:sz="0" w:space="0" w:color="auto"/>
                <w:bottom w:val="none" w:sz="0" w:space="0" w:color="auto"/>
                <w:right w:val="none" w:sz="0" w:space="0" w:color="auto"/>
              </w:divBdr>
            </w:div>
            <w:div w:id="249655243">
              <w:marLeft w:val="0"/>
              <w:marRight w:val="0"/>
              <w:marTop w:val="0"/>
              <w:marBottom w:val="0"/>
              <w:divBdr>
                <w:top w:val="none" w:sz="0" w:space="0" w:color="auto"/>
                <w:left w:val="none" w:sz="0" w:space="0" w:color="auto"/>
                <w:bottom w:val="none" w:sz="0" w:space="0" w:color="auto"/>
                <w:right w:val="none" w:sz="0" w:space="0" w:color="auto"/>
              </w:divBdr>
            </w:div>
            <w:div w:id="287859284">
              <w:marLeft w:val="0"/>
              <w:marRight w:val="0"/>
              <w:marTop w:val="0"/>
              <w:marBottom w:val="0"/>
              <w:divBdr>
                <w:top w:val="none" w:sz="0" w:space="0" w:color="auto"/>
                <w:left w:val="none" w:sz="0" w:space="0" w:color="auto"/>
                <w:bottom w:val="none" w:sz="0" w:space="0" w:color="auto"/>
                <w:right w:val="none" w:sz="0" w:space="0" w:color="auto"/>
              </w:divBdr>
            </w:div>
            <w:div w:id="288054180">
              <w:marLeft w:val="0"/>
              <w:marRight w:val="0"/>
              <w:marTop w:val="0"/>
              <w:marBottom w:val="0"/>
              <w:divBdr>
                <w:top w:val="none" w:sz="0" w:space="0" w:color="auto"/>
                <w:left w:val="none" w:sz="0" w:space="0" w:color="auto"/>
                <w:bottom w:val="none" w:sz="0" w:space="0" w:color="auto"/>
                <w:right w:val="none" w:sz="0" w:space="0" w:color="auto"/>
              </w:divBdr>
            </w:div>
            <w:div w:id="377709274">
              <w:marLeft w:val="0"/>
              <w:marRight w:val="0"/>
              <w:marTop w:val="0"/>
              <w:marBottom w:val="0"/>
              <w:divBdr>
                <w:top w:val="none" w:sz="0" w:space="0" w:color="auto"/>
                <w:left w:val="none" w:sz="0" w:space="0" w:color="auto"/>
                <w:bottom w:val="none" w:sz="0" w:space="0" w:color="auto"/>
                <w:right w:val="none" w:sz="0" w:space="0" w:color="auto"/>
              </w:divBdr>
            </w:div>
            <w:div w:id="381054167">
              <w:marLeft w:val="0"/>
              <w:marRight w:val="0"/>
              <w:marTop w:val="0"/>
              <w:marBottom w:val="0"/>
              <w:divBdr>
                <w:top w:val="none" w:sz="0" w:space="0" w:color="auto"/>
                <w:left w:val="none" w:sz="0" w:space="0" w:color="auto"/>
                <w:bottom w:val="none" w:sz="0" w:space="0" w:color="auto"/>
                <w:right w:val="none" w:sz="0" w:space="0" w:color="auto"/>
              </w:divBdr>
            </w:div>
            <w:div w:id="434181480">
              <w:marLeft w:val="0"/>
              <w:marRight w:val="0"/>
              <w:marTop w:val="0"/>
              <w:marBottom w:val="0"/>
              <w:divBdr>
                <w:top w:val="none" w:sz="0" w:space="0" w:color="auto"/>
                <w:left w:val="none" w:sz="0" w:space="0" w:color="auto"/>
                <w:bottom w:val="none" w:sz="0" w:space="0" w:color="auto"/>
                <w:right w:val="none" w:sz="0" w:space="0" w:color="auto"/>
              </w:divBdr>
            </w:div>
            <w:div w:id="472912026">
              <w:marLeft w:val="0"/>
              <w:marRight w:val="0"/>
              <w:marTop w:val="0"/>
              <w:marBottom w:val="0"/>
              <w:divBdr>
                <w:top w:val="none" w:sz="0" w:space="0" w:color="auto"/>
                <w:left w:val="none" w:sz="0" w:space="0" w:color="auto"/>
                <w:bottom w:val="none" w:sz="0" w:space="0" w:color="auto"/>
                <w:right w:val="none" w:sz="0" w:space="0" w:color="auto"/>
              </w:divBdr>
            </w:div>
            <w:div w:id="479421529">
              <w:marLeft w:val="0"/>
              <w:marRight w:val="0"/>
              <w:marTop w:val="0"/>
              <w:marBottom w:val="0"/>
              <w:divBdr>
                <w:top w:val="none" w:sz="0" w:space="0" w:color="auto"/>
                <w:left w:val="none" w:sz="0" w:space="0" w:color="auto"/>
                <w:bottom w:val="none" w:sz="0" w:space="0" w:color="auto"/>
                <w:right w:val="none" w:sz="0" w:space="0" w:color="auto"/>
              </w:divBdr>
            </w:div>
            <w:div w:id="517082933">
              <w:marLeft w:val="0"/>
              <w:marRight w:val="0"/>
              <w:marTop w:val="0"/>
              <w:marBottom w:val="0"/>
              <w:divBdr>
                <w:top w:val="none" w:sz="0" w:space="0" w:color="auto"/>
                <w:left w:val="none" w:sz="0" w:space="0" w:color="auto"/>
                <w:bottom w:val="none" w:sz="0" w:space="0" w:color="auto"/>
                <w:right w:val="none" w:sz="0" w:space="0" w:color="auto"/>
              </w:divBdr>
            </w:div>
            <w:div w:id="680469816">
              <w:marLeft w:val="0"/>
              <w:marRight w:val="0"/>
              <w:marTop w:val="0"/>
              <w:marBottom w:val="0"/>
              <w:divBdr>
                <w:top w:val="none" w:sz="0" w:space="0" w:color="auto"/>
                <w:left w:val="none" w:sz="0" w:space="0" w:color="auto"/>
                <w:bottom w:val="none" w:sz="0" w:space="0" w:color="auto"/>
                <w:right w:val="none" w:sz="0" w:space="0" w:color="auto"/>
              </w:divBdr>
            </w:div>
            <w:div w:id="700059605">
              <w:marLeft w:val="0"/>
              <w:marRight w:val="0"/>
              <w:marTop w:val="0"/>
              <w:marBottom w:val="0"/>
              <w:divBdr>
                <w:top w:val="none" w:sz="0" w:space="0" w:color="auto"/>
                <w:left w:val="none" w:sz="0" w:space="0" w:color="auto"/>
                <w:bottom w:val="none" w:sz="0" w:space="0" w:color="auto"/>
                <w:right w:val="none" w:sz="0" w:space="0" w:color="auto"/>
              </w:divBdr>
            </w:div>
            <w:div w:id="724177886">
              <w:marLeft w:val="0"/>
              <w:marRight w:val="0"/>
              <w:marTop w:val="0"/>
              <w:marBottom w:val="0"/>
              <w:divBdr>
                <w:top w:val="none" w:sz="0" w:space="0" w:color="auto"/>
                <w:left w:val="none" w:sz="0" w:space="0" w:color="auto"/>
                <w:bottom w:val="none" w:sz="0" w:space="0" w:color="auto"/>
                <w:right w:val="none" w:sz="0" w:space="0" w:color="auto"/>
              </w:divBdr>
            </w:div>
            <w:div w:id="732393822">
              <w:marLeft w:val="0"/>
              <w:marRight w:val="0"/>
              <w:marTop w:val="0"/>
              <w:marBottom w:val="0"/>
              <w:divBdr>
                <w:top w:val="none" w:sz="0" w:space="0" w:color="auto"/>
                <w:left w:val="none" w:sz="0" w:space="0" w:color="auto"/>
                <w:bottom w:val="none" w:sz="0" w:space="0" w:color="auto"/>
                <w:right w:val="none" w:sz="0" w:space="0" w:color="auto"/>
              </w:divBdr>
              <w:divsChild>
                <w:div w:id="34625182">
                  <w:marLeft w:val="0"/>
                  <w:marRight w:val="0"/>
                  <w:marTop w:val="0"/>
                  <w:marBottom w:val="0"/>
                  <w:divBdr>
                    <w:top w:val="none" w:sz="0" w:space="0" w:color="auto"/>
                    <w:left w:val="none" w:sz="0" w:space="0" w:color="auto"/>
                    <w:bottom w:val="none" w:sz="0" w:space="0" w:color="auto"/>
                    <w:right w:val="none" w:sz="0" w:space="0" w:color="auto"/>
                  </w:divBdr>
                </w:div>
                <w:div w:id="45572450">
                  <w:marLeft w:val="0"/>
                  <w:marRight w:val="0"/>
                  <w:marTop w:val="0"/>
                  <w:marBottom w:val="0"/>
                  <w:divBdr>
                    <w:top w:val="none" w:sz="0" w:space="0" w:color="auto"/>
                    <w:left w:val="none" w:sz="0" w:space="0" w:color="auto"/>
                    <w:bottom w:val="none" w:sz="0" w:space="0" w:color="auto"/>
                    <w:right w:val="none" w:sz="0" w:space="0" w:color="auto"/>
                  </w:divBdr>
                </w:div>
                <w:div w:id="67075497">
                  <w:marLeft w:val="0"/>
                  <w:marRight w:val="0"/>
                  <w:marTop w:val="0"/>
                  <w:marBottom w:val="0"/>
                  <w:divBdr>
                    <w:top w:val="none" w:sz="0" w:space="0" w:color="auto"/>
                    <w:left w:val="none" w:sz="0" w:space="0" w:color="auto"/>
                    <w:bottom w:val="none" w:sz="0" w:space="0" w:color="auto"/>
                    <w:right w:val="none" w:sz="0" w:space="0" w:color="auto"/>
                  </w:divBdr>
                </w:div>
                <w:div w:id="87238145">
                  <w:marLeft w:val="0"/>
                  <w:marRight w:val="0"/>
                  <w:marTop w:val="0"/>
                  <w:marBottom w:val="0"/>
                  <w:divBdr>
                    <w:top w:val="none" w:sz="0" w:space="0" w:color="auto"/>
                    <w:left w:val="none" w:sz="0" w:space="0" w:color="auto"/>
                    <w:bottom w:val="none" w:sz="0" w:space="0" w:color="auto"/>
                    <w:right w:val="none" w:sz="0" w:space="0" w:color="auto"/>
                  </w:divBdr>
                </w:div>
                <w:div w:id="93016697">
                  <w:marLeft w:val="0"/>
                  <w:marRight w:val="0"/>
                  <w:marTop w:val="0"/>
                  <w:marBottom w:val="0"/>
                  <w:divBdr>
                    <w:top w:val="none" w:sz="0" w:space="0" w:color="auto"/>
                    <w:left w:val="none" w:sz="0" w:space="0" w:color="auto"/>
                    <w:bottom w:val="none" w:sz="0" w:space="0" w:color="auto"/>
                    <w:right w:val="none" w:sz="0" w:space="0" w:color="auto"/>
                  </w:divBdr>
                </w:div>
                <w:div w:id="106967498">
                  <w:marLeft w:val="0"/>
                  <w:marRight w:val="0"/>
                  <w:marTop w:val="0"/>
                  <w:marBottom w:val="0"/>
                  <w:divBdr>
                    <w:top w:val="none" w:sz="0" w:space="0" w:color="auto"/>
                    <w:left w:val="none" w:sz="0" w:space="0" w:color="auto"/>
                    <w:bottom w:val="none" w:sz="0" w:space="0" w:color="auto"/>
                    <w:right w:val="none" w:sz="0" w:space="0" w:color="auto"/>
                  </w:divBdr>
                </w:div>
                <w:div w:id="174729390">
                  <w:marLeft w:val="0"/>
                  <w:marRight w:val="0"/>
                  <w:marTop w:val="0"/>
                  <w:marBottom w:val="0"/>
                  <w:divBdr>
                    <w:top w:val="none" w:sz="0" w:space="0" w:color="auto"/>
                    <w:left w:val="none" w:sz="0" w:space="0" w:color="auto"/>
                    <w:bottom w:val="none" w:sz="0" w:space="0" w:color="auto"/>
                    <w:right w:val="none" w:sz="0" w:space="0" w:color="auto"/>
                  </w:divBdr>
                </w:div>
                <w:div w:id="196087533">
                  <w:marLeft w:val="0"/>
                  <w:marRight w:val="0"/>
                  <w:marTop w:val="0"/>
                  <w:marBottom w:val="0"/>
                  <w:divBdr>
                    <w:top w:val="none" w:sz="0" w:space="0" w:color="auto"/>
                    <w:left w:val="none" w:sz="0" w:space="0" w:color="auto"/>
                    <w:bottom w:val="none" w:sz="0" w:space="0" w:color="auto"/>
                    <w:right w:val="none" w:sz="0" w:space="0" w:color="auto"/>
                  </w:divBdr>
                </w:div>
                <w:div w:id="197622419">
                  <w:marLeft w:val="0"/>
                  <w:marRight w:val="0"/>
                  <w:marTop w:val="0"/>
                  <w:marBottom w:val="0"/>
                  <w:divBdr>
                    <w:top w:val="none" w:sz="0" w:space="0" w:color="auto"/>
                    <w:left w:val="none" w:sz="0" w:space="0" w:color="auto"/>
                    <w:bottom w:val="none" w:sz="0" w:space="0" w:color="auto"/>
                    <w:right w:val="none" w:sz="0" w:space="0" w:color="auto"/>
                  </w:divBdr>
                </w:div>
                <w:div w:id="264046446">
                  <w:marLeft w:val="0"/>
                  <w:marRight w:val="0"/>
                  <w:marTop w:val="0"/>
                  <w:marBottom w:val="0"/>
                  <w:divBdr>
                    <w:top w:val="none" w:sz="0" w:space="0" w:color="auto"/>
                    <w:left w:val="none" w:sz="0" w:space="0" w:color="auto"/>
                    <w:bottom w:val="none" w:sz="0" w:space="0" w:color="auto"/>
                    <w:right w:val="none" w:sz="0" w:space="0" w:color="auto"/>
                  </w:divBdr>
                </w:div>
                <w:div w:id="361781900">
                  <w:marLeft w:val="0"/>
                  <w:marRight w:val="0"/>
                  <w:marTop w:val="0"/>
                  <w:marBottom w:val="0"/>
                  <w:divBdr>
                    <w:top w:val="none" w:sz="0" w:space="0" w:color="auto"/>
                    <w:left w:val="none" w:sz="0" w:space="0" w:color="auto"/>
                    <w:bottom w:val="none" w:sz="0" w:space="0" w:color="auto"/>
                    <w:right w:val="none" w:sz="0" w:space="0" w:color="auto"/>
                  </w:divBdr>
                </w:div>
                <w:div w:id="376661939">
                  <w:marLeft w:val="0"/>
                  <w:marRight w:val="0"/>
                  <w:marTop w:val="0"/>
                  <w:marBottom w:val="0"/>
                  <w:divBdr>
                    <w:top w:val="none" w:sz="0" w:space="0" w:color="auto"/>
                    <w:left w:val="none" w:sz="0" w:space="0" w:color="auto"/>
                    <w:bottom w:val="none" w:sz="0" w:space="0" w:color="auto"/>
                    <w:right w:val="none" w:sz="0" w:space="0" w:color="auto"/>
                  </w:divBdr>
                </w:div>
                <w:div w:id="391927941">
                  <w:marLeft w:val="0"/>
                  <w:marRight w:val="0"/>
                  <w:marTop w:val="0"/>
                  <w:marBottom w:val="0"/>
                  <w:divBdr>
                    <w:top w:val="none" w:sz="0" w:space="0" w:color="auto"/>
                    <w:left w:val="none" w:sz="0" w:space="0" w:color="auto"/>
                    <w:bottom w:val="none" w:sz="0" w:space="0" w:color="auto"/>
                    <w:right w:val="none" w:sz="0" w:space="0" w:color="auto"/>
                  </w:divBdr>
                </w:div>
                <w:div w:id="589119859">
                  <w:marLeft w:val="0"/>
                  <w:marRight w:val="0"/>
                  <w:marTop w:val="0"/>
                  <w:marBottom w:val="0"/>
                  <w:divBdr>
                    <w:top w:val="none" w:sz="0" w:space="0" w:color="auto"/>
                    <w:left w:val="none" w:sz="0" w:space="0" w:color="auto"/>
                    <w:bottom w:val="none" w:sz="0" w:space="0" w:color="auto"/>
                    <w:right w:val="none" w:sz="0" w:space="0" w:color="auto"/>
                  </w:divBdr>
                </w:div>
                <w:div w:id="650864860">
                  <w:marLeft w:val="0"/>
                  <w:marRight w:val="0"/>
                  <w:marTop w:val="0"/>
                  <w:marBottom w:val="0"/>
                  <w:divBdr>
                    <w:top w:val="none" w:sz="0" w:space="0" w:color="auto"/>
                    <w:left w:val="none" w:sz="0" w:space="0" w:color="auto"/>
                    <w:bottom w:val="none" w:sz="0" w:space="0" w:color="auto"/>
                    <w:right w:val="none" w:sz="0" w:space="0" w:color="auto"/>
                  </w:divBdr>
                </w:div>
                <w:div w:id="765924491">
                  <w:marLeft w:val="0"/>
                  <w:marRight w:val="0"/>
                  <w:marTop w:val="0"/>
                  <w:marBottom w:val="0"/>
                  <w:divBdr>
                    <w:top w:val="none" w:sz="0" w:space="0" w:color="auto"/>
                    <w:left w:val="none" w:sz="0" w:space="0" w:color="auto"/>
                    <w:bottom w:val="none" w:sz="0" w:space="0" w:color="auto"/>
                    <w:right w:val="none" w:sz="0" w:space="0" w:color="auto"/>
                  </w:divBdr>
                </w:div>
                <w:div w:id="773982974">
                  <w:marLeft w:val="0"/>
                  <w:marRight w:val="0"/>
                  <w:marTop w:val="0"/>
                  <w:marBottom w:val="0"/>
                  <w:divBdr>
                    <w:top w:val="none" w:sz="0" w:space="0" w:color="auto"/>
                    <w:left w:val="none" w:sz="0" w:space="0" w:color="auto"/>
                    <w:bottom w:val="none" w:sz="0" w:space="0" w:color="auto"/>
                    <w:right w:val="none" w:sz="0" w:space="0" w:color="auto"/>
                  </w:divBdr>
                </w:div>
                <w:div w:id="784231981">
                  <w:marLeft w:val="0"/>
                  <w:marRight w:val="0"/>
                  <w:marTop w:val="0"/>
                  <w:marBottom w:val="0"/>
                  <w:divBdr>
                    <w:top w:val="none" w:sz="0" w:space="0" w:color="auto"/>
                    <w:left w:val="none" w:sz="0" w:space="0" w:color="auto"/>
                    <w:bottom w:val="none" w:sz="0" w:space="0" w:color="auto"/>
                    <w:right w:val="none" w:sz="0" w:space="0" w:color="auto"/>
                  </w:divBdr>
                </w:div>
                <w:div w:id="809369959">
                  <w:marLeft w:val="0"/>
                  <w:marRight w:val="0"/>
                  <w:marTop w:val="0"/>
                  <w:marBottom w:val="0"/>
                  <w:divBdr>
                    <w:top w:val="none" w:sz="0" w:space="0" w:color="auto"/>
                    <w:left w:val="none" w:sz="0" w:space="0" w:color="auto"/>
                    <w:bottom w:val="none" w:sz="0" w:space="0" w:color="auto"/>
                    <w:right w:val="none" w:sz="0" w:space="0" w:color="auto"/>
                  </w:divBdr>
                </w:div>
                <w:div w:id="911500554">
                  <w:marLeft w:val="0"/>
                  <w:marRight w:val="0"/>
                  <w:marTop w:val="0"/>
                  <w:marBottom w:val="0"/>
                  <w:divBdr>
                    <w:top w:val="none" w:sz="0" w:space="0" w:color="auto"/>
                    <w:left w:val="none" w:sz="0" w:space="0" w:color="auto"/>
                    <w:bottom w:val="none" w:sz="0" w:space="0" w:color="auto"/>
                    <w:right w:val="none" w:sz="0" w:space="0" w:color="auto"/>
                  </w:divBdr>
                </w:div>
                <w:div w:id="931009526">
                  <w:marLeft w:val="0"/>
                  <w:marRight w:val="0"/>
                  <w:marTop w:val="0"/>
                  <w:marBottom w:val="0"/>
                  <w:divBdr>
                    <w:top w:val="none" w:sz="0" w:space="0" w:color="auto"/>
                    <w:left w:val="none" w:sz="0" w:space="0" w:color="auto"/>
                    <w:bottom w:val="none" w:sz="0" w:space="0" w:color="auto"/>
                    <w:right w:val="none" w:sz="0" w:space="0" w:color="auto"/>
                  </w:divBdr>
                </w:div>
                <w:div w:id="1011495785">
                  <w:marLeft w:val="0"/>
                  <w:marRight w:val="0"/>
                  <w:marTop w:val="0"/>
                  <w:marBottom w:val="0"/>
                  <w:divBdr>
                    <w:top w:val="none" w:sz="0" w:space="0" w:color="auto"/>
                    <w:left w:val="none" w:sz="0" w:space="0" w:color="auto"/>
                    <w:bottom w:val="none" w:sz="0" w:space="0" w:color="auto"/>
                    <w:right w:val="none" w:sz="0" w:space="0" w:color="auto"/>
                  </w:divBdr>
                </w:div>
                <w:div w:id="1059282231">
                  <w:marLeft w:val="0"/>
                  <w:marRight w:val="0"/>
                  <w:marTop w:val="0"/>
                  <w:marBottom w:val="0"/>
                  <w:divBdr>
                    <w:top w:val="none" w:sz="0" w:space="0" w:color="auto"/>
                    <w:left w:val="none" w:sz="0" w:space="0" w:color="auto"/>
                    <w:bottom w:val="none" w:sz="0" w:space="0" w:color="auto"/>
                    <w:right w:val="none" w:sz="0" w:space="0" w:color="auto"/>
                  </w:divBdr>
                </w:div>
                <w:div w:id="1075011803">
                  <w:marLeft w:val="0"/>
                  <w:marRight w:val="0"/>
                  <w:marTop w:val="0"/>
                  <w:marBottom w:val="0"/>
                  <w:divBdr>
                    <w:top w:val="none" w:sz="0" w:space="0" w:color="auto"/>
                    <w:left w:val="none" w:sz="0" w:space="0" w:color="auto"/>
                    <w:bottom w:val="none" w:sz="0" w:space="0" w:color="auto"/>
                    <w:right w:val="none" w:sz="0" w:space="0" w:color="auto"/>
                  </w:divBdr>
                </w:div>
                <w:div w:id="1080560135">
                  <w:marLeft w:val="0"/>
                  <w:marRight w:val="0"/>
                  <w:marTop w:val="0"/>
                  <w:marBottom w:val="0"/>
                  <w:divBdr>
                    <w:top w:val="none" w:sz="0" w:space="0" w:color="auto"/>
                    <w:left w:val="none" w:sz="0" w:space="0" w:color="auto"/>
                    <w:bottom w:val="none" w:sz="0" w:space="0" w:color="auto"/>
                    <w:right w:val="none" w:sz="0" w:space="0" w:color="auto"/>
                  </w:divBdr>
                </w:div>
                <w:div w:id="1137339025">
                  <w:marLeft w:val="0"/>
                  <w:marRight w:val="0"/>
                  <w:marTop w:val="0"/>
                  <w:marBottom w:val="0"/>
                  <w:divBdr>
                    <w:top w:val="none" w:sz="0" w:space="0" w:color="auto"/>
                    <w:left w:val="none" w:sz="0" w:space="0" w:color="auto"/>
                    <w:bottom w:val="none" w:sz="0" w:space="0" w:color="auto"/>
                    <w:right w:val="none" w:sz="0" w:space="0" w:color="auto"/>
                  </w:divBdr>
                </w:div>
                <w:div w:id="1189107040">
                  <w:marLeft w:val="0"/>
                  <w:marRight w:val="0"/>
                  <w:marTop w:val="0"/>
                  <w:marBottom w:val="0"/>
                  <w:divBdr>
                    <w:top w:val="none" w:sz="0" w:space="0" w:color="auto"/>
                    <w:left w:val="none" w:sz="0" w:space="0" w:color="auto"/>
                    <w:bottom w:val="none" w:sz="0" w:space="0" w:color="auto"/>
                    <w:right w:val="none" w:sz="0" w:space="0" w:color="auto"/>
                  </w:divBdr>
                </w:div>
                <w:div w:id="1193811027">
                  <w:marLeft w:val="0"/>
                  <w:marRight w:val="0"/>
                  <w:marTop w:val="0"/>
                  <w:marBottom w:val="0"/>
                  <w:divBdr>
                    <w:top w:val="none" w:sz="0" w:space="0" w:color="auto"/>
                    <w:left w:val="none" w:sz="0" w:space="0" w:color="auto"/>
                    <w:bottom w:val="none" w:sz="0" w:space="0" w:color="auto"/>
                    <w:right w:val="none" w:sz="0" w:space="0" w:color="auto"/>
                  </w:divBdr>
                </w:div>
                <w:div w:id="1228149805">
                  <w:marLeft w:val="0"/>
                  <w:marRight w:val="0"/>
                  <w:marTop w:val="0"/>
                  <w:marBottom w:val="0"/>
                  <w:divBdr>
                    <w:top w:val="none" w:sz="0" w:space="0" w:color="auto"/>
                    <w:left w:val="none" w:sz="0" w:space="0" w:color="auto"/>
                    <w:bottom w:val="none" w:sz="0" w:space="0" w:color="auto"/>
                    <w:right w:val="none" w:sz="0" w:space="0" w:color="auto"/>
                  </w:divBdr>
                </w:div>
                <w:div w:id="1246185529">
                  <w:marLeft w:val="0"/>
                  <w:marRight w:val="0"/>
                  <w:marTop w:val="0"/>
                  <w:marBottom w:val="0"/>
                  <w:divBdr>
                    <w:top w:val="none" w:sz="0" w:space="0" w:color="auto"/>
                    <w:left w:val="none" w:sz="0" w:space="0" w:color="auto"/>
                    <w:bottom w:val="none" w:sz="0" w:space="0" w:color="auto"/>
                    <w:right w:val="none" w:sz="0" w:space="0" w:color="auto"/>
                  </w:divBdr>
                </w:div>
                <w:div w:id="1266035927">
                  <w:marLeft w:val="0"/>
                  <w:marRight w:val="0"/>
                  <w:marTop w:val="0"/>
                  <w:marBottom w:val="0"/>
                  <w:divBdr>
                    <w:top w:val="none" w:sz="0" w:space="0" w:color="auto"/>
                    <w:left w:val="none" w:sz="0" w:space="0" w:color="auto"/>
                    <w:bottom w:val="none" w:sz="0" w:space="0" w:color="auto"/>
                    <w:right w:val="none" w:sz="0" w:space="0" w:color="auto"/>
                  </w:divBdr>
                </w:div>
                <w:div w:id="1311209390">
                  <w:marLeft w:val="0"/>
                  <w:marRight w:val="0"/>
                  <w:marTop w:val="0"/>
                  <w:marBottom w:val="0"/>
                  <w:divBdr>
                    <w:top w:val="none" w:sz="0" w:space="0" w:color="auto"/>
                    <w:left w:val="none" w:sz="0" w:space="0" w:color="auto"/>
                    <w:bottom w:val="none" w:sz="0" w:space="0" w:color="auto"/>
                    <w:right w:val="none" w:sz="0" w:space="0" w:color="auto"/>
                  </w:divBdr>
                </w:div>
                <w:div w:id="1312757710">
                  <w:marLeft w:val="0"/>
                  <w:marRight w:val="0"/>
                  <w:marTop w:val="0"/>
                  <w:marBottom w:val="0"/>
                  <w:divBdr>
                    <w:top w:val="none" w:sz="0" w:space="0" w:color="auto"/>
                    <w:left w:val="none" w:sz="0" w:space="0" w:color="auto"/>
                    <w:bottom w:val="none" w:sz="0" w:space="0" w:color="auto"/>
                    <w:right w:val="none" w:sz="0" w:space="0" w:color="auto"/>
                  </w:divBdr>
                </w:div>
                <w:div w:id="1336877598">
                  <w:marLeft w:val="0"/>
                  <w:marRight w:val="0"/>
                  <w:marTop w:val="0"/>
                  <w:marBottom w:val="0"/>
                  <w:divBdr>
                    <w:top w:val="none" w:sz="0" w:space="0" w:color="auto"/>
                    <w:left w:val="none" w:sz="0" w:space="0" w:color="auto"/>
                    <w:bottom w:val="none" w:sz="0" w:space="0" w:color="auto"/>
                    <w:right w:val="none" w:sz="0" w:space="0" w:color="auto"/>
                  </w:divBdr>
                </w:div>
                <w:div w:id="1409882649">
                  <w:marLeft w:val="0"/>
                  <w:marRight w:val="0"/>
                  <w:marTop w:val="0"/>
                  <w:marBottom w:val="0"/>
                  <w:divBdr>
                    <w:top w:val="none" w:sz="0" w:space="0" w:color="auto"/>
                    <w:left w:val="none" w:sz="0" w:space="0" w:color="auto"/>
                    <w:bottom w:val="none" w:sz="0" w:space="0" w:color="auto"/>
                    <w:right w:val="none" w:sz="0" w:space="0" w:color="auto"/>
                  </w:divBdr>
                </w:div>
                <w:div w:id="1440370137">
                  <w:marLeft w:val="0"/>
                  <w:marRight w:val="0"/>
                  <w:marTop w:val="0"/>
                  <w:marBottom w:val="0"/>
                  <w:divBdr>
                    <w:top w:val="none" w:sz="0" w:space="0" w:color="auto"/>
                    <w:left w:val="none" w:sz="0" w:space="0" w:color="auto"/>
                    <w:bottom w:val="none" w:sz="0" w:space="0" w:color="auto"/>
                    <w:right w:val="none" w:sz="0" w:space="0" w:color="auto"/>
                  </w:divBdr>
                </w:div>
                <w:div w:id="1464155761">
                  <w:marLeft w:val="0"/>
                  <w:marRight w:val="0"/>
                  <w:marTop w:val="0"/>
                  <w:marBottom w:val="0"/>
                  <w:divBdr>
                    <w:top w:val="none" w:sz="0" w:space="0" w:color="auto"/>
                    <w:left w:val="none" w:sz="0" w:space="0" w:color="auto"/>
                    <w:bottom w:val="none" w:sz="0" w:space="0" w:color="auto"/>
                    <w:right w:val="none" w:sz="0" w:space="0" w:color="auto"/>
                  </w:divBdr>
                </w:div>
                <w:div w:id="1516381765">
                  <w:marLeft w:val="0"/>
                  <w:marRight w:val="0"/>
                  <w:marTop w:val="0"/>
                  <w:marBottom w:val="0"/>
                  <w:divBdr>
                    <w:top w:val="none" w:sz="0" w:space="0" w:color="auto"/>
                    <w:left w:val="none" w:sz="0" w:space="0" w:color="auto"/>
                    <w:bottom w:val="none" w:sz="0" w:space="0" w:color="auto"/>
                    <w:right w:val="none" w:sz="0" w:space="0" w:color="auto"/>
                  </w:divBdr>
                </w:div>
                <w:div w:id="1536113550">
                  <w:marLeft w:val="0"/>
                  <w:marRight w:val="0"/>
                  <w:marTop w:val="0"/>
                  <w:marBottom w:val="0"/>
                  <w:divBdr>
                    <w:top w:val="none" w:sz="0" w:space="0" w:color="auto"/>
                    <w:left w:val="none" w:sz="0" w:space="0" w:color="auto"/>
                    <w:bottom w:val="none" w:sz="0" w:space="0" w:color="auto"/>
                    <w:right w:val="none" w:sz="0" w:space="0" w:color="auto"/>
                  </w:divBdr>
                </w:div>
                <w:div w:id="1538204720">
                  <w:marLeft w:val="0"/>
                  <w:marRight w:val="0"/>
                  <w:marTop w:val="0"/>
                  <w:marBottom w:val="0"/>
                  <w:divBdr>
                    <w:top w:val="none" w:sz="0" w:space="0" w:color="auto"/>
                    <w:left w:val="none" w:sz="0" w:space="0" w:color="auto"/>
                    <w:bottom w:val="none" w:sz="0" w:space="0" w:color="auto"/>
                    <w:right w:val="none" w:sz="0" w:space="0" w:color="auto"/>
                  </w:divBdr>
                </w:div>
                <w:div w:id="1550873052">
                  <w:marLeft w:val="0"/>
                  <w:marRight w:val="0"/>
                  <w:marTop w:val="0"/>
                  <w:marBottom w:val="0"/>
                  <w:divBdr>
                    <w:top w:val="none" w:sz="0" w:space="0" w:color="auto"/>
                    <w:left w:val="none" w:sz="0" w:space="0" w:color="auto"/>
                    <w:bottom w:val="none" w:sz="0" w:space="0" w:color="auto"/>
                    <w:right w:val="none" w:sz="0" w:space="0" w:color="auto"/>
                  </w:divBdr>
                </w:div>
                <w:div w:id="1600675686">
                  <w:marLeft w:val="0"/>
                  <w:marRight w:val="0"/>
                  <w:marTop w:val="0"/>
                  <w:marBottom w:val="0"/>
                  <w:divBdr>
                    <w:top w:val="none" w:sz="0" w:space="0" w:color="auto"/>
                    <w:left w:val="none" w:sz="0" w:space="0" w:color="auto"/>
                    <w:bottom w:val="none" w:sz="0" w:space="0" w:color="auto"/>
                    <w:right w:val="none" w:sz="0" w:space="0" w:color="auto"/>
                  </w:divBdr>
                </w:div>
                <w:div w:id="1675570222">
                  <w:marLeft w:val="0"/>
                  <w:marRight w:val="0"/>
                  <w:marTop w:val="0"/>
                  <w:marBottom w:val="0"/>
                  <w:divBdr>
                    <w:top w:val="none" w:sz="0" w:space="0" w:color="auto"/>
                    <w:left w:val="none" w:sz="0" w:space="0" w:color="auto"/>
                    <w:bottom w:val="none" w:sz="0" w:space="0" w:color="auto"/>
                    <w:right w:val="none" w:sz="0" w:space="0" w:color="auto"/>
                  </w:divBdr>
                </w:div>
                <w:div w:id="1680084233">
                  <w:marLeft w:val="0"/>
                  <w:marRight w:val="0"/>
                  <w:marTop w:val="0"/>
                  <w:marBottom w:val="0"/>
                  <w:divBdr>
                    <w:top w:val="none" w:sz="0" w:space="0" w:color="auto"/>
                    <w:left w:val="none" w:sz="0" w:space="0" w:color="auto"/>
                    <w:bottom w:val="none" w:sz="0" w:space="0" w:color="auto"/>
                    <w:right w:val="none" w:sz="0" w:space="0" w:color="auto"/>
                  </w:divBdr>
                </w:div>
                <w:div w:id="1697585803">
                  <w:marLeft w:val="0"/>
                  <w:marRight w:val="0"/>
                  <w:marTop w:val="0"/>
                  <w:marBottom w:val="0"/>
                  <w:divBdr>
                    <w:top w:val="none" w:sz="0" w:space="0" w:color="auto"/>
                    <w:left w:val="none" w:sz="0" w:space="0" w:color="auto"/>
                    <w:bottom w:val="none" w:sz="0" w:space="0" w:color="auto"/>
                    <w:right w:val="none" w:sz="0" w:space="0" w:color="auto"/>
                  </w:divBdr>
                </w:div>
                <w:div w:id="1721199326">
                  <w:marLeft w:val="0"/>
                  <w:marRight w:val="0"/>
                  <w:marTop w:val="0"/>
                  <w:marBottom w:val="0"/>
                  <w:divBdr>
                    <w:top w:val="none" w:sz="0" w:space="0" w:color="auto"/>
                    <w:left w:val="none" w:sz="0" w:space="0" w:color="auto"/>
                    <w:bottom w:val="none" w:sz="0" w:space="0" w:color="auto"/>
                    <w:right w:val="none" w:sz="0" w:space="0" w:color="auto"/>
                  </w:divBdr>
                </w:div>
                <w:div w:id="1721244157">
                  <w:marLeft w:val="0"/>
                  <w:marRight w:val="0"/>
                  <w:marTop w:val="0"/>
                  <w:marBottom w:val="0"/>
                  <w:divBdr>
                    <w:top w:val="none" w:sz="0" w:space="0" w:color="auto"/>
                    <w:left w:val="none" w:sz="0" w:space="0" w:color="auto"/>
                    <w:bottom w:val="none" w:sz="0" w:space="0" w:color="auto"/>
                    <w:right w:val="none" w:sz="0" w:space="0" w:color="auto"/>
                  </w:divBdr>
                </w:div>
                <w:div w:id="1933120012">
                  <w:marLeft w:val="0"/>
                  <w:marRight w:val="0"/>
                  <w:marTop w:val="0"/>
                  <w:marBottom w:val="0"/>
                  <w:divBdr>
                    <w:top w:val="none" w:sz="0" w:space="0" w:color="auto"/>
                    <w:left w:val="none" w:sz="0" w:space="0" w:color="auto"/>
                    <w:bottom w:val="none" w:sz="0" w:space="0" w:color="auto"/>
                    <w:right w:val="none" w:sz="0" w:space="0" w:color="auto"/>
                  </w:divBdr>
                </w:div>
                <w:div w:id="2006088244">
                  <w:marLeft w:val="0"/>
                  <w:marRight w:val="0"/>
                  <w:marTop w:val="0"/>
                  <w:marBottom w:val="0"/>
                  <w:divBdr>
                    <w:top w:val="none" w:sz="0" w:space="0" w:color="auto"/>
                    <w:left w:val="none" w:sz="0" w:space="0" w:color="auto"/>
                    <w:bottom w:val="none" w:sz="0" w:space="0" w:color="auto"/>
                    <w:right w:val="none" w:sz="0" w:space="0" w:color="auto"/>
                  </w:divBdr>
                </w:div>
                <w:div w:id="2018920605">
                  <w:marLeft w:val="0"/>
                  <w:marRight w:val="0"/>
                  <w:marTop w:val="0"/>
                  <w:marBottom w:val="0"/>
                  <w:divBdr>
                    <w:top w:val="none" w:sz="0" w:space="0" w:color="auto"/>
                    <w:left w:val="none" w:sz="0" w:space="0" w:color="auto"/>
                    <w:bottom w:val="none" w:sz="0" w:space="0" w:color="auto"/>
                    <w:right w:val="none" w:sz="0" w:space="0" w:color="auto"/>
                  </w:divBdr>
                </w:div>
                <w:div w:id="2040473417">
                  <w:marLeft w:val="0"/>
                  <w:marRight w:val="0"/>
                  <w:marTop w:val="0"/>
                  <w:marBottom w:val="0"/>
                  <w:divBdr>
                    <w:top w:val="none" w:sz="0" w:space="0" w:color="auto"/>
                    <w:left w:val="none" w:sz="0" w:space="0" w:color="auto"/>
                    <w:bottom w:val="none" w:sz="0" w:space="0" w:color="auto"/>
                    <w:right w:val="none" w:sz="0" w:space="0" w:color="auto"/>
                  </w:divBdr>
                </w:div>
                <w:div w:id="2114788589">
                  <w:marLeft w:val="0"/>
                  <w:marRight w:val="0"/>
                  <w:marTop w:val="0"/>
                  <w:marBottom w:val="0"/>
                  <w:divBdr>
                    <w:top w:val="none" w:sz="0" w:space="0" w:color="auto"/>
                    <w:left w:val="none" w:sz="0" w:space="0" w:color="auto"/>
                    <w:bottom w:val="none" w:sz="0" w:space="0" w:color="auto"/>
                    <w:right w:val="none" w:sz="0" w:space="0" w:color="auto"/>
                  </w:divBdr>
                </w:div>
                <w:div w:id="2129274666">
                  <w:marLeft w:val="0"/>
                  <w:marRight w:val="0"/>
                  <w:marTop w:val="0"/>
                  <w:marBottom w:val="0"/>
                  <w:divBdr>
                    <w:top w:val="none" w:sz="0" w:space="0" w:color="auto"/>
                    <w:left w:val="none" w:sz="0" w:space="0" w:color="auto"/>
                    <w:bottom w:val="none" w:sz="0" w:space="0" w:color="auto"/>
                    <w:right w:val="none" w:sz="0" w:space="0" w:color="auto"/>
                  </w:divBdr>
                </w:div>
              </w:divsChild>
            </w:div>
            <w:div w:id="881329526">
              <w:marLeft w:val="0"/>
              <w:marRight w:val="0"/>
              <w:marTop w:val="0"/>
              <w:marBottom w:val="0"/>
              <w:divBdr>
                <w:top w:val="none" w:sz="0" w:space="0" w:color="auto"/>
                <w:left w:val="none" w:sz="0" w:space="0" w:color="auto"/>
                <w:bottom w:val="none" w:sz="0" w:space="0" w:color="auto"/>
                <w:right w:val="none" w:sz="0" w:space="0" w:color="auto"/>
              </w:divBdr>
            </w:div>
            <w:div w:id="891040137">
              <w:marLeft w:val="0"/>
              <w:marRight w:val="0"/>
              <w:marTop w:val="0"/>
              <w:marBottom w:val="0"/>
              <w:divBdr>
                <w:top w:val="none" w:sz="0" w:space="0" w:color="auto"/>
                <w:left w:val="none" w:sz="0" w:space="0" w:color="auto"/>
                <w:bottom w:val="none" w:sz="0" w:space="0" w:color="auto"/>
                <w:right w:val="none" w:sz="0" w:space="0" w:color="auto"/>
              </w:divBdr>
            </w:div>
            <w:div w:id="1053190401">
              <w:marLeft w:val="0"/>
              <w:marRight w:val="0"/>
              <w:marTop w:val="0"/>
              <w:marBottom w:val="0"/>
              <w:divBdr>
                <w:top w:val="none" w:sz="0" w:space="0" w:color="auto"/>
                <w:left w:val="none" w:sz="0" w:space="0" w:color="auto"/>
                <w:bottom w:val="none" w:sz="0" w:space="0" w:color="auto"/>
                <w:right w:val="none" w:sz="0" w:space="0" w:color="auto"/>
              </w:divBdr>
            </w:div>
            <w:div w:id="1067068111">
              <w:marLeft w:val="0"/>
              <w:marRight w:val="0"/>
              <w:marTop w:val="0"/>
              <w:marBottom w:val="0"/>
              <w:divBdr>
                <w:top w:val="none" w:sz="0" w:space="0" w:color="auto"/>
                <w:left w:val="none" w:sz="0" w:space="0" w:color="auto"/>
                <w:bottom w:val="none" w:sz="0" w:space="0" w:color="auto"/>
                <w:right w:val="none" w:sz="0" w:space="0" w:color="auto"/>
              </w:divBdr>
            </w:div>
            <w:div w:id="1119301099">
              <w:marLeft w:val="0"/>
              <w:marRight w:val="0"/>
              <w:marTop w:val="0"/>
              <w:marBottom w:val="0"/>
              <w:divBdr>
                <w:top w:val="none" w:sz="0" w:space="0" w:color="auto"/>
                <w:left w:val="none" w:sz="0" w:space="0" w:color="auto"/>
                <w:bottom w:val="none" w:sz="0" w:space="0" w:color="auto"/>
                <w:right w:val="none" w:sz="0" w:space="0" w:color="auto"/>
              </w:divBdr>
            </w:div>
            <w:div w:id="1130855943">
              <w:marLeft w:val="0"/>
              <w:marRight w:val="0"/>
              <w:marTop w:val="0"/>
              <w:marBottom w:val="0"/>
              <w:divBdr>
                <w:top w:val="none" w:sz="0" w:space="0" w:color="auto"/>
                <w:left w:val="none" w:sz="0" w:space="0" w:color="auto"/>
                <w:bottom w:val="none" w:sz="0" w:space="0" w:color="auto"/>
                <w:right w:val="none" w:sz="0" w:space="0" w:color="auto"/>
              </w:divBdr>
            </w:div>
            <w:div w:id="1140881749">
              <w:marLeft w:val="0"/>
              <w:marRight w:val="0"/>
              <w:marTop w:val="0"/>
              <w:marBottom w:val="0"/>
              <w:divBdr>
                <w:top w:val="none" w:sz="0" w:space="0" w:color="auto"/>
                <w:left w:val="none" w:sz="0" w:space="0" w:color="auto"/>
                <w:bottom w:val="none" w:sz="0" w:space="0" w:color="auto"/>
                <w:right w:val="none" w:sz="0" w:space="0" w:color="auto"/>
              </w:divBdr>
            </w:div>
            <w:div w:id="1150026838">
              <w:marLeft w:val="0"/>
              <w:marRight w:val="0"/>
              <w:marTop w:val="0"/>
              <w:marBottom w:val="0"/>
              <w:divBdr>
                <w:top w:val="none" w:sz="0" w:space="0" w:color="auto"/>
                <w:left w:val="none" w:sz="0" w:space="0" w:color="auto"/>
                <w:bottom w:val="none" w:sz="0" w:space="0" w:color="auto"/>
                <w:right w:val="none" w:sz="0" w:space="0" w:color="auto"/>
              </w:divBdr>
            </w:div>
            <w:div w:id="1159735399">
              <w:marLeft w:val="0"/>
              <w:marRight w:val="0"/>
              <w:marTop w:val="0"/>
              <w:marBottom w:val="0"/>
              <w:divBdr>
                <w:top w:val="none" w:sz="0" w:space="0" w:color="auto"/>
                <w:left w:val="none" w:sz="0" w:space="0" w:color="auto"/>
                <w:bottom w:val="none" w:sz="0" w:space="0" w:color="auto"/>
                <w:right w:val="none" w:sz="0" w:space="0" w:color="auto"/>
              </w:divBdr>
            </w:div>
            <w:div w:id="1250306763">
              <w:marLeft w:val="0"/>
              <w:marRight w:val="0"/>
              <w:marTop w:val="0"/>
              <w:marBottom w:val="0"/>
              <w:divBdr>
                <w:top w:val="none" w:sz="0" w:space="0" w:color="auto"/>
                <w:left w:val="none" w:sz="0" w:space="0" w:color="auto"/>
                <w:bottom w:val="none" w:sz="0" w:space="0" w:color="auto"/>
                <w:right w:val="none" w:sz="0" w:space="0" w:color="auto"/>
              </w:divBdr>
            </w:div>
            <w:div w:id="1320618943">
              <w:marLeft w:val="0"/>
              <w:marRight w:val="0"/>
              <w:marTop w:val="0"/>
              <w:marBottom w:val="0"/>
              <w:divBdr>
                <w:top w:val="none" w:sz="0" w:space="0" w:color="auto"/>
                <w:left w:val="none" w:sz="0" w:space="0" w:color="auto"/>
                <w:bottom w:val="none" w:sz="0" w:space="0" w:color="auto"/>
                <w:right w:val="none" w:sz="0" w:space="0" w:color="auto"/>
              </w:divBdr>
            </w:div>
            <w:div w:id="1348142324">
              <w:marLeft w:val="0"/>
              <w:marRight w:val="0"/>
              <w:marTop w:val="0"/>
              <w:marBottom w:val="0"/>
              <w:divBdr>
                <w:top w:val="none" w:sz="0" w:space="0" w:color="auto"/>
                <w:left w:val="none" w:sz="0" w:space="0" w:color="auto"/>
                <w:bottom w:val="none" w:sz="0" w:space="0" w:color="auto"/>
                <w:right w:val="none" w:sz="0" w:space="0" w:color="auto"/>
              </w:divBdr>
            </w:div>
            <w:div w:id="1437411551">
              <w:marLeft w:val="0"/>
              <w:marRight w:val="0"/>
              <w:marTop w:val="0"/>
              <w:marBottom w:val="0"/>
              <w:divBdr>
                <w:top w:val="none" w:sz="0" w:space="0" w:color="auto"/>
                <w:left w:val="none" w:sz="0" w:space="0" w:color="auto"/>
                <w:bottom w:val="none" w:sz="0" w:space="0" w:color="auto"/>
                <w:right w:val="none" w:sz="0" w:space="0" w:color="auto"/>
              </w:divBdr>
            </w:div>
            <w:div w:id="1446850796">
              <w:marLeft w:val="0"/>
              <w:marRight w:val="0"/>
              <w:marTop w:val="0"/>
              <w:marBottom w:val="0"/>
              <w:divBdr>
                <w:top w:val="none" w:sz="0" w:space="0" w:color="auto"/>
                <w:left w:val="none" w:sz="0" w:space="0" w:color="auto"/>
                <w:bottom w:val="none" w:sz="0" w:space="0" w:color="auto"/>
                <w:right w:val="none" w:sz="0" w:space="0" w:color="auto"/>
              </w:divBdr>
            </w:div>
            <w:div w:id="1509902095">
              <w:marLeft w:val="0"/>
              <w:marRight w:val="0"/>
              <w:marTop w:val="0"/>
              <w:marBottom w:val="0"/>
              <w:divBdr>
                <w:top w:val="none" w:sz="0" w:space="0" w:color="auto"/>
                <w:left w:val="none" w:sz="0" w:space="0" w:color="auto"/>
                <w:bottom w:val="none" w:sz="0" w:space="0" w:color="auto"/>
                <w:right w:val="none" w:sz="0" w:space="0" w:color="auto"/>
              </w:divBdr>
            </w:div>
            <w:div w:id="1561868944">
              <w:marLeft w:val="0"/>
              <w:marRight w:val="0"/>
              <w:marTop w:val="0"/>
              <w:marBottom w:val="0"/>
              <w:divBdr>
                <w:top w:val="none" w:sz="0" w:space="0" w:color="auto"/>
                <w:left w:val="none" w:sz="0" w:space="0" w:color="auto"/>
                <w:bottom w:val="none" w:sz="0" w:space="0" w:color="auto"/>
                <w:right w:val="none" w:sz="0" w:space="0" w:color="auto"/>
              </w:divBdr>
            </w:div>
            <w:div w:id="1587377719">
              <w:marLeft w:val="0"/>
              <w:marRight w:val="0"/>
              <w:marTop w:val="0"/>
              <w:marBottom w:val="0"/>
              <w:divBdr>
                <w:top w:val="none" w:sz="0" w:space="0" w:color="auto"/>
                <w:left w:val="none" w:sz="0" w:space="0" w:color="auto"/>
                <w:bottom w:val="none" w:sz="0" w:space="0" w:color="auto"/>
                <w:right w:val="none" w:sz="0" w:space="0" w:color="auto"/>
              </w:divBdr>
            </w:div>
            <w:div w:id="1607538206">
              <w:marLeft w:val="0"/>
              <w:marRight w:val="0"/>
              <w:marTop w:val="0"/>
              <w:marBottom w:val="0"/>
              <w:divBdr>
                <w:top w:val="none" w:sz="0" w:space="0" w:color="auto"/>
                <w:left w:val="none" w:sz="0" w:space="0" w:color="auto"/>
                <w:bottom w:val="none" w:sz="0" w:space="0" w:color="auto"/>
                <w:right w:val="none" w:sz="0" w:space="0" w:color="auto"/>
              </w:divBdr>
            </w:div>
            <w:div w:id="1614510493">
              <w:marLeft w:val="0"/>
              <w:marRight w:val="0"/>
              <w:marTop w:val="0"/>
              <w:marBottom w:val="0"/>
              <w:divBdr>
                <w:top w:val="none" w:sz="0" w:space="0" w:color="auto"/>
                <w:left w:val="none" w:sz="0" w:space="0" w:color="auto"/>
                <w:bottom w:val="none" w:sz="0" w:space="0" w:color="auto"/>
                <w:right w:val="none" w:sz="0" w:space="0" w:color="auto"/>
              </w:divBdr>
            </w:div>
            <w:div w:id="1633366229">
              <w:marLeft w:val="0"/>
              <w:marRight w:val="0"/>
              <w:marTop w:val="0"/>
              <w:marBottom w:val="0"/>
              <w:divBdr>
                <w:top w:val="none" w:sz="0" w:space="0" w:color="auto"/>
                <w:left w:val="none" w:sz="0" w:space="0" w:color="auto"/>
                <w:bottom w:val="none" w:sz="0" w:space="0" w:color="auto"/>
                <w:right w:val="none" w:sz="0" w:space="0" w:color="auto"/>
              </w:divBdr>
            </w:div>
            <w:div w:id="1651787923">
              <w:marLeft w:val="0"/>
              <w:marRight w:val="0"/>
              <w:marTop w:val="0"/>
              <w:marBottom w:val="0"/>
              <w:divBdr>
                <w:top w:val="none" w:sz="0" w:space="0" w:color="auto"/>
                <w:left w:val="none" w:sz="0" w:space="0" w:color="auto"/>
                <w:bottom w:val="none" w:sz="0" w:space="0" w:color="auto"/>
                <w:right w:val="none" w:sz="0" w:space="0" w:color="auto"/>
              </w:divBdr>
            </w:div>
            <w:div w:id="1664704220">
              <w:marLeft w:val="0"/>
              <w:marRight w:val="0"/>
              <w:marTop w:val="0"/>
              <w:marBottom w:val="0"/>
              <w:divBdr>
                <w:top w:val="none" w:sz="0" w:space="0" w:color="auto"/>
                <w:left w:val="none" w:sz="0" w:space="0" w:color="auto"/>
                <w:bottom w:val="none" w:sz="0" w:space="0" w:color="auto"/>
                <w:right w:val="none" w:sz="0" w:space="0" w:color="auto"/>
              </w:divBdr>
            </w:div>
            <w:div w:id="1698045175">
              <w:marLeft w:val="0"/>
              <w:marRight w:val="0"/>
              <w:marTop w:val="0"/>
              <w:marBottom w:val="0"/>
              <w:divBdr>
                <w:top w:val="none" w:sz="0" w:space="0" w:color="auto"/>
                <w:left w:val="none" w:sz="0" w:space="0" w:color="auto"/>
                <w:bottom w:val="none" w:sz="0" w:space="0" w:color="auto"/>
                <w:right w:val="none" w:sz="0" w:space="0" w:color="auto"/>
              </w:divBdr>
            </w:div>
            <w:div w:id="1724019195">
              <w:marLeft w:val="0"/>
              <w:marRight w:val="0"/>
              <w:marTop w:val="0"/>
              <w:marBottom w:val="0"/>
              <w:divBdr>
                <w:top w:val="none" w:sz="0" w:space="0" w:color="auto"/>
                <w:left w:val="none" w:sz="0" w:space="0" w:color="auto"/>
                <w:bottom w:val="none" w:sz="0" w:space="0" w:color="auto"/>
                <w:right w:val="none" w:sz="0" w:space="0" w:color="auto"/>
              </w:divBdr>
            </w:div>
            <w:div w:id="1736276853">
              <w:marLeft w:val="0"/>
              <w:marRight w:val="0"/>
              <w:marTop w:val="0"/>
              <w:marBottom w:val="0"/>
              <w:divBdr>
                <w:top w:val="none" w:sz="0" w:space="0" w:color="auto"/>
                <w:left w:val="none" w:sz="0" w:space="0" w:color="auto"/>
                <w:bottom w:val="none" w:sz="0" w:space="0" w:color="auto"/>
                <w:right w:val="none" w:sz="0" w:space="0" w:color="auto"/>
              </w:divBdr>
            </w:div>
            <w:div w:id="1776632966">
              <w:marLeft w:val="0"/>
              <w:marRight w:val="0"/>
              <w:marTop w:val="0"/>
              <w:marBottom w:val="0"/>
              <w:divBdr>
                <w:top w:val="none" w:sz="0" w:space="0" w:color="auto"/>
                <w:left w:val="none" w:sz="0" w:space="0" w:color="auto"/>
                <w:bottom w:val="none" w:sz="0" w:space="0" w:color="auto"/>
                <w:right w:val="none" w:sz="0" w:space="0" w:color="auto"/>
              </w:divBdr>
            </w:div>
            <w:div w:id="1797942820">
              <w:marLeft w:val="0"/>
              <w:marRight w:val="0"/>
              <w:marTop w:val="0"/>
              <w:marBottom w:val="0"/>
              <w:divBdr>
                <w:top w:val="none" w:sz="0" w:space="0" w:color="auto"/>
                <w:left w:val="none" w:sz="0" w:space="0" w:color="auto"/>
                <w:bottom w:val="none" w:sz="0" w:space="0" w:color="auto"/>
                <w:right w:val="none" w:sz="0" w:space="0" w:color="auto"/>
              </w:divBdr>
            </w:div>
            <w:div w:id="1815641236">
              <w:marLeft w:val="0"/>
              <w:marRight w:val="0"/>
              <w:marTop w:val="0"/>
              <w:marBottom w:val="0"/>
              <w:divBdr>
                <w:top w:val="none" w:sz="0" w:space="0" w:color="auto"/>
                <w:left w:val="none" w:sz="0" w:space="0" w:color="auto"/>
                <w:bottom w:val="none" w:sz="0" w:space="0" w:color="auto"/>
                <w:right w:val="none" w:sz="0" w:space="0" w:color="auto"/>
              </w:divBdr>
            </w:div>
            <w:div w:id="1832596722">
              <w:marLeft w:val="0"/>
              <w:marRight w:val="0"/>
              <w:marTop w:val="0"/>
              <w:marBottom w:val="0"/>
              <w:divBdr>
                <w:top w:val="none" w:sz="0" w:space="0" w:color="auto"/>
                <w:left w:val="none" w:sz="0" w:space="0" w:color="auto"/>
                <w:bottom w:val="none" w:sz="0" w:space="0" w:color="auto"/>
                <w:right w:val="none" w:sz="0" w:space="0" w:color="auto"/>
              </w:divBdr>
            </w:div>
            <w:div w:id="1832719457">
              <w:marLeft w:val="0"/>
              <w:marRight w:val="0"/>
              <w:marTop w:val="0"/>
              <w:marBottom w:val="0"/>
              <w:divBdr>
                <w:top w:val="none" w:sz="0" w:space="0" w:color="auto"/>
                <w:left w:val="none" w:sz="0" w:space="0" w:color="auto"/>
                <w:bottom w:val="none" w:sz="0" w:space="0" w:color="auto"/>
                <w:right w:val="none" w:sz="0" w:space="0" w:color="auto"/>
              </w:divBdr>
            </w:div>
            <w:div w:id="1936209709">
              <w:marLeft w:val="0"/>
              <w:marRight w:val="0"/>
              <w:marTop w:val="0"/>
              <w:marBottom w:val="0"/>
              <w:divBdr>
                <w:top w:val="none" w:sz="0" w:space="0" w:color="auto"/>
                <w:left w:val="none" w:sz="0" w:space="0" w:color="auto"/>
                <w:bottom w:val="none" w:sz="0" w:space="0" w:color="auto"/>
                <w:right w:val="none" w:sz="0" w:space="0" w:color="auto"/>
              </w:divBdr>
            </w:div>
            <w:div w:id="1980183030">
              <w:marLeft w:val="0"/>
              <w:marRight w:val="0"/>
              <w:marTop w:val="0"/>
              <w:marBottom w:val="0"/>
              <w:divBdr>
                <w:top w:val="none" w:sz="0" w:space="0" w:color="auto"/>
                <w:left w:val="none" w:sz="0" w:space="0" w:color="auto"/>
                <w:bottom w:val="none" w:sz="0" w:space="0" w:color="auto"/>
                <w:right w:val="none" w:sz="0" w:space="0" w:color="auto"/>
              </w:divBdr>
            </w:div>
            <w:div w:id="1986423192">
              <w:marLeft w:val="0"/>
              <w:marRight w:val="0"/>
              <w:marTop w:val="0"/>
              <w:marBottom w:val="0"/>
              <w:divBdr>
                <w:top w:val="none" w:sz="0" w:space="0" w:color="auto"/>
                <w:left w:val="none" w:sz="0" w:space="0" w:color="auto"/>
                <w:bottom w:val="none" w:sz="0" w:space="0" w:color="auto"/>
                <w:right w:val="none" w:sz="0" w:space="0" w:color="auto"/>
              </w:divBdr>
            </w:div>
            <w:div w:id="2014918699">
              <w:marLeft w:val="0"/>
              <w:marRight w:val="0"/>
              <w:marTop w:val="0"/>
              <w:marBottom w:val="0"/>
              <w:divBdr>
                <w:top w:val="none" w:sz="0" w:space="0" w:color="auto"/>
                <w:left w:val="none" w:sz="0" w:space="0" w:color="auto"/>
                <w:bottom w:val="none" w:sz="0" w:space="0" w:color="auto"/>
                <w:right w:val="none" w:sz="0" w:space="0" w:color="auto"/>
              </w:divBdr>
            </w:div>
            <w:div w:id="2064912407">
              <w:marLeft w:val="0"/>
              <w:marRight w:val="0"/>
              <w:marTop w:val="0"/>
              <w:marBottom w:val="0"/>
              <w:divBdr>
                <w:top w:val="none" w:sz="0" w:space="0" w:color="auto"/>
                <w:left w:val="none" w:sz="0" w:space="0" w:color="auto"/>
                <w:bottom w:val="none" w:sz="0" w:space="0" w:color="auto"/>
                <w:right w:val="none" w:sz="0" w:space="0" w:color="auto"/>
              </w:divBdr>
            </w:div>
            <w:div w:id="2068141799">
              <w:marLeft w:val="0"/>
              <w:marRight w:val="0"/>
              <w:marTop w:val="0"/>
              <w:marBottom w:val="0"/>
              <w:divBdr>
                <w:top w:val="none" w:sz="0" w:space="0" w:color="auto"/>
                <w:left w:val="none" w:sz="0" w:space="0" w:color="auto"/>
                <w:bottom w:val="none" w:sz="0" w:space="0" w:color="auto"/>
                <w:right w:val="none" w:sz="0" w:space="0" w:color="auto"/>
              </w:divBdr>
            </w:div>
            <w:div w:id="2094007229">
              <w:marLeft w:val="0"/>
              <w:marRight w:val="0"/>
              <w:marTop w:val="0"/>
              <w:marBottom w:val="0"/>
              <w:divBdr>
                <w:top w:val="none" w:sz="0" w:space="0" w:color="auto"/>
                <w:left w:val="none" w:sz="0" w:space="0" w:color="auto"/>
                <w:bottom w:val="none" w:sz="0" w:space="0" w:color="auto"/>
                <w:right w:val="none" w:sz="0" w:space="0" w:color="auto"/>
              </w:divBdr>
            </w:div>
            <w:div w:id="2127386563">
              <w:marLeft w:val="0"/>
              <w:marRight w:val="0"/>
              <w:marTop w:val="0"/>
              <w:marBottom w:val="0"/>
              <w:divBdr>
                <w:top w:val="none" w:sz="0" w:space="0" w:color="auto"/>
                <w:left w:val="none" w:sz="0" w:space="0" w:color="auto"/>
                <w:bottom w:val="none" w:sz="0" w:space="0" w:color="auto"/>
                <w:right w:val="none" w:sz="0" w:space="0" w:color="auto"/>
              </w:divBdr>
            </w:div>
          </w:divsChild>
        </w:div>
        <w:div w:id="1870607302">
          <w:marLeft w:val="0"/>
          <w:marRight w:val="0"/>
          <w:marTop w:val="0"/>
          <w:marBottom w:val="0"/>
          <w:divBdr>
            <w:top w:val="none" w:sz="0" w:space="0" w:color="auto"/>
            <w:left w:val="none" w:sz="0" w:space="0" w:color="auto"/>
            <w:bottom w:val="none" w:sz="0" w:space="0" w:color="auto"/>
            <w:right w:val="none" w:sz="0" w:space="0" w:color="auto"/>
          </w:divBdr>
          <w:divsChild>
            <w:div w:id="143010944">
              <w:marLeft w:val="0"/>
              <w:marRight w:val="0"/>
              <w:marTop w:val="0"/>
              <w:marBottom w:val="0"/>
              <w:divBdr>
                <w:top w:val="none" w:sz="0" w:space="0" w:color="auto"/>
                <w:left w:val="none" w:sz="0" w:space="0" w:color="auto"/>
                <w:bottom w:val="none" w:sz="0" w:space="0" w:color="auto"/>
                <w:right w:val="none" w:sz="0" w:space="0" w:color="auto"/>
              </w:divBdr>
            </w:div>
            <w:div w:id="149519156">
              <w:marLeft w:val="0"/>
              <w:marRight w:val="0"/>
              <w:marTop w:val="0"/>
              <w:marBottom w:val="0"/>
              <w:divBdr>
                <w:top w:val="none" w:sz="0" w:space="0" w:color="auto"/>
                <w:left w:val="none" w:sz="0" w:space="0" w:color="auto"/>
                <w:bottom w:val="none" w:sz="0" w:space="0" w:color="auto"/>
                <w:right w:val="none" w:sz="0" w:space="0" w:color="auto"/>
              </w:divBdr>
            </w:div>
            <w:div w:id="153304213">
              <w:marLeft w:val="0"/>
              <w:marRight w:val="0"/>
              <w:marTop w:val="0"/>
              <w:marBottom w:val="0"/>
              <w:divBdr>
                <w:top w:val="none" w:sz="0" w:space="0" w:color="auto"/>
                <w:left w:val="none" w:sz="0" w:space="0" w:color="auto"/>
                <w:bottom w:val="none" w:sz="0" w:space="0" w:color="auto"/>
                <w:right w:val="none" w:sz="0" w:space="0" w:color="auto"/>
              </w:divBdr>
            </w:div>
            <w:div w:id="314339780">
              <w:marLeft w:val="0"/>
              <w:marRight w:val="0"/>
              <w:marTop w:val="0"/>
              <w:marBottom w:val="0"/>
              <w:divBdr>
                <w:top w:val="none" w:sz="0" w:space="0" w:color="auto"/>
                <w:left w:val="none" w:sz="0" w:space="0" w:color="auto"/>
                <w:bottom w:val="none" w:sz="0" w:space="0" w:color="auto"/>
                <w:right w:val="none" w:sz="0" w:space="0" w:color="auto"/>
              </w:divBdr>
              <w:divsChild>
                <w:div w:id="316494358">
                  <w:marLeft w:val="0"/>
                  <w:marRight w:val="0"/>
                  <w:marTop w:val="0"/>
                  <w:marBottom w:val="0"/>
                  <w:divBdr>
                    <w:top w:val="none" w:sz="0" w:space="0" w:color="auto"/>
                    <w:left w:val="none" w:sz="0" w:space="0" w:color="auto"/>
                    <w:bottom w:val="none" w:sz="0" w:space="0" w:color="auto"/>
                    <w:right w:val="none" w:sz="0" w:space="0" w:color="auto"/>
                  </w:divBdr>
                </w:div>
                <w:div w:id="350497903">
                  <w:marLeft w:val="0"/>
                  <w:marRight w:val="0"/>
                  <w:marTop w:val="0"/>
                  <w:marBottom w:val="0"/>
                  <w:divBdr>
                    <w:top w:val="none" w:sz="0" w:space="0" w:color="auto"/>
                    <w:left w:val="none" w:sz="0" w:space="0" w:color="auto"/>
                    <w:bottom w:val="none" w:sz="0" w:space="0" w:color="auto"/>
                    <w:right w:val="none" w:sz="0" w:space="0" w:color="auto"/>
                  </w:divBdr>
                </w:div>
                <w:div w:id="467867400">
                  <w:marLeft w:val="0"/>
                  <w:marRight w:val="0"/>
                  <w:marTop w:val="0"/>
                  <w:marBottom w:val="0"/>
                  <w:divBdr>
                    <w:top w:val="none" w:sz="0" w:space="0" w:color="auto"/>
                    <w:left w:val="none" w:sz="0" w:space="0" w:color="auto"/>
                    <w:bottom w:val="none" w:sz="0" w:space="0" w:color="auto"/>
                    <w:right w:val="none" w:sz="0" w:space="0" w:color="auto"/>
                  </w:divBdr>
                </w:div>
                <w:div w:id="588387136">
                  <w:marLeft w:val="0"/>
                  <w:marRight w:val="0"/>
                  <w:marTop w:val="0"/>
                  <w:marBottom w:val="0"/>
                  <w:divBdr>
                    <w:top w:val="none" w:sz="0" w:space="0" w:color="auto"/>
                    <w:left w:val="none" w:sz="0" w:space="0" w:color="auto"/>
                    <w:bottom w:val="none" w:sz="0" w:space="0" w:color="auto"/>
                    <w:right w:val="none" w:sz="0" w:space="0" w:color="auto"/>
                  </w:divBdr>
                </w:div>
                <w:div w:id="647517608">
                  <w:marLeft w:val="0"/>
                  <w:marRight w:val="0"/>
                  <w:marTop w:val="0"/>
                  <w:marBottom w:val="0"/>
                  <w:divBdr>
                    <w:top w:val="none" w:sz="0" w:space="0" w:color="auto"/>
                    <w:left w:val="none" w:sz="0" w:space="0" w:color="auto"/>
                    <w:bottom w:val="none" w:sz="0" w:space="0" w:color="auto"/>
                    <w:right w:val="none" w:sz="0" w:space="0" w:color="auto"/>
                  </w:divBdr>
                </w:div>
                <w:div w:id="670716001">
                  <w:marLeft w:val="0"/>
                  <w:marRight w:val="0"/>
                  <w:marTop w:val="0"/>
                  <w:marBottom w:val="0"/>
                  <w:divBdr>
                    <w:top w:val="none" w:sz="0" w:space="0" w:color="auto"/>
                    <w:left w:val="none" w:sz="0" w:space="0" w:color="auto"/>
                    <w:bottom w:val="none" w:sz="0" w:space="0" w:color="auto"/>
                    <w:right w:val="none" w:sz="0" w:space="0" w:color="auto"/>
                  </w:divBdr>
                </w:div>
                <w:div w:id="678387297">
                  <w:marLeft w:val="0"/>
                  <w:marRight w:val="0"/>
                  <w:marTop w:val="0"/>
                  <w:marBottom w:val="0"/>
                  <w:divBdr>
                    <w:top w:val="none" w:sz="0" w:space="0" w:color="auto"/>
                    <w:left w:val="none" w:sz="0" w:space="0" w:color="auto"/>
                    <w:bottom w:val="none" w:sz="0" w:space="0" w:color="auto"/>
                    <w:right w:val="none" w:sz="0" w:space="0" w:color="auto"/>
                  </w:divBdr>
                </w:div>
                <w:div w:id="851528573">
                  <w:marLeft w:val="0"/>
                  <w:marRight w:val="0"/>
                  <w:marTop w:val="0"/>
                  <w:marBottom w:val="0"/>
                  <w:divBdr>
                    <w:top w:val="none" w:sz="0" w:space="0" w:color="auto"/>
                    <w:left w:val="none" w:sz="0" w:space="0" w:color="auto"/>
                    <w:bottom w:val="none" w:sz="0" w:space="0" w:color="auto"/>
                    <w:right w:val="none" w:sz="0" w:space="0" w:color="auto"/>
                  </w:divBdr>
                </w:div>
                <w:div w:id="1015303768">
                  <w:marLeft w:val="0"/>
                  <w:marRight w:val="0"/>
                  <w:marTop w:val="0"/>
                  <w:marBottom w:val="0"/>
                  <w:divBdr>
                    <w:top w:val="none" w:sz="0" w:space="0" w:color="auto"/>
                    <w:left w:val="none" w:sz="0" w:space="0" w:color="auto"/>
                    <w:bottom w:val="none" w:sz="0" w:space="0" w:color="auto"/>
                    <w:right w:val="none" w:sz="0" w:space="0" w:color="auto"/>
                  </w:divBdr>
                </w:div>
                <w:div w:id="1136067200">
                  <w:marLeft w:val="0"/>
                  <w:marRight w:val="0"/>
                  <w:marTop w:val="0"/>
                  <w:marBottom w:val="0"/>
                  <w:divBdr>
                    <w:top w:val="none" w:sz="0" w:space="0" w:color="auto"/>
                    <w:left w:val="none" w:sz="0" w:space="0" w:color="auto"/>
                    <w:bottom w:val="none" w:sz="0" w:space="0" w:color="auto"/>
                    <w:right w:val="none" w:sz="0" w:space="0" w:color="auto"/>
                  </w:divBdr>
                </w:div>
                <w:div w:id="1326782486">
                  <w:marLeft w:val="0"/>
                  <w:marRight w:val="0"/>
                  <w:marTop w:val="0"/>
                  <w:marBottom w:val="0"/>
                  <w:divBdr>
                    <w:top w:val="none" w:sz="0" w:space="0" w:color="auto"/>
                    <w:left w:val="none" w:sz="0" w:space="0" w:color="auto"/>
                    <w:bottom w:val="none" w:sz="0" w:space="0" w:color="auto"/>
                    <w:right w:val="none" w:sz="0" w:space="0" w:color="auto"/>
                  </w:divBdr>
                </w:div>
                <w:div w:id="1489243765">
                  <w:marLeft w:val="0"/>
                  <w:marRight w:val="0"/>
                  <w:marTop w:val="0"/>
                  <w:marBottom w:val="0"/>
                  <w:divBdr>
                    <w:top w:val="none" w:sz="0" w:space="0" w:color="auto"/>
                    <w:left w:val="none" w:sz="0" w:space="0" w:color="auto"/>
                    <w:bottom w:val="none" w:sz="0" w:space="0" w:color="auto"/>
                    <w:right w:val="none" w:sz="0" w:space="0" w:color="auto"/>
                  </w:divBdr>
                </w:div>
                <w:div w:id="1624458070">
                  <w:marLeft w:val="0"/>
                  <w:marRight w:val="0"/>
                  <w:marTop w:val="0"/>
                  <w:marBottom w:val="0"/>
                  <w:divBdr>
                    <w:top w:val="none" w:sz="0" w:space="0" w:color="auto"/>
                    <w:left w:val="none" w:sz="0" w:space="0" w:color="auto"/>
                    <w:bottom w:val="none" w:sz="0" w:space="0" w:color="auto"/>
                    <w:right w:val="none" w:sz="0" w:space="0" w:color="auto"/>
                  </w:divBdr>
                </w:div>
                <w:div w:id="1776288146">
                  <w:marLeft w:val="0"/>
                  <w:marRight w:val="0"/>
                  <w:marTop w:val="0"/>
                  <w:marBottom w:val="0"/>
                  <w:divBdr>
                    <w:top w:val="none" w:sz="0" w:space="0" w:color="auto"/>
                    <w:left w:val="none" w:sz="0" w:space="0" w:color="auto"/>
                    <w:bottom w:val="none" w:sz="0" w:space="0" w:color="auto"/>
                    <w:right w:val="none" w:sz="0" w:space="0" w:color="auto"/>
                  </w:divBdr>
                </w:div>
              </w:divsChild>
            </w:div>
            <w:div w:id="633605223">
              <w:marLeft w:val="0"/>
              <w:marRight w:val="0"/>
              <w:marTop w:val="0"/>
              <w:marBottom w:val="0"/>
              <w:divBdr>
                <w:top w:val="none" w:sz="0" w:space="0" w:color="auto"/>
                <w:left w:val="none" w:sz="0" w:space="0" w:color="auto"/>
                <w:bottom w:val="none" w:sz="0" w:space="0" w:color="auto"/>
                <w:right w:val="none" w:sz="0" w:space="0" w:color="auto"/>
              </w:divBdr>
            </w:div>
            <w:div w:id="702023049">
              <w:marLeft w:val="0"/>
              <w:marRight w:val="0"/>
              <w:marTop w:val="0"/>
              <w:marBottom w:val="0"/>
              <w:divBdr>
                <w:top w:val="none" w:sz="0" w:space="0" w:color="auto"/>
                <w:left w:val="none" w:sz="0" w:space="0" w:color="auto"/>
                <w:bottom w:val="none" w:sz="0" w:space="0" w:color="auto"/>
                <w:right w:val="none" w:sz="0" w:space="0" w:color="auto"/>
              </w:divBdr>
            </w:div>
            <w:div w:id="712576036">
              <w:marLeft w:val="0"/>
              <w:marRight w:val="0"/>
              <w:marTop w:val="0"/>
              <w:marBottom w:val="0"/>
              <w:divBdr>
                <w:top w:val="none" w:sz="0" w:space="0" w:color="auto"/>
                <w:left w:val="none" w:sz="0" w:space="0" w:color="auto"/>
                <w:bottom w:val="none" w:sz="0" w:space="0" w:color="auto"/>
                <w:right w:val="none" w:sz="0" w:space="0" w:color="auto"/>
              </w:divBdr>
            </w:div>
            <w:div w:id="1049458655">
              <w:marLeft w:val="0"/>
              <w:marRight w:val="0"/>
              <w:marTop w:val="0"/>
              <w:marBottom w:val="0"/>
              <w:divBdr>
                <w:top w:val="none" w:sz="0" w:space="0" w:color="auto"/>
                <w:left w:val="none" w:sz="0" w:space="0" w:color="auto"/>
                <w:bottom w:val="none" w:sz="0" w:space="0" w:color="auto"/>
                <w:right w:val="none" w:sz="0" w:space="0" w:color="auto"/>
              </w:divBdr>
            </w:div>
            <w:div w:id="1083264541">
              <w:marLeft w:val="0"/>
              <w:marRight w:val="0"/>
              <w:marTop w:val="0"/>
              <w:marBottom w:val="0"/>
              <w:divBdr>
                <w:top w:val="none" w:sz="0" w:space="0" w:color="auto"/>
                <w:left w:val="none" w:sz="0" w:space="0" w:color="auto"/>
                <w:bottom w:val="none" w:sz="0" w:space="0" w:color="auto"/>
                <w:right w:val="none" w:sz="0" w:space="0" w:color="auto"/>
              </w:divBdr>
            </w:div>
            <w:div w:id="1119371765">
              <w:marLeft w:val="0"/>
              <w:marRight w:val="0"/>
              <w:marTop w:val="0"/>
              <w:marBottom w:val="0"/>
              <w:divBdr>
                <w:top w:val="none" w:sz="0" w:space="0" w:color="auto"/>
                <w:left w:val="none" w:sz="0" w:space="0" w:color="auto"/>
                <w:bottom w:val="none" w:sz="0" w:space="0" w:color="auto"/>
                <w:right w:val="none" w:sz="0" w:space="0" w:color="auto"/>
              </w:divBdr>
            </w:div>
            <w:div w:id="1126968200">
              <w:marLeft w:val="0"/>
              <w:marRight w:val="0"/>
              <w:marTop w:val="0"/>
              <w:marBottom w:val="0"/>
              <w:divBdr>
                <w:top w:val="none" w:sz="0" w:space="0" w:color="auto"/>
                <w:left w:val="none" w:sz="0" w:space="0" w:color="auto"/>
                <w:bottom w:val="none" w:sz="0" w:space="0" w:color="auto"/>
                <w:right w:val="none" w:sz="0" w:space="0" w:color="auto"/>
              </w:divBdr>
            </w:div>
            <w:div w:id="1292974780">
              <w:marLeft w:val="0"/>
              <w:marRight w:val="0"/>
              <w:marTop w:val="0"/>
              <w:marBottom w:val="0"/>
              <w:divBdr>
                <w:top w:val="none" w:sz="0" w:space="0" w:color="auto"/>
                <w:left w:val="none" w:sz="0" w:space="0" w:color="auto"/>
                <w:bottom w:val="none" w:sz="0" w:space="0" w:color="auto"/>
                <w:right w:val="none" w:sz="0" w:space="0" w:color="auto"/>
              </w:divBdr>
            </w:div>
            <w:div w:id="1323121313">
              <w:marLeft w:val="0"/>
              <w:marRight w:val="0"/>
              <w:marTop w:val="0"/>
              <w:marBottom w:val="0"/>
              <w:divBdr>
                <w:top w:val="none" w:sz="0" w:space="0" w:color="auto"/>
                <w:left w:val="none" w:sz="0" w:space="0" w:color="auto"/>
                <w:bottom w:val="none" w:sz="0" w:space="0" w:color="auto"/>
                <w:right w:val="none" w:sz="0" w:space="0" w:color="auto"/>
              </w:divBdr>
            </w:div>
            <w:div w:id="1538591025">
              <w:marLeft w:val="0"/>
              <w:marRight w:val="0"/>
              <w:marTop w:val="0"/>
              <w:marBottom w:val="0"/>
              <w:divBdr>
                <w:top w:val="none" w:sz="0" w:space="0" w:color="auto"/>
                <w:left w:val="none" w:sz="0" w:space="0" w:color="auto"/>
                <w:bottom w:val="none" w:sz="0" w:space="0" w:color="auto"/>
                <w:right w:val="none" w:sz="0" w:space="0" w:color="auto"/>
              </w:divBdr>
            </w:div>
            <w:div w:id="1558055720">
              <w:marLeft w:val="0"/>
              <w:marRight w:val="0"/>
              <w:marTop w:val="0"/>
              <w:marBottom w:val="0"/>
              <w:divBdr>
                <w:top w:val="none" w:sz="0" w:space="0" w:color="auto"/>
                <w:left w:val="none" w:sz="0" w:space="0" w:color="auto"/>
                <w:bottom w:val="none" w:sz="0" w:space="0" w:color="auto"/>
                <w:right w:val="none" w:sz="0" w:space="0" w:color="auto"/>
              </w:divBdr>
            </w:div>
          </w:divsChild>
        </w:div>
        <w:div w:id="1870797070">
          <w:marLeft w:val="0"/>
          <w:marRight w:val="0"/>
          <w:marTop w:val="0"/>
          <w:marBottom w:val="0"/>
          <w:divBdr>
            <w:top w:val="none" w:sz="0" w:space="0" w:color="auto"/>
            <w:left w:val="none" w:sz="0" w:space="0" w:color="auto"/>
            <w:bottom w:val="none" w:sz="0" w:space="0" w:color="auto"/>
            <w:right w:val="none" w:sz="0" w:space="0" w:color="auto"/>
          </w:divBdr>
          <w:divsChild>
            <w:div w:id="618537371">
              <w:marLeft w:val="0"/>
              <w:marRight w:val="0"/>
              <w:marTop w:val="0"/>
              <w:marBottom w:val="0"/>
              <w:divBdr>
                <w:top w:val="none" w:sz="0" w:space="0" w:color="auto"/>
                <w:left w:val="none" w:sz="0" w:space="0" w:color="auto"/>
                <w:bottom w:val="none" w:sz="0" w:space="0" w:color="auto"/>
                <w:right w:val="none" w:sz="0" w:space="0" w:color="auto"/>
              </w:divBdr>
            </w:div>
            <w:div w:id="632827572">
              <w:marLeft w:val="0"/>
              <w:marRight w:val="0"/>
              <w:marTop w:val="0"/>
              <w:marBottom w:val="0"/>
              <w:divBdr>
                <w:top w:val="none" w:sz="0" w:space="0" w:color="auto"/>
                <w:left w:val="none" w:sz="0" w:space="0" w:color="auto"/>
                <w:bottom w:val="none" w:sz="0" w:space="0" w:color="auto"/>
                <w:right w:val="none" w:sz="0" w:space="0" w:color="auto"/>
              </w:divBdr>
            </w:div>
            <w:div w:id="684595012">
              <w:marLeft w:val="0"/>
              <w:marRight w:val="0"/>
              <w:marTop w:val="0"/>
              <w:marBottom w:val="0"/>
              <w:divBdr>
                <w:top w:val="none" w:sz="0" w:space="0" w:color="auto"/>
                <w:left w:val="none" w:sz="0" w:space="0" w:color="auto"/>
                <w:bottom w:val="none" w:sz="0" w:space="0" w:color="auto"/>
                <w:right w:val="none" w:sz="0" w:space="0" w:color="auto"/>
              </w:divBdr>
            </w:div>
            <w:div w:id="688525534">
              <w:marLeft w:val="0"/>
              <w:marRight w:val="0"/>
              <w:marTop w:val="0"/>
              <w:marBottom w:val="0"/>
              <w:divBdr>
                <w:top w:val="none" w:sz="0" w:space="0" w:color="auto"/>
                <w:left w:val="none" w:sz="0" w:space="0" w:color="auto"/>
                <w:bottom w:val="none" w:sz="0" w:space="0" w:color="auto"/>
                <w:right w:val="none" w:sz="0" w:space="0" w:color="auto"/>
              </w:divBdr>
            </w:div>
            <w:div w:id="918834472">
              <w:marLeft w:val="0"/>
              <w:marRight w:val="0"/>
              <w:marTop w:val="0"/>
              <w:marBottom w:val="0"/>
              <w:divBdr>
                <w:top w:val="none" w:sz="0" w:space="0" w:color="auto"/>
                <w:left w:val="none" w:sz="0" w:space="0" w:color="auto"/>
                <w:bottom w:val="none" w:sz="0" w:space="0" w:color="auto"/>
                <w:right w:val="none" w:sz="0" w:space="0" w:color="auto"/>
              </w:divBdr>
            </w:div>
            <w:div w:id="953099633">
              <w:marLeft w:val="0"/>
              <w:marRight w:val="0"/>
              <w:marTop w:val="0"/>
              <w:marBottom w:val="0"/>
              <w:divBdr>
                <w:top w:val="none" w:sz="0" w:space="0" w:color="auto"/>
                <w:left w:val="none" w:sz="0" w:space="0" w:color="auto"/>
                <w:bottom w:val="none" w:sz="0" w:space="0" w:color="auto"/>
                <w:right w:val="none" w:sz="0" w:space="0" w:color="auto"/>
              </w:divBdr>
            </w:div>
            <w:div w:id="1450929987">
              <w:marLeft w:val="0"/>
              <w:marRight w:val="0"/>
              <w:marTop w:val="0"/>
              <w:marBottom w:val="0"/>
              <w:divBdr>
                <w:top w:val="none" w:sz="0" w:space="0" w:color="auto"/>
                <w:left w:val="none" w:sz="0" w:space="0" w:color="auto"/>
                <w:bottom w:val="none" w:sz="0" w:space="0" w:color="auto"/>
                <w:right w:val="none" w:sz="0" w:space="0" w:color="auto"/>
              </w:divBdr>
            </w:div>
            <w:div w:id="1662656949">
              <w:marLeft w:val="0"/>
              <w:marRight w:val="0"/>
              <w:marTop w:val="0"/>
              <w:marBottom w:val="0"/>
              <w:divBdr>
                <w:top w:val="none" w:sz="0" w:space="0" w:color="auto"/>
                <w:left w:val="none" w:sz="0" w:space="0" w:color="auto"/>
                <w:bottom w:val="none" w:sz="0" w:space="0" w:color="auto"/>
                <w:right w:val="none" w:sz="0" w:space="0" w:color="auto"/>
              </w:divBdr>
            </w:div>
            <w:div w:id="1873035924">
              <w:marLeft w:val="0"/>
              <w:marRight w:val="0"/>
              <w:marTop w:val="0"/>
              <w:marBottom w:val="0"/>
              <w:divBdr>
                <w:top w:val="none" w:sz="0" w:space="0" w:color="auto"/>
                <w:left w:val="none" w:sz="0" w:space="0" w:color="auto"/>
                <w:bottom w:val="none" w:sz="0" w:space="0" w:color="auto"/>
                <w:right w:val="none" w:sz="0" w:space="0" w:color="auto"/>
              </w:divBdr>
              <w:divsChild>
                <w:div w:id="239099594">
                  <w:marLeft w:val="0"/>
                  <w:marRight w:val="0"/>
                  <w:marTop w:val="0"/>
                  <w:marBottom w:val="0"/>
                  <w:divBdr>
                    <w:top w:val="none" w:sz="0" w:space="0" w:color="auto"/>
                    <w:left w:val="none" w:sz="0" w:space="0" w:color="auto"/>
                    <w:bottom w:val="none" w:sz="0" w:space="0" w:color="auto"/>
                    <w:right w:val="none" w:sz="0" w:space="0" w:color="auto"/>
                  </w:divBdr>
                </w:div>
                <w:div w:id="408692318">
                  <w:marLeft w:val="0"/>
                  <w:marRight w:val="0"/>
                  <w:marTop w:val="0"/>
                  <w:marBottom w:val="0"/>
                  <w:divBdr>
                    <w:top w:val="none" w:sz="0" w:space="0" w:color="auto"/>
                    <w:left w:val="none" w:sz="0" w:space="0" w:color="auto"/>
                    <w:bottom w:val="none" w:sz="0" w:space="0" w:color="auto"/>
                    <w:right w:val="none" w:sz="0" w:space="0" w:color="auto"/>
                  </w:divBdr>
                </w:div>
                <w:div w:id="521895892">
                  <w:marLeft w:val="0"/>
                  <w:marRight w:val="0"/>
                  <w:marTop w:val="0"/>
                  <w:marBottom w:val="0"/>
                  <w:divBdr>
                    <w:top w:val="none" w:sz="0" w:space="0" w:color="auto"/>
                    <w:left w:val="none" w:sz="0" w:space="0" w:color="auto"/>
                    <w:bottom w:val="none" w:sz="0" w:space="0" w:color="auto"/>
                    <w:right w:val="none" w:sz="0" w:space="0" w:color="auto"/>
                  </w:divBdr>
                </w:div>
                <w:div w:id="670718745">
                  <w:marLeft w:val="0"/>
                  <w:marRight w:val="0"/>
                  <w:marTop w:val="0"/>
                  <w:marBottom w:val="0"/>
                  <w:divBdr>
                    <w:top w:val="none" w:sz="0" w:space="0" w:color="auto"/>
                    <w:left w:val="none" w:sz="0" w:space="0" w:color="auto"/>
                    <w:bottom w:val="none" w:sz="0" w:space="0" w:color="auto"/>
                    <w:right w:val="none" w:sz="0" w:space="0" w:color="auto"/>
                  </w:divBdr>
                </w:div>
                <w:div w:id="687223224">
                  <w:marLeft w:val="0"/>
                  <w:marRight w:val="0"/>
                  <w:marTop w:val="0"/>
                  <w:marBottom w:val="0"/>
                  <w:divBdr>
                    <w:top w:val="none" w:sz="0" w:space="0" w:color="auto"/>
                    <w:left w:val="none" w:sz="0" w:space="0" w:color="auto"/>
                    <w:bottom w:val="none" w:sz="0" w:space="0" w:color="auto"/>
                    <w:right w:val="none" w:sz="0" w:space="0" w:color="auto"/>
                  </w:divBdr>
                </w:div>
                <w:div w:id="704599013">
                  <w:marLeft w:val="0"/>
                  <w:marRight w:val="0"/>
                  <w:marTop w:val="0"/>
                  <w:marBottom w:val="0"/>
                  <w:divBdr>
                    <w:top w:val="none" w:sz="0" w:space="0" w:color="auto"/>
                    <w:left w:val="none" w:sz="0" w:space="0" w:color="auto"/>
                    <w:bottom w:val="none" w:sz="0" w:space="0" w:color="auto"/>
                    <w:right w:val="none" w:sz="0" w:space="0" w:color="auto"/>
                  </w:divBdr>
                </w:div>
                <w:div w:id="1616596561">
                  <w:marLeft w:val="0"/>
                  <w:marRight w:val="0"/>
                  <w:marTop w:val="0"/>
                  <w:marBottom w:val="0"/>
                  <w:divBdr>
                    <w:top w:val="none" w:sz="0" w:space="0" w:color="auto"/>
                    <w:left w:val="none" w:sz="0" w:space="0" w:color="auto"/>
                    <w:bottom w:val="none" w:sz="0" w:space="0" w:color="auto"/>
                    <w:right w:val="none" w:sz="0" w:space="0" w:color="auto"/>
                  </w:divBdr>
                </w:div>
                <w:div w:id="1838569574">
                  <w:marLeft w:val="0"/>
                  <w:marRight w:val="0"/>
                  <w:marTop w:val="0"/>
                  <w:marBottom w:val="0"/>
                  <w:divBdr>
                    <w:top w:val="none" w:sz="0" w:space="0" w:color="auto"/>
                    <w:left w:val="none" w:sz="0" w:space="0" w:color="auto"/>
                    <w:bottom w:val="none" w:sz="0" w:space="0" w:color="auto"/>
                    <w:right w:val="none" w:sz="0" w:space="0" w:color="auto"/>
                  </w:divBdr>
                </w:div>
                <w:div w:id="2071078030">
                  <w:marLeft w:val="0"/>
                  <w:marRight w:val="0"/>
                  <w:marTop w:val="0"/>
                  <w:marBottom w:val="0"/>
                  <w:divBdr>
                    <w:top w:val="none" w:sz="0" w:space="0" w:color="auto"/>
                    <w:left w:val="none" w:sz="0" w:space="0" w:color="auto"/>
                    <w:bottom w:val="none" w:sz="0" w:space="0" w:color="auto"/>
                    <w:right w:val="none" w:sz="0" w:space="0" w:color="auto"/>
                  </w:divBdr>
                </w:div>
                <w:div w:id="2107000333">
                  <w:marLeft w:val="0"/>
                  <w:marRight w:val="0"/>
                  <w:marTop w:val="0"/>
                  <w:marBottom w:val="0"/>
                  <w:divBdr>
                    <w:top w:val="none" w:sz="0" w:space="0" w:color="auto"/>
                    <w:left w:val="none" w:sz="0" w:space="0" w:color="auto"/>
                    <w:bottom w:val="none" w:sz="0" w:space="0" w:color="auto"/>
                    <w:right w:val="none" w:sz="0" w:space="0" w:color="auto"/>
                  </w:divBdr>
                </w:div>
              </w:divsChild>
            </w:div>
            <w:div w:id="1886678405">
              <w:marLeft w:val="0"/>
              <w:marRight w:val="0"/>
              <w:marTop w:val="0"/>
              <w:marBottom w:val="0"/>
              <w:divBdr>
                <w:top w:val="none" w:sz="0" w:space="0" w:color="auto"/>
                <w:left w:val="none" w:sz="0" w:space="0" w:color="auto"/>
                <w:bottom w:val="none" w:sz="0" w:space="0" w:color="auto"/>
                <w:right w:val="none" w:sz="0" w:space="0" w:color="auto"/>
              </w:divBdr>
            </w:div>
            <w:div w:id="2041931697">
              <w:marLeft w:val="0"/>
              <w:marRight w:val="0"/>
              <w:marTop w:val="0"/>
              <w:marBottom w:val="0"/>
              <w:divBdr>
                <w:top w:val="none" w:sz="0" w:space="0" w:color="auto"/>
                <w:left w:val="none" w:sz="0" w:space="0" w:color="auto"/>
                <w:bottom w:val="none" w:sz="0" w:space="0" w:color="auto"/>
                <w:right w:val="none" w:sz="0" w:space="0" w:color="auto"/>
              </w:divBdr>
            </w:div>
          </w:divsChild>
        </w:div>
        <w:div w:id="1885407650">
          <w:marLeft w:val="0"/>
          <w:marRight w:val="0"/>
          <w:marTop w:val="0"/>
          <w:marBottom w:val="0"/>
          <w:divBdr>
            <w:top w:val="none" w:sz="0" w:space="0" w:color="auto"/>
            <w:left w:val="none" w:sz="0" w:space="0" w:color="auto"/>
            <w:bottom w:val="none" w:sz="0" w:space="0" w:color="auto"/>
            <w:right w:val="none" w:sz="0" w:space="0" w:color="auto"/>
          </w:divBdr>
          <w:divsChild>
            <w:div w:id="234054788">
              <w:marLeft w:val="0"/>
              <w:marRight w:val="0"/>
              <w:marTop w:val="0"/>
              <w:marBottom w:val="0"/>
              <w:divBdr>
                <w:top w:val="none" w:sz="0" w:space="0" w:color="auto"/>
                <w:left w:val="none" w:sz="0" w:space="0" w:color="auto"/>
                <w:bottom w:val="none" w:sz="0" w:space="0" w:color="auto"/>
                <w:right w:val="none" w:sz="0" w:space="0" w:color="auto"/>
              </w:divBdr>
            </w:div>
            <w:div w:id="494423500">
              <w:marLeft w:val="0"/>
              <w:marRight w:val="0"/>
              <w:marTop w:val="0"/>
              <w:marBottom w:val="0"/>
              <w:divBdr>
                <w:top w:val="none" w:sz="0" w:space="0" w:color="auto"/>
                <w:left w:val="none" w:sz="0" w:space="0" w:color="auto"/>
                <w:bottom w:val="none" w:sz="0" w:space="0" w:color="auto"/>
                <w:right w:val="none" w:sz="0" w:space="0" w:color="auto"/>
              </w:divBdr>
              <w:divsChild>
                <w:div w:id="11890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6762">
          <w:marLeft w:val="0"/>
          <w:marRight w:val="0"/>
          <w:marTop w:val="0"/>
          <w:marBottom w:val="0"/>
          <w:divBdr>
            <w:top w:val="none" w:sz="0" w:space="0" w:color="auto"/>
            <w:left w:val="none" w:sz="0" w:space="0" w:color="auto"/>
            <w:bottom w:val="none" w:sz="0" w:space="0" w:color="auto"/>
            <w:right w:val="none" w:sz="0" w:space="0" w:color="auto"/>
          </w:divBdr>
          <w:divsChild>
            <w:div w:id="180897839">
              <w:marLeft w:val="0"/>
              <w:marRight w:val="0"/>
              <w:marTop w:val="0"/>
              <w:marBottom w:val="0"/>
              <w:divBdr>
                <w:top w:val="none" w:sz="0" w:space="0" w:color="auto"/>
                <w:left w:val="none" w:sz="0" w:space="0" w:color="auto"/>
                <w:bottom w:val="none" w:sz="0" w:space="0" w:color="auto"/>
                <w:right w:val="none" w:sz="0" w:space="0" w:color="auto"/>
              </w:divBdr>
            </w:div>
            <w:div w:id="609358232">
              <w:marLeft w:val="0"/>
              <w:marRight w:val="0"/>
              <w:marTop w:val="0"/>
              <w:marBottom w:val="0"/>
              <w:divBdr>
                <w:top w:val="none" w:sz="0" w:space="0" w:color="auto"/>
                <w:left w:val="none" w:sz="0" w:space="0" w:color="auto"/>
                <w:bottom w:val="none" w:sz="0" w:space="0" w:color="auto"/>
                <w:right w:val="none" w:sz="0" w:space="0" w:color="auto"/>
              </w:divBdr>
            </w:div>
            <w:div w:id="687607102">
              <w:marLeft w:val="0"/>
              <w:marRight w:val="0"/>
              <w:marTop w:val="0"/>
              <w:marBottom w:val="0"/>
              <w:divBdr>
                <w:top w:val="none" w:sz="0" w:space="0" w:color="auto"/>
                <w:left w:val="none" w:sz="0" w:space="0" w:color="auto"/>
                <w:bottom w:val="none" w:sz="0" w:space="0" w:color="auto"/>
                <w:right w:val="none" w:sz="0" w:space="0" w:color="auto"/>
              </w:divBdr>
            </w:div>
            <w:div w:id="1052458882">
              <w:marLeft w:val="0"/>
              <w:marRight w:val="0"/>
              <w:marTop w:val="0"/>
              <w:marBottom w:val="0"/>
              <w:divBdr>
                <w:top w:val="none" w:sz="0" w:space="0" w:color="auto"/>
                <w:left w:val="none" w:sz="0" w:space="0" w:color="auto"/>
                <w:bottom w:val="none" w:sz="0" w:space="0" w:color="auto"/>
                <w:right w:val="none" w:sz="0" w:space="0" w:color="auto"/>
              </w:divBdr>
            </w:div>
            <w:div w:id="1127819102">
              <w:marLeft w:val="0"/>
              <w:marRight w:val="0"/>
              <w:marTop w:val="0"/>
              <w:marBottom w:val="0"/>
              <w:divBdr>
                <w:top w:val="none" w:sz="0" w:space="0" w:color="auto"/>
                <w:left w:val="none" w:sz="0" w:space="0" w:color="auto"/>
                <w:bottom w:val="none" w:sz="0" w:space="0" w:color="auto"/>
                <w:right w:val="none" w:sz="0" w:space="0" w:color="auto"/>
              </w:divBdr>
              <w:divsChild>
                <w:div w:id="171454295">
                  <w:marLeft w:val="0"/>
                  <w:marRight w:val="0"/>
                  <w:marTop w:val="0"/>
                  <w:marBottom w:val="0"/>
                  <w:divBdr>
                    <w:top w:val="none" w:sz="0" w:space="0" w:color="auto"/>
                    <w:left w:val="none" w:sz="0" w:space="0" w:color="auto"/>
                    <w:bottom w:val="none" w:sz="0" w:space="0" w:color="auto"/>
                    <w:right w:val="none" w:sz="0" w:space="0" w:color="auto"/>
                  </w:divBdr>
                </w:div>
                <w:div w:id="415901730">
                  <w:marLeft w:val="0"/>
                  <w:marRight w:val="0"/>
                  <w:marTop w:val="0"/>
                  <w:marBottom w:val="0"/>
                  <w:divBdr>
                    <w:top w:val="none" w:sz="0" w:space="0" w:color="auto"/>
                    <w:left w:val="none" w:sz="0" w:space="0" w:color="auto"/>
                    <w:bottom w:val="none" w:sz="0" w:space="0" w:color="auto"/>
                    <w:right w:val="none" w:sz="0" w:space="0" w:color="auto"/>
                  </w:divBdr>
                </w:div>
                <w:div w:id="801387341">
                  <w:marLeft w:val="0"/>
                  <w:marRight w:val="0"/>
                  <w:marTop w:val="0"/>
                  <w:marBottom w:val="0"/>
                  <w:divBdr>
                    <w:top w:val="none" w:sz="0" w:space="0" w:color="auto"/>
                    <w:left w:val="none" w:sz="0" w:space="0" w:color="auto"/>
                    <w:bottom w:val="none" w:sz="0" w:space="0" w:color="auto"/>
                    <w:right w:val="none" w:sz="0" w:space="0" w:color="auto"/>
                  </w:divBdr>
                </w:div>
                <w:div w:id="871578075">
                  <w:marLeft w:val="0"/>
                  <w:marRight w:val="0"/>
                  <w:marTop w:val="0"/>
                  <w:marBottom w:val="0"/>
                  <w:divBdr>
                    <w:top w:val="none" w:sz="0" w:space="0" w:color="auto"/>
                    <w:left w:val="none" w:sz="0" w:space="0" w:color="auto"/>
                    <w:bottom w:val="none" w:sz="0" w:space="0" w:color="auto"/>
                    <w:right w:val="none" w:sz="0" w:space="0" w:color="auto"/>
                  </w:divBdr>
                </w:div>
                <w:div w:id="963191662">
                  <w:marLeft w:val="0"/>
                  <w:marRight w:val="0"/>
                  <w:marTop w:val="0"/>
                  <w:marBottom w:val="0"/>
                  <w:divBdr>
                    <w:top w:val="none" w:sz="0" w:space="0" w:color="auto"/>
                    <w:left w:val="none" w:sz="0" w:space="0" w:color="auto"/>
                    <w:bottom w:val="none" w:sz="0" w:space="0" w:color="auto"/>
                    <w:right w:val="none" w:sz="0" w:space="0" w:color="auto"/>
                  </w:divBdr>
                </w:div>
                <w:div w:id="1048603392">
                  <w:marLeft w:val="0"/>
                  <w:marRight w:val="0"/>
                  <w:marTop w:val="0"/>
                  <w:marBottom w:val="0"/>
                  <w:divBdr>
                    <w:top w:val="none" w:sz="0" w:space="0" w:color="auto"/>
                    <w:left w:val="none" w:sz="0" w:space="0" w:color="auto"/>
                    <w:bottom w:val="none" w:sz="0" w:space="0" w:color="auto"/>
                    <w:right w:val="none" w:sz="0" w:space="0" w:color="auto"/>
                  </w:divBdr>
                </w:div>
                <w:div w:id="2083212144">
                  <w:marLeft w:val="0"/>
                  <w:marRight w:val="0"/>
                  <w:marTop w:val="0"/>
                  <w:marBottom w:val="0"/>
                  <w:divBdr>
                    <w:top w:val="none" w:sz="0" w:space="0" w:color="auto"/>
                    <w:left w:val="none" w:sz="0" w:space="0" w:color="auto"/>
                    <w:bottom w:val="none" w:sz="0" w:space="0" w:color="auto"/>
                    <w:right w:val="none" w:sz="0" w:space="0" w:color="auto"/>
                  </w:divBdr>
                </w:div>
              </w:divsChild>
            </w:div>
            <w:div w:id="1487551003">
              <w:marLeft w:val="0"/>
              <w:marRight w:val="0"/>
              <w:marTop w:val="0"/>
              <w:marBottom w:val="0"/>
              <w:divBdr>
                <w:top w:val="none" w:sz="0" w:space="0" w:color="auto"/>
                <w:left w:val="none" w:sz="0" w:space="0" w:color="auto"/>
                <w:bottom w:val="none" w:sz="0" w:space="0" w:color="auto"/>
                <w:right w:val="none" w:sz="0" w:space="0" w:color="auto"/>
              </w:divBdr>
            </w:div>
            <w:div w:id="1748066201">
              <w:marLeft w:val="0"/>
              <w:marRight w:val="0"/>
              <w:marTop w:val="0"/>
              <w:marBottom w:val="0"/>
              <w:divBdr>
                <w:top w:val="none" w:sz="0" w:space="0" w:color="auto"/>
                <w:left w:val="none" w:sz="0" w:space="0" w:color="auto"/>
                <w:bottom w:val="none" w:sz="0" w:space="0" w:color="auto"/>
                <w:right w:val="none" w:sz="0" w:space="0" w:color="auto"/>
              </w:divBdr>
            </w:div>
            <w:div w:id="1861502345">
              <w:marLeft w:val="0"/>
              <w:marRight w:val="0"/>
              <w:marTop w:val="0"/>
              <w:marBottom w:val="0"/>
              <w:divBdr>
                <w:top w:val="none" w:sz="0" w:space="0" w:color="auto"/>
                <w:left w:val="none" w:sz="0" w:space="0" w:color="auto"/>
                <w:bottom w:val="none" w:sz="0" w:space="0" w:color="auto"/>
                <w:right w:val="none" w:sz="0" w:space="0" w:color="auto"/>
              </w:divBdr>
            </w:div>
          </w:divsChild>
        </w:div>
        <w:div w:id="1895891215">
          <w:marLeft w:val="0"/>
          <w:marRight w:val="0"/>
          <w:marTop w:val="0"/>
          <w:marBottom w:val="0"/>
          <w:divBdr>
            <w:top w:val="none" w:sz="0" w:space="0" w:color="auto"/>
            <w:left w:val="none" w:sz="0" w:space="0" w:color="auto"/>
            <w:bottom w:val="none" w:sz="0" w:space="0" w:color="auto"/>
            <w:right w:val="none" w:sz="0" w:space="0" w:color="auto"/>
          </w:divBdr>
          <w:divsChild>
            <w:div w:id="90201012">
              <w:marLeft w:val="0"/>
              <w:marRight w:val="0"/>
              <w:marTop w:val="0"/>
              <w:marBottom w:val="0"/>
              <w:divBdr>
                <w:top w:val="none" w:sz="0" w:space="0" w:color="auto"/>
                <w:left w:val="none" w:sz="0" w:space="0" w:color="auto"/>
                <w:bottom w:val="none" w:sz="0" w:space="0" w:color="auto"/>
                <w:right w:val="none" w:sz="0" w:space="0" w:color="auto"/>
              </w:divBdr>
            </w:div>
            <w:div w:id="272368364">
              <w:marLeft w:val="0"/>
              <w:marRight w:val="0"/>
              <w:marTop w:val="0"/>
              <w:marBottom w:val="0"/>
              <w:divBdr>
                <w:top w:val="none" w:sz="0" w:space="0" w:color="auto"/>
                <w:left w:val="none" w:sz="0" w:space="0" w:color="auto"/>
                <w:bottom w:val="none" w:sz="0" w:space="0" w:color="auto"/>
                <w:right w:val="none" w:sz="0" w:space="0" w:color="auto"/>
              </w:divBdr>
            </w:div>
            <w:div w:id="331107423">
              <w:marLeft w:val="0"/>
              <w:marRight w:val="0"/>
              <w:marTop w:val="0"/>
              <w:marBottom w:val="0"/>
              <w:divBdr>
                <w:top w:val="none" w:sz="0" w:space="0" w:color="auto"/>
                <w:left w:val="none" w:sz="0" w:space="0" w:color="auto"/>
                <w:bottom w:val="none" w:sz="0" w:space="0" w:color="auto"/>
                <w:right w:val="none" w:sz="0" w:space="0" w:color="auto"/>
              </w:divBdr>
            </w:div>
            <w:div w:id="393434288">
              <w:marLeft w:val="0"/>
              <w:marRight w:val="0"/>
              <w:marTop w:val="0"/>
              <w:marBottom w:val="0"/>
              <w:divBdr>
                <w:top w:val="none" w:sz="0" w:space="0" w:color="auto"/>
                <w:left w:val="none" w:sz="0" w:space="0" w:color="auto"/>
                <w:bottom w:val="none" w:sz="0" w:space="0" w:color="auto"/>
                <w:right w:val="none" w:sz="0" w:space="0" w:color="auto"/>
              </w:divBdr>
            </w:div>
            <w:div w:id="490027733">
              <w:marLeft w:val="0"/>
              <w:marRight w:val="0"/>
              <w:marTop w:val="0"/>
              <w:marBottom w:val="0"/>
              <w:divBdr>
                <w:top w:val="none" w:sz="0" w:space="0" w:color="auto"/>
                <w:left w:val="none" w:sz="0" w:space="0" w:color="auto"/>
                <w:bottom w:val="none" w:sz="0" w:space="0" w:color="auto"/>
                <w:right w:val="none" w:sz="0" w:space="0" w:color="auto"/>
              </w:divBdr>
            </w:div>
            <w:div w:id="491335341">
              <w:marLeft w:val="0"/>
              <w:marRight w:val="0"/>
              <w:marTop w:val="0"/>
              <w:marBottom w:val="0"/>
              <w:divBdr>
                <w:top w:val="none" w:sz="0" w:space="0" w:color="auto"/>
                <w:left w:val="none" w:sz="0" w:space="0" w:color="auto"/>
                <w:bottom w:val="none" w:sz="0" w:space="0" w:color="auto"/>
                <w:right w:val="none" w:sz="0" w:space="0" w:color="auto"/>
              </w:divBdr>
            </w:div>
            <w:div w:id="495071981">
              <w:marLeft w:val="0"/>
              <w:marRight w:val="0"/>
              <w:marTop w:val="0"/>
              <w:marBottom w:val="0"/>
              <w:divBdr>
                <w:top w:val="none" w:sz="0" w:space="0" w:color="auto"/>
                <w:left w:val="none" w:sz="0" w:space="0" w:color="auto"/>
                <w:bottom w:val="none" w:sz="0" w:space="0" w:color="auto"/>
                <w:right w:val="none" w:sz="0" w:space="0" w:color="auto"/>
              </w:divBdr>
            </w:div>
            <w:div w:id="520050684">
              <w:marLeft w:val="0"/>
              <w:marRight w:val="0"/>
              <w:marTop w:val="0"/>
              <w:marBottom w:val="0"/>
              <w:divBdr>
                <w:top w:val="none" w:sz="0" w:space="0" w:color="auto"/>
                <w:left w:val="none" w:sz="0" w:space="0" w:color="auto"/>
                <w:bottom w:val="none" w:sz="0" w:space="0" w:color="auto"/>
                <w:right w:val="none" w:sz="0" w:space="0" w:color="auto"/>
              </w:divBdr>
            </w:div>
            <w:div w:id="647516330">
              <w:marLeft w:val="0"/>
              <w:marRight w:val="0"/>
              <w:marTop w:val="0"/>
              <w:marBottom w:val="0"/>
              <w:divBdr>
                <w:top w:val="none" w:sz="0" w:space="0" w:color="auto"/>
                <w:left w:val="none" w:sz="0" w:space="0" w:color="auto"/>
                <w:bottom w:val="none" w:sz="0" w:space="0" w:color="auto"/>
                <w:right w:val="none" w:sz="0" w:space="0" w:color="auto"/>
              </w:divBdr>
            </w:div>
            <w:div w:id="788355828">
              <w:marLeft w:val="0"/>
              <w:marRight w:val="0"/>
              <w:marTop w:val="0"/>
              <w:marBottom w:val="0"/>
              <w:divBdr>
                <w:top w:val="none" w:sz="0" w:space="0" w:color="auto"/>
                <w:left w:val="none" w:sz="0" w:space="0" w:color="auto"/>
                <w:bottom w:val="none" w:sz="0" w:space="0" w:color="auto"/>
                <w:right w:val="none" w:sz="0" w:space="0" w:color="auto"/>
              </w:divBdr>
            </w:div>
            <w:div w:id="800808558">
              <w:marLeft w:val="0"/>
              <w:marRight w:val="0"/>
              <w:marTop w:val="0"/>
              <w:marBottom w:val="0"/>
              <w:divBdr>
                <w:top w:val="none" w:sz="0" w:space="0" w:color="auto"/>
                <w:left w:val="none" w:sz="0" w:space="0" w:color="auto"/>
                <w:bottom w:val="none" w:sz="0" w:space="0" w:color="auto"/>
                <w:right w:val="none" w:sz="0" w:space="0" w:color="auto"/>
              </w:divBdr>
            </w:div>
            <w:div w:id="880020795">
              <w:marLeft w:val="0"/>
              <w:marRight w:val="0"/>
              <w:marTop w:val="0"/>
              <w:marBottom w:val="0"/>
              <w:divBdr>
                <w:top w:val="none" w:sz="0" w:space="0" w:color="auto"/>
                <w:left w:val="none" w:sz="0" w:space="0" w:color="auto"/>
                <w:bottom w:val="none" w:sz="0" w:space="0" w:color="auto"/>
                <w:right w:val="none" w:sz="0" w:space="0" w:color="auto"/>
              </w:divBdr>
            </w:div>
            <w:div w:id="895551060">
              <w:marLeft w:val="0"/>
              <w:marRight w:val="0"/>
              <w:marTop w:val="0"/>
              <w:marBottom w:val="0"/>
              <w:divBdr>
                <w:top w:val="none" w:sz="0" w:space="0" w:color="auto"/>
                <w:left w:val="none" w:sz="0" w:space="0" w:color="auto"/>
                <w:bottom w:val="none" w:sz="0" w:space="0" w:color="auto"/>
                <w:right w:val="none" w:sz="0" w:space="0" w:color="auto"/>
              </w:divBdr>
            </w:div>
            <w:div w:id="898439575">
              <w:marLeft w:val="0"/>
              <w:marRight w:val="0"/>
              <w:marTop w:val="0"/>
              <w:marBottom w:val="0"/>
              <w:divBdr>
                <w:top w:val="none" w:sz="0" w:space="0" w:color="auto"/>
                <w:left w:val="none" w:sz="0" w:space="0" w:color="auto"/>
                <w:bottom w:val="none" w:sz="0" w:space="0" w:color="auto"/>
                <w:right w:val="none" w:sz="0" w:space="0" w:color="auto"/>
              </w:divBdr>
            </w:div>
            <w:div w:id="960189355">
              <w:marLeft w:val="0"/>
              <w:marRight w:val="0"/>
              <w:marTop w:val="0"/>
              <w:marBottom w:val="0"/>
              <w:divBdr>
                <w:top w:val="none" w:sz="0" w:space="0" w:color="auto"/>
                <w:left w:val="none" w:sz="0" w:space="0" w:color="auto"/>
                <w:bottom w:val="none" w:sz="0" w:space="0" w:color="auto"/>
                <w:right w:val="none" w:sz="0" w:space="0" w:color="auto"/>
              </w:divBdr>
            </w:div>
            <w:div w:id="979504585">
              <w:marLeft w:val="0"/>
              <w:marRight w:val="0"/>
              <w:marTop w:val="0"/>
              <w:marBottom w:val="0"/>
              <w:divBdr>
                <w:top w:val="none" w:sz="0" w:space="0" w:color="auto"/>
                <w:left w:val="none" w:sz="0" w:space="0" w:color="auto"/>
                <w:bottom w:val="none" w:sz="0" w:space="0" w:color="auto"/>
                <w:right w:val="none" w:sz="0" w:space="0" w:color="auto"/>
              </w:divBdr>
            </w:div>
            <w:div w:id="1074623100">
              <w:marLeft w:val="0"/>
              <w:marRight w:val="0"/>
              <w:marTop w:val="0"/>
              <w:marBottom w:val="0"/>
              <w:divBdr>
                <w:top w:val="none" w:sz="0" w:space="0" w:color="auto"/>
                <w:left w:val="none" w:sz="0" w:space="0" w:color="auto"/>
                <w:bottom w:val="none" w:sz="0" w:space="0" w:color="auto"/>
                <w:right w:val="none" w:sz="0" w:space="0" w:color="auto"/>
              </w:divBdr>
            </w:div>
            <w:div w:id="1104301190">
              <w:marLeft w:val="0"/>
              <w:marRight w:val="0"/>
              <w:marTop w:val="0"/>
              <w:marBottom w:val="0"/>
              <w:divBdr>
                <w:top w:val="none" w:sz="0" w:space="0" w:color="auto"/>
                <w:left w:val="none" w:sz="0" w:space="0" w:color="auto"/>
                <w:bottom w:val="none" w:sz="0" w:space="0" w:color="auto"/>
                <w:right w:val="none" w:sz="0" w:space="0" w:color="auto"/>
              </w:divBdr>
            </w:div>
            <w:div w:id="1462917813">
              <w:marLeft w:val="0"/>
              <w:marRight w:val="0"/>
              <w:marTop w:val="0"/>
              <w:marBottom w:val="0"/>
              <w:divBdr>
                <w:top w:val="none" w:sz="0" w:space="0" w:color="auto"/>
                <w:left w:val="none" w:sz="0" w:space="0" w:color="auto"/>
                <w:bottom w:val="none" w:sz="0" w:space="0" w:color="auto"/>
                <w:right w:val="none" w:sz="0" w:space="0" w:color="auto"/>
              </w:divBdr>
            </w:div>
            <w:div w:id="1581478883">
              <w:marLeft w:val="0"/>
              <w:marRight w:val="0"/>
              <w:marTop w:val="0"/>
              <w:marBottom w:val="0"/>
              <w:divBdr>
                <w:top w:val="none" w:sz="0" w:space="0" w:color="auto"/>
                <w:left w:val="none" w:sz="0" w:space="0" w:color="auto"/>
                <w:bottom w:val="none" w:sz="0" w:space="0" w:color="auto"/>
                <w:right w:val="none" w:sz="0" w:space="0" w:color="auto"/>
              </w:divBdr>
            </w:div>
            <w:div w:id="1699038440">
              <w:marLeft w:val="0"/>
              <w:marRight w:val="0"/>
              <w:marTop w:val="0"/>
              <w:marBottom w:val="0"/>
              <w:divBdr>
                <w:top w:val="none" w:sz="0" w:space="0" w:color="auto"/>
                <w:left w:val="none" w:sz="0" w:space="0" w:color="auto"/>
                <w:bottom w:val="none" w:sz="0" w:space="0" w:color="auto"/>
                <w:right w:val="none" w:sz="0" w:space="0" w:color="auto"/>
              </w:divBdr>
            </w:div>
            <w:div w:id="1720014875">
              <w:marLeft w:val="0"/>
              <w:marRight w:val="0"/>
              <w:marTop w:val="0"/>
              <w:marBottom w:val="0"/>
              <w:divBdr>
                <w:top w:val="none" w:sz="0" w:space="0" w:color="auto"/>
                <w:left w:val="none" w:sz="0" w:space="0" w:color="auto"/>
                <w:bottom w:val="none" w:sz="0" w:space="0" w:color="auto"/>
                <w:right w:val="none" w:sz="0" w:space="0" w:color="auto"/>
              </w:divBdr>
            </w:div>
            <w:div w:id="1808164978">
              <w:marLeft w:val="0"/>
              <w:marRight w:val="0"/>
              <w:marTop w:val="0"/>
              <w:marBottom w:val="0"/>
              <w:divBdr>
                <w:top w:val="none" w:sz="0" w:space="0" w:color="auto"/>
                <w:left w:val="none" w:sz="0" w:space="0" w:color="auto"/>
                <w:bottom w:val="none" w:sz="0" w:space="0" w:color="auto"/>
                <w:right w:val="none" w:sz="0" w:space="0" w:color="auto"/>
              </w:divBdr>
            </w:div>
            <w:div w:id="1848249552">
              <w:marLeft w:val="0"/>
              <w:marRight w:val="0"/>
              <w:marTop w:val="0"/>
              <w:marBottom w:val="0"/>
              <w:divBdr>
                <w:top w:val="none" w:sz="0" w:space="0" w:color="auto"/>
                <w:left w:val="none" w:sz="0" w:space="0" w:color="auto"/>
                <w:bottom w:val="none" w:sz="0" w:space="0" w:color="auto"/>
                <w:right w:val="none" w:sz="0" w:space="0" w:color="auto"/>
              </w:divBdr>
            </w:div>
            <w:div w:id="1868329146">
              <w:marLeft w:val="0"/>
              <w:marRight w:val="0"/>
              <w:marTop w:val="0"/>
              <w:marBottom w:val="0"/>
              <w:divBdr>
                <w:top w:val="none" w:sz="0" w:space="0" w:color="auto"/>
                <w:left w:val="none" w:sz="0" w:space="0" w:color="auto"/>
                <w:bottom w:val="none" w:sz="0" w:space="0" w:color="auto"/>
                <w:right w:val="none" w:sz="0" w:space="0" w:color="auto"/>
              </w:divBdr>
              <w:divsChild>
                <w:div w:id="27486195">
                  <w:marLeft w:val="0"/>
                  <w:marRight w:val="0"/>
                  <w:marTop w:val="0"/>
                  <w:marBottom w:val="0"/>
                  <w:divBdr>
                    <w:top w:val="none" w:sz="0" w:space="0" w:color="auto"/>
                    <w:left w:val="none" w:sz="0" w:space="0" w:color="auto"/>
                    <w:bottom w:val="none" w:sz="0" w:space="0" w:color="auto"/>
                    <w:right w:val="none" w:sz="0" w:space="0" w:color="auto"/>
                  </w:divBdr>
                </w:div>
                <w:div w:id="89399507">
                  <w:marLeft w:val="0"/>
                  <w:marRight w:val="0"/>
                  <w:marTop w:val="0"/>
                  <w:marBottom w:val="0"/>
                  <w:divBdr>
                    <w:top w:val="none" w:sz="0" w:space="0" w:color="auto"/>
                    <w:left w:val="none" w:sz="0" w:space="0" w:color="auto"/>
                    <w:bottom w:val="none" w:sz="0" w:space="0" w:color="auto"/>
                    <w:right w:val="none" w:sz="0" w:space="0" w:color="auto"/>
                  </w:divBdr>
                </w:div>
                <w:div w:id="89740074">
                  <w:marLeft w:val="0"/>
                  <w:marRight w:val="0"/>
                  <w:marTop w:val="0"/>
                  <w:marBottom w:val="0"/>
                  <w:divBdr>
                    <w:top w:val="none" w:sz="0" w:space="0" w:color="auto"/>
                    <w:left w:val="none" w:sz="0" w:space="0" w:color="auto"/>
                    <w:bottom w:val="none" w:sz="0" w:space="0" w:color="auto"/>
                    <w:right w:val="none" w:sz="0" w:space="0" w:color="auto"/>
                  </w:divBdr>
                </w:div>
                <w:div w:id="98767936">
                  <w:marLeft w:val="0"/>
                  <w:marRight w:val="0"/>
                  <w:marTop w:val="0"/>
                  <w:marBottom w:val="0"/>
                  <w:divBdr>
                    <w:top w:val="none" w:sz="0" w:space="0" w:color="auto"/>
                    <w:left w:val="none" w:sz="0" w:space="0" w:color="auto"/>
                    <w:bottom w:val="none" w:sz="0" w:space="0" w:color="auto"/>
                    <w:right w:val="none" w:sz="0" w:space="0" w:color="auto"/>
                  </w:divBdr>
                </w:div>
                <w:div w:id="140271529">
                  <w:marLeft w:val="0"/>
                  <w:marRight w:val="0"/>
                  <w:marTop w:val="0"/>
                  <w:marBottom w:val="0"/>
                  <w:divBdr>
                    <w:top w:val="none" w:sz="0" w:space="0" w:color="auto"/>
                    <w:left w:val="none" w:sz="0" w:space="0" w:color="auto"/>
                    <w:bottom w:val="none" w:sz="0" w:space="0" w:color="auto"/>
                    <w:right w:val="none" w:sz="0" w:space="0" w:color="auto"/>
                  </w:divBdr>
                </w:div>
                <w:div w:id="380447226">
                  <w:marLeft w:val="0"/>
                  <w:marRight w:val="0"/>
                  <w:marTop w:val="0"/>
                  <w:marBottom w:val="0"/>
                  <w:divBdr>
                    <w:top w:val="none" w:sz="0" w:space="0" w:color="auto"/>
                    <w:left w:val="none" w:sz="0" w:space="0" w:color="auto"/>
                    <w:bottom w:val="none" w:sz="0" w:space="0" w:color="auto"/>
                    <w:right w:val="none" w:sz="0" w:space="0" w:color="auto"/>
                  </w:divBdr>
                </w:div>
                <w:div w:id="430197602">
                  <w:marLeft w:val="0"/>
                  <w:marRight w:val="0"/>
                  <w:marTop w:val="0"/>
                  <w:marBottom w:val="0"/>
                  <w:divBdr>
                    <w:top w:val="none" w:sz="0" w:space="0" w:color="auto"/>
                    <w:left w:val="none" w:sz="0" w:space="0" w:color="auto"/>
                    <w:bottom w:val="none" w:sz="0" w:space="0" w:color="auto"/>
                    <w:right w:val="none" w:sz="0" w:space="0" w:color="auto"/>
                  </w:divBdr>
                </w:div>
                <w:div w:id="643390542">
                  <w:marLeft w:val="0"/>
                  <w:marRight w:val="0"/>
                  <w:marTop w:val="0"/>
                  <w:marBottom w:val="0"/>
                  <w:divBdr>
                    <w:top w:val="none" w:sz="0" w:space="0" w:color="auto"/>
                    <w:left w:val="none" w:sz="0" w:space="0" w:color="auto"/>
                    <w:bottom w:val="none" w:sz="0" w:space="0" w:color="auto"/>
                    <w:right w:val="none" w:sz="0" w:space="0" w:color="auto"/>
                  </w:divBdr>
                </w:div>
                <w:div w:id="648289078">
                  <w:marLeft w:val="0"/>
                  <w:marRight w:val="0"/>
                  <w:marTop w:val="0"/>
                  <w:marBottom w:val="0"/>
                  <w:divBdr>
                    <w:top w:val="none" w:sz="0" w:space="0" w:color="auto"/>
                    <w:left w:val="none" w:sz="0" w:space="0" w:color="auto"/>
                    <w:bottom w:val="none" w:sz="0" w:space="0" w:color="auto"/>
                    <w:right w:val="none" w:sz="0" w:space="0" w:color="auto"/>
                  </w:divBdr>
                </w:div>
                <w:div w:id="714425028">
                  <w:marLeft w:val="0"/>
                  <w:marRight w:val="0"/>
                  <w:marTop w:val="0"/>
                  <w:marBottom w:val="0"/>
                  <w:divBdr>
                    <w:top w:val="none" w:sz="0" w:space="0" w:color="auto"/>
                    <w:left w:val="none" w:sz="0" w:space="0" w:color="auto"/>
                    <w:bottom w:val="none" w:sz="0" w:space="0" w:color="auto"/>
                    <w:right w:val="none" w:sz="0" w:space="0" w:color="auto"/>
                  </w:divBdr>
                </w:div>
                <w:div w:id="719791434">
                  <w:marLeft w:val="0"/>
                  <w:marRight w:val="0"/>
                  <w:marTop w:val="0"/>
                  <w:marBottom w:val="0"/>
                  <w:divBdr>
                    <w:top w:val="none" w:sz="0" w:space="0" w:color="auto"/>
                    <w:left w:val="none" w:sz="0" w:space="0" w:color="auto"/>
                    <w:bottom w:val="none" w:sz="0" w:space="0" w:color="auto"/>
                    <w:right w:val="none" w:sz="0" w:space="0" w:color="auto"/>
                  </w:divBdr>
                </w:div>
                <w:div w:id="1128935567">
                  <w:marLeft w:val="0"/>
                  <w:marRight w:val="0"/>
                  <w:marTop w:val="0"/>
                  <w:marBottom w:val="0"/>
                  <w:divBdr>
                    <w:top w:val="none" w:sz="0" w:space="0" w:color="auto"/>
                    <w:left w:val="none" w:sz="0" w:space="0" w:color="auto"/>
                    <w:bottom w:val="none" w:sz="0" w:space="0" w:color="auto"/>
                    <w:right w:val="none" w:sz="0" w:space="0" w:color="auto"/>
                  </w:divBdr>
                </w:div>
                <w:div w:id="1135564917">
                  <w:marLeft w:val="0"/>
                  <w:marRight w:val="0"/>
                  <w:marTop w:val="0"/>
                  <w:marBottom w:val="0"/>
                  <w:divBdr>
                    <w:top w:val="none" w:sz="0" w:space="0" w:color="auto"/>
                    <w:left w:val="none" w:sz="0" w:space="0" w:color="auto"/>
                    <w:bottom w:val="none" w:sz="0" w:space="0" w:color="auto"/>
                    <w:right w:val="none" w:sz="0" w:space="0" w:color="auto"/>
                  </w:divBdr>
                </w:div>
                <w:div w:id="1177965208">
                  <w:marLeft w:val="0"/>
                  <w:marRight w:val="0"/>
                  <w:marTop w:val="0"/>
                  <w:marBottom w:val="0"/>
                  <w:divBdr>
                    <w:top w:val="none" w:sz="0" w:space="0" w:color="auto"/>
                    <w:left w:val="none" w:sz="0" w:space="0" w:color="auto"/>
                    <w:bottom w:val="none" w:sz="0" w:space="0" w:color="auto"/>
                    <w:right w:val="none" w:sz="0" w:space="0" w:color="auto"/>
                  </w:divBdr>
                </w:div>
                <w:div w:id="1339698454">
                  <w:marLeft w:val="0"/>
                  <w:marRight w:val="0"/>
                  <w:marTop w:val="0"/>
                  <w:marBottom w:val="0"/>
                  <w:divBdr>
                    <w:top w:val="none" w:sz="0" w:space="0" w:color="auto"/>
                    <w:left w:val="none" w:sz="0" w:space="0" w:color="auto"/>
                    <w:bottom w:val="none" w:sz="0" w:space="0" w:color="auto"/>
                    <w:right w:val="none" w:sz="0" w:space="0" w:color="auto"/>
                  </w:divBdr>
                </w:div>
                <w:div w:id="1467357146">
                  <w:marLeft w:val="0"/>
                  <w:marRight w:val="0"/>
                  <w:marTop w:val="0"/>
                  <w:marBottom w:val="0"/>
                  <w:divBdr>
                    <w:top w:val="none" w:sz="0" w:space="0" w:color="auto"/>
                    <w:left w:val="none" w:sz="0" w:space="0" w:color="auto"/>
                    <w:bottom w:val="none" w:sz="0" w:space="0" w:color="auto"/>
                    <w:right w:val="none" w:sz="0" w:space="0" w:color="auto"/>
                  </w:divBdr>
                </w:div>
                <w:div w:id="1645813791">
                  <w:marLeft w:val="0"/>
                  <w:marRight w:val="0"/>
                  <w:marTop w:val="0"/>
                  <w:marBottom w:val="0"/>
                  <w:divBdr>
                    <w:top w:val="none" w:sz="0" w:space="0" w:color="auto"/>
                    <w:left w:val="none" w:sz="0" w:space="0" w:color="auto"/>
                    <w:bottom w:val="none" w:sz="0" w:space="0" w:color="auto"/>
                    <w:right w:val="none" w:sz="0" w:space="0" w:color="auto"/>
                  </w:divBdr>
                </w:div>
                <w:div w:id="1772584275">
                  <w:marLeft w:val="0"/>
                  <w:marRight w:val="0"/>
                  <w:marTop w:val="0"/>
                  <w:marBottom w:val="0"/>
                  <w:divBdr>
                    <w:top w:val="none" w:sz="0" w:space="0" w:color="auto"/>
                    <w:left w:val="none" w:sz="0" w:space="0" w:color="auto"/>
                    <w:bottom w:val="none" w:sz="0" w:space="0" w:color="auto"/>
                    <w:right w:val="none" w:sz="0" w:space="0" w:color="auto"/>
                  </w:divBdr>
                </w:div>
                <w:div w:id="1817144657">
                  <w:marLeft w:val="0"/>
                  <w:marRight w:val="0"/>
                  <w:marTop w:val="0"/>
                  <w:marBottom w:val="0"/>
                  <w:divBdr>
                    <w:top w:val="none" w:sz="0" w:space="0" w:color="auto"/>
                    <w:left w:val="none" w:sz="0" w:space="0" w:color="auto"/>
                    <w:bottom w:val="none" w:sz="0" w:space="0" w:color="auto"/>
                    <w:right w:val="none" w:sz="0" w:space="0" w:color="auto"/>
                  </w:divBdr>
                </w:div>
                <w:div w:id="1843661611">
                  <w:marLeft w:val="0"/>
                  <w:marRight w:val="0"/>
                  <w:marTop w:val="0"/>
                  <w:marBottom w:val="0"/>
                  <w:divBdr>
                    <w:top w:val="none" w:sz="0" w:space="0" w:color="auto"/>
                    <w:left w:val="none" w:sz="0" w:space="0" w:color="auto"/>
                    <w:bottom w:val="none" w:sz="0" w:space="0" w:color="auto"/>
                    <w:right w:val="none" w:sz="0" w:space="0" w:color="auto"/>
                  </w:divBdr>
                </w:div>
                <w:div w:id="1867476087">
                  <w:marLeft w:val="0"/>
                  <w:marRight w:val="0"/>
                  <w:marTop w:val="0"/>
                  <w:marBottom w:val="0"/>
                  <w:divBdr>
                    <w:top w:val="none" w:sz="0" w:space="0" w:color="auto"/>
                    <w:left w:val="none" w:sz="0" w:space="0" w:color="auto"/>
                    <w:bottom w:val="none" w:sz="0" w:space="0" w:color="auto"/>
                    <w:right w:val="none" w:sz="0" w:space="0" w:color="auto"/>
                  </w:divBdr>
                </w:div>
                <w:div w:id="1973486757">
                  <w:marLeft w:val="0"/>
                  <w:marRight w:val="0"/>
                  <w:marTop w:val="0"/>
                  <w:marBottom w:val="0"/>
                  <w:divBdr>
                    <w:top w:val="none" w:sz="0" w:space="0" w:color="auto"/>
                    <w:left w:val="none" w:sz="0" w:space="0" w:color="auto"/>
                    <w:bottom w:val="none" w:sz="0" w:space="0" w:color="auto"/>
                    <w:right w:val="none" w:sz="0" w:space="0" w:color="auto"/>
                  </w:divBdr>
                </w:div>
                <w:div w:id="1993438136">
                  <w:marLeft w:val="0"/>
                  <w:marRight w:val="0"/>
                  <w:marTop w:val="0"/>
                  <w:marBottom w:val="0"/>
                  <w:divBdr>
                    <w:top w:val="none" w:sz="0" w:space="0" w:color="auto"/>
                    <w:left w:val="none" w:sz="0" w:space="0" w:color="auto"/>
                    <w:bottom w:val="none" w:sz="0" w:space="0" w:color="auto"/>
                    <w:right w:val="none" w:sz="0" w:space="0" w:color="auto"/>
                  </w:divBdr>
                </w:div>
                <w:div w:id="2007052147">
                  <w:marLeft w:val="0"/>
                  <w:marRight w:val="0"/>
                  <w:marTop w:val="0"/>
                  <w:marBottom w:val="0"/>
                  <w:divBdr>
                    <w:top w:val="none" w:sz="0" w:space="0" w:color="auto"/>
                    <w:left w:val="none" w:sz="0" w:space="0" w:color="auto"/>
                    <w:bottom w:val="none" w:sz="0" w:space="0" w:color="auto"/>
                    <w:right w:val="none" w:sz="0" w:space="0" w:color="auto"/>
                  </w:divBdr>
                </w:div>
                <w:div w:id="2062442092">
                  <w:marLeft w:val="0"/>
                  <w:marRight w:val="0"/>
                  <w:marTop w:val="0"/>
                  <w:marBottom w:val="0"/>
                  <w:divBdr>
                    <w:top w:val="none" w:sz="0" w:space="0" w:color="auto"/>
                    <w:left w:val="none" w:sz="0" w:space="0" w:color="auto"/>
                    <w:bottom w:val="none" w:sz="0" w:space="0" w:color="auto"/>
                    <w:right w:val="none" w:sz="0" w:space="0" w:color="auto"/>
                  </w:divBdr>
                </w:div>
              </w:divsChild>
            </w:div>
            <w:div w:id="2045671650">
              <w:marLeft w:val="0"/>
              <w:marRight w:val="0"/>
              <w:marTop w:val="0"/>
              <w:marBottom w:val="0"/>
              <w:divBdr>
                <w:top w:val="none" w:sz="0" w:space="0" w:color="auto"/>
                <w:left w:val="none" w:sz="0" w:space="0" w:color="auto"/>
                <w:bottom w:val="none" w:sz="0" w:space="0" w:color="auto"/>
                <w:right w:val="none" w:sz="0" w:space="0" w:color="auto"/>
              </w:divBdr>
            </w:div>
          </w:divsChild>
        </w:div>
        <w:div w:id="1908759496">
          <w:marLeft w:val="0"/>
          <w:marRight w:val="0"/>
          <w:marTop w:val="0"/>
          <w:marBottom w:val="0"/>
          <w:divBdr>
            <w:top w:val="none" w:sz="0" w:space="0" w:color="auto"/>
            <w:left w:val="none" w:sz="0" w:space="0" w:color="auto"/>
            <w:bottom w:val="none" w:sz="0" w:space="0" w:color="auto"/>
            <w:right w:val="none" w:sz="0" w:space="0" w:color="auto"/>
          </w:divBdr>
          <w:divsChild>
            <w:div w:id="172766714">
              <w:marLeft w:val="0"/>
              <w:marRight w:val="0"/>
              <w:marTop w:val="0"/>
              <w:marBottom w:val="0"/>
              <w:divBdr>
                <w:top w:val="none" w:sz="0" w:space="0" w:color="auto"/>
                <w:left w:val="none" w:sz="0" w:space="0" w:color="auto"/>
                <w:bottom w:val="none" w:sz="0" w:space="0" w:color="auto"/>
                <w:right w:val="none" w:sz="0" w:space="0" w:color="auto"/>
              </w:divBdr>
            </w:div>
            <w:div w:id="209070757">
              <w:marLeft w:val="0"/>
              <w:marRight w:val="0"/>
              <w:marTop w:val="0"/>
              <w:marBottom w:val="0"/>
              <w:divBdr>
                <w:top w:val="none" w:sz="0" w:space="0" w:color="auto"/>
                <w:left w:val="none" w:sz="0" w:space="0" w:color="auto"/>
                <w:bottom w:val="none" w:sz="0" w:space="0" w:color="auto"/>
                <w:right w:val="none" w:sz="0" w:space="0" w:color="auto"/>
              </w:divBdr>
              <w:divsChild>
                <w:div w:id="71196746">
                  <w:marLeft w:val="0"/>
                  <w:marRight w:val="0"/>
                  <w:marTop w:val="0"/>
                  <w:marBottom w:val="0"/>
                  <w:divBdr>
                    <w:top w:val="none" w:sz="0" w:space="0" w:color="auto"/>
                    <w:left w:val="none" w:sz="0" w:space="0" w:color="auto"/>
                    <w:bottom w:val="none" w:sz="0" w:space="0" w:color="auto"/>
                    <w:right w:val="none" w:sz="0" w:space="0" w:color="auto"/>
                  </w:divBdr>
                </w:div>
                <w:div w:id="78253264">
                  <w:marLeft w:val="0"/>
                  <w:marRight w:val="0"/>
                  <w:marTop w:val="0"/>
                  <w:marBottom w:val="0"/>
                  <w:divBdr>
                    <w:top w:val="none" w:sz="0" w:space="0" w:color="auto"/>
                    <w:left w:val="none" w:sz="0" w:space="0" w:color="auto"/>
                    <w:bottom w:val="none" w:sz="0" w:space="0" w:color="auto"/>
                    <w:right w:val="none" w:sz="0" w:space="0" w:color="auto"/>
                  </w:divBdr>
                </w:div>
                <w:div w:id="138616028">
                  <w:marLeft w:val="0"/>
                  <w:marRight w:val="0"/>
                  <w:marTop w:val="0"/>
                  <w:marBottom w:val="0"/>
                  <w:divBdr>
                    <w:top w:val="none" w:sz="0" w:space="0" w:color="auto"/>
                    <w:left w:val="none" w:sz="0" w:space="0" w:color="auto"/>
                    <w:bottom w:val="none" w:sz="0" w:space="0" w:color="auto"/>
                    <w:right w:val="none" w:sz="0" w:space="0" w:color="auto"/>
                  </w:divBdr>
                </w:div>
                <w:div w:id="153231128">
                  <w:marLeft w:val="0"/>
                  <w:marRight w:val="0"/>
                  <w:marTop w:val="0"/>
                  <w:marBottom w:val="0"/>
                  <w:divBdr>
                    <w:top w:val="none" w:sz="0" w:space="0" w:color="auto"/>
                    <w:left w:val="none" w:sz="0" w:space="0" w:color="auto"/>
                    <w:bottom w:val="none" w:sz="0" w:space="0" w:color="auto"/>
                    <w:right w:val="none" w:sz="0" w:space="0" w:color="auto"/>
                  </w:divBdr>
                </w:div>
                <w:div w:id="165482683">
                  <w:marLeft w:val="0"/>
                  <w:marRight w:val="0"/>
                  <w:marTop w:val="0"/>
                  <w:marBottom w:val="0"/>
                  <w:divBdr>
                    <w:top w:val="none" w:sz="0" w:space="0" w:color="auto"/>
                    <w:left w:val="none" w:sz="0" w:space="0" w:color="auto"/>
                    <w:bottom w:val="none" w:sz="0" w:space="0" w:color="auto"/>
                    <w:right w:val="none" w:sz="0" w:space="0" w:color="auto"/>
                  </w:divBdr>
                </w:div>
                <w:div w:id="357514656">
                  <w:marLeft w:val="0"/>
                  <w:marRight w:val="0"/>
                  <w:marTop w:val="0"/>
                  <w:marBottom w:val="0"/>
                  <w:divBdr>
                    <w:top w:val="none" w:sz="0" w:space="0" w:color="auto"/>
                    <w:left w:val="none" w:sz="0" w:space="0" w:color="auto"/>
                    <w:bottom w:val="none" w:sz="0" w:space="0" w:color="auto"/>
                    <w:right w:val="none" w:sz="0" w:space="0" w:color="auto"/>
                  </w:divBdr>
                </w:div>
                <w:div w:id="555118085">
                  <w:marLeft w:val="0"/>
                  <w:marRight w:val="0"/>
                  <w:marTop w:val="0"/>
                  <w:marBottom w:val="0"/>
                  <w:divBdr>
                    <w:top w:val="none" w:sz="0" w:space="0" w:color="auto"/>
                    <w:left w:val="none" w:sz="0" w:space="0" w:color="auto"/>
                    <w:bottom w:val="none" w:sz="0" w:space="0" w:color="auto"/>
                    <w:right w:val="none" w:sz="0" w:space="0" w:color="auto"/>
                  </w:divBdr>
                </w:div>
                <w:div w:id="598177732">
                  <w:marLeft w:val="0"/>
                  <w:marRight w:val="0"/>
                  <w:marTop w:val="0"/>
                  <w:marBottom w:val="0"/>
                  <w:divBdr>
                    <w:top w:val="none" w:sz="0" w:space="0" w:color="auto"/>
                    <w:left w:val="none" w:sz="0" w:space="0" w:color="auto"/>
                    <w:bottom w:val="none" w:sz="0" w:space="0" w:color="auto"/>
                    <w:right w:val="none" w:sz="0" w:space="0" w:color="auto"/>
                  </w:divBdr>
                </w:div>
                <w:div w:id="737896563">
                  <w:marLeft w:val="0"/>
                  <w:marRight w:val="0"/>
                  <w:marTop w:val="0"/>
                  <w:marBottom w:val="0"/>
                  <w:divBdr>
                    <w:top w:val="none" w:sz="0" w:space="0" w:color="auto"/>
                    <w:left w:val="none" w:sz="0" w:space="0" w:color="auto"/>
                    <w:bottom w:val="none" w:sz="0" w:space="0" w:color="auto"/>
                    <w:right w:val="none" w:sz="0" w:space="0" w:color="auto"/>
                  </w:divBdr>
                </w:div>
                <w:div w:id="759062691">
                  <w:marLeft w:val="0"/>
                  <w:marRight w:val="0"/>
                  <w:marTop w:val="0"/>
                  <w:marBottom w:val="0"/>
                  <w:divBdr>
                    <w:top w:val="none" w:sz="0" w:space="0" w:color="auto"/>
                    <w:left w:val="none" w:sz="0" w:space="0" w:color="auto"/>
                    <w:bottom w:val="none" w:sz="0" w:space="0" w:color="auto"/>
                    <w:right w:val="none" w:sz="0" w:space="0" w:color="auto"/>
                  </w:divBdr>
                </w:div>
                <w:div w:id="761996648">
                  <w:marLeft w:val="0"/>
                  <w:marRight w:val="0"/>
                  <w:marTop w:val="0"/>
                  <w:marBottom w:val="0"/>
                  <w:divBdr>
                    <w:top w:val="none" w:sz="0" w:space="0" w:color="auto"/>
                    <w:left w:val="none" w:sz="0" w:space="0" w:color="auto"/>
                    <w:bottom w:val="none" w:sz="0" w:space="0" w:color="auto"/>
                    <w:right w:val="none" w:sz="0" w:space="0" w:color="auto"/>
                  </w:divBdr>
                </w:div>
                <w:div w:id="774331249">
                  <w:marLeft w:val="0"/>
                  <w:marRight w:val="0"/>
                  <w:marTop w:val="0"/>
                  <w:marBottom w:val="0"/>
                  <w:divBdr>
                    <w:top w:val="none" w:sz="0" w:space="0" w:color="auto"/>
                    <w:left w:val="none" w:sz="0" w:space="0" w:color="auto"/>
                    <w:bottom w:val="none" w:sz="0" w:space="0" w:color="auto"/>
                    <w:right w:val="none" w:sz="0" w:space="0" w:color="auto"/>
                  </w:divBdr>
                </w:div>
                <w:div w:id="811826077">
                  <w:marLeft w:val="0"/>
                  <w:marRight w:val="0"/>
                  <w:marTop w:val="0"/>
                  <w:marBottom w:val="0"/>
                  <w:divBdr>
                    <w:top w:val="none" w:sz="0" w:space="0" w:color="auto"/>
                    <w:left w:val="none" w:sz="0" w:space="0" w:color="auto"/>
                    <w:bottom w:val="none" w:sz="0" w:space="0" w:color="auto"/>
                    <w:right w:val="none" w:sz="0" w:space="0" w:color="auto"/>
                  </w:divBdr>
                </w:div>
                <w:div w:id="930697357">
                  <w:marLeft w:val="0"/>
                  <w:marRight w:val="0"/>
                  <w:marTop w:val="0"/>
                  <w:marBottom w:val="0"/>
                  <w:divBdr>
                    <w:top w:val="none" w:sz="0" w:space="0" w:color="auto"/>
                    <w:left w:val="none" w:sz="0" w:space="0" w:color="auto"/>
                    <w:bottom w:val="none" w:sz="0" w:space="0" w:color="auto"/>
                    <w:right w:val="none" w:sz="0" w:space="0" w:color="auto"/>
                  </w:divBdr>
                </w:div>
                <w:div w:id="963972866">
                  <w:marLeft w:val="0"/>
                  <w:marRight w:val="0"/>
                  <w:marTop w:val="0"/>
                  <w:marBottom w:val="0"/>
                  <w:divBdr>
                    <w:top w:val="none" w:sz="0" w:space="0" w:color="auto"/>
                    <w:left w:val="none" w:sz="0" w:space="0" w:color="auto"/>
                    <w:bottom w:val="none" w:sz="0" w:space="0" w:color="auto"/>
                    <w:right w:val="none" w:sz="0" w:space="0" w:color="auto"/>
                  </w:divBdr>
                </w:div>
                <w:div w:id="1019116109">
                  <w:marLeft w:val="0"/>
                  <w:marRight w:val="0"/>
                  <w:marTop w:val="0"/>
                  <w:marBottom w:val="0"/>
                  <w:divBdr>
                    <w:top w:val="none" w:sz="0" w:space="0" w:color="auto"/>
                    <w:left w:val="none" w:sz="0" w:space="0" w:color="auto"/>
                    <w:bottom w:val="none" w:sz="0" w:space="0" w:color="auto"/>
                    <w:right w:val="none" w:sz="0" w:space="0" w:color="auto"/>
                  </w:divBdr>
                </w:div>
                <w:div w:id="1132593614">
                  <w:marLeft w:val="0"/>
                  <w:marRight w:val="0"/>
                  <w:marTop w:val="0"/>
                  <w:marBottom w:val="0"/>
                  <w:divBdr>
                    <w:top w:val="none" w:sz="0" w:space="0" w:color="auto"/>
                    <w:left w:val="none" w:sz="0" w:space="0" w:color="auto"/>
                    <w:bottom w:val="none" w:sz="0" w:space="0" w:color="auto"/>
                    <w:right w:val="none" w:sz="0" w:space="0" w:color="auto"/>
                  </w:divBdr>
                </w:div>
                <w:div w:id="1189173978">
                  <w:marLeft w:val="0"/>
                  <w:marRight w:val="0"/>
                  <w:marTop w:val="0"/>
                  <w:marBottom w:val="0"/>
                  <w:divBdr>
                    <w:top w:val="none" w:sz="0" w:space="0" w:color="auto"/>
                    <w:left w:val="none" w:sz="0" w:space="0" w:color="auto"/>
                    <w:bottom w:val="none" w:sz="0" w:space="0" w:color="auto"/>
                    <w:right w:val="none" w:sz="0" w:space="0" w:color="auto"/>
                  </w:divBdr>
                </w:div>
                <w:div w:id="1228805416">
                  <w:marLeft w:val="0"/>
                  <w:marRight w:val="0"/>
                  <w:marTop w:val="0"/>
                  <w:marBottom w:val="0"/>
                  <w:divBdr>
                    <w:top w:val="none" w:sz="0" w:space="0" w:color="auto"/>
                    <w:left w:val="none" w:sz="0" w:space="0" w:color="auto"/>
                    <w:bottom w:val="none" w:sz="0" w:space="0" w:color="auto"/>
                    <w:right w:val="none" w:sz="0" w:space="0" w:color="auto"/>
                  </w:divBdr>
                </w:div>
                <w:div w:id="1287155495">
                  <w:marLeft w:val="0"/>
                  <w:marRight w:val="0"/>
                  <w:marTop w:val="0"/>
                  <w:marBottom w:val="0"/>
                  <w:divBdr>
                    <w:top w:val="none" w:sz="0" w:space="0" w:color="auto"/>
                    <w:left w:val="none" w:sz="0" w:space="0" w:color="auto"/>
                    <w:bottom w:val="none" w:sz="0" w:space="0" w:color="auto"/>
                    <w:right w:val="none" w:sz="0" w:space="0" w:color="auto"/>
                  </w:divBdr>
                </w:div>
                <w:div w:id="1367292586">
                  <w:marLeft w:val="0"/>
                  <w:marRight w:val="0"/>
                  <w:marTop w:val="0"/>
                  <w:marBottom w:val="0"/>
                  <w:divBdr>
                    <w:top w:val="none" w:sz="0" w:space="0" w:color="auto"/>
                    <w:left w:val="none" w:sz="0" w:space="0" w:color="auto"/>
                    <w:bottom w:val="none" w:sz="0" w:space="0" w:color="auto"/>
                    <w:right w:val="none" w:sz="0" w:space="0" w:color="auto"/>
                  </w:divBdr>
                </w:div>
                <w:div w:id="1402943119">
                  <w:marLeft w:val="0"/>
                  <w:marRight w:val="0"/>
                  <w:marTop w:val="0"/>
                  <w:marBottom w:val="0"/>
                  <w:divBdr>
                    <w:top w:val="none" w:sz="0" w:space="0" w:color="auto"/>
                    <w:left w:val="none" w:sz="0" w:space="0" w:color="auto"/>
                    <w:bottom w:val="none" w:sz="0" w:space="0" w:color="auto"/>
                    <w:right w:val="none" w:sz="0" w:space="0" w:color="auto"/>
                  </w:divBdr>
                </w:div>
                <w:div w:id="1585412163">
                  <w:marLeft w:val="0"/>
                  <w:marRight w:val="0"/>
                  <w:marTop w:val="0"/>
                  <w:marBottom w:val="0"/>
                  <w:divBdr>
                    <w:top w:val="none" w:sz="0" w:space="0" w:color="auto"/>
                    <w:left w:val="none" w:sz="0" w:space="0" w:color="auto"/>
                    <w:bottom w:val="none" w:sz="0" w:space="0" w:color="auto"/>
                    <w:right w:val="none" w:sz="0" w:space="0" w:color="auto"/>
                  </w:divBdr>
                </w:div>
                <w:div w:id="1648624770">
                  <w:marLeft w:val="0"/>
                  <w:marRight w:val="0"/>
                  <w:marTop w:val="0"/>
                  <w:marBottom w:val="0"/>
                  <w:divBdr>
                    <w:top w:val="none" w:sz="0" w:space="0" w:color="auto"/>
                    <w:left w:val="none" w:sz="0" w:space="0" w:color="auto"/>
                    <w:bottom w:val="none" w:sz="0" w:space="0" w:color="auto"/>
                    <w:right w:val="none" w:sz="0" w:space="0" w:color="auto"/>
                  </w:divBdr>
                </w:div>
                <w:div w:id="1684018133">
                  <w:marLeft w:val="0"/>
                  <w:marRight w:val="0"/>
                  <w:marTop w:val="0"/>
                  <w:marBottom w:val="0"/>
                  <w:divBdr>
                    <w:top w:val="none" w:sz="0" w:space="0" w:color="auto"/>
                    <w:left w:val="none" w:sz="0" w:space="0" w:color="auto"/>
                    <w:bottom w:val="none" w:sz="0" w:space="0" w:color="auto"/>
                    <w:right w:val="none" w:sz="0" w:space="0" w:color="auto"/>
                  </w:divBdr>
                </w:div>
                <w:div w:id="1767769327">
                  <w:marLeft w:val="0"/>
                  <w:marRight w:val="0"/>
                  <w:marTop w:val="0"/>
                  <w:marBottom w:val="0"/>
                  <w:divBdr>
                    <w:top w:val="none" w:sz="0" w:space="0" w:color="auto"/>
                    <w:left w:val="none" w:sz="0" w:space="0" w:color="auto"/>
                    <w:bottom w:val="none" w:sz="0" w:space="0" w:color="auto"/>
                    <w:right w:val="none" w:sz="0" w:space="0" w:color="auto"/>
                  </w:divBdr>
                </w:div>
                <w:div w:id="1858736697">
                  <w:marLeft w:val="0"/>
                  <w:marRight w:val="0"/>
                  <w:marTop w:val="0"/>
                  <w:marBottom w:val="0"/>
                  <w:divBdr>
                    <w:top w:val="none" w:sz="0" w:space="0" w:color="auto"/>
                    <w:left w:val="none" w:sz="0" w:space="0" w:color="auto"/>
                    <w:bottom w:val="none" w:sz="0" w:space="0" w:color="auto"/>
                    <w:right w:val="none" w:sz="0" w:space="0" w:color="auto"/>
                  </w:divBdr>
                </w:div>
                <w:div w:id="2089812769">
                  <w:marLeft w:val="0"/>
                  <w:marRight w:val="0"/>
                  <w:marTop w:val="0"/>
                  <w:marBottom w:val="0"/>
                  <w:divBdr>
                    <w:top w:val="none" w:sz="0" w:space="0" w:color="auto"/>
                    <w:left w:val="none" w:sz="0" w:space="0" w:color="auto"/>
                    <w:bottom w:val="none" w:sz="0" w:space="0" w:color="auto"/>
                    <w:right w:val="none" w:sz="0" w:space="0" w:color="auto"/>
                  </w:divBdr>
                </w:div>
              </w:divsChild>
            </w:div>
            <w:div w:id="393116576">
              <w:marLeft w:val="0"/>
              <w:marRight w:val="0"/>
              <w:marTop w:val="0"/>
              <w:marBottom w:val="0"/>
              <w:divBdr>
                <w:top w:val="none" w:sz="0" w:space="0" w:color="auto"/>
                <w:left w:val="none" w:sz="0" w:space="0" w:color="auto"/>
                <w:bottom w:val="none" w:sz="0" w:space="0" w:color="auto"/>
                <w:right w:val="none" w:sz="0" w:space="0" w:color="auto"/>
              </w:divBdr>
            </w:div>
            <w:div w:id="411238451">
              <w:marLeft w:val="0"/>
              <w:marRight w:val="0"/>
              <w:marTop w:val="0"/>
              <w:marBottom w:val="0"/>
              <w:divBdr>
                <w:top w:val="none" w:sz="0" w:space="0" w:color="auto"/>
                <w:left w:val="none" w:sz="0" w:space="0" w:color="auto"/>
                <w:bottom w:val="none" w:sz="0" w:space="0" w:color="auto"/>
                <w:right w:val="none" w:sz="0" w:space="0" w:color="auto"/>
              </w:divBdr>
            </w:div>
            <w:div w:id="421873936">
              <w:marLeft w:val="0"/>
              <w:marRight w:val="0"/>
              <w:marTop w:val="0"/>
              <w:marBottom w:val="0"/>
              <w:divBdr>
                <w:top w:val="none" w:sz="0" w:space="0" w:color="auto"/>
                <w:left w:val="none" w:sz="0" w:space="0" w:color="auto"/>
                <w:bottom w:val="none" w:sz="0" w:space="0" w:color="auto"/>
                <w:right w:val="none" w:sz="0" w:space="0" w:color="auto"/>
              </w:divBdr>
            </w:div>
            <w:div w:id="616831909">
              <w:marLeft w:val="0"/>
              <w:marRight w:val="0"/>
              <w:marTop w:val="0"/>
              <w:marBottom w:val="0"/>
              <w:divBdr>
                <w:top w:val="none" w:sz="0" w:space="0" w:color="auto"/>
                <w:left w:val="none" w:sz="0" w:space="0" w:color="auto"/>
                <w:bottom w:val="none" w:sz="0" w:space="0" w:color="auto"/>
                <w:right w:val="none" w:sz="0" w:space="0" w:color="auto"/>
              </w:divBdr>
            </w:div>
            <w:div w:id="748234379">
              <w:marLeft w:val="0"/>
              <w:marRight w:val="0"/>
              <w:marTop w:val="0"/>
              <w:marBottom w:val="0"/>
              <w:divBdr>
                <w:top w:val="none" w:sz="0" w:space="0" w:color="auto"/>
                <w:left w:val="none" w:sz="0" w:space="0" w:color="auto"/>
                <w:bottom w:val="none" w:sz="0" w:space="0" w:color="auto"/>
                <w:right w:val="none" w:sz="0" w:space="0" w:color="auto"/>
              </w:divBdr>
            </w:div>
            <w:div w:id="838543452">
              <w:marLeft w:val="0"/>
              <w:marRight w:val="0"/>
              <w:marTop w:val="0"/>
              <w:marBottom w:val="0"/>
              <w:divBdr>
                <w:top w:val="none" w:sz="0" w:space="0" w:color="auto"/>
                <w:left w:val="none" w:sz="0" w:space="0" w:color="auto"/>
                <w:bottom w:val="none" w:sz="0" w:space="0" w:color="auto"/>
                <w:right w:val="none" w:sz="0" w:space="0" w:color="auto"/>
              </w:divBdr>
            </w:div>
            <w:div w:id="843587323">
              <w:marLeft w:val="0"/>
              <w:marRight w:val="0"/>
              <w:marTop w:val="0"/>
              <w:marBottom w:val="0"/>
              <w:divBdr>
                <w:top w:val="none" w:sz="0" w:space="0" w:color="auto"/>
                <w:left w:val="none" w:sz="0" w:space="0" w:color="auto"/>
                <w:bottom w:val="none" w:sz="0" w:space="0" w:color="auto"/>
                <w:right w:val="none" w:sz="0" w:space="0" w:color="auto"/>
              </w:divBdr>
            </w:div>
            <w:div w:id="885096047">
              <w:marLeft w:val="0"/>
              <w:marRight w:val="0"/>
              <w:marTop w:val="0"/>
              <w:marBottom w:val="0"/>
              <w:divBdr>
                <w:top w:val="none" w:sz="0" w:space="0" w:color="auto"/>
                <w:left w:val="none" w:sz="0" w:space="0" w:color="auto"/>
                <w:bottom w:val="none" w:sz="0" w:space="0" w:color="auto"/>
                <w:right w:val="none" w:sz="0" w:space="0" w:color="auto"/>
              </w:divBdr>
            </w:div>
            <w:div w:id="896624232">
              <w:marLeft w:val="0"/>
              <w:marRight w:val="0"/>
              <w:marTop w:val="0"/>
              <w:marBottom w:val="0"/>
              <w:divBdr>
                <w:top w:val="none" w:sz="0" w:space="0" w:color="auto"/>
                <w:left w:val="none" w:sz="0" w:space="0" w:color="auto"/>
                <w:bottom w:val="none" w:sz="0" w:space="0" w:color="auto"/>
                <w:right w:val="none" w:sz="0" w:space="0" w:color="auto"/>
              </w:divBdr>
            </w:div>
            <w:div w:id="907492885">
              <w:marLeft w:val="0"/>
              <w:marRight w:val="0"/>
              <w:marTop w:val="0"/>
              <w:marBottom w:val="0"/>
              <w:divBdr>
                <w:top w:val="none" w:sz="0" w:space="0" w:color="auto"/>
                <w:left w:val="none" w:sz="0" w:space="0" w:color="auto"/>
                <w:bottom w:val="none" w:sz="0" w:space="0" w:color="auto"/>
                <w:right w:val="none" w:sz="0" w:space="0" w:color="auto"/>
              </w:divBdr>
            </w:div>
            <w:div w:id="1084105330">
              <w:marLeft w:val="0"/>
              <w:marRight w:val="0"/>
              <w:marTop w:val="0"/>
              <w:marBottom w:val="0"/>
              <w:divBdr>
                <w:top w:val="none" w:sz="0" w:space="0" w:color="auto"/>
                <w:left w:val="none" w:sz="0" w:space="0" w:color="auto"/>
                <w:bottom w:val="none" w:sz="0" w:space="0" w:color="auto"/>
                <w:right w:val="none" w:sz="0" w:space="0" w:color="auto"/>
              </w:divBdr>
            </w:div>
            <w:div w:id="1114639500">
              <w:marLeft w:val="0"/>
              <w:marRight w:val="0"/>
              <w:marTop w:val="0"/>
              <w:marBottom w:val="0"/>
              <w:divBdr>
                <w:top w:val="none" w:sz="0" w:space="0" w:color="auto"/>
                <w:left w:val="none" w:sz="0" w:space="0" w:color="auto"/>
                <w:bottom w:val="none" w:sz="0" w:space="0" w:color="auto"/>
                <w:right w:val="none" w:sz="0" w:space="0" w:color="auto"/>
              </w:divBdr>
            </w:div>
            <w:div w:id="1192651112">
              <w:marLeft w:val="0"/>
              <w:marRight w:val="0"/>
              <w:marTop w:val="0"/>
              <w:marBottom w:val="0"/>
              <w:divBdr>
                <w:top w:val="none" w:sz="0" w:space="0" w:color="auto"/>
                <w:left w:val="none" w:sz="0" w:space="0" w:color="auto"/>
                <w:bottom w:val="none" w:sz="0" w:space="0" w:color="auto"/>
                <w:right w:val="none" w:sz="0" w:space="0" w:color="auto"/>
              </w:divBdr>
            </w:div>
            <w:div w:id="1209534080">
              <w:marLeft w:val="0"/>
              <w:marRight w:val="0"/>
              <w:marTop w:val="0"/>
              <w:marBottom w:val="0"/>
              <w:divBdr>
                <w:top w:val="none" w:sz="0" w:space="0" w:color="auto"/>
                <w:left w:val="none" w:sz="0" w:space="0" w:color="auto"/>
                <w:bottom w:val="none" w:sz="0" w:space="0" w:color="auto"/>
                <w:right w:val="none" w:sz="0" w:space="0" w:color="auto"/>
              </w:divBdr>
            </w:div>
            <w:div w:id="1392776295">
              <w:marLeft w:val="0"/>
              <w:marRight w:val="0"/>
              <w:marTop w:val="0"/>
              <w:marBottom w:val="0"/>
              <w:divBdr>
                <w:top w:val="none" w:sz="0" w:space="0" w:color="auto"/>
                <w:left w:val="none" w:sz="0" w:space="0" w:color="auto"/>
                <w:bottom w:val="none" w:sz="0" w:space="0" w:color="auto"/>
                <w:right w:val="none" w:sz="0" w:space="0" w:color="auto"/>
              </w:divBdr>
            </w:div>
            <w:div w:id="1403327956">
              <w:marLeft w:val="0"/>
              <w:marRight w:val="0"/>
              <w:marTop w:val="0"/>
              <w:marBottom w:val="0"/>
              <w:divBdr>
                <w:top w:val="none" w:sz="0" w:space="0" w:color="auto"/>
                <w:left w:val="none" w:sz="0" w:space="0" w:color="auto"/>
                <w:bottom w:val="none" w:sz="0" w:space="0" w:color="auto"/>
                <w:right w:val="none" w:sz="0" w:space="0" w:color="auto"/>
              </w:divBdr>
            </w:div>
            <w:div w:id="1430077834">
              <w:marLeft w:val="0"/>
              <w:marRight w:val="0"/>
              <w:marTop w:val="0"/>
              <w:marBottom w:val="0"/>
              <w:divBdr>
                <w:top w:val="none" w:sz="0" w:space="0" w:color="auto"/>
                <w:left w:val="none" w:sz="0" w:space="0" w:color="auto"/>
                <w:bottom w:val="none" w:sz="0" w:space="0" w:color="auto"/>
                <w:right w:val="none" w:sz="0" w:space="0" w:color="auto"/>
              </w:divBdr>
            </w:div>
            <w:div w:id="1434477307">
              <w:marLeft w:val="0"/>
              <w:marRight w:val="0"/>
              <w:marTop w:val="0"/>
              <w:marBottom w:val="0"/>
              <w:divBdr>
                <w:top w:val="none" w:sz="0" w:space="0" w:color="auto"/>
                <w:left w:val="none" w:sz="0" w:space="0" w:color="auto"/>
                <w:bottom w:val="none" w:sz="0" w:space="0" w:color="auto"/>
                <w:right w:val="none" w:sz="0" w:space="0" w:color="auto"/>
              </w:divBdr>
            </w:div>
            <w:div w:id="1481385251">
              <w:marLeft w:val="0"/>
              <w:marRight w:val="0"/>
              <w:marTop w:val="0"/>
              <w:marBottom w:val="0"/>
              <w:divBdr>
                <w:top w:val="none" w:sz="0" w:space="0" w:color="auto"/>
                <w:left w:val="none" w:sz="0" w:space="0" w:color="auto"/>
                <w:bottom w:val="none" w:sz="0" w:space="0" w:color="auto"/>
                <w:right w:val="none" w:sz="0" w:space="0" w:color="auto"/>
              </w:divBdr>
            </w:div>
            <w:div w:id="1557469058">
              <w:marLeft w:val="0"/>
              <w:marRight w:val="0"/>
              <w:marTop w:val="0"/>
              <w:marBottom w:val="0"/>
              <w:divBdr>
                <w:top w:val="none" w:sz="0" w:space="0" w:color="auto"/>
                <w:left w:val="none" w:sz="0" w:space="0" w:color="auto"/>
                <w:bottom w:val="none" w:sz="0" w:space="0" w:color="auto"/>
                <w:right w:val="none" w:sz="0" w:space="0" w:color="auto"/>
              </w:divBdr>
            </w:div>
            <w:div w:id="1562136713">
              <w:marLeft w:val="0"/>
              <w:marRight w:val="0"/>
              <w:marTop w:val="0"/>
              <w:marBottom w:val="0"/>
              <w:divBdr>
                <w:top w:val="none" w:sz="0" w:space="0" w:color="auto"/>
                <w:left w:val="none" w:sz="0" w:space="0" w:color="auto"/>
                <w:bottom w:val="none" w:sz="0" w:space="0" w:color="auto"/>
                <w:right w:val="none" w:sz="0" w:space="0" w:color="auto"/>
              </w:divBdr>
            </w:div>
            <w:div w:id="1640038920">
              <w:marLeft w:val="0"/>
              <w:marRight w:val="0"/>
              <w:marTop w:val="0"/>
              <w:marBottom w:val="0"/>
              <w:divBdr>
                <w:top w:val="none" w:sz="0" w:space="0" w:color="auto"/>
                <w:left w:val="none" w:sz="0" w:space="0" w:color="auto"/>
                <w:bottom w:val="none" w:sz="0" w:space="0" w:color="auto"/>
                <w:right w:val="none" w:sz="0" w:space="0" w:color="auto"/>
              </w:divBdr>
            </w:div>
            <w:div w:id="1736270349">
              <w:marLeft w:val="0"/>
              <w:marRight w:val="0"/>
              <w:marTop w:val="0"/>
              <w:marBottom w:val="0"/>
              <w:divBdr>
                <w:top w:val="none" w:sz="0" w:space="0" w:color="auto"/>
                <w:left w:val="none" w:sz="0" w:space="0" w:color="auto"/>
                <w:bottom w:val="none" w:sz="0" w:space="0" w:color="auto"/>
                <w:right w:val="none" w:sz="0" w:space="0" w:color="auto"/>
              </w:divBdr>
            </w:div>
            <w:div w:id="1841970845">
              <w:marLeft w:val="0"/>
              <w:marRight w:val="0"/>
              <w:marTop w:val="0"/>
              <w:marBottom w:val="0"/>
              <w:divBdr>
                <w:top w:val="none" w:sz="0" w:space="0" w:color="auto"/>
                <w:left w:val="none" w:sz="0" w:space="0" w:color="auto"/>
                <w:bottom w:val="none" w:sz="0" w:space="0" w:color="auto"/>
                <w:right w:val="none" w:sz="0" w:space="0" w:color="auto"/>
              </w:divBdr>
            </w:div>
            <w:div w:id="1988782255">
              <w:marLeft w:val="0"/>
              <w:marRight w:val="0"/>
              <w:marTop w:val="0"/>
              <w:marBottom w:val="0"/>
              <w:divBdr>
                <w:top w:val="none" w:sz="0" w:space="0" w:color="auto"/>
                <w:left w:val="none" w:sz="0" w:space="0" w:color="auto"/>
                <w:bottom w:val="none" w:sz="0" w:space="0" w:color="auto"/>
                <w:right w:val="none" w:sz="0" w:space="0" w:color="auto"/>
              </w:divBdr>
            </w:div>
            <w:div w:id="2069380510">
              <w:marLeft w:val="0"/>
              <w:marRight w:val="0"/>
              <w:marTop w:val="0"/>
              <w:marBottom w:val="0"/>
              <w:divBdr>
                <w:top w:val="none" w:sz="0" w:space="0" w:color="auto"/>
                <w:left w:val="none" w:sz="0" w:space="0" w:color="auto"/>
                <w:bottom w:val="none" w:sz="0" w:space="0" w:color="auto"/>
                <w:right w:val="none" w:sz="0" w:space="0" w:color="auto"/>
              </w:divBdr>
            </w:div>
            <w:div w:id="2094159879">
              <w:marLeft w:val="0"/>
              <w:marRight w:val="0"/>
              <w:marTop w:val="0"/>
              <w:marBottom w:val="0"/>
              <w:divBdr>
                <w:top w:val="none" w:sz="0" w:space="0" w:color="auto"/>
                <w:left w:val="none" w:sz="0" w:space="0" w:color="auto"/>
                <w:bottom w:val="none" w:sz="0" w:space="0" w:color="auto"/>
                <w:right w:val="none" w:sz="0" w:space="0" w:color="auto"/>
              </w:divBdr>
            </w:div>
          </w:divsChild>
        </w:div>
        <w:div w:id="1919945687">
          <w:marLeft w:val="0"/>
          <w:marRight w:val="0"/>
          <w:marTop w:val="0"/>
          <w:marBottom w:val="0"/>
          <w:divBdr>
            <w:top w:val="none" w:sz="0" w:space="0" w:color="auto"/>
            <w:left w:val="none" w:sz="0" w:space="0" w:color="auto"/>
            <w:bottom w:val="none" w:sz="0" w:space="0" w:color="auto"/>
            <w:right w:val="none" w:sz="0" w:space="0" w:color="auto"/>
          </w:divBdr>
          <w:divsChild>
            <w:div w:id="578249979">
              <w:marLeft w:val="0"/>
              <w:marRight w:val="0"/>
              <w:marTop w:val="0"/>
              <w:marBottom w:val="0"/>
              <w:divBdr>
                <w:top w:val="none" w:sz="0" w:space="0" w:color="auto"/>
                <w:left w:val="none" w:sz="0" w:space="0" w:color="auto"/>
                <w:bottom w:val="none" w:sz="0" w:space="0" w:color="auto"/>
                <w:right w:val="none" w:sz="0" w:space="0" w:color="auto"/>
              </w:divBdr>
              <w:divsChild>
                <w:div w:id="1086422653">
                  <w:marLeft w:val="0"/>
                  <w:marRight w:val="0"/>
                  <w:marTop w:val="0"/>
                  <w:marBottom w:val="0"/>
                  <w:divBdr>
                    <w:top w:val="none" w:sz="0" w:space="0" w:color="auto"/>
                    <w:left w:val="none" w:sz="0" w:space="0" w:color="auto"/>
                    <w:bottom w:val="none" w:sz="0" w:space="0" w:color="auto"/>
                    <w:right w:val="none" w:sz="0" w:space="0" w:color="auto"/>
                  </w:divBdr>
                </w:div>
                <w:div w:id="1263486810">
                  <w:marLeft w:val="0"/>
                  <w:marRight w:val="0"/>
                  <w:marTop w:val="0"/>
                  <w:marBottom w:val="0"/>
                  <w:divBdr>
                    <w:top w:val="none" w:sz="0" w:space="0" w:color="auto"/>
                    <w:left w:val="none" w:sz="0" w:space="0" w:color="auto"/>
                    <w:bottom w:val="none" w:sz="0" w:space="0" w:color="auto"/>
                    <w:right w:val="none" w:sz="0" w:space="0" w:color="auto"/>
                  </w:divBdr>
                </w:div>
                <w:div w:id="1583291629">
                  <w:marLeft w:val="0"/>
                  <w:marRight w:val="0"/>
                  <w:marTop w:val="0"/>
                  <w:marBottom w:val="0"/>
                  <w:divBdr>
                    <w:top w:val="none" w:sz="0" w:space="0" w:color="auto"/>
                    <w:left w:val="none" w:sz="0" w:space="0" w:color="auto"/>
                    <w:bottom w:val="none" w:sz="0" w:space="0" w:color="auto"/>
                    <w:right w:val="none" w:sz="0" w:space="0" w:color="auto"/>
                  </w:divBdr>
                </w:div>
                <w:div w:id="1949576984">
                  <w:marLeft w:val="0"/>
                  <w:marRight w:val="0"/>
                  <w:marTop w:val="0"/>
                  <w:marBottom w:val="0"/>
                  <w:divBdr>
                    <w:top w:val="none" w:sz="0" w:space="0" w:color="auto"/>
                    <w:left w:val="none" w:sz="0" w:space="0" w:color="auto"/>
                    <w:bottom w:val="none" w:sz="0" w:space="0" w:color="auto"/>
                    <w:right w:val="none" w:sz="0" w:space="0" w:color="auto"/>
                  </w:divBdr>
                </w:div>
              </w:divsChild>
            </w:div>
            <w:div w:id="748042443">
              <w:marLeft w:val="0"/>
              <w:marRight w:val="0"/>
              <w:marTop w:val="0"/>
              <w:marBottom w:val="0"/>
              <w:divBdr>
                <w:top w:val="none" w:sz="0" w:space="0" w:color="auto"/>
                <w:left w:val="none" w:sz="0" w:space="0" w:color="auto"/>
                <w:bottom w:val="none" w:sz="0" w:space="0" w:color="auto"/>
                <w:right w:val="none" w:sz="0" w:space="0" w:color="auto"/>
              </w:divBdr>
            </w:div>
            <w:div w:id="759522345">
              <w:marLeft w:val="0"/>
              <w:marRight w:val="0"/>
              <w:marTop w:val="0"/>
              <w:marBottom w:val="0"/>
              <w:divBdr>
                <w:top w:val="none" w:sz="0" w:space="0" w:color="auto"/>
                <w:left w:val="none" w:sz="0" w:space="0" w:color="auto"/>
                <w:bottom w:val="none" w:sz="0" w:space="0" w:color="auto"/>
                <w:right w:val="none" w:sz="0" w:space="0" w:color="auto"/>
              </w:divBdr>
            </w:div>
            <w:div w:id="1763212829">
              <w:marLeft w:val="0"/>
              <w:marRight w:val="0"/>
              <w:marTop w:val="0"/>
              <w:marBottom w:val="0"/>
              <w:divBdr>
                <w:top w:val="none" w:sz="0" w:space="0" w:color="auto"/>
                <w:left w:val="none" w:sz="0" w:space="0" w:color="auto"/>
                <w:bottom w:val="none" w:sz="0" w:space="0" w:color="auto"/>
                <w:right w:val="none" w:sz="0" w:space="0" w:color="auto"/>
              </w:divBdr>
            </w:div>
            <w:div w:id="1882326338">
              <w:marLeft w:val="0"/>
              <w:marRight w:val="0"/>
              <w:marTop w:val="0"/>
              <w:marBottom w:val="0"/>
              <w:divBdr>
                <w:top w:val="none" w:sz="0" w:space="0" w:color="auto"/>
                <w:left w:val="none" w:sz="0" w:space="0" w:color="auto"/>
                <w:bottom w:val="none" w:sz="0" w:space="0" w:color="auto"/>
                <w:right w:val="none" w:sz="0" w:space="0" w:color="auto"/>
              </w:divBdr>
            </w:div>
          </w:divsChild>
        </w:div>
        <w:div w:id="1922913330">
          <w:marLeft w:val="0"/>
          <w:marRight w:val="0"/>
          <w:marTop w:val="0"/>
          <w:marBottom w:val="0"/>
          <w:divBdr>
            <w:top w:val="none" w:sz="0" w:space="0" w:color="auto"/>
            <w:left w:val="none" w:sz="0" w:space="0" w:color="auto"/>
            <w:bottom w:val="none" w:sz="0" w:space="0" w:color="auto"/>
            <w:right w:val="none" w:sz="0" w:space="0" w:color="auto"/>
          </w:divBdr>
          <w:divsChild>
            <w:div w:id="6906635">
              <w:marLeft w:val="0"/>
              <w:marRight w:val="0"/>
              <w:marTop w:val="0"/>
              <w:marBottom w:val="0"/>
              <w:divBdr>
                <w:top w:val="none" w:sz="0" w:space="0" w:color="auto"/>
                <w:left w:val="none" w:sz="0" w:space="0" w:color="auto"/>
                <w:bottom w:val="none" w:sz="0" w:space="0" w:color="auto"/>
                <w:right w:val="none" w:sz="0" w:space="0" w:color="auto"/>
              </w:divBdr>
            </w:div>
            <w:div w:id="29259781">
              <w:marLeft w:val="0"/>
              <w:marRight w:val="0"/>
              <w:marTop w:val="0"/>
              <w:marBottom w:val="0"/>
              <w:divBdr>
                <w:top w:val="none" w:sz="0" w:space="0" w:color="auto"/>
                <w:left w:val="none" w:sz="0" w:space="0" w:color="auto"/>
                <w:bottom w:val="none" w:sz="0" w:space="0" w:color="auto"/>
                <w:right w:val="none" w:sz="0" w:space="0" w:color="auto"/>
              </w:divBdr>
            </w:div>
            <w:div w:id="150219203">
              <w:marLeft w:val="0"/>
              <w:marRight w:val="0"/>
              <w:marTop w:val="0"/>
              <w:marBottom w:val="0"/>
              <w:divBdr>
                <w:top w:val="none" w:sz="0" w:space="0" w:color="auto"/>
                <w:left w:val="none" w:sz="0" w:space="0" w:color="auto"/>
                <w:bottom w:val="none" w:sz="0" w:space="0" w:color="auto"/>
                <w:right w:val="none" w:sz="0" w:space="0" w:color="auto"/>
              </w:divBdr>
            </w:div>
            <w:div w:id="264386684">
              <w:marLeft w:val="0"/>
              <w:marRight w:val="0"/>
              <w:marTop w:val="0"/>
              <w:marBottom w:val="0"/>
              <w:divBdr>
                <w:top w:val="none" w:sz="0" w:space="0" w:color="auto"/>
                <w:left w:val="none" w:sz="0" w:space="0" w:color="auto"/>
                <w:bottom w:val="none" w:sz="0" w:space="0" w:color="auto"/>
                <w:right w:val="none" w:sz="0" w:space="0" w:color="auto"/>
              </w:divBdr>
            </w:div>
            <w:div w:id="322658897">
              <w:marLeft w:val="0"/>
              <w:marRight w:val="0"/>
              <w:marTop w:val="0"/>
              <w:marBottom w:val="0"/>
              <w:divBdr>
                <w:top w:val="none" w:sz="0" w:space="0" w:color="auto"/>
                <w:left w:val="none" w:sz="0" w:space="0" w:color="auto"/>
                <w:bottom w:val="none" w:sz="0" w:space="0" w:color="auto"/>
                <w:right w:val="none" w:sz="0" w:space="0" w:color="auto"/>
              </w:divBdr>
            </w:div>
            <w:div w:id="611135013">
              <w:marLeft w:val="0"/>
              <w:marRight w:val="0"/>
              <w:marTop w:val="0"/>
              <w:marBottom w:val="0"/>
              <w:divBdr>
                <w:top w:val="none" w:sz="0" w:space="0" w:color="auto"/>
                <w:left w:val="none" w:sz="0" w:space="0" w:color="auto"/>
                <w:bottom w:val="none" w:sz="0" w:space="0" w:color="auto"/>
                <w:right w:val="none" w:sz="0" w:space="0" w:color="auto"/>
              </w:divBdr>
            </w:div>
            <w:div w:id="853767431">
              <w:marLeft w:val="0"/>
              <w:marRight w:val="0"/>
              <w:marTop w:val="0"/>
              <w:marBottom w:val="0"/>
              <w:divBdr>
                <w:top w:val="none" w:sz="0" w:space="0" w:color="auto"/>
                <w:left w:val="none" w:sz="0" w:space="0" w:color="auto"/>
                <w:bottom w:val="none" w:sz="0" w:space="0" w:color="auto"/>
                <w:right w:val="none" w:sz="0" w:space="0" w:color="auto"/>
              </w:divBdr>
            </w:div>
            <w:div w:id="1154032888">
              <w:marLeft w:val="0"/>
              <w:marRight w:val="0"/>
              <w:marTop w:val="0"/>
              <w:marBottom w:val="0"/>
              <w:divBdr>
                <w:top w:val="none" w:sz="0" w:space="0" w:color="auto"/>
                <w:left w:val="none" w:sz="0" w:space="0" w:color="auto"/>
                <w:bottom w:val="none" w:sz="0" w:space="0" w:color="auto"/>
                <w:right w:val="none" w:sz="0" w:space="0" w:color="auto"/>
              </w:divBdr>
            </w:div>
            <w:div w:id="1170102144">
              <w:marLeft w:val="0"/>
              <w:marRight w:val="0"/>
              <w:marTop w:val="0"/>
              <w:marBottom w:val="0"/>
              <w:divBdr>
                <w:top w:val="none" w:sz="0" w:space="0" w:color="auto"/>
                <w:left w:val="none" w:sz="0" w:space="0" w:color="auto"/>
                <w:bottom w:val="none" w:sz="0" w:space="0" w:color="auto"/>
                <w:right w:val="none" w:sz="0" w:space="0" w:color="auto"/>
              </w:divBdr>
            </w:div>
            <w:div w:id="1193768793">
              <w:marLeft w:val="0"/>
              <w:marRight w:val="0"/>
              <w:marTop w:val="0"/>
              <w:marBottom w:val="0"/>
              <w:divBdr>
                <w:top w:val="none" w:sz="0" w:space="0" w:color="auto"/>
                <w:left w:val="none" w:sz="0" w:space="0" w:color="auto"/>
                <w:bottom w:val="none" w:sz="0" w:space="0" w:color="auto"/>
                <w:right w:val="none" w:sz="0" w:space="0" w:color="auto"/>
              </w:divBdr>
            </w:div>
            <w:div w:id="1259363991">
              <w:marLeft w:val="0"/>
              <w:marRight w:val="0"/>
              <w:marTop w:val="0"/>
              <w:marBottom w:val="0"/>
              <w:divBdr>
                <w:top w:val="none" w:sz="0" w:space="0" w:color="auto"/>
                <w:left w:val="none" w:sz="0" w:space="0" w:color="auto"/>
                <w:bottom w:val="none" w:sz="0" w:space="0" w:color="auto"/>
                <w:right w:val="none" w:sz="0" w:space="0" w:color="auto"/>
              </w:divBdr>
            </w:div>
            <w:div w:id="1388383020">
              <w:marLeft w:val="0"/>
              <w:marRight w:val="0"/>
              <w:marTop w:val="0"/>
              <w:marBottom w:val="0"/>
              <w:divBdr>
                <w:top w:val="none" w:sz="0" w:space="0" w:color="auto"/>
                <w:left w:val="none" w:sz="0" w:space="0" w:color="auto"/>
                <w:bottom w:val="none" w:sz="0" w:space="0" w:color="auto"/>
                <w:right w:val="none" w:sz="0" w:space="0" w:color="auto"/>
              </w:divBdr>
            </w:div>
            <w:div w:id="1541091502">
              <w:marLeft w:val="0"/>
              <w:marRight w:val="0"/>
              <w:marTop w:val="0"/>
              <w:marBottom w:val="0"/>
              <w:divBdr>
                <w:top w:val="none" w:sz="0" w:space="0" w:color="auto"/>
                <w:left w:val="none" w:sz="0" w:space="0" w:color="auto"/>
                <w:bottom w:val="none" w:sz="0" w:space="0" w:color="auto"/>
                <w:right w:val="none" w:sz="0" w:space="0" w:color="auto"/>
              </w:divBdr>
              <w:divsChild>
                <w:div w:id="68161645">
                  <w:marLeft w:val="0"/>
                  <w:marRight w:val="0"/>
                  <w:marTop w:val="0"/>
                  <w:marBottom w:val="0"/>
                  <w:divBdr>
                    <w:top w:val="none" w:sz="0" w:space="0" w:color="auto"/>
                    <w:left w:val="none" w:sz="0" w:space="0" w:color="auto"/>
                    <w:bottom w:val="none" w:sz="0" w:space="0" w:color="auto"/>
                    <w:right w:val="none" w:sz="0" w:space="0" w:color="auto"/>
                  </w:divBdr>
                </w:div>
                <w:div w:id="92749618">
                  <w:marLeft w:val="0"/>
                  <w:marRight w:val="0"/>
                  <w:marTop w:val="0"/>
                  <w:marBottom w:val="0"/>
                  <w:divBdr>
                    <w:top w:val="none" w:sz="0" w:space="0" w:color="auto"/>
                    <w:left w:val="none" w:sz="0" w:space="0" w:color="auto"/>
                    <w:bottom w:val="none" w:sz="0" w:space="0" w:color="auto"/>
                    <w:right w:val="none" w:sz="0" w:space="0" w:color="auto"/>
                  </w:divBdr>
                </w:div>
                <w:div w:id="243614162">
                  <w:marLeft w:val="0"/>
                  <w:marRight w:val="0"/>
                  <w:marTop w:val="0"/>
                  <w:marBottom w:val="0"/>
                  <w:divBdr>
                    <w:top w:val="none" w:sz="0" w:space="0" w:color="auto"/>
                    <w:left w:val="none" w:sz="0" w:space="0" w:color="auto"/>
                    <w:bottom w:val="none" w:sz="0" w:space="0" w:color="auto"/>
                    <w:right w:val="none" w:sz="0" w:space="0" w:color="auto"/>
                  </w:divBdr>
                </w:div>
                <w:div w:id="275871617">
                  <w:marLeft w:val="0"/>
                  <w:marRight w:val="0"/>
                  <w:marTop w:val="0"/>
                  <w:marBottom w:val="0"/>
                  <w:divBdr>
                    <w:top w:val="none" w:sz="0" w:space="0" w:color="auto"/>
                    <w:left w:val="none" w:sz="0" w:space="0" w:color="auto"/>
                    <w:bottom w:val="none" w:sz="0" w:space="0" w:color="auto"/>
                    <w:right w:val="none" w:sz="0" w:space="0" w:color="auto"/>
                  </w:divBdr>
                </w:div>
                <w:div w:id="308871822">
                  <w:marLeft w:val="0"/>
                  <w:marRight w:val="0"/>
                  <w:marTop w:val="0"/>
                  <w:marBottom w:val="0"/>
                  <w:divBdr>
                    <w:top w:val="none" w:sz="0" w:space="0" w:color="auto"/>
                    <w:left w:val="none" w:sz="0" w:space="0" w:color="auto"/>
                    <w:bottom w:val="none" w:sz="0" w:space="0" w:color="auto"/>
                    <w:right w:val="none" w:sz="0" w:space="0" w:color="auto"/>
                  </w:divBdr>
                </w:div>
                <w:div w:id="591864320">
                  <w:marLeft w:val="0"/>
                  <w:marRight w:val="0"/>
                  <w:marTop w:val="0"/>
                  <w:marBottom w:val="0"/>
                  <w:divBdr>
                    <w:top w:val="none" w:sz="0" w:space="0" w:color="auto"/>
                    <w:left w:val="none" w:sz="0" w:space="0" w:color="auto"/>
                    <w:bottom w:val="none" w:sz="0" w:space="0" w:color="auto"/>
                    <w:right w:val="none" w:sz="0" w:space="0" w:color="auto"/>
                  </w:divBdr>
                </w:div>
                <w:div w:id="855732470">
                  <w:marLeft w:val="0"/>
                  <w:marRight w:val="0"/>
                  <w:marTop w:val="0"/>
                  <w:marBottom w:val="0"/>
                  <w:divBdr>
                    <w:top w:val="none" w:sz="0" w:space="0" w:color="auto"/>
                    <w:left w:val="none" w:sz="0" w:space="0" w:color="auto"/>
                    <w:bottom w:val="none" w:sz="0" w:space="0" w:color="auto"/>
                    <w:right w:val="none" w:sz="0" w:space="0" w:color="auto"/>
                  </w:divBdr>
                </w:div>
                <w:div w:id="922765138">
                  <w:marLeft w:val="0"/>
                  <w:marRight w:val="0"/>
                  <w:marTop w:val="0"/>
                  <w:marBottom w:val="0"/>
                  <w:divBdr>
                    <w:top w:val="none" w:sz="0" w:space="0" w:color="auto"/>
                    <w:left w:val="none" w:sz="0" w:space="0" w:color="auto"/>
                    <w:bottom w:val="none" w:sz="0" w:space="0" w:color="auto"/>
                    <w:right w:val="none" w:sz="0" w:space="0" w:color="auto"/>
                  </w:divBdr>
                </w:div>
                <w:div w:id="1059590792">
                  <w:marLeft w:val="0"/>
                  <w:marRight w:val="0"/>
                  <w:marTop w:val="0"/>
                  <w:marBottom w:val="0"/>
                  <w:divBdr>
                    <w:top w:val="none" w:sz="0" w:space="0" w:color="auto"/>
                    <w:left w:val="none" w:sz="0" w:space="0" w:color="auto"/>
                    <w:bottom w:val="none" w:sz="0" w:space="0" w:color="auto"/>
                    <w:right w:val="none" w:sz="0" w:space="0" w:color="auto"/>
                  </w:divBdr>
                </w:div>
                <w:div w:id="1091659052">
                  <w:marLeft w:val="0"/>
                  <w:marRight w:val="0"/>
                  <w:marTop w:val="0"/>
                  <w:marBottom w:val="0"/>
                  <w:divBdr>
                    <w:top w:val="none" w:sz="0" w:space="0" w:color="auto"/>
                    <w:left w:val="none" w:sz="0" w:space="0" w:color="auto"/>
                    <w:bottom w:val="none" w:sz="0" w:space="0" w:color="auto"/>
                    <w:right w:val="none" w:sz="0" w:space="0" w:color="auto"/>
                  </w:divBdr>
                </w:div>
                <w:div w:id="1162358550">
                  <w:marLeft w:val="0"/>
                  <w:marRight w:val="0"/>
                  <w:marTop w:val="0"/>
                  <w:marBottom w:val="0"/>
                  <w:divBdr>
                    <w:top w:val="none" w:sz="0" w:space="0" w:color="auto"/>
                    <w:left w:val="none" w:sz="0" w:space="0" w:color="auto"/>
                    <w:bottom w:val="none" w:sz="0" w:space="0" w:color="auto"/>
                    <w:right w:val="none" w:sz="0" w:space="0" w:color="auto"/>
                  </w:divBdr>
                </w:div>
                <w:div w:id="1753116595">
                  <w:marLeft w:val="0"/>
                  <w:marRight w:val="0"/>
                  <w:marTop w:val="0"/>
                  <w:marBottom w:val="0"/>
                  <w:divBdr>
                    <w:top w:val="none" w:sz="0" w:space="0" w:color="auto"/>
                    <w:left w:val="none" w:sz="0" w:space="0" w:color="auto"/>
                    <w:bottom w:val="none" w:sz="0" w:space="0" w:color="auto"/>
                    <w:right w:val="none" w:sz="0" w:space="0" w:color="auto"/>
                  </w:divBdr>
                </w:div>
                <w:div w:id="1850021496">
                  <w:marLeft w:val="0"/>
                  <w:marRight w:val="0"/>
                  <w:marTop w:val="0"/>
                  <w:marBottom w:val="0"/>
                  <w:divBdr>
                    <w:top w:val="none" w:sz="0" w:space="0" w:color="auto"/>
                    <w:left w:val="none" w:sz="0" w:space="0" w:color="auto"/>
                    <w:bottom w:val="none" w:sz="0" w:space="0" w:color="auto"/>
                    <w:right w:val="none" w:sz="0" w:space="0" w:color="auto"/>
                  </w:divBdr>
                </w:div>
                <w:div w:id="1985427206">
                  <w:marLeft w:val="0"/>
                  <w:marRight w:val="0"/>
                  <w:marTop w:val="0"/>
                  <w:marBottom w:val="0"/>
                  <w:divBdr>
                    <w:top w:val="none" w:sz="0" w:space="0" w:color="auto"/>
                    <w:left w:val="none" w:sz="0" w:space="0" w:color="auto"/>
                    <w:bottom w:val="none" w:sz="0" w:space="0" w:color="auto"/>
                    <w:right w:val="none" w:sz="0" w:space="0" w:color="auto"/>
                  </w:divBdr>
                </w:div>
                <w:div w:id="1998147494">
                  <w:marLeft w:val="0"/>
                  <w:marRight w:val="0"/>
                  <w:marTop w:val="0"/>
                  <w:marBottom w:val="0"/>
                  <w:divBdr>
                    <w:top w:val="none" w:sz="0" w:space="0" w:color="auto"/>
                    <w:left w:val="none" w:sz="0" w:space="0" w:color="auto"/>
                    <w:bottom w:val="none" w:sz="0" w:space="0" w:color="auto"/>
                    <w:right w:val="none" w:sz="0" w:space="0" w:color="auto"/>
                  </w:divBdr>
                </w:div>
                <w:div w:id="2095859213">
                  <w:marLeft w:val="0"/>
                  <w:marRight w:val="0"/>
                  <w:marTop w:val="0"/>
                  <w:marBottom w:val="0"/>
                  <w:divBdr>
                    <w:top w:val="none" w:sz="0" w:space="0" w:color="auto"/>
                    <w:left w:val="none" w:sz="0" w:space="0" w:color="auto"/>
                    <w:bottom w:val="none" w:sz="0" w:space="0" w:color="auto"/>
                    <w:right w:val="none" w:sz="0" w:space="0" w:color="auto"/>
                  </w:divBdr>
                </w:div>
              </w:divsChild>
            </w:div>
            <w:div w:id="1665935197">
              <w:marLeft w:val="0"/>
              <w:marRight w:val="0"/>
              <w:marTop w:val="0"/>
              <w:marBottom w:val="0"/>
              <w:divBdr>
                <w:top w:val="none" w:sz="0" w:space="0" w:color="auto"/>
                <w:left w:val="none" w:sz="0" w:space="0" w:color="auto"/>
                <w:bottom w:val="none" w:sz="0" w:space="0" w:color="auto"/>
                <w:right w:val="none" w:sz="0" w:space="0" w:color="auto"/>
              </w:divBdr>
            </w:div>
            <w:div w:id="1731465721">
              <w:marLeft w:val="0"/>
              <w:marRight w:val="0"/>
              <w:marTop w:val="0"/>
              <w:marBottom w:val="0"/>
              <w:divBdr>
                <w:top w:val="none" w:sz="0" w:space="0" w:color="auto"/>
                <w:left w:val="none" w:sz="0" w:space="0" w:color="auto"/>
                <w:bottom w:val="none" w:sz="0" w:space="0" w:color="auto"/>
                <w:right w:val="none" w:sz="0" w:space="0" w:color="auto"/>
              </w:divBdr>
            </w:div>
            <w:div w:id="1748334583">
              <w:marLeft w:val="0"/>
              <w:marRight w:val="0"/>
              <w:marTop w:val="0"/>
              <w:marBottom w:val="0"/>
              <w:divBdr>
                <w:top w:val="none" w:sz="0" w:space="0" w:color="auto"/>
                <w:left w:val="none" w:sz="0" w:space="0" w:color="auto"/>
                <w:bottom w:val="none" w:sz="0" w:space="0" w:color="auto"/>
                <w:right w:val="none" w:sz="0" w:space="0" w:color="auto"/>
              </w:divBdr>
            </w:div>
            <w:div w:id="1860388726">
              <w:marLeft w:val="0"/>
              <w:marRight w:val="0"/>
              <w:marTop w:val="0"/>
              <w:marBottom w:val="0"/>
              <w:divBdr>
                <w:top w:val="none" w:sz="0" w:space="0" w:color="auto"/>
                <w:left w:val="none" w:sz="0" w:space="0" w:color="auto"/>
                <w:bottom w:val="none" w:sz="0" w:space="0" w:color="auto"/>
                <w:right w:val="none" w:sz="0" w:space="0" w:color="auto"/>
              </w:divBdr>
            </w:div>
          </w:divsChild>
        </w:div>
        <w:div w:id="1932395884">
          <w:marLeft w:val="0"/>
          <w:marRight w:val="0"/>
          <w:marTop w:val="0"/>
          <w:marBottom w:val="0"/>
          <w:divBdr>
            <w:top w:val="none" w:sz="0" w:space="0" w:color="auto"/>
            <w:left w:val="none" w:sz="0" w:space="0" w:color="auto"/>
            <w:bottom w:val="none" w:sz="0" w:space="0" w:color="auto"/>
            <w:right w:val="none" w:sz="0" w:space="0" w:color="auto"/>
          </w:divBdr>
          <w:divsChild>
            <w:div w:id="58285649">
              <w:marLeft w:val="0"/>
              <w:marRight w:val="0"/>
              <w:marTop w:val="0"/>
              <w:marBottom w:val="0"/>
              <w:divBdr>
                <w:top w:val="none" w:sz="0" w:space="0" w:color="auto"/>
                <w:left w:val="none" w:sz="0" w:space="0" w:color="auto"/>
                <w:bottom w:val="none" w:sz="0" w:space="0" w:color="auto"/>
                <w:right w:val="none" w:sz="0" w:space="0" w:color="auto"/>
              </w:divBdr>
              <w:divsChild>
                <w:div w:id="193273211">
                  <w:marLeft w:val="0"/>
                  <w:marRight w:val="0"/>
                  <w:marTop w:val="0"/>
                  <w:marBottom w:val="0"/>
                  <w:divBdr>
                    <w:top w:val="none" w:sz="0" w:space="0" w:color="auto"/>
                    <w:left w:val="none" w:sz="0" w:space="0" w:color="auto"/>
                    <w:bottom w:val="none" w:sz="0" w:space="0" w:color="auto"/>
                    <w:right w:val="none" w:sz="0" w:space="0" w:color="auto"/>
                  </w:divBdr>
                </w:div>
                <w:div w:id="249196994">
                  <w:marLeft w:val="0"/>
                  <w:marRight w:val="0"/>
                  <w:marTop w:val="0"/>
                  <w:marBottom w:val="0"/>
                  <w:divBdr>
                    <w:top w:val="none" w:sz="0" w:space="0" w:color="auto"/>
                    <w:left w:val="none" w:sz="0" w:space="0" w:color="auto"/>
                    <w:bottom w:val="none" w:sz="0" w:space="0" w:color="auto"/>
                    <w:right w:val="none" w:sz="0" w:space="0" w:color="auto"/>
                  </w:divBdr>
                </w:div>
                <w:div w:id="313491361">
                  <w:marLeft w:val="0"/>
                  <w:marRight w:val="0"/>
                  <w:marTop w:val="0"/>
                  <w:marBottom w:val="0"/>
                  <w:divBdr>
                    <w:top w:val="none" w:sz="0" w:space="0" w:color="auto"/>
                    <w:left w:val="none" w:sz="0" w:space="0" w:color="auto"/>
                    <w:bottom w:val="none" w:sz="0" w:space="0" w:color="auto"/>
                    <w:right w:val="none" w:sz="0" w:space="0" w:color="auto"/>
                  </w:divBdr>
                </w:div>
                <w:div w:id="431320006">
                  <w:marLeft w:val="0"/>
                  <w:marRight w:val="0"/>
                  <w:marTop w:val="0"/>
                  <w:marBottom w:val="0"/>
                  <w:divBdr>
                    <w:top w:val="none" w:sz="0" w:space="0" w:color="auto"/>
                    <w:left w:val="none" w:sz="0" w:space="0" w:color="auto"/>
                    <w:bottom w:val="none" w:sz="0" w:space="0" w:color="auto"/>
                    <w:right w:val="none" w:sz="0" w:space="0" w:color="auto"/>
                  </w:divBdr>
                </w:div>
                <w:div w:id="835539444">
                  <w:marLeft w:val="0"/>
                  <w:marRight w:val="0"/>
                  <w:marTop w:val="0"/>
                  <w:marBottom w:val="0"/>
                  <w:divBdr>
                    <w:top w:val="none" w:sz="0" w:space="0" w:color="auto"/>
                    <w:left w:val="none" w:sz="0" w:space="0" w:color="auto"/>
                    <w:bottom w:val="none" w:sz="0" w:space="0" w:color="auto"/>
                    <w:right w:val="none" w:sz="0" w:space="0" w:color="auto"/>
                  </w:divBdr>
                </w:div>
                <w:div w:id="867522206">
                  <w:marLeft w:val="0"/>
                  <w:marRight w:val="0"/>
                  <w:marTop w:val="0"/>
                  <w:marBottom w:val="0"/>
                  <w:divBdr>
                    <w:top w:val="none" w:sz="0" w:space="0" w:color="auto"/>
                    <w:left w:val="none" w:sz="0" w:space="0" w:color="auto"/>
                    <w:bottom w:val="none" w:sz="0" w:space="0" w:color="auto"/>
                    <w:right w:val="none" w:sz="0" w:space="0" w:color="auto"/>
                  </w:divBdr>
                </w:div>
                <w:div w:id="947279483">
                  <w:marLeft w:val="0"/>
                  <w:marRight w:val="0"/>
                  <w:marTop w:val="0"/>
                  <w:marBottom w:val="0"/>
                  <w:divBdr>
                    <w:top w:val="none" w:sz="0" w:space="0" w:color="auto"/>
                    <w:left w:val="none" w:sz="0" w:space="0" w:color="auto"/>
                    <w:bottom w:val="none" w:sz="0" w:space="0" w:color="auto"/>
                    <w:right w:val="none" w:sz="0" w:space="0" w:color="auto"/>
                  </w:divBdr>
                </w:div>
                <w:div w:id="980967389">
                  <w:marLeft w:val="0"/>
                  <w:marRight w:val="0"/>
                  <w:marTop w:val="0"/>
                  <w:marBottom w:val="0"/>
                  <w:divBdr>
                    <w:top w:val="none" w:sz="0" w:space="0" w:color="auto"/>
                    <w:left w:val="none" w:sz="0" w:space="0" w:color="auto"/>
                    <w:bottom w:val="none" w:sz="0" w:space="0" w:color="auto"/>
                    <w:right w:val="none" w:sz="0" w:space="0" w:color="auto"/>
                  </w:divBdr>
                </w:div>
                <w:div w:id="1176383401">
                  <w:marLeft w:val="0"/>
                  <w:marRight w:val="0"/>
                  <w:marTop w:val="0"/>
                  <w:marBottom w:val="0"/>
                  <w:divBdr>
                    <w:top w:val="none" w:sz="0" w:space="0" w:color="auto"/>
                    <w:left w:val="none" w:sz="0" w:space="0" w:color="auto"/>
                    <w:bottom w:val="none" w:sz="0" w:space="0" w:color="auto"/>
                    <w:right w:val="none" w:sz="0" w:space="0" w:color="auto"/>
                  </w:divBdr>
                </w:div>
                <w:div w:id="1176923608">
                  <w:marLeft w:val="0"/>
                  <w:marRight w:val="0"/>
                  <w:marTop w:val="0"/>
                  <w:marBottom w:val="0"/>
                  <w:divBdr>
                    <w:top w:val="none" w:sz="0" w:space="0" w:color="auto"/>
                    <w:left w:val="none" w:sz="0" w:space="0" w:color="auto"/>
                    <w:bottom w:val="none" w:sz="0" w:space="0" w:color="auto"/>
                    <w:right w:val="none" w:sz="0" w:space="0" w:color="auto"/>
                  </w:divBdr>
                </w:div>
                <w:div w:id="1194612106">
                  <w:marLeft w:val="0"/>
                  <w:marRight w:val="0"/>
                  <w:marTop w:val="0"/>
                  <w:marBottom w:val="0"/>
                  <w:divBdr>
                    <w:top w:val="none" w:sz="0" w:space="0" w:color="auto"/>
                    <w:left w:val="none" w:sz="0" w:space="0" w:color="auto"/>
                    <w:bottom w:val="none" w:sz="0" w:space="0" w:color="auto"/>
                    <w:right w:val="none" w:sz="0" w:space="0" w:color="auto"/>
                  </w:divBdr>
                </w:div>
                <w:div w:id="1596093059">
                  <w:marLeft w:val="0"/>
                  <w:marRight w:val="0"/>
                  <w:marTop w:val="0"/>
                  <w:marBottom w:val="0"/>
                  <w:divBdr>
                    <w:top w:val="none" w:sz="0" w:space="0" w:color="auto"/>
                    <w:left w:val="none" w:sz="0" w:space="0" w:color="auto"/>
                    <w:bottom w:val="none" w:sz="0" w:space="0" w:color="auto"/>
                    <w:right w:val="none" w:sz="0" w:space="0" w:color="auto"/>
                  </w:divBdr>
                </w:div>
                <w:div w:id="1800486814">
                  <w:marLeft w:val="0"/>
                  <w:marRight w:val="0"/>
                  <w:marTop w:val="0"/>
                  <w:marBottom w:val="0"/>
                  <w:divBdr>
                    <w:top w:val="none" w:sz="0" w:space="0" w:color="auto"/>
                    <w:left w:val="none" w:sz="0" w:space="0" w:color="auto"/>
                    <w:bottom w:val="none" w:sz="0" w:space="0" w:color="auto"/>
                    <w:right w:val="none" w:sz="0" w:space="0" w:color="auto"/>
                  </w:divBdr>
                </w:div>
                <w:div w:id="1869827335">
                  <w:marLeft w:val="0"/>
                  <w:marRight w:val="0"/>
                  <w:marTop w:val="0"/>
                  <w:marBottom w:val="0"/>
                  <w:divBdr>
                    <w:top w:val="none" w:sz="0" w:space="0" w:color="auto"/>
                    <w:left w:val="none" w:sz="0" w:space="0" w:color="auto"/>
                    <w:bottom w:val="none" w:sz="0" w:space="0" w:color="auto"/>
                    <w:right w:val="none" w:sz="0" w:space="0" w:color="auto"/>
                  </w:divBdr>
                </w:div>
              </w:divsChild>
            </w:div>
            <w:div w:id="319895562">
              <w:marLeft w:val="0"/>
              <w:marRight w:val="0"/>
              <w:marTop w:val="0"/>
              <w:marBottom w:val="0"/>
              <w:divBdr>
                <w:top w:val="none" w:sz="0" w:space="0" w:color="auto"/>
                <w:left w:val="none" w:sz="0" w:space="0" w:color="auto"/>
                <w:bottom w:val="none" w:sz="0" w:space="0" w:color="auto"/>
                <w:right w:val="none" w:sz="0" w:space="0" w:color="auto"/>
              </w:divBdr>
            </w:div>
            <w:div w:id="457990306">
              <w:marLeft w:val="0"/>
              <w:marRight w:val="0"/>
              <w:marTop w:val="0"/>
              <w:marBottom w:val="0"/>
              <w:divBdr>
                <w:top w:val="none" w:sz="0" w:space="0" w:color="auto"/>
                <w:left w:val="none" w:sz="0" w:space="0" w:color="auto"/>
                <w:bottom w:val="none" w:sz="0" w:space="0" w:color="auto"/>
                <w:right w:val="none" w:sz="0" w:space="0" w:color="auto"/>
              </w:divBdr>
            </w:div>
            <w:div w:id="577909131">
              <w:marLeft w:val="0"/>
              <w:marRight w:val="0"/>
              <w:marTop w:val="0"/>
              <w:marBottom w:val="0"/>
              <w:divBdr>
                <w:top w:val="none" w:sz="0" w:space="0" w:color="auto"/>
                <w:left w:val="none" w:sz="0" w:space="0" w:color="auto"/>
                <w:bottom w:val="none" w:sz="0" w:space="0" w:color="auto"/>
                <w:right w:val="none" w:sz="0" w:space="0" w:color="auto"/>
              </w:divBdr>
            </w:div>
            <w:div w:id="725375774">
              <w:marLeft w:val="0"/>
              <w:marRight w:val="0"/>
              <w:marTop w:val="0"/>
              <w:marBottom w:val="0"/>
              <w:divBdr>
                <w:top w:val="none" w:sz="0" w:space="0" w:color="auto"/>
                <w:left w:val="none" w:sz="0" w:space="0" w:color="auto"/>
                <w:bottom w:val="none" w:sz="0" w:space="0" w:color="auto"/>
                <w:right w:val="none" w:sz="0" w:space="0" w:color="auto"/>
              </w:divBdr>
            </w:div>
            <w:div w:id="942998525">
              <w:marLeft w:val="0"/>
              <w:marRight w:val="0"/>
              <w:marTop w:val="0"/>
              <w:marBottom w:val="0"/>
              <w:divBdr>
                <w:top w:val="none" w:sz="0" w:space="0" w:color="auto"/>
                <w:left w:val="none" w:sz="0" w:space="0" w:color="auto"/>
                <w:bottom w:val="none" w:sz="0" w:space="0" w:color="auto"/>
                <w:right w:val="none" w:sz="0" w:space="0" w:color="auto"/>
              </w:divBdr>
            </w:div>
            <w:div w:id="1289896707">
              <w:marLeft w:val="0"/>
              <w:marRight w:val="0"/>
              <w:marTop w:val="0"/>
              <w:marBottom w:val="0"/>
              <w:divBdr>
                <w:top w:val="none" w:sz="0" w:space="0" w:color="auto"/>
                <w:left w:val="none" w:sz="0" w:space="0" w:color="auto"/>
                <w:bottom w:val="none" w:sz="0" w:space="0" w:color="auto"/>
                <w:right w:val="none" w:sz="0" w:space="0" w:color="auto"/>
              </w:divBdr>
            </w:div>
            <w:div w:id="1357073770">
              <w:marLeft w:val="0"/>
              <w:marRight w:val="0"/>
              <w:marTop w:val="0"/>
              <w:marBottom w:val="0"/>
              <w:divBdr>
                <w:top w:val="none" w:sz="0" w:space="0" w:color="auto"/>
                <w:left w:val="none" w:sz="0" w:space="0" w:color="auto"/>
                <w:bottom w:val="none" w:sz="0" w:space="0" w:color="auto"/>
                <w:right w:val="none" w:sz="0" w:space="0" w:color="auto"/>
              </w:divBdr>
            </w:div>
            <w:div w:id="1366905883">
              <w:marLeft w:val="0"/>
              <w:marRight w:val="0"/>
              <w:marTop w:val="0"/>
              <w:marBottom w:val="0"/>
              <w:divBdr>
                <w:top w:val="none" w:sz="0" w:space="0" w:color="auto"/>
                <w:left w:val="none" w:sz="0" w:space="0" w:color="auto"/>
                <w:bottom w:val="none" w:sz="0" w:space="0" w:color="auto"/>
                <w:right w:val="none" w:sz="0" w:space="0" w:color="auto"/>
              </w:divBdr>
            </w:div>
            <w:div w:id="1582907954">
              <w:marLeft w:val="0"/>
              <w:marRight w:val="0"/>
              <w:marTop w:val="0"/>
              <w:marBottom w:val="0"/>
              <w:divBdr>
                <w:top w:val="none" w:sz="0" w:space="0" w:color="auto"/>
                <w:left w:val="none" w:sz="0" w:space="0" w:color="auto"/>
                <w:bottom w:val="none" w:sz="0" w:space="0" w:color="auto"/>
                <w:right w:val="none" w:sz="0" w:space="0" w:color="auto"/>
              </w:divBdr>
            </w:div>
            <w:div w:id="1649245983">
              <w:marLeft w:val="0"/>
              <w:marRight w:val="0"/>
              <w:marTop w:val="0"/>
              <w:marBottom w:val="0"/>
              <w:divBdr>
                <w:top w:val="none" w:sz="0" w:space="0" w:color="auto"/>
                <w:left w:val="none" w:sz="0" w:space="0" w:color="auto"/>
                <w:bottom w:val="none" w:sz="0" w:space="0" w:color="auto"/>
                <w:right w:val="none" w:sz="0" w:space="0" w:color="auto"/>
              </w:divBdr>
            </w:div>
            <w:div w:id="1649819833">
              <w:marLeft w:val="0"/>
              <w:marRight w:val="0"/>
              <w:marTop w:val="0"/>
              <w:marBottom w:val="0"/>
              <w:divBdr>
                <w:top w:val="none" w:sz="0" w:space="0" w:color="auto"/>
                <w:left w:val="none" w:sz="0" w:space="0" w:color="auto"/>
                <w:bottom w:val="none" w:sz="0" w:space="0" w:color="auto"/>
                <w:right w:val="none" w:sz="0" w:space="0" w:color="auto"/>
              </w:divBdr>
            </w:div>
            <w:div w:id="1700475833">
              <w:marLeft w:val="0"/>
              <w:marRight w:val="0"/>
              <w:marTop w:val="0"/>
              <w:marBottom w:val="0"/>
              <w:divBdr>
                <w:top w:val="none" w:sz="0" w:space="0" w:color="auto"/>
                <w:left w:val="none" w:sz="0" w:space="0" w:color="auto"/>
                <w:bottom w:val="none" w:sz="0" w:space="0" w:color="auto"/>
                <w:right w:val="none" w:sz="0" w:space="0" w:color="auto"/>
              </w:divBdr>
            </w:div>
            <w:div w:id="1972711177">
              <w:marLeft w:val="0"/>
              <w:marRight w:val="0"/>
              <w:marTop w:val="0"/>
              <w:marBottom w:val="0"/>
              <w:divBdr>
                <w:top w:val="none" w:sz="0" w:space="0" w:color="auto"/>
                <w:left w:val="none" w:sz="0" w:space="0" w:color="auto"/>
                <w:bottom w:val="none" w:sz="0" w:space="0" w:color="auto"/>
                <w:right w:val="none" w:sz="0" w:space="0" w:color="auto"/>
              </w:divBdr>
            </w:div>
            <w:div w:id="2050645958">
              <w:marLeft w:val="0"/>
              <w:marRight w:val="0"/>
              <w:marTop w:val="0"/>
              <w:marBottom w:val="0"/>
              <w:divBdr>
                <w:top w:val="none" w:sz="0" w:space="0" w:color="auto"/>
                <w:left w:val="none" w:sz="0" w:space="0" w:color="auto"/>
                <w:bottom w:val="none" w:sz="0" w:space="0" w:color="auto"/>
                <w:right w:val="none" w:sz="0" w:space="0" w:color="auto"/>
              </w:divBdr>
            </w:div>
          </w:divsChild>
        </w:div>
        <w:div w:id="1945845035">
          <w:marLeft w:val="0"/>
          <w:marRight w:val="0"/>
          <w:marTop w:val="0"/>
          <w:marBottom w:val="0"/>
          <w:divBdr>
            <w:top w:val="none" w:sz="0" w:space="0" w:color="auto"/>
            <w:left w:val="none" w:sz="0" w:space="0" w:color="auto"/>
            <w:bottom w:val="none" w:sz="0" w:space="0" w:color="auto"/>
            <w:right w:val="none" w:sz="0" w:space="0" w:color="auto"/>
          </w:divBdr>
          <w:divsChild>
            <w:div w:id="60687185">
              <w:marLeft w:val="0"/>
              <w:marRight w:val="0"/>
              <w:marTop w:val="0"/>
              <w:marBottom w:val="0"/>
              <w:divBdr>
                <w:top w:val="none" w:sz="0" w:space="0" w:color="auto"/>
                <w:left w:val="none" w:sz="0" w:space="0" w:color="auto"/>
                <w:bottom w:val="none" w:sz="0" w:space="0" w:color="auto"/>
                <w:right w:val="none" w:sz="0" w:space="0" w:color="auto"/>
              </w:divBdr>
            </w:div>
            <w:div w:id="321204781">
              <w:marLeft w:val="0"/>
              <w:marRight w:val="0"/>
              <w:marTop w:val="0"/>
              <w:marBottom w:val="0"/>
              <w:divBdr>
                <w:top w:val="none" w:sz="0" w:space="0" w:color="auto"/>
                <w:left w:val="none" w:sz="0" w:space="0" w:color="auto"/>
                <w:bottom w:val="none" w:sz="0" w:space="0" w:color="auto"/>
                <w:right w:val="none" w:sz="0" w:space="0" w:color="auto"/>
              </w:divBdr>
            </w:div>
            <w:div w:id="528639461">
              <w:marLeft w:val="0"/>
              <w:marRight w:val="0"/>
              <w:marTop w:val="0"/>
              <w:marBottom w:val="0"/>
              <w:divBdr>
                <w:top w:val="none" w:sz="0" w:space="0" w:color="auto"/>
                <w:left w:val="none" w:sz="0" w:space="0" w:color="auto"/>
                <w:bottom w:val="none" w:sz="0" w:space="0" w:color="auto"/>
                <w:right w:val="none" w:sz="0" w:space="0" w:color="auto"/>
              </w:divBdr>
            </w:div>
            <w:div w:id="640622830">
              <w:marLeft w:val="0"/>
              <w:marRight w:val="0"/>
              <w:marTop w:val="0"/>
              <w:marBottom w:val="0"/>
              <w:divBdr>
                <w:top w:val="none" w:sz="0" w:space="0" w:color="auto"/>
                <w:left w:val="none" w:sz="0" w:space="0" w:color="auto"/>
                <w:bottom w:val="none" w:sz="0" w:space="0" w:color="auto"/>
                <w:right w:val="none" w:sz="0" w:space="0" w:color="auto"/>
              </w:divBdr>
            </w:div>
            <w:div w:id="749547190">
              <w:marLeft w:val="0"/>
              <w:marRight w:val="0"/>
              <w:marTop w:val="0"/>
              <w:marBottom w:val="0"/>
              <w:divBdr>
                <w:top w:val="none" w:sz="0" w:space="0" w:color="auto"/>
                <w:left w:val="none" w:sz="0" w:space="0" w:color="auto"/>
                <w:bottom w:val="none" w:sz="0" w:space="0" w:color="auto"/>
                <w:right w:val="none" w:sz="0" w:space="0" w:color="auto"/>
              </w:divBdr>
            </w:div>
            <w:div w:id="774405491">
              <w:marLeft w:val="0"/>
              <w:marRight w:val="0"/>
              <w:marTop w:val="0"/>
              <w:marBottom w:val="0"/>
              <w:divBdr>
                <w:top w:val="none" w:sz="0" w:space="0" w:color="auto"/>
                <w:left w:val="none" w:sz="0" w:space="0" w:color="auto"/>
                <w:bottom w:val="none" w:sz="0" w:space="0" w:color="auto"/>
                <w:right w:val="none" w:sz="0" w:space="0" w:color="auto"/>
              </w:divBdr>
            </w:div>
            <w:div w:id="783766820">
              <w:marLeft w:val="0"/>
              <w:marRight w:val="0"/>
              <w:marTop w:val="0"/>
              <w:marBottom w:val="0"/>
              <w:divBdr>
                <w:top w:val="none" w:sz="0" w:space="0" w:color="auto"/>
                <w:left w:val="none" w:sz="0" w:space="0" w:color="auto"/>
                <w:bottom w:val="none" w:sz="0" w:space="0" w:color="auto"/>
                <w:right w:val="none" w:sz="0" w:space="0" w:color="auto"/>
              </w:divBdr>
            </w:div>
            <w:div w:id="794761283">
              <w:marLeft w:val="0"/>
              <w:marRight w:val="0"/>
              <w:marTop w:val="0"/>
              <w:marBottom w:val="0"/>
              <w:divBdr>
                <w:top w:val="none" w:sz="0" w:space="0" w:color="auto"/>
                <w:left w:val="none" w:sz="0" w:space="0" w:color="auto"/>
                <w:bottom w:val="none" w:sz="0" w:space="0" w:color="auto"/>
                <w:right w:val="none" w:sz="0" w:space="0" w:color="auto"/>
              </w:divBdr>
            </w:div>
            <w:div w:id="806630827">
              <w:marLeft w:val="0"/>
              <w:marRight w:val="0"/>
              <w:marTop w:val="0"/>
              <w:marBottom w:val="0"/>
              <w:divBdr>
                <w:top w:val="none" w:sz="0" w:space="0" w:color="auto"/>
                <w:left w:val="none" w:sz="0" w:space="0" w:color="auto"/>
                <w:bottom w:val="none" w:sz="0" w:space="0" w:color="auto"/>
                <w:right w:val="none" w:sz="0" w:space="0" w:color="auto"/>
              </w:divBdr>
            </w:div>
            <w:div w:id="825588914">
              <w:marLeft w:val="0"/>
              <w:marRight w:val="0"/>
              <w:marTop w:val="0"/>
              <w:marBottom w:val="0"/>
              <w:divBdr>
                <w:top w:val="none" w:sz="0" w:space="0" w:color="auto"/>
                <w:left w:val="none" w:sz="0" w:space="0" w:color="auto"/>
                <w:bottom w:val="none" w:sz="0" w:space="0" w:color="auto"/>
                <w:right w:val="none" w:sz="0" w:space="0" w:color="auto"/>
              </w:divBdr>
            </w:div>
            <w:div w:id="921840791">
              <w:marLeft w:val="0"/>
              <w:marRight w:val="0"/>
              <w:marTop w:val="0"/>
              <w:marBottom w:val="0"/>
              <w:divBdr>
                <w:top w:val="none" w:sz="0" w:space="0" w:color="auto"/>
                <w:left w:val="none" w:sz="0" w:space="0" w:color="auto"/>
                <w:bottom w:val="none" w:sz="0" w:space="0" w:color="auto"/>
                <w:right w:val="none" w:sz="0" w:space="0" w:color="auto"/>
              </w:divBdr>
            </w:div>
            <w:div w:id="1005012734">
              <w:marLeft w:val="0"/>
              <w:marRight w:val="0"/>
              <w:marTop w:val="0"/>
              <w:marBottom w:val="0"/>
              <w:divBdr>
                <w:top w:val="none" w:sz="0" w:space="0" w:color="auto"/>
                <w:left w:val="none" w:sz="0" w:space="0" w:color="auto"/>
                <w:bottom w:val="none" w:sz="0" w:space="0" w:color="auto"/>
                <w:right w:val="none" w:sz="0" w:space="0" w:color="auto"/>
              </w:divBdr>
            </w:div>
            <w:div w:id="1042284846">
              <w:marLeft w:val="0"/>
              <w:marRight w:val="0"/>
              <w:marTop w:val="0"/>
              <w:marBottom w:val="0"/>
              <w:divBdr>
                <w:top w:val="none" w:sz="0" w:space="0" w:color="auto"/>
                <w:left w:val="none" w:sz="0" w:space="0" w:color="auto"/>
                <w:bottom w:val="none" w:sz="0" w:space="0" w:color="auto"/>
                <w:right w:val="none" w:sz="0" w:space="0" w:color="auto"/>
              </w:divBdr>
            </w:div>
            <w:div w:id="1117800296">
              <w:marLeft w:val="0"/>
              <w:marRight w:val="0"/>
              <w:marTop w:val="0"/>
              <w:marBottom w:val="0"/>
              <w:divBdr>
                <w:top w:val="none" w:sz="0" w:space="0" w:color="auto"/>
                <w:left w:val="none" w:sz="0" w:space="0" w:color="auto"/>
                <w:bottom w:val="none" w:sz="0" w:space="0" w:color="auto"/>
                <w:right w:val="none" w:sz="0" w:space="0" w:color="auto"/>
              </w:divBdr>
            </w:div>
            <w:div w:id="1170489153">
              <w:marLeft w:val="0"/>
              <w:marRight w:val="0"/>
              <w:marTop w:val="0"/>
              <w:marBottom w:val="0"/>
              <w:divBdr>
                <w:top w:val="none" w:sz="0" w:space="0" w:color="auto"/>
                <w:left w:val="none" w:sz="0" w:space="0" w:color="auto"/>
                <w:bottom w:val="none" w:sz="0" w:space="0" w:color="auto"/>
                <w:right w:val="none" w:sz="0" w:space="0" w:color="auto"/>
              </w:divBdr>
            </w:div>
            <w:div w:id="1176845671">
              <w:marLeft w:val="0"/>
              <w:marRight w:val="0"/>
              <w:marTop w:val="0"/>
              <w:marBottom w:val="0"/>
              <w:divBdr>
                <w:top w:val="none" w:sz="0" w:space="0" w:color="auto"/>
                <w:left w:val="none" w:sz="0" w:space="0" w:color="auto"/>
                <w:bottom w:val="none" w:sz="0" w:space="0" w:color="auto"/>
                <w:right w:val="none" w:sz="0" w:space="0" w:color="auto"/>
              </w:divBdr>
            </w:div>
            <w:div w:id="1221332852">
              <w:marLeft w:val="0"/>
              <w:marRight w:val="0"/>
              <w:marTop w:val="0"/>
              <w:marBottom w:val="0"/>
              <w:divBdr>
                <w:top w:val="none" w:sz="0" w:space="0" w:color="auto"/>
                <w:left w:val="none" w:sz="0" w:space="0" w:color="auto"/>
                <w:bottom w:val="none" w:sz="0" w:space="0" w:color="auto"/>
                <w:right w:val="none" w:sz="0" w:space="0" w:color="auto"/>
              </w:divBdr>
            </w:div>
            <w:div w:id="1266768547">
              <w:marLeft w:val="0"/>
              <w:marRight w:val="0"/>
              <w:marTop w:val="0"/>
              <w:marBottom w:val="0"/>
              <w:divBdr>
                <w:top w:val="none" w:sz="0" w:space="0" w:color="auto"/>
                <w:left w:val="none" w:sz="0" w:space="0" w:color="auto"/>
                <w:bottom w:val="none" w:sz="0" w:space="0" w:color="auto"/>
                <w:right w:val="none" w:sz="0" w:space="0" w:color="auto"/>
              </w:divBdr>
            </w:div>
            <w:div w:id="1274291802">
              <w:marLeft w:val="0"/>
              <w:marRight w:val="0"/>
              <w:marTop w:val="0"/>
              <w:marBottom w:val="0"/>
              <w:divBdr>
                <w:top w:val="none" w:sz="0" w:space="0" w:color="auto"/>
                <w:left w:val="none" w:sz="0" w:space="0" w:color="auto"/>
                <w:bottom w:val="none" w:sz="0" w:space="0" w:color="auto"/>
                <w:right w:val="none" w:sz="0" w:space="0" w:color="auto"/>
              </w:divBdr>
            </w:div>
            <w:div w:id="1303467748">
              <w:marLeft w:val="0"/>
              <w:marRight w:val="0"/>
              <w:marTop w:val="0"/>
              <w:marBottom w:val="0"/>
              <w:divBdr>
                <w:top w:val="none" w:sz="0" w:space="0" w:color="auto"/>
                <w:left w:val="none" w:sz="0" w:space="0" w:color="auto"/>
                <w:bottom w:val="none" w:sz="0" w:space="0" w:color="auto"/>
                <w:right w:val="none" w:sz="0" w:space="0" w:color="auto"/>
              </w:divBdr>
              <w:divsChild>
                <w:div w:id="49617397">
                  <w:marLeft w:val="0"/>
                  <w:marRight w:val="0"/>
                  <w:marTop w:val="0"/>
                  <w:marBottom w:val="0"/>
                  <w:divBdr>
                    <w:top w:val="none" w:sz="0" w:space="0" w:color="auto"/>
                    <w:left w:val="none" w:sz="0" w:space="0" w:color="auto"/>
                    <w:bottom w:val="none" w:sz="0" w:space="0" w:color="auto"/>
                    <w:right w:val="none" w:sz="0" w:space="0" w:color="auto"/>
                  </w:divBdr>
                </w:div>
                <w:div w:id="111825808">
                  <w:marLeft w:val="0"/>
                  <w:marRight w:val="0"/>
                  <w:marTop w:val="0"/>
                  <w:marBottom w:val="0"/>
                  <w:divBdr>
                    <w:top w:val="none" w:sz="0" w:space="0" w:color="auto"/>
                    <w:left w:val="none" w:sz="0" w:space="0" w:color="auto"/>
                    <w:bottom w:val="none" w:sz="0" w:space="0" w:color="auto"/>
                    <w:right w:val="none" w:sz="0" w:space="0" w:color="auto"/>
                  </w:divBdr>
                </w:div>
                <w:div w:id="281543461">
                  <w:marLeft w:val="0"/>
                  <w:marRight w:val="0"/>
                  <w:marTop w:val="0"/>
                  <w:marBottom w:val="0"/>
                  <w:divBdr>
                    <w:top w:val="none" w:sz="0" w:space="0" w:color="auto"/>
                    <w:left w:val="none" w:sz="0" w:space="0" w:color="auto"/>
                    <w:bottom w:val="none" w:sz="0" w:space="0" w:color="auto"/>
                    <w:right w:val="none" w:sz="0" w:space="0" w:color="auto"/>
                  </w:divBdr>
                </w:div>
                <w:div w:id="321474198">
                  <w:marLeft w:val="0"/>
                  <w:marRight w:val="0"/>
                  <w:marTop w:val="0"/>
                  <w:marBottom w:val="0"/>
                  <w:divBdr>
                    <w:top w:val="none" w:sz="0" w:space="0" w:color="auto"/>
                    <w:left w:val="none" w:sz="0" w:space="0" w:color="auto"/>
                    <w:bottom w:val="none" w:sz="0" w:space="0" w:color="auto"/>
                    <w:right w:val="none" w:sz="0" w:space="0" w:color="auto"/>
                  </w:divBdr>
                </w:div>
                <w:div w:id="331298013">
                  <w:marLeft w:val="0"/>
                  <w:marRight w:val="0"/>
                  <w:marTop w:val="0"/>
                  <w:marBottom w:val="0"/>
                  <w:divBdr>
                    <w:top w:val="none" w:sz="0" w:space="0" w:color="auto"/>
                    <w:left w:val="none" w:sz="0" w:space="0" w:color="auto"/>
                    <w:bottom w:val="none" w:sz="0" w:space="0" w:color="auto"/>
                    <w:right w:val="none" w:sz="0" w:space="0" w:color="auto"/>
                  </w:divBdr>
                </w:div>
                <w:div w:id="445272764">
                  <w:marLeft w:val="0"/>
                  <w:marRight w:val="0"/>
                  <w:marTop w:val="0"/>
                  <w:marBottom w:val="0"/>
                  <w:divBdr>
                    <w:top w:val="none" w:sz="0" w:space="0" w:color="auto"/>
                    <w:left w:val="none" w:sz="0" w:space="0" w:color="auto"/>
                    <w:bottom w:val="none" w:sz="0" w:space="0" w:color="auto"/>
                    <w:right w:val="none" w:sz="0" w:space="0" w:color="auto"/>
                  </w:divBdr>
                </w:div>
                <w:div w:id="446051450">
                  <w:marLeft w:val="0"/>
                  <w:marRight w:val="0"/>
                  <w:marTop w:val="0"/>
                  <w:marBottom w:val="0"/>
                  <w:divBdr>
                    <w:top w:val="none" w:sz="0" w:space="0" w:color="auto"/>
                    <w:left w:val="none" w:sz="0" w:space="0" w:color="auto"/>
                    <w:bottom w:val="none" w:sz="0" w:space="0" w:color="auto"/>
                    <w:right w:val="none" w:sz="0" w:space="0" w:color="auto"/>
                  </w:divBdr>
                </w:div>
                <w:div w:id="547303289">
                  <w:marLeft w:val="0"/>
                  <w:marRight w:val="0"/>
                  <w:marTop w:val="0"/>
                  <w:marBottom w:val="0"/>
                  <w:divBdr>
                    <w:top w:val="none" w:sz="0" w:space="0" w:color="auto"/>
                    <w:left w:val="none" w:sz="0" w:space="0" w:color="auto"/>
                    <w:bottom w:val="none" w:sz="0" w:space="0" w:color="auto"/>
                    <w:right w:val="none" w:sz="0" w:space="0" w:color="auto"/>
                  </w:divBdr>
                </w:div>
                <w:div w:id="679544193">
                  <w:marLeft w:val="0"/>
                  <w:marRight w:val="0"/>
                  <w:marTop w:val="0"/>
                  <w:marBottom w:val="0"/>
                  <w:divBdr>
                    <w:top w:val="none" w:sz="0" w:space="0" w:color="auto"/>
                    <w:left w:val="none" w:sz="0" w:space="0" w:color="auto"/>
                    <w:bottom w:val="none" w:sz="0" w:space="0" w:color="auto"/>
                    <w:right w:val="none" w:sz="0" w:space="0" w:color="auto"/>
                  </w:divBdr>
                </w:div>
                <w:div w:id="795483976">
                  <w:marLeft w:val="0"/>
                  <w:marRight w:val="0"/>
                  <w:marTop w:val="0"/>
                  <w:marBottom w:val="0"/>
                  <w:divBdr>
                    <w:top w:val="none" w:sz="0" w:space="0" w:color="auto"/>
                    <w:left w:val="none" w:sz="0" w:space="0" w:color="auto"/>
                    <w:bottom w:val="none" w:sz="0" w:space="0" w:color="auto"/>
                    <w:right w:val="none" w:sz="0" w:space="0" w:color="auto"/>
                  </w:divBdr>
                </w:div>
                <w:div w:id="815729763">
                  <w:marLeft w:val="0"/>
                  <w:marRight w:val="0"/>
                  <w:marTop w:val="0"/>
                  <w:marBottom w:val="0"/>
                  <w:divBdr>
                    <w:top w:val="none" w:sz="0" w:space="0" w:color="auto"/>
                    <w:left w:val="none" w:sz="0" w:space="0" w:color="auto"/>
                    <w:bottom w:val="none" w:sz="0" w:space="0" w:color="auto"/>
                    <w:right w:val="none" w:sz="0" w:space="0" w:color="auto"/>
                  </w:divBdr>
                </w:div>
                <w:div w:id="855192811">
                  <w:marLeft w:val="0"/>
                  <w:marRight w:val="0"/>
                  <w:marTop w:val="0"/>
                  <w:marBottom w:val="0"/>
                  <w:divBdr>
                    <w:top w:val="none" w:sz="0" w:space="0" w:color="auto"/>
                    <w:left w:val="none" w:sz="0" w:space="0" w:color="auto"/>
                    <w:bottom w:val="none" w:sz="0" w:space="0" w:color="auto"/>
                    <w:right w:val="none" w:sz="0" w:space="0" w:color="auto"/>
                  </w:divBdr>
                </w:div>
                <w:div w:id="1070929525">
                  <w:marLeft w:val="0"/>
                  <w:marRight w:val="0"/>
                  <w:marTop w:val="0"/>
                  <w:marBottom w:val="0"/>
                  <w:divBdr>
                    <w:top w:val="none" w:sz="0" w:space="0" w:color="auto"/>
                    <w:left w:val="none" w:sz="0" w:space="0" w:color="auto"/>
                    <w:bottom w:val="none" w:sz="0" w:space="0" w:color="auto"/>
                    <w:right w:val="none" w:sz="0" w:space="0" w:color="auto"/>
                  </w:divBdr>
                </w:div>
                <w:div w:id="1100563677">
                  <w:marLeft w:val="0"/>
                  <w:marRight w:val="0"/>
                  <w:marTop w:val="0"/>
                  <w:marBottom w:val="0"/>
                  <w:divBdr>
                    <w:top w:val="none" w:sz="0" w:space="0" w:color="auto"/>
                    <w:left w:val="none" w:sz="0" w:space="0" w:color="auto"/>
                    <w:bottom w:val="none" w:sz="0" w:space="0" w:color="auto"/>
                    <w:right w:val="none" w:sz="0" w:space="0" w:color="auto"/>
                  </w:divBdr>
                </w:div>
                <w:div w:id="1114329904">
                  <w:marLeft w:val="0"/>
                  <w:marRight w:val="0"/>
                  <w:marTop w:val="0"/>
                  <w:marBottom w:val="0"/>
                  <w:divBdr>
                    <w:top w:val="none" w:sz="0" w:space="0" w:color="auto"/>
                    <w:left w:val="none" w:sz="0" w:space="0" w:color="auto"/>
                    <w:bottom w:val="none" w:sz="0" w:space="0" w:color="auto"/>
                    <w:right w:val="none" w:sz="0" w:space="0" w:color="auto"/>
                  </w:divBdr>
                </w:div>
                <w:div w:id="1117288339">
                  <w:marLeft w:val="0"/>
                  <w:marRight w:val="0"/>
                  <w:marTop w:val="0"/>
                  <w:marBottom w:val="0"/>
                  <w:divBdr>
                    <w:top w:val="none" w:sz="0" w:space="0" w:color="auto"/>
                    <w:left w:val="none" w:sz="0" w:space="0" w:color="auto"/>
                    <w:bottom w:val="none" w:sz="0" w:space="0" w:color="auto"/>
                    <w:right w:val="none" w:sz="0" w:space="0" w:color="auto"/>
                  </w:divBdr>
                </w:div>
                <w:div w:id="1142961132">
                  <w:marLeft w:val="0"/>
                  <w:marRight w:val="0"/>
                  <w:marTop w:val="0"/>
                  <w:marBottom w:val="0"/>
                  <w:divBdr>
                    <w:top w:val="none" w:sz="0" w:space="0" w:color="auto"/>
                    <w:left w:val="none" w:sz="0" w:space="0" w:color="auto"/>
                    <w:bottom w:val="none" w:sz="0" w:space="0" w:color="auto"/>
                    <w:right w:val="none" w:sz="0" w:space="0" w:color="auto"/>
                  </w:divBdr>
                </w:div>
                <w:div w:id="1350134993">
                  <w:marLeft w:val="0"/>
                  <w:marRight w:val="0"/>
                  <w:marTop w:val="0"/>
                  <w:marBottom w:val="0"/>
                  <w:divBdr>
                    <w:top w:val="none" w:sz="0" w:space="0" w:color="auto"/>
                    <w:left w:val="none" w:sz="0" w:space="0" w:color="auto"/>
                    <w:bottom w:val="none" w:sz="0" w:space="0" w:color="auto"/>
                    <w:right w:val="none" w:sz="0" w:space="0" w:color="auto"/>
                  </w:divBdr>
                </w:div>
                <w:div w:id="1441994224">
                  <w:marLeft w:val="0"/>
                  <w:marRight w:val="0"/>
                  <w:marTop w:val="0"/>
                  <w:marBottom w:val="0"/>
                  <w:divBdr>
                    <w:top w:val="none" w:sz="0" w:space="0" w:color="auto"/>
                    <w:left w:val="none" w:sz="0" w:space="0" w:color="auto"/>
                    <w:bottom w:val="none" w:sz="0" w:space="0" w:color="auto"/>
                    <w:right w:val="none" w:sz="0" w:space="0" w:color="auto"/>
                  </w:divBdr>
                </w:div>
                <w:div w:id="1567379157">
                  <w:marLeft w:val="0"/>
                  <w:marRight w:val="0"/>
                  <w:marTop w:val="0"/>
                  <w:marBottom w:val="0"/>
                  <w:divBdr>
                    <w:top w:val="none" w:sz="0" w:space="0" w:color="auto"/>
                    <w:left w:val="none" w:sz="0" w:space="0" w:color="auto"/>
                    <w:bottom w:val="none" w:sz="0" w:space="0" w:color="auto"/>
                    <w:right w:val="none" w:sz="0" w:space="0" w:color="auto"/>
                  </w:divBdr>
                </w:div>
                <w:div w:id="1581988653">
                  <w:marLeft w:val="0"/>
                  <w:marRight w:val="0"/>
                  <w:marTop w:val="0"/>
                  <w:marBottom w:val="0"/>
                  <w:divBdr>
                    <w:top w:val="none" w:sz="0" w:space="0" w:color="auto"/>
                    <w:left w:val="none" w:sz="0" w:space="0" w:color="auto"/>
                    <w:bottom w:val="none" w:sz="0" w:space="0" w:color="auto"/>
                    <w:right w:val="none" w:sz="0" w:space="0" w:color="auto"/>
                  </w:divBdr>
                </w:div>
                <w:div w:id="1715234597">
                  <w:marLeft w:val="0"/>
                  <w:marRight w:val="0"/>
                  <w:marTop w:val="0"/>
                  <w:marBottom w:val="0"/>
                  <w:divBdr>
                    <w:top w:val="none" w:sz="0" w:space="0" w:color="auto"/>
                    <w:left w:val="none" w:sz="0" w:space="0" w:color="auto"/>
                    <w:bottom w:val="none" w:sz="0" w:space="0" w:color="auto"/>
                    <w:right w:val="none" w:sz="0" w:space="0" w:color="auto"/>
                  </w:divBdr>
                </w:div>
                <w:div w:id="1718772374">
                  <w:marLeft w:val="0"/>
                  <w:marRight w:val="0"/>
                  <w:marTop w:val="0"/>
                  <w:marBottom w:val="0"/>
                  <w:divBdr>
                    <w:top w:val="none" w:sz="0" w:space="0" w:color="auto"/>
                    <w:left w:val="none" w:sz="0" w:space="0" w:color="auto"/>
                    <w:bottom w:val="none" w:sz="0" w:space="0" w:color="auto"/>
                    <w:right w:val="none" w:sz="0" w:space="0" w:color="auto"/>
                  </w:divBdr>
                </w:div>
                <w:div w:id="1795979981">
                  <w:marLeft w:val="0"/>
                  <w:marRight w:val="0"/>
                  <w:marTop w:val="0"/>
                  <w:marBottom w:val="0"/>
                  <w:divBdr>
                    <w:top w:val="none" w:sz="0" w:space="0" w:color="auto"/>
                    <w:left w:val="none" w:sz="0" w:space="0" w:color="auto"/>
                    <w:bottom w:val="none" w:sz="0" w:space="0" w:color="auto"/>
                    <w:right w:val="none" w:sz="0" w:space="0" w:color="auto"/>
                  </w:divBdr>
                </w:div>
                <w:div w:id="1853910074">
                  <w:marLeft w:val="0"/>
                  <w:marRight w:val="0"/>
                  <w:marTop w:val="0"/>
                  <w:marBottom w:val="0"/>
                  <w:divBdr>
                    <w:top w:val="none" w:sz="0" w:space="0" w:color="auto"/>
                    <w:left w:val="none" w:sz="0" w:space="0" w:color="auto"/>
                    <w:bottom w:val="none" w:sz="0" w:space="0" w:color="auto"/>
                    <w:right w:val="none" w:sz="0" w:space="0" w:color="auto"/>
                  </w:divBdr>
                </w:div>
                <w:div w:id="1876431743">
                  <w:marLeft w:val="0"/>
                  <w:marRight w:val="0"/>
                  <w:marTop w:val="0"/>
                  <w:marBottom w:val="0"/>
                  <w:divBdr>
                    <w:top w:val="none" w:sz="0" w:space="0" w:color="auto"/>
                    <w:left w:val="none" w:sz="0" w:space="0" w:color="auto"/>
                    <w:bottom w:val="none" w:sz="0" w:space="0" w:color="auto"/>
                    <w:right w:val="none" w:sz="0" w:space="0" w:color="auto"/>
                  </w:divBdr>
                </w:div>
                <w:div w:id="2007324426">
                  <w:marLeft w:val="0"/>
                  <w:marRight w:val="0"/>
                  <w:marTop w:val="0"/>
                  <w:marBottom w:val="0"/>
                  <w:divBdr>
                    <w:top w:val="none" w:sz="0" w:space="0" w:color="auto"/>
                    <w:left w:val="none" w:sz="0" w:space="0" w:color="auto"/>
                    <w:bottom w:val="none" w:sz="0" w:space="0" w:color="auto"/>
                    <w:right w:val="none" w:sz="0" w:space="0" w:color="auto"/>
                  </w:divBdr>
                </w:div>
                <w:div w:id="2022273171">
                  <w:marLeft w:val="0"/>
                  <w:marRight w:val="0"/>
                  <w:marTop w:val="0"/>
                  <w:marBottom w:val="0"/>
                  <w:divBdr>
                    <w:top w:val="none" w:sz="0" w:space="0" w:color="auto"/>
                    <w:left w:val="none" w:sz="0" w:space="0" w:color="auto"/>
                    <w:bottom w:val="none" w:sz="0" w:space="0" w:color="auto"/>
                    <w:right w:val="none" w:sz="0" w:space="0" w:color="auto"/>
                  </w:divBdr>
                </w:div>
                <w:div w:id="2117284850">
                  <w:marLeft w:val="0"/>
                  <w:marRight w:val="0"/>
                  <w:marTop w:val="0"/>
                  <w:marBottom w:val="0"/>
                  <w:divBdr>
                    <w:top w:val="none" w:sz="0" w:space="0" w:color="auto"/>
                    <w:left w:val="none" w:sz="0" w:space="0" w:color="auto"/>
                    <w:bottom w:val="none" w:sz="0" w:space="0" w:color="auto"/>
                    <w:right w:val="none" w:sz="0" w:space="0" w:color="auto"/>
                  </w:divBdr>
                </w:div>
              </w:divsChild>
            </w:div>
            <w:div w:id="1307589973">
              <w:marLeft w:val="0"/>
              <w:marRight w:val="0"/>
              <w:marTop w:val="0"/>
              <w:marBottom w:val="0"/>
              <w:divBdr>
                <w:top w:val="none" w:sz="0" w:space="0" w:color="auto"/>
                <w:left w:val="none" w:sz="0" w:space="0" w:color="auto"/>
                <w:bottom w:val="none" w:sz="0" w:space="0" w:color="auto"/>
                <w:right w:val="none" w:sz="0" w:space="0" w:color="auto"/>
              </w:divBdr>
            </w:div>
            <w:div w:id="1385566616">
              <w:marLeft w:val="0"/>
              <w:marRight w:val="0"/>
              <w:marTop w:val="0"/>
              <w:marBottom w:val="0"/>
              <w:divBdr>
                <w:top w:val="none" w:sz="0" w:space="0" w:color="auto"/>
                <w:left w:val="none" w:sz="0" w:space="0" w:color="auto"/>
                <w:bottom w:val="none" w:sz="0" w:space="0" w:color="auto"/>
                <w:right w:val="none" w:sz="0" w:space="0" w:color="auto"/>
              </w:divBdr>
            </w:div>
            <w:div w:id="1396661963">
              <w:marLeft w:val="0"/>
              <w:marRight w:val="0"/>
              <w:marTop w:val="0"/>
              <w:marBottom w:val="0"/>
              <w:divBdr>
                <w:top w:val="none" w:sz="0" w:space="0" w:color="auto"/>
                <w:left w:val="none" w:sz="0" w:space="0" w:color="auto"/>
                <w:bottom w:val="none" w:sz="0" w:space="0" w:color="auto"/>
                <w:right w:val="none" w:sz="0" w:space="0" w:color="auto"/>
              </w:divBdr>
            </w:div>
            <w:div w:id="1507204970">
              <w:marLeft w:val="0"/>
              <w:marRight w:val="0"/>
              <w:marTop w:val="0"/>
              <w:marBottom w:val="0"/>
              <w:divBdr>
                <w:top w:val="none" w:sz="0" w:space="0" w:color="auto"/>
                <w:left w:val="none" w:sz="0" w:space="0" w:color="auto"/>
                <w:bottom w:val="none" w:sz="0" w:space="0" w:color="auto"/>
                <w:right w:val="none" w:sz="0" w:space="0" w:color="auto"/>
              </w:divBdr>
            </w:div>
            <w:div w:id="1717654545">
              <w:marLeft w:val="0"/>
              <w:marRight w:val="0"/>
              <w:marTop w:val="0"/>
              <w:marBottom w:val="0"/>
              <w:divBdr>
                <w:top w:val="none" w:sz="0" w:space="0" w:color="auto"/>
                <w:left w:val="none" w:sz="0" w:space="0" w:color="auto"/>
                <w:bottom w:val="none" w:sz="0" w:space="0" w:color="auto"/>
                <w:right w:val="none" w:sz="0" w:space="0" w:color="auto"/>
              </w:divBdr>
            </w:div>
            <w:div w:id="1843156762">
              <w:marLeft w:val="0"/>
              <w:marRight w:val="0"/>
              <w:marTop w:val="0"/>
              <w:marBottom w:val="0"/>
              <w:divBdr>
                <w:top w:val="none" w:sz="0" w:space="0" w:color="auto"/>
                <w:left w:val="none" w:sz="0" w:space="0" w:color="auto"/>
                <w:bottom w:val="none" w:sz="0" w:space="0" w:color="auto"/>
                <w:right w:val="none" w:sz="0" w:space="0" w:color="auto"/>
              </w:divBdr>
            </w:div>
            <w:div w:id="1878618361">
              <w:marLeft w:val="0"/>
              <w:marRight w:val="0"/>
              <w:marTop w:val="0"/>
              <w:marBottom w:val="0"/>
              <w:divBdr>
                <w:top w:val="none" w:sz="0" w:space="0" w:color="auto"/>
                <w:left w:val="none" w:sz="0" w:space="0" w:color="auto"/>
                <w:bottom w:val="none" w:sz="0" w:space="0" w:color="auto"/>
                <w:right w:val="none" w:sz="0" w:space="0" w:color="auto"/>
              </w:divBdr>
            </w:div>
            <w:div w:id="1897888268">
              <w:marLeft w:val="0"/>
              <w:marRight w:val="0"/>
              <w:marTop w:val="0"/>
              <w:marBottom w:val="0"/>
              <w:divBdr>
                <w:top w:val="none" w:sz="0" w:space="0" w:color="auto"/>
                <w:left w:val="none" w:sz="0" w:space="0" w:color="auto"/>
                <w:bottom w:val="none" w:sz="0" w:space="0" w:color="auto"/>
                <w:right w:val="none" w:sz="0" w:space="0" w:color="auto"/>
              </w:divBdr>
            </w:div>
            <w:div w:id="2020158435">
              <w:marLeft w:val="0"/>
              <w:marRight w:val="0"/>
              <w:marTop w:val="0"/>
              <w:marBottom w:val="0"/>
              <w:divBdr>
                <w:top w:val="none" w:sz="0" w:space="0" w:color="auto"/>
                <w:left w:val="none" w:sz="0" w:space="0" w:color="auto"/>
                <w:bottom w:val="none" w:sz="0" w:space="0" w:color="auto"/>
                <w:right w:val="none" w:sz="0" w:space="0" w:color="auto"/>
              </w:divBdr>
            </w:div>
            <w:div w:id="2048984009">
              <w:marLeft w:val="0"/>
              <w:marRight w:val="0"/>
              <w:marTop w:val="0"/>
              <w:marBottom w:val="0"/>
              <w:divBdr>
                <w:top w:val="none" w:sz="0" w:space="0" w:color="auto"/>
                <w:left w:val="none" w:sz="0" w:space="0" w:color="auto"/>
                <w:bottom w:val="none" w:sz="0" w:space="0" w:color="auto"/>
                <w:right w:val="none" w:sz="0" w:space="0" w:color="auto"/>
              </w:divBdr>
            </w:div>
          </w:divsChild>
        </w:div>
        <w:div w:id="1945922003">
          <w:marLeft w:val="0"/>
          <w:marRight w:val="0"/>
          <w:marTop w:val="0"/>
          <w:marBottom w:val="0"/>
          <w:divBdr>
            <w:top w:val="none" w:sz="0" w:space="0" w:color="auto"/>
            <w:left w:val="none" w:sz="0" w:space="0" w:color="auto"/>
            <w:bottom w:val="none" w:sz="0" w:space="0" w:color="auto"/>
            <w:right w:val="none" w:sz="0" w:space="0" w:color="auto"/>
          </w:divBdr>
          <w:divsChild>
            <w:div w:id="276377165">
              <w:marLeft w:val="0"/>
              <w:marRight w:val="0"/>
              <w:marTop w:val="0"/>
              <w:marBottom w:val="0"/>
              <w:divBdr>
                <w:top w:val="none" w:sz="0" w:space="0" w:color="auto"/>
                <w:left w:val="none" w:sz="0" w:space="0" w:color="auto"/>
                <w:bottom w:val="none" w:sz="0" w:space="0" w:color="auto"/>
                <w:right w:val="none" w:sz="0" w:space="0" w:color="auto"/>
              </w:divBdr>
              <w:divsChild>
                <w:div w:id="627516000">
                  <w:marLeft w:val="0"/>
                  <w:marRight w:val="0"/>
                  <w:marTop w:val="0"/>
                  <w:marBottom w:val="0"/>
                  <w:divBdr>
                    <w:top w:val="none" w:sz="0" w:space="0" w:color="auto"/>
                    <w:left w:val="none" w:sz="0" w:space="0" w:color="auto"/>
                    <w:bottom w:val="none" w:sz="0" w:space="0" w:color="auto"/>
                    <w:right w:val="none" w:sz="0" w:space="0" w:color="auto"/>
                  </w:divBdr>
                </w:div>
                <w:div w:id="793450098">
                  <w:marLeft w:val="0"/>
                  <w:marRight w:val="0"/>
                  <w:marTop w:val="0"/>
                  <w:marBottom w:val="0"/>
                  <w:divBdr>
                    <w:top w:val="none" w:sz="0" w:space="0" w:color="auto"/>
                    <w:left w:val="none" w:sz="0" w:space="0" w:color="auto"/>
                    <w:bottom w:val="none" w:sz="0" w:space="0" w:color="auto"/>
                    <w:right w:val="none" w:sz="0" w:space="0" w:color="auto"/>
                  </w:divBdr>
                </w:div>
                <w:div w:id="1068528032">
                  <w:marLeft w:val="0"/>
                  <w:marRight w:val="0"/>
                  <w:marTop w:val="0"/>
                  <w:marBottom w:val="0"/>
                  <w:divBdr>
                    <w:top w:val="none" w:sz="0" w:space="0" w:color="auto"/>
                    <w:left w:val="none" w:sz="0" w:space="0" w:color="auto"/>
                    <w:bottom w:val="none" w:sz="0" w:space="0" w:color="auto"/>
                    <w:right w:val="none" w:sz="0" w:space="0" w:color="auto"/>
                  </w:divBdr>
                </w:div>
                <w:div w:id="1115103375">
                  <w:marLeft w:val="0"/>
                  <w:marRight w:val="0"/>
                  <w:marTop w:val="0"/>
                  <w:marBottom w:val="0"/>
                  <w:divBdr>
                    <w:top w:val="none" w:sz="0" w:space="0" w:color="auto"/>
                    <w:left w:val="none" w:sz="0" w:space="0" w:color="auto"/>
                    <w:bottom w:val="none" w:sz="0" w:space="0" w:color="auto"/>
                    <w:right w:val="none" w:sz="0" w:space="0" w:color="auto"/>
                  </w:divBdr>
                </w:div>
              </w:divsChild>
            </w:div>
            <w:div w:id="364258385">
              <w:marLeft w:val="0"/>
              <w:marRight w:val="0"/>
              <w:marTop w:val="0"/>
              <w:marBottom w:val="0"/>
              <w:divBdr>
                <w:top w:val="none" w:sz="0" w:space="0" w:color="auto"/>
                <w:left w:val="none" w:sz="0" w:space="0" w:color="auto"/>
                <w:bottom w:val="none" w:sz="0" w:space="0" w:color="auto"/>
                <w:right w:val="none" w:sz="0" w:space="0" w:color="auto"/>
              </w:divBdr>
            </w:div>
            <w:div w:id="1105150733">
              <w:marLeft w:val="0"/>
              <w:marRight w:val="0"/>
              <w:marTop w:val="0"/>
              <w:marBottom w:val="0"/>
              <w:divBdr>
                <w:top w:val="none" w:sz="0" w:space="0" w:color="auto"/>
                <w:left w:val="none" w:sz="0" w:space="0" w:color="auto"/>
                <w:bottom w:val="none" w:sz="0" w:space="0" w:color="auto"/>
                <w:right w:val="none" w:sz="0" w:space="0" w:color="auto"/>
              </w:divBdr>
            </w:div>
            <w:div w:id="1452433043">
              <w:marLeft w:val="0"/>
              <w:marRight w:val="0"/>
              <w:marTop w:val="0"/>
              <w:marBottom w:val="0"/>
              <w:divBdr>
                <w:top w:val="none" w:sz="0" w:space="0" w:color="auto"/>
                <w:left w:val="none" w:sz="0" w:space="0" w:color="auto"/>
                <w:bottom w:val="none" w:sz="0" w:space="0" w:color="auto"/>
                <w:right w:val="none" w:sz="0" w:space="0" w:color="auto"/>
              </w:divBdr>
            </w:div>
            <w:div w:id="1659768698">
              <w:marLeft w:val="0"/>
              <w:marRight w:val="0"/>
              <w:marTop w:val="0"/>
              <w:marBottom w:val="0"/>
              <w:divBdr>
                <w:top w:val="none" w:sz="0" w:space="0" w:color="auto"/>
                <w:left w:val="none" w:sz="0" w:space="0" w:color="auto"/>
                <w:bottom w:val="none" w:sz="0" w:space="0" w:color="auto"/>
                <w:right w:val="none" w:sz="0" w:space="0" w:color="auto"/>
              </w:divBdr>
            </w:div>
          </w:divsChild>
        </w:div>
        <w:div w:id="1960380614">
          <w:marLeft w:val="0"/>
          <w:marRight w:val="0"/>
          <w:marTop w:val="0"/>
          <w:marBottom w:val="0"/>
          <w:divBdr>
            <w:top w:val="none" w:sz="0" w:space="0" w:color="auto"/>
            <w:left w:val="none" w:sz="0" w:space="0" w:color="auto"/>
            <w:bottom w:val="none" w:sz="0" w:space="0" w:color="auto"/>
            <w:right w:val="none" w:sz="0" w:space="0" w:color="auto"/>
          </w:divBdr>
        </w:div>
        <w:div w:id="1970089236">
          <w:marLeft w:val="0"/>
          <w:marRight w:val="0"/>
          <w:marTop w:val="0"/>
          <w:marBottom w:val="0"/>
          <w:divBdr>
            <w:top w:val="none" w:sz="0" w:space="0" w:color="auto"/>
            <w:left w:val="none" w:sz="0" w:space="0" w:color="auto"/>
            <w:bottom w:val="none" w:sz="0" w:space="0" w:color="auto"/>
            <w:right w:val="none" w:sz="0" w:space="0" w:color="auto"/>
          </w:divBdr>
          <w:divsChild>
            <w:div w:id="172037247">
              <w:marLeft w:val="0"/>
              <w:marRight w:val="0"/>
              <w:marTop w:val="0"/>
              <w:marBottom w:val="0"/>
              <w:divBdr>
                <w:top w:val="none" w:sz="0" w:space="0" w:color="auto"/>
                <w:left w:val="none" w:sz="0" w:space="0" w:color="auto"/>
                <w:bottom w:val="none" w:sz="0" w:space="0" w:color="auto"/>
                <w:right w:val="none" w:sz="0" w:space="0" w:color="auto"/>
              </w:divBdr>
            </w:div>
            <w:div w:id="781072647">
              <w:marLeft w:val="0"/>
              <w:marRight w:val="0"/>
              <w:marTop w:val="0"/>
              <w:marBottom w:val="0"/>
              <w:divBdr>
                <w:top w:val="none" w:sz="0" w:space="0" w:color="auto"/>
                <w:left w:val="none" w:sz="0" w:space="0" w:color="auto"/>
                <w:bottom w:val="none" w:sz="0" w:space="0" w:color="auto"/>
                <w:right w:val="none" w:sz="0" w:space="0" w:color="auto"/>
              </w:divBdr>
            </w:div>
            <w:div w:id="979847569">
              <w:marLeft w:val="0"/>
              <w:marRight w:val="0"/>
              <w:marTop w:val="0"/>
              <w:marBottom w:val="0"/>
              <w:divBdr>
                <w:top w:val="none" w:sz="0" w:space="0" w:color="auto"/>
                <w:left w:val="none" w:sz="0" w:space="0" w:color="auto"/>
                <w:bottom w:val="none" w:sz="0" w:space="0" w:color="auto"/>
                <w:right w:val="none" w:sz="0" w:space="0" w:color="auto"/>
              </w:divBdr>
              <w:divsChild>
                <w:div w:id="34280184">
                  <w:marLeft w:val="0"/>
                  <w:marRight w:val="0"/>
                  <w:marTop w:val="0"/>
                  <w:marBottom w:val="0"/>
                  <w:divBdr>
                    <w:top w:val="none" w:sz="0" w:space="0" w:color="auto"/>
                    <w:left w:val="none" w:sz="0" w:space="0" w:color="auto"/>
                    <w:bottom w:val="none" w:sz="0" w:space="0" w:color="auto"/>
                    <w:right w:val="none" w:sz="0" w:space="0" w:color="auto"/>
                  </w:divBdr>
                </w:div>
                <w:div w:id="839539758">
                  <w:marLeft w:val="0"/>
                  <w:marRight w:val="0"/>
                  <w:marTop w:val="0"/>
                  <w:marBottom w:val="0"/>
                  <w:divBdr>
                    <w:top w:val="none" w:sz="0" w:space="0" w:color="auto"/>
                    <w:left w:val="none" w:sz="0" w:space="0" w:color="auto"/>
                    <w:bottom w:val="none" w:sz="0" w:space="0" w:color="auto"/>
                    <w:right w:val="none" w:sz="0" w:space="0" w:color="auto"/>
                  </w:divBdr>
                </w:div>
                <w:div w:id="1643382562">
                  <w:marLeft w:val="0"/>
                  <w:marRight w:val="0"/>
                  <w:marTop w:val="0"/>
                  <w:marBottom w:val="0"/>
                  <w:divBdr>
                    <w:top w:val="none" w:sz="0" w:space="0" w:color="auto"/>
                    <w:left w:val="none" w:sz="0" w:space="0" w:color="auto"/>
                    <w:bottom w:val="none" w:sz="0" w:space="0" w:color="auto"/>
                    <w:right w:val="none" w:sz="0" w:space="0" w:color="auto"/>
                  </w:divBdr>
                </w:div>
              </w:divsChild>
            </w:div>
            <w:div w:id="1604872838">
              <w:marLeft w:val="0"/>
              <w:marRight w:val="0"/>
              <w:marTop w:val="0"/>
              <w:marBottom w:val="0"/>
              <w:divBdr>
                <w:top w:val="none" w:sz="0" w:space="0" w:color="auto"/>
                <w:left w:val="none" w:sz="0" w:space="0" w:color="auto"/>
                <w:bottom w:val="none" w:sz="0" w:space="0" w:color="auto"/>
                <w:right w:val="none" w:sz="0" w:space="0" w:color="auto"/>
              </w:divBdr>
            </w:div>
          </w:divsChild>
        </w:div>
        <w:div w:id="1977104571">
          <w:marLeft w:val="0"/>
          <w:marRight w:val="0"/>
          <w:marTop w:val="0"/>
          <w:marBottom w:val="0"/>
          <w:divBdr>
            <w:top w:val="none" w:sz="0" w:space="0" w:color="auto"/>
            <w:left w:val="none" w:sz="0" w:space="0" w:color="auto"/>
            <w:bottom w:val="none" w:sz="0" w:space="0" w:color="auto"/>
            <w:right w:val="none" w:sz="0" w:space="0" w:color="auto"/>
          </w:divBdr>
          <w:divsChild>
            <w:div w:id="1174996294">
              <w:marLeft w:val="0"/>
              <w:marRight w:val="0"/>
              <w:marTop w:val="0"/>
              <w:marBottom w:val="0"/>
              <w:divBdr>
                <w:top w:val="none" w:sz="0" w:space="0" w:color="auto"/>
                <w:left w:val="none" w:sz="0" w:space="0" w:color="auto"/>
                <w:bottom w:val="none" w:sz="0" w:space="0" w:color="auto"/>
                <w:right w:val="none" w:sz="0" w:space="0" w:color="auto"/>
              </w:divBdr>
              <w:divsChild>
                <w:div w:id="1244801816">
                  <w:marLeft w:val="0"/>
                  <w:marRight w:val="0"/>
                  <w:marTop w:val="0"/>
                  <w:marBottom w:val="0"/>
                  <w:divBdr>
                    <w:top w:val="none" w:sz="0" w:space="0" w:color="auto"/>
                    <w:left w:val="none" w:sz="0" w:space="0" w:color="auto"/>
                    <w:bottom w:val="none" w:sz="0" w:space="0" w:color="auto"/>
                    <w:right w:val="none" w:sz="0" w:space="0" w:color="auto"/>
                  </w:divBdr>
                </w:div>
              </w:divsChild>
            </w:div>
            <w:div w:id="1481312342">
              <w:marLeft w:val="0"/>
              <w:marRight w:val="0"/>
              <w:marTop w:val="0"/>
              <w:marBottom w:val="0"/>
              <w:divBdr>
                <w:top w:val="none" w:sz="0" w:space="0" w:color="auto"/>
                <w:left w:val="none" w:sz="0" w:space="0" w:color="auto"/>
                <w:bottom w:val="none" w:sz="0" w:space="0" w:color="auto"/>
                <w:right w:val="none" w:sz="0" w:space="0" w:color="auto"/>
              </w:divBdr>
            </w:div>
          </w:divsChild>
        </w:div>
        <w:div w:id="1988315269">
          <w:marLeft w:val="0"/>
          <w:marRight w:val="0"/>
          <w:marTop w:val="0"/>
          <w:marBottom w:val="0"/>
          <w:divBdr>
            <w:top w:val="none" w:sz="0" w:space="0" w:color="auto"/>
            <w:left w:val="none" w:sz="0" w:space="0" w:color="auto"/>
            <w:bottom w:val="none" w:sz="0" w:space="0" w:color="auto"/>
            <w:right w:val="none" w:sz="0" w:space="0" w:color="auto"/>
          </w:divBdr>
          <w:divsChild>
            <w:div w:id="896286347">
              <w:marLeft w:val="0"/>
              <w:marRight w:val="0"/>
              <w:marTop w:val="0"/>
              <w:marBottom w:val="0"/>
              <w:divBdr>
                <w:top w:val="none" w:sz="0" w:space="0" w:color="auto"/>
                <w:left w:val="none" w:sz="0" w:space="0" w:color="auto"/>
                <w:bottom w:val="none" w:sz="0" w:space="0" w:color="auto"/>
                <w:right w:val="none" w:sz="0" w:space="0" w:color="auto"/>
              </w:divBdr>
              <w:divsChild>
                <w:div w:id="666056791">
                  <w:marLeft w:val="0"/>
                  <w:marRight w:val="0"/>
                  <w:marTop w:val="0"/>
                  <w:marBottom w:val="0"/>
                  <w:divBdr>
                    <w:top w:val="none" w:sz="0" w:space="0" w:color="auto"/>
                    <w:left w:val="none" w:sz="0" w:space="0" w:color="auto"/>
                    <w:bottom w:val="none" w:sz="0" w:space="0" w:color="auto"/>
                    <w:right w:val="none" w:sz="0" w:space="0" w:color="auto"/>
                  </w:divBdr>
                </w:div>
                <w:div w:id="1999382115">
                  <w:marLeft w:val="0"/>
                  <w:marRight w:val="0"/>
                  <w:marTop w:val="0"/>
                  <w:marBottom w:val="0"/>
                  <w:divBdr>
                    <w:top w:val="none" w:sz="0" w:space="0" w:color="auto"/>
                    <w:left w:val="none" w:sz="0" w:space="0" w:color="auto"/>
                    <w:bottom w:val="none" w:sz="0" w:space="0" w:color="auto"/>
                    <w:right w:val="none" w:sz="0" w:space="0" w:color="auto"/>
                  </w:divBdr>
                </w:div>
              </w:divsChild>
            </w:div>
            <w:div w:id="1114441590">
              <w:marLeft w:val="0"/>
              <w:marRight w:val="0"/>
              <w:marTop w:val="0"/>
              <w:marBottom w:val="0"/>
              <w:divBdr>
                <w:top w:val="none" w:sz="0" w:space="0" w:color="auto"/>
                <w:left w:val="none" w:sz="0" w:space="0" w:color="auto"/>
                <w:bottom w:val="none" w:sz="0" w:space="0" w:color="auto"/>
                <w:right w:val="none" w:sz="0" w:space="0" w:color="auto"/>
              </w:divBdr>
            </w:div>
            <w:div w:id="1446577370">
              <w:marLeft w:val="0"/>
              <w:marRight w:val="0"/>
              <w:marTop w:val="0"/>
              <w:marBottom w:val="0"/>
              <w:divBdr>
                <w:top w:val="none" w:sz="0" w:space="0" w:color="auto"/>
                <w:left w:val="none" w:sz="0" w:space="0" w:color="auto"/>
                <w:bottom w:val="none" w:sz="0" w:space="0" w:color="auto"/>
                <w:right w:val="none" w:sz="0" w:space="0" w:color="auto"/>
              </w:divBdr>
            </w:div>
          </w:divsChild>
        </w:div>
        <w:div w:id="1990205868">
          <w:marLeft w:val="0"/>
          <w:marRight w:val="0"/>
          <w:marTop w:val="0"/>
          <w:marBottom w:val="0"/>
          <w:divBdr>
            <w:top w:val="none" w:sz="0" w:space="0" w:color="auto"/>
            <w:left w:val="none" w:sz="0" w:space="0" w:color="auto"/>
            <w:bottom w:val="none" w:sz="0" w:space="0" w:color="auto"/>
            <w:right w:val="none" w:sz="0" w:space="0" w:color="auto"/>
          </w:divBdr>
        </w:div>
        <w:div w:id="1993295646">
          <w:marLeft w:val="0"/>
          <w:marRight w:val="0"/>
          <w:marTop w:val="0"/>
          <w:marBottom w:val="0"/>
          <w:divBdr>
            <w:top w:val="none" w:sz="0" w:space="0" w:color="auto"/>
            <w:left w:val="none" w:sz="0" w:space="0" w:color="auto"/>
            <w:bottom w:val="none" w:sz="0" w:space="0" w:color="auto"/>
            <w:right w:val="none" w:sz="0" w:space="0" w:color="auto"/>
          </w:divBdr>
          <w:divsChild>
            <w:div w:id="545919596">
              <w:marLeft w:val="0"/>
              <w:marRight w:val="0"/>
              <w:marTop w:val="0"/>
              <w:marBottom w:val="0"/>
              <w:divBdr>
                <w:top w:val="none" w:sz="0" w:space="0" w:color="auto"/>
                <w:left w:val="none" w:sz="0" w:space="0" w:color="auto"/>
                <w:bottom w:val="none" w:sz="0" w:space="0" w:color="auto"/>
                <w:right w:val="none" w:sz="0" w:space="0" w:color="auto"/>
              </w:divBdr>
            </w:div>
            <w:div w:id="596866611">
              <w:marLeft w:val="0"/>
              <w:marRight w:val="0"/>
              <w:marTop w:val="0"/>
              <w:marBottom w:val="0"/>
              <w:divBdr>
                <w:top w:val="none" w:sz="0" w:space="0" w:color="auto"/>
                <w:left w:val="none" w:sz="0" w:space="0" w:color="auto"/>
                <w:bottom w:val="none" w:sz="0" w:space="0" w:color="auto"/>
                <w:right w:val="none" w:sz="0" w:space="0" w:color="auto"/>
              </w:divBdr>
              <w:divsChild>
                <w:div w:id="487091249">
                  <w:marLeft w:val="0"/>
                  <w:marRight w:val="0"/>
                  <w:marTop w:val="0"/>
                  <w:marBottom w:val="0"/>
                  <w:divBdr>
                    <w:top w:val="none" w:sz="0" w:space="0" w:color="auto"/>
                    <w:left w:val="none" w:sz="0" w:space="0" w:color="auto"/>
                    <w:bottom w:val="none" w:sz="0" w:space="0" w:color="auto"/>
                    <w:right w:val="none" w:sz="0" w:space="0" w:color="auto"/>
                  </w:divBdr>
                </w:div>
                <w:div w:id="890193065">
                  <w:marLeft w:val="0"/>
                  <w:marRight w:val="0"/>
                  <w:marTop w:val="0"/>
                  <w:marBottom w:val="0"/>
                  <w:divBdr>
                    <w:top w:val="none" w:sz="0" w:space="0" w:color="auto"/>
                    <w:left w:val="none" w:sz="0" w:space="0" w:color="auto"/>
                    <w:bottom w:val="none" w:sz="0" w:space="0" w:color="auto"/>
                    <w:right w:val="none" w:sz="0" w:space="0" w:color="auto"/>
                  </w:divBdr>
                </w:div>
                <w:div w:id="1494494397">
                  <w:marLeft w:val="0"/>
                  <w:marRight w:val="0"/>
                  <w:marTop w:val="0"/>
                  <w:marBottom w:val="0"/>
                  <w:divBdr>
                    <w:top w:val="none" w:sz="0" w:space="0" w:color="auto"/>
                    <w:left w:val="none" w:sz="0" w:space="0" w:color="auto"/>
                    <w:bottom w:val="none" w:sz="0" w:space="0" w:color="auto"/>
                    <w:right w:val="none" w:sz="0" w:space="0" w:color="auto"/>
                  </w:divBdr>
                </w:div>
                <w:div w:id="1708095270">
                  <w:marLeft w:val="0"/>
                  <w:marRight w:val="0"/>
                  <w:marTop w:val="0"/>
                  <w:marBottom w:val="0"/>
                  <w:divBdr>
                    <w:top w:val="none" w:sz="0" w:space="0" w:color="auto"/>
                    <w:left w:val="none" w:sz="0" w:space="0" w:color="auto"/>
                    <w:bottom w:val="none" w:sz="0" w:space="0" w:color="auto"/>
                    <w:right w:val="none" w:sz="0" w:space="0" w:color="auto"/>
                  </w:divBdr>
                </w:div>
              </w:divsChild>
            </w:div>
            <w:div w:id="628826967">
              <w:marLeft w:val="0"/>
              <w:marRight w:val="0"/>
              <w:marTop w:val="0"/>
              <w:marBottom w:val="0"/>
              <w:divBdr>
                <w:top w:val="none" w:sz="0" w:space="0" w:color="auto"/>
                <w:left w:val="none" w:sz="0" w:space="0" w:color="auto"/>
                <w:bottom w:val="none" w:sz="0" w:space="0" w:color="auto"/>
                <w:right w:val="none" w:sz="0" w:space="0" w:color="auto"/>
              </w:divBdr>
            </w:div>
            <w:div w:id="1022707578">
              <w:marLeft w:val="0"/>
              <w:marRight w:val="0"/>
              <w:marTop w:val="0"/>
              <w:marBottom w:val="0"/>
              <w:divBdr>
                <w:top w:val="none" w:sz="0" w:space="0" w:color="auto"/>
                <w:left w:val="none" w:sz="0" w:space="0" w:color="auto"/>
                <w:bottom w:val="none" w:sz="0" w:space="0" w:color="auto"/>
                <w:right w:val="none" w:sz="0" w:space="0" w:color="auto"/>
              </w:divBdr>
            </w:div>
            <w:div w:id="1071973525">
              <w:marLeft w:val="0"/>
              <w:marRight w:val="0"/>
              <w:marTop w:val="0"/>
              <w:marBottom w:val="0"/>
              <w:divBdr>
                <w:top w:val="none" w:sz="0" w:space="0" w:color="auto"/>
                <w:left w:val="none" w:sz="0" w:space="0" w:color="auto"/>
                <w:bottom w:val="none" w:sz="0" w:space="0" w:color="auto"/>
                <w:right w:val="none" w:sz="0" w:space="0" w:color="auto"/>
              </w:divBdr>
            </w:div>
          </w:divsChild>
        </w:div>
        <w:div w:id="2008897940">
          <w:marLeft w:val="0"/>
          <w:marRight w:val="0"/>
          <w:marTop w:val="0"/>
          <w:marBottom w:val="0"/>
          <w:divBdr>
            <w:top w:val="none" w:sz="0" w:space="0" w:color="auto"/>
            <w:left w:val="none" w:sz="0" w:space="0" w:color="auto"/>
            <w:bottom w:val="none" w:sz="0" w:space="0" w:color="auto"/>
            <w:right w:val="none" w:sz="0" w:space="0" w:color="auto"/>
          </w:divBdr>
          <w:divsChild>
            <w:div w:id="781651548">
              <w:marLeft w:val="0"/>
              <w:marRight w:val="0"/>
              <w:marTop w:val="0"/>
              <w:marBottom w:val="0"/>
              <w:divBdr>
                <w:top w:val="none" w:sz="0" w:space="0" w:color="auto"/>
                <w:left w:val="none" w:sz="0" w:space="0" w:color="auto"/>
                <w:bottom w:val="none" w:sz="0" w:space="0" w:color="auto"/>
                <w:right w:val="none" w:sz="0" w:space="0" w:color="auto"/>
              </w:divBdr>
            </w:div>
            <w:div w:id="1021861797">
              <w:marLeft w:val="0"/>
              <w:marRight w:val="0"/>
              <w:marTop w:val="0"/>
              <w:marBottom w:val="0"/>
              <w:divBdr>
                <w:top w:val="none" w:sz="0" w:space="0" w:color="auto"/>
                <w:left w:val="none" w:sz="0" w:space="0" w:color="auto"/>
                <w:bottom w:val="none" w:sz="0" w:space="0" w:color="auto"/>
                <w:right w:val="none" w:sz="0" w:space="0" w:color="auto"/>
              </w:divBdr>
            </w:div>
            <w:div w:id="1685791154">
              <w:marLeft w:val="0"/>
              <w:marRight w:val="0"/>
              <w:marTop w:val="0"/>
              <w:marBottom w:val="0"/>
              <w:divBdr>
                <w:top w:val="none" w:sz="0" w:space="0" w:color="auto"/>
                <w:left w:val="none" w:sz="0" w:space="0" w:color="auto"/>
                <w:bottom w:val="none" w:sz="0" w:space="0" w:color="auto"/>
                <w:right w:val="none" w:sz="0" w:space="0" w:color="auto"/>
              </w:divBdr>
            </w:div>
            <w:div w:id="2014867440">
              <w:marLeft w:val="0"/>
              <w:marRight w:val="0"/>
              <w:marTop w:val="0"/>
              <w:marBottom w:val="0"/>
              <w:divBdr>
                <w:top w:val="none" w:sz="0" w:space="0" w:color="auto"/>
                <w:left w:val="none" w:sz="0" w:space="0" w:color="auto"/>
                <w:bottom w:val="none" w:sz="0" w:space="0" w:color="auto"/>
                <w:right w:val="none" w:sz="0" w:space="0" w:color="auto"/>
              </w:divBdr>
              <w:divsChild>
                <w:div w:id="123234238">
                  <w:marLeft w:val="0"/>
                  <w:marRight w:val="0"/>
                  <w:marTop w:val="0"/>
                  <w:marBottom w:val="0"/>
                  <w:divBdr>
                    <w:top w:val="none" w:sz="0" w:space="0" w:color="auto"/>
                    <w:left w:val="none" w:sz="0" w:space="0" w:color="auto"/>
                    <w:bottom w:val="none" w:sz="0" w:space="0" w:color="auto"/>
                    <w:right w:val="none" w:sz="0" w:space="0" w:color="auto"/>
                  </w:divBdr>
                </w:div>
                <w:div w:id="131873262">
                  <w:marLeft w:val="0"/>
                  <w:marRight w:val="0"/>
                  <w:marTop w:val="0"/>
                  <w:marBottom w:val="0"/>
                  <w:divBdr>
                    <w:top w:val="none" w:sz="0" w:space="0" w:color="auto"/>
                    <w:left w:val="none" w:sz="0" w:space="0" w:color="auto"/>
                    <w:bottom w:val="none" w:sz="0" w:space="0" w:color="auto"/>
                    <w:right w:val="none" w:sz="0" w:space="0" w:color="auto"/>
                  </w:divBdr>
                </w:div>
                <w:div w:id="255359218">
                  <w:marLeft w:val="0"/>
                  <w:marRight w:val="0"/>
                  <w:marTop w:val="0"/>
                  <w:marBottom w:val="0"/>
                  <w:divBdr>
                    <w:top w:val="none" w:sz="0" w:space="0" w:color="auto"/>
                    <w:left w:val="none" w:sz="0" w:space="0" w:color="auto"/>
                    <w:bottom w:val="none" w:sz="0" w:space="0" w:color="auto"/>
                    <w:right w:val="none" w:sz="0" w:space="0" w:color="auto"/>
                  </w:divBdr>
                </w:div>
                <w:div w:id="467093589">
                  <w:marLeft w:val="0"/>
                  <w:marRight w:val="0"/>
                  <w:marTop w:val="0"/>
                  <w:marBottom w:val="0"/>
                  <w:divBdr>
                    <w:top w:val="none" w:sz="0" w:space="0" w:color="auto"/>
                    <w:left w:val="none" w:sz="0" w:space="0" w:color="auto"/>
                    <w:bottom w:val="none" w:sz="0" w:space="0" w:color="auto"/>
                    <w:right w:val="none" w:sz="0" w:space="0" w:color="auto"/>
                  </w:divBdr>
                </w:div>
              </w:divsChild>
            </w:div>
            <w:div w:id="2051607660">
              <w:marLeft w:val="0"/>
              <w:marRight w:val="0"/>
              <w:marTop w:val="0"/>
              <w:marBottom w:val="0"/>
              <w:divBdr>
                <w:top w:val="none" w:sz="0" w:space="0" w:color="auto"/>
                <w:left w:val="none" w:sz="0" w:space="0" w:color="auto"/>
                <w:bottom w:val="none" w:sz="0" w:space="0" w:color="auto"/>
                <w:right w:val="none" w:sz="0" w:space="0" w:color="auto"/>
              </w:divBdr>
            </w:div>
          </w:divsChild>
        </w:div>
        <w:div w:id="2012365513">
          <w:marLeft w:val="0"/>
          <w:marRight w:val="0"/>
          <w:marTop w:val="0"/>
          <w:marBottom w:val="0"/>
          <w:divBdr>
            <w:top w:val="none" w:sz="0" w:space="0" w:color="auto"/>
            <w:left w:val="none" w:sz="0" w:space="0" w:color="auto"/>
            <w:bottom w:val="none" w:sz="0" w:space="0" w:color="auto"/>
            <w:right w:val="none" w:sz="0" w:space="0" w:color="auto"/>
          </w:divBdr>
          <w:divsChild>
            <w:div w:id="42339135">
              <w:marLeft w:val="0"/>
              <w:marRight w:val="0"/>
              <w:marTop w:val="0"/>
              <w:marBottom w:val="0"/>
              <w:divBdr>
                <w:top w:val="none" w:sz="0" w:space="0" w:color="auto"/>
                <w:left w:val="none" w:sz="0" w:space="0" w:color="auto"/>
                <w:bottom w:val="none" w:sz="0" w:space="0" w:color="auto"/>
                <w:right w:val="none" w:sz="0" w:space="0" w:color="auto"/>
              </w:divBdr>
            </w:div>
            <w:div w:id="809791242">
              <w:marLeft w:val="0"/>
              <w:marRight w:val="0"/>
              <w:marTop w:val="0"/>
              <w:marBottom w:val="0"/>
              <w:divBdr>
                <w:top w:val="none" w:sz="0" w:space="0" w:color="auto"/>
                <w:left w:val="none" w:sz="0" w:space="0" w:color="auto"/>
                <w:bottom w:val="none" w:sz="0" w:space="0" w:color="auto"/>
                <w:right w:val="none" w:sz="0" w:space="0" w:color="auto"/>
              </w:divBdr>
            </w:div>
            <w:div w:id="1339843992">
              <w:marLeft w:val="0"/>
              <w:marRight w:val="0"/>
              <w:marTop w:val="0"/>
              <w:marBottom w:val="0"/>
              <w:divBdr>
                <w:top w:val="none" w:sz="0" w:space="0" w:color="auto"/>
                <w:left w:val="none" w:sz="0" w:space="0" w:color="auto"/>
                <w:bottom w:val="none" w:sz="0" w:space="0" w:color="auto"/>
                <w:right w:val="none" w:sz="0" w:space="0" w:color="auto"/>
              </w:divBdr>
              <w:divsChild>
                <w:div w:id="356810578">
                  <w:marLeft w:val="0"/>
                  <w:marRight w:val="0"/>
                  <w:marTop w:val="0"/>
                  <w:marBottom w:val="0"/>
                  <w:divBdr>
                    <w:top w:val="none" w:sz="0" w:space="0" w:color="auto"/>
                    <w:left w:val="none" w:sz="0" w:space="0" w:color="auto"/>
                    <w:bottom w:val="none" w:sz="0" w:space="0" w:color="auto"/>
                    <w:right w:val="none" w:sz="0" w:space="0" w:color="auto"/>
                  </w:divBdr>
                </w:div>
                <w:div w:id="449933651">
                  <w:marLeft w:val="0"/>
                  <w:marRight w:val="0"/>
                  <w:marTop w:val="0"/>
                  <w:marBottom w:val="0"/>
                  <w:divBdr>
                    <w:top w:val="none" w:sz="0" w:space="0" w:color="auto"/>
                    <w:left w:val="none" w:sz="0" w:space="0" w:color="auto"/>
                    <w:bottom w:val="none" w:sz="0" w:space="0" w:color="auto"/>
                    <w:right w:val="none" w:sz="0" w:space="0" w:color="auto"/>
                  </w:divBdr>
                </w:div>
                <w:div w:id="665015935">
                  <w:marLeft w:val="0"/>
                  <w:marRight w:val="0"/>
                  <w:marTop w:val="0"/>
                  <w:marBottom w:val="0"/>
                  <w:divBdr>
                    <w:top w:val="none" w:sz="0" w:space="0" w:color="auto"/>
                    <w:left w:val="none" w:sz="0" w:space="0" w:color="auto"/>
                    <w:bottom w:val="none" w:sz="0" w:space="0" w:color="auto"/>
                    <w:right w:val="none" w:sz="0" w:space="0" w:color="auto"/>
                  </w:divBdr>
                </w:div>
                <w:div w:id="1788350934">
                  <w:marLeft w:val="0"/>
                  <w:marRight w:val="0"/>
                  <w:marTop w:val="0"/>
                  <w:marBottom w:val="0"/>
                  <w:divBdr>
                    <w:top w:val="none" w:sz="0" w:space="0" w:color="auto"/>
                    <w:left w:val="none" w:sz="0" w:space="0" w:color="auto"/>
                    <w:bottom w:val="none" w:sz="0" w:space="0" w:color="auto"/>
                    <w:right w:val="none" w:sz="0" w:space="0" w:color="auto"/>
                  </w:divBdr>
                </w:div>
              </w:divsChild>
            </w:div>
            <w:div w:id="1919628863">
              <w:marLeft w:val="0"/>
              <w:marRight w:val="0"/>
              <w:marTop w:val="0"/>
              <w:marBottom w:val="0"/>
              <w:divBdr>
                <w:top w:val="none" w:sz="0" w:space="0" w:color="auto"/>
                <w:left w:val="none" w:sz="0" w:space="0" w:color="auto"/>
                <w:bottom w:val="none" w:sz="0" w:space="0" w:color="auto"/>
                <w:right w:val="none" w:sz="0" w:space="0" w:color="auto"/>
              </w:divBdr>
            </w:div>
            <w:div w:id="2042968852">
              <w:marLeft w:val="0"/>
              <w:marRight w:val="0"/>
              <w:marTop w:val="0"/>
              <w:marBottom w:val="0"/>
              <w:divBdr>
                <w:top w:val="none" w:sz="0" w:space="0" w:color="auto"/>
                <w:left w:val="none" w:sz="0" w:space="0" w:color="auto"/>
                <w:bottom w:val="none" w:sz="0" w:space="0" w:color="auto"/>
                <w:right w:val="none" w:sz="0" w:space="0" w:color="auto"/>
              </w:divBdr>
            </w:div>
          </w:divsChild>
        </w:div>
        <w:div w:id="2027365136">
          <w:marLeft w:val="0"/>
          <w:marRight w:val="0"/>
          <w:marTop w:val="0"/>
          <w:marBottom w:val="0"/>
          <w:divBdr>
            <w:top w:val="single" w:sz="6" w:space="4" w:color="CCCCCC"/>
            <w:left w:val="single" w:sz="6" w:space="8" w:color="CCCCCC"/>
            <w:bottom w:val="single" w:sz="6" w:space="4" w:color="CCCCCC"/>
            <w:right w:val="single" w:sz="6" w:space="8" w:color="CCCCCC"/>
          </w:divBdr>
        </w:div>
        <w:div w:id="2032492570">
          <w:marLeft w:val="0"/>
          <w:marRight w:val="0"/>
          <w:marTop w:val="0"/>
          <w:marBottom w:val="0"/>
          <w:divBdr>
            <w:top w:val="none" w:sz="0" w:space="0" w:color="auto"/>
            <w:left w:val="none" w:sz="0" w:space="0" w:color="auto"/>
            <w:bottom w:val="none" w:sz="0" w:space="0" w:color="auto"/>
            <w:right w:val="none" w:sz="0" w:space="0" w:color="auto"/>
          </w:divBdr>
          <w:divsChild>
            <w:div w:id="344788869">
              <w:marLeft w:val="0"/>
              <w:marRight w:val="0"/>
              <w:marTop w:val="0"/>
              <w:marBottom w:val="0"/>
              <w:divBdr>
                <w:top w:val="none" w:sz="0" w:space="0" w:color="auto"/>
                <w:left w:val="none" w:sz="0" w:space="0" w:color="auto"/>
                <w:bottom w:val="none" w:sz="0" w:space="0" w:color="auto"/>
                <w:right w:val="none" w:sz="0" w:space="0" w:color="auto"/>
              </w:divBdr>
            </w:div>
            <w:div w:id="494607993">
              <w:marLeft w:val="0"/>
              <w:marRight w:val="0"/>
              <w:marTop w:val="0"/>
              <w:marBottom w:val="0"/>
              <w:divBdr>
                <w:top w:val="none" w:sz="0" w:space="0" w:color="auto"/>
                <w:left w:val="none" w:sz="0" w:space="0" w:color="auto"/>
                <w:bottom w:val="none" w:sz="0" w:space="0" w:color="auto"/>
                <w:right w:val="none" w:sz="0" w:space="0" w:color="auto"/>
              </w:divBdr>
            </w:div>
            <w:div w:id="851725330">
              <w:marLeft w:val="0"/>
              <w:marRight w:val="0"/>
              <w:marTop w:val="0"/>
              <w:marBottom w:val="0"/>
              <w:divBdr>
                <w:top w:val="none" w:sz="0" w:space="0" w:color="auto"/>
                <w:left w:val="none" w:sz="0" w:space="0" w:color="auto"/>
                <w:bottom w:val="none" w:sz="0" w:space="0" w:color="auto"/>
                <w:right w:val="none" w:sz="0" w:space="0" w:color="auto"/>
              </w:divBdr>
            </w:div>
            <w:div w:id="1285387648">
              <w:marLeft w:val="0"/>
              <w:marRight w:val="0"/>
              <w:marTop w:val="0"/>
              <w:marBottom w:val="0"/>
              <w:divBdr>
                <w:top w:val="none" w:sz="0" w:space="0" w:color="auto"/>
                <w:left w:val="none" w:sz="0" w:space="0" w:color="auto"/>
                <w:bottom w:val="none" w:sz="0" w:space="0" w:color="auto"/>
                <w:right w:val="none" w:sz="0" w:space="0" w:color="auto"/>
              </w:divBdr>
              <w:divsChild>
                <w:div w:id="75135793">
                  <w:marLeft w:val="0"/>
                  <w:marRight w:val="0"/>
                  <w:marTop w:val="0"/>
                  <w:marBottom w:val="0"/>
                  <w:divBdr>
                    <w:top w:val="none" w:sz="0" w:space="0" w:color="auto"/>
                    <w:left w:val="none" w:sz="0" w:space="0" w:color="auto"/>
                    <w:bottom w:val="none" w:sz="0" w:space="0" w:color="auto"/>
                    <w:right w:val="none" w:sz="0" w:space="0" w:color="auto"/>
                  </w:divBdr>
                </w:div>
                <w:div w:id="235362249">
                  <w:marLeft w:val="0"/>
                  <w:marRight w:val="0"/>
                  <w:marTop w:val="0"/>
                  <w:marBottom w:val="0"/>
                  <w:divBdr>
                    <w:top w:val="none" w:sz="0" w:space="0" w:color="auto"/>
                    <w:left w:val="none" w:sz="0" w:space="0" w:color="auto"/>
                    <w:bottom w:val="none" w:sz="0" w:space="0" w:color="auto"/>
                    <w:right w:val="none" w:sz="0" w:space="0" w:color="auto"/>
                  </w:divBdr>
                </w:div>
                <w:div w:id="916864657">
                  <w:marLeft w:val="0"/>
                  <w:marRight w:val="0"/>
                  <w:marTop w:val="0"/>
                  <w:marBottom w:val="0"/>
                  <w:divBdr>
                    <w:top w:val="none" w:sz="0" w:space="0" w:color="auto"/>
                    <w:left w:val="none" w:sz="0" w:space="0" w:color="auto"/>
                    <w:bottom w:val="none" w:sz="0" w:space="0" w:color="auto"/>
                    <w:right w:val="none" w:sz="0" w:space="0" w:color="auto"/>
                  </w:divBdr>
                </w:div>
                <w:div w:id="1082024877">
                  <w:marLeft w:val="0"/>
                  <w:marRight w:val="0"/>
                  <w:marTop w:val="0"/>
                  <w:marBottom w:val="0"/>
                  <w:divBdr>
                    <w:top w:val="none" w:sz="0" w:space="0" w:color="auto"/>
                    <w:left w:val="none" w:sz="0" w:space="0" w:color="auto"/>
                    <w:bottom w:val="none" w:sz="0" w:space="0" w:color="auto"/>
                    <w:right w:val="none" w:sz="0" w:space="0" w:color="auto"/>
                  </w:divBdr>
                </w:div>
                <w:div w:id="1128595866">
                  <w:marLeft w:val="0"/>
                  <w:marRight w:val="0"/>
                  <w:marTop w:val="0"/>
                  <w:marBottom w:val="0"/>
                  <w:divBdr>
                    <w:top w:val="none" w:sz="0" w:space="0" w:color="auto"/>
                    <w:left w:val="none" w:sz="0" w:space="0" w:color="auto"/>
                    <w:bottom w:val="none" w:sz="0" w:space="0" w:color="auto"/>
                    <w:right w:val="none" w:sz="0" w:space="0" w:color="auto"/>
                  </w:divBdr>
                </w:div>
                <w:div w:id="1411464224">
                  <w:marLeft w:val="0"/>
                  <w:marRight w:val="0"/>
                  <w:marTop w:val="0"/>
                  <w:marBottom w:val="0"/>
                  <w:divBdr>
                    <w:top w:val="none" w:sz="0" w:space="0" w:color="auto"/>
                    <w:left w:val="none" w:sz="0" w:space="0" w:color="auto"/>
                    <w:bottom w:val="none" w:sz="0" w:space="0" w:color="auto"/>
                    <w:right w:val="none" w:sz="0" w:space="0" w:color="auto"/>
                  </w:divBdr>
                </w:div>
              </w:divsChild>
            </w:div>
            <w:div w:id="1422289184">
              <w:marLeft w:val="0"/>
              <w:marRight w:val="0"/>
              <w:marTop w:val="0"/>
              <w:marBottom w:val="0"/>
              <w:divBdr>
                <w:top w:val="none" w:sz="0" w:space="0" w:color="auto"/>
                <w:left w:val="none" w:sz="0" w:space="0" w:color="auto"/>
                <w:bottom w:val="none" w:sz="0" w:space="0" w:color="auto"/>
                <w:right w:val="none" w:sz="0" w:space="0" w:color="auto"/>
              </w:divBdr>
            </w:div>
            <w:div w:id="1578512425">
              <w:marLeft w:val="0"/>
              <w:marRight w:val="0"/>
              <w:marTop w:val="0"/>
              <w:marBottom w:val="0"/>
              <w:divBdr>
                <w:top w:val="none" w:sz="0" w:space="0" w:color="auto"/>
                <w:left w:val="none" w:sz="0" w:space="0" w:color="auto"/>
                <w:bottom w:val="none" w:sz="0" w:space="0" w:color="auto"/>
                <w:right w:val="none" w:sz="0" w:space="0" w:color="auto"/>
              </w:divBdr>
            </w:div>
            <w:div w:id="2111122950">
              <w:marLeft w:val="0"/>
              <w:marRight w:val="0"/>
              <w:marTop w:val="0"/>
              <w:marBottom w:val="0"/>
              <w:divBdr>
                <w:top w:val="none" w:sz="0" w:space="0" w:color="auto"/>
                <w:left w:val="none" w:sz="0" w:space="0" w:color="auto"/>
                <w:bottom w:val="none" w:sz="0" w:space="0" w:color="auto"/>
                <w:right w:val="none" w:sz="0" w:space="0" w:color="auto"/>
              </w:divBdr>
            </w:div>
          </w:divsChild>
        </w:div>
        <w:div w:id="2035305577">
          <w:marLeft w:val="0"/>
          <w:marRight w:val="0"/>
          <w:marTop w:val="0"/>
          <w:marBottom w:val="0"/>
          <w:divBdr>
            <w:top w:val="none" w:sz="0" w:space="0" w:color="auto"/>
            <w:left w:val="none" w:sz="0" w:space="0" w:color="auto"/>
            <w:bottom w:val="none" w:sz="0" w:space="0" w:color="auto"/>
            <w:right w:val="none" w:sz="0" w:space="0" w:color="auto"/>
          </w:divBdr>
          <w:divsChild>
            <w:div w:id="545726500">
              <w:marLeft w:val="0"/>
              <w:marRight w:val="0"/>
              <w:marTop w:val="0"/>
              <w:marBottom w:val="0"/>
              <w:divBdr>
                <w:top w:val="none" w:sz="0" w:space="0" w:color="auto"/>
                <w:left w:val="none" w:sz="0" w:space="0" w:color="auto"/>
                <w:bottom w:val="none" w:sz="0" w:space="0" w:color="auto"/>
                <w:right w:val="none" w:sz="0" w:space="0" w:color="auto"/>
              </w:divBdr>
            </w:div>
            <w:div w:id="635599719">
              <w:marLeft w:val="0"/>
              <w:marRight w:val="0"/>
              <w:marTop w:val="0"/>
              <w:marBottom w:val="0"/>
              <w:divBdr>
                <w:top w:val="none" w:sz="0" w:space="0" w:color="auto"/>
                <w:left w:val="none" w:sz="0" w:space="0" w:color="auto"/>
                <w:bottom w:val="none" w:sz="0" w:space="0" w:color="auto"/>
                <w:right w:val="none" w:sz="0" w:space="0" w:color="auto"/>
              </w:divBdr>
              <w:divsChild>
                <w:div w:id="248973048">
                  <w:marLeft w:val="0"/>
                  <w:marRight w:val="0"/>
                  <w:marTop w:val="0"/>
                  <w:marBottom w:val="0"/>
                  <w:divBdr>
                    <w:top w:val="none" w:sz="0" w:space="0" w:color="auto"/>
                    <w:left w:val="none" w:sz="0" w:space="0" w:color="auto"/>
                    <w:bottom w:val="none" w:sz="0" w:space="0" w:color="auto"/>
                    <w:right w:val="none" w:sz="0" w:space="0" w:color="auto"/>
                  </w:divBdr>
                </w:div>
                <w:div w:id="1385983295">
                  <w:marLeft w:val="0"/>
                  <w:marRight w:val="0"/>
                  <w:marTop w:val="0"/>
                  <w:marBottom w:val="0"/>
                  <w:divBdr>
                    <w:top w:val="none" w:sz="0" w:space="0" w:color="auto"/>
                    <w:left w:val="none" w:sz="0" w:space="0" w:color="auto"/>
                    <w:bottom w:val="none" w:sz="0" w:space="0" w:color="auto"/>
                    <w:right w:val="none" w:sz="0" w:space="0" w:color="auto"/>
                  </w:divBdr>
                </w:div>
              </w:divsChild>
            </w:div>
            <w:div w:id="1398898050">
              <w:marLeft w:val="0"/>
              <w:marRight w:val="0"/>
              <w:marTop w:val="0"/>
              <w:marBottom w:val="0"/>
              <w:divBdr>
                <w:top w:val="none" w:sz="0" w:space="0" w:color="auto"/>
                <w:left w:val="none" w:sz="0" w:space="0" w:color="auto"/>
                <w:bottom w:val="none" w:sz="0" w:space="0" w:color="auto"/>
                <w:right w:val="none" w:sz="0" w:space="0" w:color="auto"/>
              </w:divBdr>
            </w:div>
          </w:divsChild>
        </w:div>
        <w:div w:id="2037927582">
          <w:marLeft w:val="0"/>
          <w:marRight w:val="0"/>
          <w:marTop w:val="0"/>
          <w:marBottom w:val="0"/>
          <w:divBdr>
            <w:top w:val="none" w:sz="0" w:space="0" w:color="auto"/>
            <w:left w:val="none" w:sz="0" w:space="0" w:color="auto"/>
            <w:bottom w:val="none" w:sz="0" w:space="0" w:color="auto"/>
            <w:right w:val="none" w:sz="0" w:space="0" w:color="auto"/>
          </w:divBdr>
          <w:divsChild>
            <w:div w:id="519512166">
              <w:marLeft w:val="0"/>
              <w:marRight w:val="0"/>
              <w:marTop w:val="0"/>
              <w:marBottom w:val="0"/>
              <w:divBdr>
                <w:top w:val="none" w:sz="0" w:space="0" w:color="auto"/>
                <w:left w:val="none" w:sz="0" w:space="0" w:color="auto"/>
                <w:bottom w:val="none" w:sz="0" w:space="0" w:color="auto"/>
                <w:right w:val="none" w:sz="0" w:space="0" w:color="auto"/>
              </w:divBdr>
              <w:divsChild>
                <w:div w:id="731273168">
                  <w:marLeft w:val="0"/>
                  <w:marRight w:val="0"/>
                  <w:marTop w:val="0"/>
                  <w:marBottom w:val="0"/>
                  <w:divBdr>
                    <w:top w:val="none" w:sz="0" w:space="0" w:color="auto"/>
                    <w:left w:val="none" w:sz="0" w:space="0" w:color="auto"/>
                    <w:bottom w:val="none" w:sz="0" w:space="0" w:color="auto"/>
                    <w:right w:val="none" w:sz="0" w:space="0" w:color="auto"/>
                  </w:divBdr>
                </w:div>
                <w:div w:id="1108041292">
                  <w:marLeft w:val="0"/>
                  <w:marRight w:val="0"/>
                  <w:marTop w:val="0"/>
                  <w:marBottom w:val="0"/>
                  <w:divBdr>
                    <w:top w:val="none" w:sz="0" w:space="0" w:color="auto"/>
                    <w:left w:val="none" w:sz="0" w:space="0" w:color="auto"/>
                    <w:bottom w:val="none" w:sz="0" w:space="0" w:color="auto"/>
                    <w:right w:val="none" w:sz="0" w:space="0" w:color="auto"/>
                  </w:divBdr>
                </w:div>
                <w:div w:id="1133014900">
                  <w:marLeft w:val="0"/>
                  <w:marRight w:val="0"/>
                  <w:marTop w:val="0"/>
                  <w:marBottom w:val="0"/>
                  <w:divBdr>
                    <w:top w:val="none" w:sz="0" w:space="0" w:color="auto"/>
                    <w:left w:val="none" w:sz="0" w:space="0" w:color="auto"/>
                    <w:bottom w:val="none" w:sz="0" w:space="0" w:color="auto"/>
                    <w:right w:val="none" w:sz="0" w:space="0" w:color="auto"/>
                  </w:divBdr>
                </w:div>
                <w:div w:id="1664623463">
                  <w:marLeft w:val="0"/>
                  <w:marRight w:val="0"/>
                  <w:marTop w:val="0"/>
                  <w:marBottom w:val="0"/>
                  <w:divBdr>
                    <w:top w:val="none" w:sz="0" w:space="0" w:color="auto"/>
                    <w:left w:val="none" w:sz="0" w:space="0" w:color="auto"/>
                    <w:bottom w:val="none" w:sz="0" w:space="0" w:color="auto"/>
                    <w:right w:val="none" w:sz="0" w:space="0" w:color="auto"/>
                  </w:divBdr>
                </w:div>
                <w:div w:id="1934511626">
                  <w:marLeft w:val="0"/>
                  <w:marRight w:val="0"/>
                  <w:marTop w:val="0"/>
                  <w:marBottom w:val="0"/>
                  <w:divBdr>
                    <w:top w:val="none" w:sz="0" w:space="0" w:color="auto"/>
                    <w:left w:val="none" w:sz="0" w:space="0" w:color="auto"/>
                    <w:bottom w:val="none" w:sz="0" w:space="0" w:color="auto"/>
                    <w:right w:val="none" w:sz="0" w:space="0" w:color="auto"/>
                  </w:divBdr>
                </w:div>
                <w:div w:id="2065054535">
                  <w:marLeft w:val="0"/>
                  <w:marRight w:val="0"/>
                  <w:marTop w:val="0"/>
                  <w:marBottom w:val="0"/>
                  <w:divBdr>
                    <w:top w:val="none" w:sz="0" w:space="0" w:color="auto"/>
                    <w:left w:val="none" w:sz="0" w:space="0" w:color="auto"/>
                    <w:bottom w:val="none" w:sz="0" w:space="0" w:color="auto"/>
                    <w:right w:val="none" w:sz="0" w:space="0" w:color="auto"/>
                  </w:divBdr>
                </w:div>
              </w:divsChild>
            </w:div>
            <w:div w:id="543103787">
              <w:marLeft w:val="0"/>
              <w:marRight w:val="0"/>
              <w:marTop w:val="0"/>
              <w:marBottom w:val="0"/>
              <w:divBdr>
                <w:top w:val="none" w:sz="0" w:space="0" w:color="auto"/>
                <w:left w:val="none" w:sz="0" w:space="0" w:color="auto"/>
                <w:bottom w:val="none" w:sz="0" w:space="0" w:color="auto"/>
                <w:right w:val="none" w:sz="0" w:space="0" w:color="auto"/>
              </w:divBdr>
            </w:div>
            <w:div w:id="823087479">
              <w:marLeft w:val="0"/>
              <w:marRight w:val="0"/>
              <w:marTop w:val="0"/>
              <w:marBottom w:val="0"/>
              <w:divBdr>
                <w:top w:val="none" w:sz="0" w:space="0" w:color="auto"/>
                <w:left w:val="none" w:sz="0" w:space="0" w:color="auto"/>
                <w:bottom w:val="none" w:sz="0" w:space="0" w:color="auto"/>
                <w:right w:val="none" w:sz="0" w:space="0" w:color="auto"/>
              </w:divBdr>
            </w:div>
            <w:div w:id="1141115212">
              <w:marLeft w:val="0"/>
              <w:marRight w:val="0"/>
              <w:marTop w:val="0"/>
              <w:marBottom w:val="0"/>
              <w:divBdr>
                <w:top w:val="none" w:sz="0" w:space="0" w:color="auto"/>
                <w:left w:val="none" w:sz="0" w:space="0" w:color="auto"/>
                <w:bottom w:val="none" w:sz="0" w:space="0" w:color="auto"/>
                <w:right w:val="none" w:sz="0" w:space="0" w:color="auto"/>
              </w:divBdr>
            </w:div>
            <w:div w:id="1831678434">
              <w:marLeft w:val="0"/>
              <w:marRight w:val="0"/>
              <w:marTop w:val="0"/>
              <w:marBottom w:val="0"/>
              <w:divBdr>
                <w:top w:val="none" w:sz="0" w:space="0" w:color="auto"/>
                <w:left w:val="none" w:sz="0" w:space="0" w:color="auto"/>
                <w:bottom w:val="none" w:sz="0" w:space="0" w:color="auto"/>
                <w:right w:val="none" w:sz="0" w:space="0" w:color="auto"/>
              </w:divBdr>
            </w:div>
            <w:div w:id="1957566943">
              <w:marLeft w:val="0"/>
              <w:marRight w:val="0"/>
              <w:marTop w:val="0"/>
              <w:marBottom w:val="0"/>
              <w:divBdr>
                <w:top w:val="none" w:sz="0" w:space="0" w:color="auto"/>
                <w:left w:val="none" w:sz="0" w:space="0" w:color="auto"/>
                <w:bottom w:val="none" w:sz="0" w:space="0" w:color="auto"/>
                <w:right w:val="none" w:sz="0" w:space="0" w:color="auto"/>
              </w:divBdr>
            </w:div>
            <w:div w:id="2008903571">
              <w:marLeft w:val="0"/>
              <w:marRight w:val="0"/>
              <w:marTop w:val="0"/>
              <w:marBottom w:val="0"/>
              <w:divBdr>
                <w:top w:val="none" w:sz="0" w:space="0" w:color="auto"/>
                <w:left w:val="none" w:sz="0" w:space="0" w:color="auto"/>
                <w:bottom w:val="none" w:sz="0" w:space="0" w:color="auto"/>
                <w:right w:val="none" w:sz="0" w:space="0" w:color="auto"/>
              </w:divBdr>
            </w:div>
          </w:divsChild>
        </w:div>
        <w:div w:id="2046635891">
          <w:marLeft w:val="0"/>
          <w:marRight w:val="0"/>
          <w:marTop w:val="0"/>
          <w:marBottom w:val="0"/>
          <w:divBdr>
            <w:top w:val="none" w:sz="0" w:space="0" w:color="auto"/>
            <w:left w:val="none" w:sz="0" w:space="0" w:color="auto"/>
            <w:bottom w:val="none" w:sz="0" w:space="0" w:color="auto"/>
            <w:right w:val="none" w:sz="0" w:space="0" w:color="auto"/>
          </w:divBdr>
          <w:divsChild>
            <w:div w:id="417873001">
              <w:marLeft w:val="0"/>
              <w:marRight w:val="0"/>
              <w:marTop w:val="0"/>
              <w:marBottom w:val="0"/>
              <w:divBdr>
                <w:top w:val="none" w:sz="0" w:space="0" w:color="auto"/>
                <w:left w:val="none" w:sz="0" w:space="0" w:color="auto"/>
                <w:bottom w:val="none" w:sz="0" w:space="0" w:color="auto"/>
                <w:right w:val="none" w:sz="0" w:space="0" w:color="auto"/>
              </w:divBdr>
            </w:div>
            <w:div w:id="418328597">
              <w:marLeft w:val="0"/>
              <w:marRight w:val="0"/>
              <w:marTop w:val="0"/>
              <w:marBottom w:val="0"/>
              <w:divBdr>
                <w:top w:val="none" w:sz="0" w:space="0" w:color="auto"/>
                <w:left w:val="none" w:sz="0" w:space="0" w:color="auto"/>
                <w:bottom w:val="none" w:sz="0" w:space="0" w:color="auto"/>
                <w:right w:val="none" w:sz="0" w:space="0" w:color="auto"/>
              </w:divBdr>
            </w:div>
            <w:div w:id="506291841">
              <w:marLeft w:val="0"/>
              <w:marRight w:val="0"/>
              <w:marTop w:val="0"/>
              <w:marBottom w:val="0"/>
              <w:divBdr>
                <w:top w:val="none" w:sz="0" w:space="0" w:color="auto"/>
                <w:left w:val="none" w:sz="0" w:space="0" w:color="auto"/>
                <w:bottom w:val="none" w:sz="0" w:space="0" w:color="auto"/>
                <w:right w:val="none" w:sz="0" w:space="0" w:color="auto"/>
              </w:divBdr>
            </w:div>
            <w:div w:id="585726690">
              <w:marLeft w:val="0"/>
              <w:marRight w:val="0"/>
              <w:marTop w:val="0"/>
              <w:marBottom w:val="0"/>
              <w:divBdr>
                <w:top w:val="none" w:sz="0" w:space="0" w:color="auto"/>
                <w:left w:val="none" w:sz="0" w:space="0" w:color="auto"/>
                <w:bottom w:val="none" w:sz="0" w:space="0" w:color="auto"/>
                <w:right w:val="none" w:sz="0" w:space="0" w:color="auto"/>
              </w:divBdr>
              <w:divsChild>
                <w:div w:id="235215145">
                  <w:marLeft w:val="0"/>
                  <w:marRight w:val="0"/>
                  <w:marTop w:val="0"/>
                  <w:marBottom w:val="0"/>
                  <w:divBdr>
                    <w:top w:val="none" w:sz="0" w:space="0" w:color="auto"/>
                    <w:left w:val="none" w:sz="0" w:space="0" w:color="auto"/>
                    <w:bottom w:val="none" w:sz="0" w:space="0" w:color="auto"/>
                    <w:right w:val="none" w:sz="0" w:space="0" w:color="auto"/>
                  </w:divBdr>
                </w:div>
                <w:div w:id="302783503">
                  <w:marLeft w:val="0"/>
                  <w:marRight w:val="0"/>
                  <w:marTop w:val="0"/>
                  <w:marBottom w:val="0"/>
                  <w:divBdr>
                    <w:top w:val="none" w:sz="0" w:space="0" w:color="auto"/>
                    <w:left w:val="none" w:sz="0" w:space="0" w:color="auto"/>
                    <w:bottom w:val="none" w:sz="0" w:space="0" w:color="auto"/>
                    <w:right w:val="none" w:sz="0" w:space="0" w:color="auto"/>
                  </w:divBdr>
                </w:div>
                <w:div w:id="936913743">
                  <w:marLeft w:val="0"/>
                  <w:marRight w:val="0"/>
                  <w:marTop w:val="0"/>
                  <w:marBottom w:val="0"/>
                  <w:divBdr>
                    <w:top w:val="none" w:sz="0" w:space="0" w:color="auto"/>
                    <w:left w:val="none" w:sz="0" w:space="0" w:color="auto"/>
                    <w:bottom w:val="none" w:sz="0" w:space="0" w:color="auto"/>
                    <w:right w:val="none" w:sz="0" w:space="0" w:color="auto"/>
                  </w:divBdr>
                </w:div>
                <w:div w:id="1116750640">
                  <w:marLeft w:val="0"/>
                  <w:marRight w:val="0"/>
                  <w:marTop w:val="0"/>
                  <w:marBottom w:val="0"/>
                  <w:divBdr>
                    <w:top w:val="none" w:sz="0" w:space="0" w:color="auto"/>
                    <w:left w:val="none" w:sz="0" w:space="0" w:color="auto"/>
                    <w:bottom w:val="none" w:sz="0" w:space="0" w:color="auto"/>
                    <w:right w:val="none" w:sz="0" w:space="0" w:color="auto"/>
                  </w:divBdr>
                </w:div>
                <w:div w:id="2136480221">
                  <w:marLeft w:val="0"/>
                  <w:marRight w:val="0"/>
                  <w:marTop w:val="0"/>
                  <w:marBottom w:val="0"/>
                  <w:divBdr>
                    <w:top w:val="none" w:sz="0" w:space="0" w:color="auto"/>
                    <w:left w:val="none" w:sz="0" w:space="0" w:color="auto"/>
                    <w:bottom w:val="none" w:sz="0" w:space="0" w:color="auto"/>
                    <w:right w:val="none" w:sz="0" w:space="0" w:color="auto"/>
                  </w:divBdr>
                </w:div>
              </w:divsChild>
            </w:div>
            <w:div w:id="782656743">
              <w:marLeft w:val="0"/>
              <w:marRight w:val="0"/>
              <w:marTop w:val="0"/>
              <w:marBottom w:val="0"/>
              <w:divBdr>
                <w:top w:val="none" w:sz="0" w:space="0" w:color="auto"/>
                <w:left w:val="none" w:sz="0" w:space="0" w:color="auto"/>
                <w:bottom w:val="none" w:sz="0" w:space="0" w:color="auto"/>
                <w:right w:val="none" w:sz="0" w:space="0" w:color="auto"/>
              </w:divBdr>
            </w:div>
            <w:div w:id="2122333072">
              <w:marLeft w:val="0"/>
              <w:marRight w:val="0"/>
              <w:marTop w:val="0"/>
              <w:marBottom w:val="0"/>
              <w:divBdr>
                <w:top w:val="none" w:sz="0" w:space="0" w:color="auto"/>
                <w:left w:val="none" w:sz="0" w:space="0" w:color="auto"/>
                <w:bottom w:val="none" w:sz="0" w:space="0" w:color="auto"/>
                <w:right w:val="none" w:sz="0" w:space="0" w:color="auto"/>
              </w:divBdr>
            </w:div>
          </w:divsChild>
        </w:div>
        <w:div w:id="2049062876">
          <w:marLeft w:val="0"/>
          <w:marRight w:val="0"/>
          <w:marTop w:val="0"/>
          <w:marBottom w:val="0"/>
          <w:divBdr>
            <w:top w:val="none" w:sz="0" w:space="0" w:color="auto"/>
            <w:left w:val="none" w:sz="0" w:space="0" w:color="auto"/>
            <w:bottom w:val="none" w:sz="0" w:space="0" w:color="auto"/>
            <w:right w:val="none" w:sz="0" w:space="0" w:color="auto"/>
          </w:divBdr>
          <w:divsChild>
            <w:div w:id="314919247">
              <w:marLeft w:val="0"/>
              <w:marRight w:val="0"/>
              <w:marTop w:val="0"/>
              <w:marBottom w:val="0"/>
              <w:divBdr>
                <w:top w:val="none" w:sz="0" w:space="0" w:color="auto"/>
                <w:left w:val="none" w:sz="0" w:space="0" w:color="auto"/>
                <w:bottom w:val="none" w:sz="0" w:space="0" w:color="auto"/>
                <w:right w:val="none" w:sz="0" w:space="0" w:color="auto"/>
              </w:divBdr>
            </w:div>
            <w:div w:id="393159447">
              <w:marLeft w:val="0"/>
              <w:marRight w:val="0"/>
              <w:marTop w:val="0"/>
              <w:marBottom w:val="0"/>
              <w:divBdr>
                <w:top w:val="none" w:sz="0" w:space="0" w:color="auto"/>
                <w:left w:val="none" w:sz="0" w:space="0" w:color="auto"/>
                <w:bottom w:val="none" w:sz="0" w:space="0" w:color="auto"/>
                <w:right w:val="none" w:sz="0" w:space="0" w:color="auto"/>
              </w:divBdr>
            </w:div>
            <w:div w:id="412746920">
              <w:marLeft w:val="0"/>
              <w:marRight w:val="0"/>
              <w:marTop w:val="0"/>
              <w:marBottom w:val="0"/>
              <w:divBdr>
                <w:top w:val="none" w:sz="0" w:space="0" w:color="auto"/>
                <w:left w:val="none" w:sz="0" w:space="0" w:color="auto"/>
                <w:bottom w:val="none" w:sz="0" w:space="0" w:color="auto"/>
                <w:right w:val="none" w:sz="0" w:space="0" w:color="auto"/>
              </w:divBdr>
            </w:div>
            <w:div w:id="854079767">
              <w:marLeft w:val="0"/>
              <w:marRight w:val="0"/>
              <w:marTop w:val="0"/>
              <w:marBottom w:val="0"/>
              <w:divBdr>
                <w:top w:val="none" w:sz="0" w:space="0" w:color="auto"/>
                <w:left w:val="none" w:sz="0" w:space="0" w:color="auto"/>
                <w:bottom w:val="none" w:sz="0" w:space="0" w:color="auto"/>
                <w:right w:val="none" w:sz="0" w:space="0" w:color="auto"/>
              </w:divBdr>
            </w:div>
            <w:div w:id="984238837">
              <w:marLeft w:val="0"/>
              <w:marRight w:val="0"/>
              <w:marTop w:val="0"/>
              <w:marBottom w:val="0"/>
              <w:divBdr>
                <w:top w:val="none" w:sz="0" w:space="0" w:color="auto"/>
                <w:left w:val="none" w:sz="0" w:space="0" w:color="auto"/>
                <w:bottom w:val="none" w:sz="0" w:space="0" w:color="auto"/>
                <w:right w:val="none" w:sz="0" w:space="0" w:color="auto"/>
              </w:divBdr>
            </w:div>
            <w:div w:id="1217085693">
              <w:marLeft w:val="0"/>
              <w:marRight w:val="0"/>
              <w:marTop w:val="0"/>
              <w:marBottom w:val="0"/>
              <w:divBdr>
                <w:top w:val="none" w:sz="0" w:space="0" w:color="auto"/>
                <w:left w:val="none" w:sz="0" w:space="0" w:color="auto"/>
                <w:bottom w:val="none" w:sz="0" w:space="0" w:color="auto"/>
                <w:right w:val="none" w:sz="0" w:space="0" w:color="auto"/>
              </w:divBdr>
            </w:div>
            <w:div w:id="1335768799">
              <w:marLeft w:val="0"/>
              <w:marRight w:val="0"/>
              <w:marTop w:val="0"/>
              <w:marBottom w:val="0"/>
              <w:divBdr>
                <w:top w:val="none" w:sz="0" w:space="0" w:color="auto"/>
                <w:left w:val="none" w:sz="0" w:space="0" w:color="auto"/>
                <w:bottom w:val="none" w:sz="0" w:space="0" w:color="auto"/>
                <w:right w:val="none" w:sz="0" w:space="0" w:color="auto"/>
              </w:divBdr>
            </w:div>
          </w:divsChild>
        </w:div>
        <w:div w:id="2070953704">
          <w:marLeft w:val="0"/>
          <w:marRight w:val="0"/>
          <w:marTop w:val="0"/>
          <w:marBottom w:val="0"/>
          <w:divBdr>
            <w:top w:val="none" w:sz="0" w:space="0" w:color="auto"/>
            <w:left w:val="none" w:sz="0" w:space="0" w:color="auto"/>
            <w:bottom w:val="none" w:sz="0" w:space="0" w:color="auto"/>
            <w:right w:val="none" w:sz="0" w:space="0" w:color="auto"/>
          </w:divBdr>
          <w:divsChild>
            <w:div w:id="401030253">
              <w:marLeft w:val="0"/>
              <w:marRight w:val="0"/>
              <w:marTop w:val="0"/>
              <w:marBottom w:val="0"/>
              <w:divBdr>
                <w:top w:val="none" w:sz="0" w:space="0" w:color="auto"/>
                <w:left w:val="none" w:sz="0" w:space="0" w:color="auto"/>
                <w:bottom w:val="none" w:sz="0" w:space="0" w:color="auto"/>
                <w:right w:val="none" w:sz="0" w:space="0" w:color="auto"/>
              </w:divBdr>
              <w:divsChild>
                <w:div w:id="22441682">
                  <w:marLeft w:val="0"/>
                  <w:marRight w:val="0"/>
                  <w:marTop w:val="0"/>
                  <w:marBottom w:val="0"/>
                  <w:divBdr>
                    <w:top w:val="none" w:sz="0" w:space="0" w:color="auto"/>
                    <w:left w:val="none" w:sz="0" w:space="0" w:color="auto"/>
                    <w:bottom w:val="none" w:sz="0" w:space="0" w:color="auto"/>
                    <w:right w:val="none" w:sz="0" w:space="0" w:color="auto"/>
                  </w:divBdr>
                </w:div>
                <w:div w:id="297303012">
                  <w:marLeft w:val="0"/>
                  <w:marRight w:val="0"/>
                  <w:marTop w:val="0"/>
                  <w:marBottom w:val="0"/>
                  <w:divBdr>
                    <w:top w:val="none" w:sz="0" w:space="0" w:color="auto"/>
                    <w:left w:val="none" w:sz="0" w:space="0" w:color="auto"/>
                    <w:bottom w:val="none" w:sz="0" w:space="0" w:color="auto"/>
                    <w:right w:val="none" w:sz="0" w:space="0" w:color="auto"/>
                  </w:divBdr>
                </w:div>
                <w:div w:id="905726696">
                  <w:marLeft w:val="0"/>
                  <w:marRight w:val="0"/>
                  <w:marTop w:val="0"/>
                  <w:marBottom w:val="0"/>
                  <w:divBdr>
                    <w:top w:val="none" w:sz="0" w:space="0" w:color="auto"/>
                    <w:left w:val="none" w:sz="0" w:space="0" w:color="auto"/>
                    <w:bottom w:val="none" w:sz="0" w:space="0" w:color="auto"/>
                    <w:right w:val="none" w:sz="0" w:space="0" w:color="auto"/>
                  </w:divBdr>
                </w:div>
                <w:div w:id="1123111294">
                  <w:marLeft w:val="0"/>
                  <w:marRight w:val="0"/>
                  <w:marTop w:val="0"/>
                  <w:marBottom w:val="0"/>
                  <w:divBdr>
                    <w:top w:val="none" w:sz="0" w:space="0" w:color="auto"/>
                    <w:left w:val="none" w:sz="0" w:space="0" w:color="auto"/>
                    <w:bottom w:val="none" w:sz="0" w:space="0" w:color="auto"/>
                    <w:right w:val="none" w:sz="0" w:space="0" w:color="auto"/>
                  </w:divBdr>
                </w:div>
              </w:divsChild>
            </w:div>
            <w:div w:id="1579905268">
              <w:marLeft w:val="0"/>
              <w:marRight w:val="0"/>
              <w:marTop w:val="0"/>
              <w:marBottom w:val="0"/>
              <w:divBdr>
                <w:top w:val="none" w:sz="0" w:space="0" w:color="auto"/>
                <w:left w:val="none" w:sz="0" w:space="0" w:color="auto"/>
                <w:bottom w:val="none" w:sz="0" w:space="0" w:color="auto"/>
                <w:right w:val="none" w:sz="0" w:space="0" w:color="auto"/>
              </w:divBdr>
            </w:div>
            <w:div w:id="1838494928">
              <w:marLeft w:val="0"/>
              <w:marRight w:val="0"/>
              <w:marTop w:val="0"/>
              <w:marBottom w:val="0"/>
              <w:divBdr>
                <w:top w:val="none" w:sz="0" w:space="0" w:color="auto"/>
                <w:left w:val="none" w:sz="0" w:space="0" w:color="auto"/>
                <w:bottom w:val="none" w:sz="0" w:space="0" w:color="auto"/>
                <w:right w:val="none" w:sz="0" w:space="0" w:color="auto"/>
              </w:divBdr>
            </w:div>
            <w:div w:id="1928810674">
              <w:marLeft w:val="0"/>
              <w:marRight w:val="0"/>
              <w:marTop w:val="0"/>
              <w:marBottom w:val="0"/>
              <w:divBdr>
                <w:top w:val="none" w:sz="0" w:space="0" w:color="auto"/>
                <w:left w:val="none" w:sz="0" w:space="0" w:color="auto"/>
                <w:bottom w:val="none" w:sz="0" w:space="0" w:color="auto"/>
                <w:right w:val="none" w:sz="0" w:space="0" w:color="auto"/>
              </w:divBdr>
            </w:div>
            <w:div w:id="2116509666">
              <w:marLeft w:val="0"/>
              <w:marRight w:val="0"/>
              <w:marTop w:val="0"/>
              <w:marBottom w:val="0"/>
              <w:divBdr>
                <w:top w:val="none" w:sz="0" w:space="0" w:color="auto"/>
                <w:left w:val="none" w:sz="0" w:space="0" w:color="auto"/>
                <w:bottom w:val="none" w:sz="0" w:space="0" w:color="auto"/>
                <w:right w:val="none" w:sz="0" w:space="0" w:color="auto"/>
              </w:divBdr>
            </w:div>
          </w:divsChild>
        </w:div>
        <w:div w:id="2076050402">
          <w:marLeft w:val="0"/>
          <w:marRight w:val="0"/>
          <w:marTop w:val="0"/>
          <w:marBottom w:val="0"/>
          <w:divBdr>
            <w:top w:val="none" w:sz="0" w:space="0" w:color="auto"/>
            <w:left w:val="none" w:sz="0" w:space="0" w:color="auto"/>
            <w:bottom w:val="none" w:sz="0" w:space="0" w:color="auto"/>
            <w:right w:val="none" w:sz="0" w:space="0" w:color="auto"/>
          </w:divBdr>
          <w:divsChild>
            <w:div w:id="271010638">
              <w:marLeft w:val="0"/>
              <w:marRight w:val="0"/>
              <w:marTop w:val="0"/>
              <w:marBottom w:val="0"/>
              <w:divBdr>
                <w:top w:val="none" w:sz="0" w:space="0" w:color="auto"/>
                <w:left w:val="none" w:sz="0" w:space="0" w:color="auto"/>
                <w:bottom w:val="none" w:sz="0" w:space="0" w:color="auto"/>
                <w:right w:val="none" w:sz="0" w:space="0" w:color="auto"/>
              </w:divBdr>
            </w:div>
            <w:div w:id="486822923">
              <w:marLeft w:val="0"/>
              <w:marRight w:val="0"/>
              <w:marTop w:val="0"/>
              <w:marBottom w:val="0"/>
              <w:divBdr>
                <w:top w:val="none" w:sz="0" w:space="0" w:color="auto"/>
                <w:left w:val="none" w:sz="0" w:space="0" w:color="auto"/>
                <w:bottom w:val="none" w:sz="0" w:space="0" w:color="auto"/>
                <w:right w:val="none" w:sz="0" w:space="0" w:color="auto"/>
              </w:divBdr>
            </w:div>
            <w:div w:id="1210148218">
              <w:marLeft w:val="0"/>
              <w:marRight w:val="0"/>
              <w:marTop w:val="0"/>
              <w:marBottom w:val="0"/>
              <w:divBdr>
                <w:top w:val="none" w:sz="0" w:space="0" w:color="auto"/>
                <w:left w:val="none" w:sz="0" w:space="0" w:color="auto"/>
                <w:bottom w:val="none" w:sz="0" w:space="0" w:color="auto"/>
                <w:right w:val="none" w:sz="0" w:space="0" w:color="auto"/>
              </w:divBdr>
            </w:div>
            <w:div w:id="1215963655">
              <w:marLeft w:val="0"/>
              <w:marRight w:val="0"/>
              <w:marTop w:val="0"/>
              <w:marBottom w:val="0"/>
              <w:divBdr>
                <w:top w:val="none" w:sz="0" w:space="0" w:color="auto"/>
                <w:left w:val="none" w:sz="0" w:space="0" w:color="auto"/>
                <w:bottom w:val="none" w:sz="0" w:space="0" w:color="auto"/>
                <w:right w:val="none" w:sz="0" w:space="0" w:color="auto"/>
              </w:divBdr>
            </w:div>
            <w:div w:id="1363508024">
              <w:marLeft w:val="0"/>
              <w:marRight w:val="0"/>
              <w:marTop w:val="0"/>
              <w:marBottom w:val="0"/>
              <w:divBdr>
                <w:top w:val="none" w:sz="0" w:space="0" w:color="auto"/>
                <w:left w:val="none" w:sz="0" w:space="0" w:color="auto"/>
                <w:bottom w:val="none" w:sz="0" w:space="0" w:color="auto"/>
                <w:right w:val="none" w:sz="0" w:space="0" w:color="auto"/>
              </w:divBdr>
              <w:divsChild>
                <w:div w:id="917787545">
                  <w:marLeft w:val="0"/>
                  <w:marRight w:val="0"/>
                  <w:marTop w:val="0"/>
                  <w:marBottom w:val="0"/>
                  <w:divBdr>
                    <w:top w:val="none" w:sz="0" w:space="0" w:color="auto"/>
                    <w:left w:val="none" w:sz="0" w:space="0" w:color="auto"/>
                    <w:bottom w:val="none" w:sz="0" w:space="0" w:color="auto"/>
                    <w:right w:val="none" w:sz="0" w:space="0" w:color="auto"/>
                  </w:divBdr>
                </w:div>
                <w:div w:id="961109878">
                  <w:marLeft w:val="0"/>
                  <w:marRight w:val="0"/>
                  <w:marTop w:val="0"/>
                  <w:marBottom w:val="0"/>
                  <w:divBdr>
                    <w:top w:val="none" w:sz="0" w:space="0" w:color="auto"/>
                    <w:left w:val="none" w:sz="0" w:space="0" w:color="auto"/>
                    <w:bottom w:val="none" w:sz="0" w:space="0" w:color="auto"/>
                    <w:right w:val="none" w:sz="0" w:space="0" w:color="auto"/>
                  </w:divBdr>
                </w:div>
                <w:div w:id="1476146632">
                  <w:marLeft w:val="0"/>
                  <w:marRight w:val="0"/>
                  <w:marTop w:val="0"/>
                  <w:marBottom w:val="0"/>
                  <w:divBdr>
                    <w:top w:val="none" w:sz="0" w:space="0" w:color="auto"/>
                    <w:left w:val="none" w:sz="0" w:space="0" w:color="auto"/>
                    <w:bottom w:val="none" w:sz="0" w:space="0" w:color="auto"/>
                    <w:right w:val="none" w:sz="0" w:space="0" w:color="auto"/>
                  </w:divBdr>
                </w:div>
                <w:div w:id="1730499386">
                  <w:marLeft w:val="0"/>
                  <w:marRight w:val="0"/>
                  <w:marTop w:val="0"/>
                  <w:marBottom w:val="0"/>
                  <w:divBdr>
                    <w:top w:val="none" w:sz="0" w:space="0" w:color="auto"/>
                    <w:left w:val="none" w:sz="0" w:space="0" w:color="auto"/>
                    <w:bottom w:val="none" w:sz="0" w:space="0" w:color="auto"/>
                    <w:right w:val="none" w:sz="0" w:space="0" w:color="auto"/>
                  </w:divBdr>
                </w:div>
                <w:div w:id="1800688235">
                  <w:marLeft w:val="0"/>
                  <w:marRight w:val="0"/>
                  <w:marTop w:val="0"/>
                  <w:marBottom w:val="0"/>
                  <w:divBdr>
                    <w:top w:val="none" w:sz="0" w:space="0" w:color="auto"/>
                    <w:left w:val="none" w:sz="0" w:space="0" w:color="auto"/>
                    <w:bottom w:val="none" w:sz="0" w:space="0" w:color="auto"/>
                    <w:right w:val="none" w:sz="0" w:space="0" w:color="auto"/>
                  </w:divBdr>
                </w:div>
                <w:div w:id="1936084642">
                  <w:marLeft w:val="0"/>
                  <w:marRight w:val="0"/>
                  <w:marTop w:val="0"/>
                  <w:marBottom w:val="0"/>
                  <w:divBdr>
                    <w:top w:val="none" w:sz="0" w:space="0" w:color="auto"/>
                    <w:left w:val="none" w:sz="0" w:space="0" w:color="auto"/>
                    <w:bottom w:val="none" w:sz="0" w:space="0" w:color="auto"/>
                    <w:right w:val="none" w:sz="0" w:space="0" w:color="auto"/>
                  </w:divBdr>
                </w:div>
              </w:divsChild>
            </w:div>
            <w:div w:id="1624843891">
              <w:marLeft w:val="0"/>
              <w:marRight w:val="0"/>
              <w:marTop w:val="0"/>
              <w:marBottom w:val="0"/>
              <w:divBdr>
                <w:top w:val="none" w:sz="0" w:space="0" w:color="auto"/>
                <w:left w:val="none" w:sz="0" w:space="0" w:color="auto"/>
                <w:bottom w:val="none" w:sz="0" w:space="0" w:color="auto"/>
                <w:right w:val="none" w:sz="0" w:space="0" w:color="auto"/>
              </w:divBdr>
            </w:div>
            <w:div w:id="2127968432">
              <w:marLeft w:val="0"/>
              <w:marRight w:val="0"/>
              <w:marTop w:val="0"/>
              <w:marBottom w:val="0"/>
              <w:divBdr>
                <w:top w:val="none" w:sz="0" w:space="0" w:color="auto"/>
                <w:left w:val="none" w:sz="0" w:space="0" w:color="auto"/>
                <w:bottom w:val="none" w:sz="0" w:space="0" w:color="auto"/>
                <w:right w:val="none" w:sz="0" w:space="0" w:color="auto"/>
              </w:divBdr>
            </w:div>
          </w:divsChild>
        </w:div>
        <w:div w:id="2083672702">
          <w:marLeft w:val="0"/>
          <w:marRight w:val="0"/>
          <w:marTop w:val="0"/>
          <w:marBottom w:val="0"/>
          <w:divBdr>
            <w:top w:val="none" w:sz="0" w:space="0" w:color="auto"/>
            <w:left w:val="none" w:sz="0" w:space="0" w:color="auto"/>
            <w:bottom w:val="none" w:sz="0" w:space="0" w:color="auto"/>
            <w:right w:val="none" w:sz="0" w:space="0" w:color="auto"/>
          </w:divBdr>
          <w:divsChild>
            <w:div w:id="101339100">
              <w:marLeft w:val="0"/>
              <w:marRight w:val="0"/>
              <w:marTop w:val="0"/>
              <w:marBottom w:val="0"/>
              <w:divBdr>
                <w:top w:val="none" w:sz="0" w:space="0" w:color="auto"/>
                <w:left w:val="none" w:sz="0" w:space="0" w:color="auto"/>
                <w:bottom w:val="none" w:sz="0" w:space="0" w:color="auto"/>
                <w:right w:val="none" w:sz="0" w:space="0" w:color="auto"/>
              </w:divBdr>
            </w:div>
            <w:div w:id="103423299">
              <w:marLeft w:val="0"/>
              <w:marRight w:val="0"/>
              <w:marTop w:val="0"/>
              <w:marBottom w:val="0"/>
              <w:divBdr>
                <w:top w:val="none" w:sz="0" w:space="0" w:color="auto"/>
                <w:left w:val="none" w:sz="0" w:space="0" w:color="auto"/>
                <w:bottom w:val="none" w:sz="0" w:space="0" w:color="auto"/>
                <w:right w:val="none" w:sz="0" w:space="0" w:color="auto"/>
              </w:divBdr>
            </w:div>
            <w:div w:id="445125329">
              <w:marLeft w:val="0"/>
              <w:marRight w:val="0"/>
              <w:marTop w:val="0"/>
              <w:marBottom w:val="0"/>
              <w:divBdr>
                <w:top w:val="none" w:sz="0" w:space="0" w:color="auto"/>
                <w:left w:val="none" w:sz="0" w:space="0" w:color="auto"/>
                <w:bottom w:val="none" w:sz="0" w:space="0" w:color="auto"/>
                <w:right w:val="none" w:sz="0" w:space="0" w:color="auto"/>
              </w:divBdr>
            </w:div>
            <w:div w:id="651908863">
              <w:marLeft w:val="0"/>
              <w:marRight w:val="0"/>
              <w:marTop w:val="0"/>
              <w:marBottom w:val="0"/>
              <w:divBdr>
                <w:top w:val="none" w:sz="0" w:space="0" w:color="auto"/>
                <w:left w:val="none" w:sz="0" w:space="0" w:color="auto"/>
                <w:bottom w:val="none" w:sz="0" w:space="0" w:color="auto"/>
                <w:right w:val="none" w:sz="0" w:space="0" w:color="auto"/>
              </w:divBdr>
            </w:div>
            <w:div w:id="657075307">
              <w:marLeft w:val="0"/>
              <w:marRight w:val="0"/>
              <w:marTop w:val="0"/>
              <w:marBottom w:val="0"/>
              <w:divBdr>
                <w:top w:val="none" w:sz="0" w:space="0" w:color="auto"/>
                <w:left w:val="none" w:sz="0" w:space="0" w:color="auto"/>
                <w:bottom w:val="none" w:sz="0" w:space="0" w:color="auto"/>
                <w:right w:val="none" w:sz="0" w:space="0" w:color="auto"/>
              </w:divBdr>
            </w:div>
            <w:div w:id="684600745">
              <w:marLeft w:val="0"/>
              <w:marRight w:val="0"/>
              <w:marTop w:val="0"/>
              <w:marBottom w:val="0"/>
              <w:divBdr>
                <w:top w:val="none" w:sz="0" w:space="0" w:color="auto"/>
                <w:left w:val="none" w:sz="0" w:space="0" w:color="auto"/>
                <w:bottom w:val="none" w:sz="0" w:space="0" w:color="auto"/>
                <w:right w:val="none" w:sz="0" w:space="0" w:color="auto"/>
              </w:divBdr>
            </w:div>
            <w:div w:id="831680061">
              <w:marLeft w:val="0"/>
              <w:marRight w:val="0"/>
              <w:marTop w:val="0"/>
              <w:marBottom w:val="0"/>
              <w:divBdr>
                <w:top w:val="none" w:sz="0" w:space="0" w:color="auto"/>
                <w:left w:val="none" w:sz="0" w:space="0" w:color="auto"/>
                <w:bottom w:val="none" w:sz="0" w:space="0" w:color="auto"/>
                <w:right w:val="none" w:sz="0" w:space="0" w:color="auto"/>
              </w:divBdr>
            </w:div>
            <w:div w:id="854462810">
              <w:marLeft w:val="0"/>
              <w:marRight w:val="0"/>
              <w:marTop w:val="0"/>
              <w:marBottom w:val="0"/>
              <w:divBdr>
                <w:top w:val="none" w:sz="0" w:space="0" w:color="auto"/>
                <w:left w:val="none" w:sz="0" w:space="0" w:color="auto"/>
                <w:bottom w:val="none" w:sz="0" w:space="0" w:color="auto"/>
                <w:right w:val="none" w:sz="0" w:space="0" w:color="auto"/>
              </w:divBdr>
            </w:div>
            <w:div w:id="924845296">
              <w:marLeft w:val="0"/>
              <w:marRight w:val="0"/>
              <w:marTop w:val="0"/>
              <w:marBottom w:val="0"/>
              <w:divBdr>
                <w:top w:val="none" w:sz="0" w:space="0" w:color="auto"/>
                <w:left w:val="none" w:sz="0" w:space="0" w:color="auto"/>
                <w:bottom w:val="none" w:sz="0" w:space="0" w:color="auto"/>
                <w:right w:val="none" w:sz="0" w:space="0" w:color="auto"/>
              </w:divBdr>
            </w:div>
            <w:div w:id="1017465205">
              <w:marLeft w:val="0"/>
              <w:marRight w:val="0"/>
              <w:marTop w:val="0"/>
              <w:marBottom w:val="0"/>
              <w:divBdr>
                <w:top w:val="none" w:sz="0" w:space="0" w:color="auto"/>
                <w:left w:val="none" w:sz="0" w:space="0" w:color="auto"/>
                <w:bottom w:val="none" w:sz="0" w:space="0" w:color="auto"/>
                <w:right w:val="none" w:sz="0" w:space="0" w:color="auto"/>
              </w:divBdr>
            </w:div>
            <w:div w:id="1045370045">
              <w:marLeft w:val="0"/>
              <w:marRight w:val="0"/>
              <w:marTop w:val="0"/>
              <w:marBottom w:val="0"/>
              <w:divBdr>
                <w:top w:val="none" w:sz="0" w:space="0" w:color="auto"/>
                <w:left w:val="none" w:sz="0" w:space="0" w:color="auto"/>
                <w:bottom w:val="none" w:sz="0" w:space="0" w:color="auto"/>
                <w:right w:val="none" w:sz="0" w:space="0" w:color="auto"/>
              </w:divBdr>
            </w:div>
            <w:div w:id="1179468731">
              <w:marLeft w:val="0"/>
              <w:marRight w:val="0"/>
              <w:marTop w:val="0"/>
              <w:marBottom w:val="0"/>
              <w:divBdr>
                <w:top w:val="none" w:sz="0" w:space="0" w:color="auto"/>
                <w:left w:val="none" w:sz="0" w:space="0" w:color="auto"/>
                <w:bottom w:val="none" w:sz="0" w:space="0" w:color="auto"/>
                <w:right w:val="none" w:sz="0" w:space="0" w:color="auto"/>
              </w:divBdr>
              <w:divsChild>
                <w:div w:id="240456933">
                  <w:marLeft w:val="0"/>
                  <w:marRight w:val="0"/>
                  <w:marTop w:val="0"/>
                  <w:marBottom w:val="0"/>
                  <w:divBdr>
                    <w:top w:val="none" w:sz="0" w:space="0" w:color="auto"/>
                    <w:left w:val="none" w:sz="0" w:space="0" w:color="auto"/>
                    <w:bottom w:val="none" w:sz="0" w:space="0" w:color="auto"/>
                    <w:right w:val="none" w:sz="0" w:space="0" w:color="auto"/>
                  </w:divBdr>
                </w:div>
                <w:div w:id="450326584">
                  <w:marLeft w:val="0"/>
                  <w:marRight w:val="0"/>
                  <w:marTop w:val="0"/>
                  <w:marBottom w:val="0"/>
                  <w:divBdr>
                    <w:top w:val="none" w:sz="0" w:space="0" w:color="auto"/>
                    <w:left w:val="none" w:sz="0" w:space="0" w:color="auto"/>
                    <w:bottom w:val="none" w:sz="0" w:space="0" w:color="auto"/>
                    <w:right w:val="none" w:sz="0" w:space="0" w:color="auto"/>
                  </w:divBdr>
                </w:div>
                <w:div w:id="653802152">
                  <w:marLeft w:val="0"/>
                  <w:marRight w:val="0"/>
                  <w:marTop w:val="0"/>
                  <w:marBottom w:val="0"/>
                  <w:divBdr>
                    <w:top w:val="none" w:sz="0" w:space="0" w:color="auto"/>
                    <w:left w:val="none" w:sz="0" w:space="0" w:color="auto"/>
                    <w:bottom w:val="none" w:sz="0" w:space="0" w:color="auto"/>
                    <w:right w:val="none" w:sz="0" w:space="0" w:color="auto"/>
                  </w:divBdr>
                </w:div>
                <w:div w:id="660424923">
                  <w:marLeft w:val="0"/>
                  <w:marRight w:val="0"/>
                  <w:marTop w:val="0"/>
                  <w:marBottom w:val="0"/>
                  <w:divBdr>
                    <w:top w:val="none" w:sz="0" w:space="0" w:color="auto"/>
                    <w:left w:val="none" w:sz="0" w:space="0" w:color="auto"/>
                    <w:bottom w:val="none" w:sz="0" w:space="0" w:color="auto"/>
                    <w:right w:val="none" w:sz="0" w:space="0" w:color="auto"/>
                  </w:divBdr>
                </w:div>
                <w:div w:id="673997024">
                  <w:marLeft w:val="0"/>
                  <w:marRight w:val="0"/>
                  <w:marTop w:val="0"/>
                  <w:marBottom w:val="0"/>
                  <w:divBdr>
                    <w:top w:val="none" w:sz="0" w:space="0" w:color="auto"/>
                    <w:left w:val="none" w:sz="0" w:space="0" w:color="auto"/>
                    <w:bottom w:val="none" w:sz="0" w:space="0" w:color="auto"/>
                    <w:right w:val="none" w:sz="0" w:space="0" w:color="auto"/>
                  </w:divBdr>
                </w:div>
                <w:div w:id="777606455">
                  <w:marLeft w:val="0"/>
                  <w:marRight w:val="0"/>
                  <w:marTop w:val="0"/>
                  <w:marBottom w:val="0"/>
                  <w:divBdr>
                    <w:top w:val="none" w:sz="0" w:space="0" w:color="auto"/>
                    <w:left w:val="none" w:sz="0" w:space="0" w:color="auto"/>
                    <w:bottom w:val="none" w:sz="0" w:space="0" w:color="auto"/>
                    <w:right w:val="none" w:sz="0" w:space="0" w:color="auto"/>
                  </w:divBdr>
                </w:div>
                <w:div w:id="784736685">
                  <w:marLeft w:val="0"/>
                  <w:marRight w:val="0"/>
                  <w:marTop w:val="0"/>
                  <w:marBottom w:val="0"/>
                  <w:divBdr>
                    <w:top w:val="none" w:sz="0" w:space="0" w:color="auto"/>
                    <w:left w:val="none" w:sz="0" w:space="0" w:color="auto"/>
                    <w:bottom w:val="none" w:sz="0" w:space="0" w:color="auto"/>
                    <w:right w:val="none" w:sz="0" w:space="0" w:color="auto"/>
                  </w:divBdr>
                </w:div>
                <w:div w:id="908619262">
                  <w:marLeft w:val="0"/>
                  <w:marRight w:val="0"/>
                  <w:marTop w:val="0"/>
                  <w:marBottom w:val="0"/>
                  <w:divBdr>
                    <w:top w:val="none" w:sz="0" w:space="0" w:color="auto"/>
                    <w:left w:val="none" w:sz="0" w:space="0" w:color="auto"/>
                    <w:bottom w:val="none" w:sz="0" w:space="0" w:color="auto"/>
                    <w:right w:val="none" w:sz="0" w:space="0" w:color="auto"/>
                  </w:divBdr>
                </w:div>
                <w:div w:id="980882711">
                  <w:marLeft w:val="0"/>
                  <w:marRight w:val="0"/>
                  <w:marTop w:val="0"/>
                  <w:marBottom w:val="0"/>
                  <w:divBdr>
                    <w:top w:val="none" w:sz="0" w:space="0" w:color="auto"/>
                    <w:left w:val="none" w:sz="0" w:space="0" w:color="auto"/>
                    <w:bottom w:val="none" w:sz="0" w:space="0" w:color="auto"/>
                    <w:right w:val="none" w:sz="0" w:space="0" w:color="auto"/>
                  </w:divBdr>
                </w:div>
                <w:div w:id="1050693626">
                  <w:marLeft w:val="0"/>
                  <w:marRight w:val="0"/>
                  <w:marTop w:val="0"/>
                  <w:marBottom w:val="0"/>
                  <w:divBdr>
                    <w:top w:val="none" w:sz="0" w:space="0" w:color="auto"/>
                    <w:left w:val="none" w:sz="0" w:space="0" w:color="auto"/>
                    <w:bottom w:val="none" w:sz="0" w:space="0" w:color="auto"/>
                    <w:right w:val="none" w:sz="0" w:space="0" w:color="auto"/>
                  </w:divBdr>
                </w:div>
                <w:div w:id="1151405974">
                  <w:marLeft w:val="0"/>
                  <w:marRight w:val="0"/>
                  <w:marTop w:val="0"/>
                  <w:marBottom w:val="0"/>
                  <w:divBdr>
                    <w:top w:val="none" w:sz="0" w:space="0" w:color="auto"/>
                    <w:left w:val="none" w:sz="0" w:space="0" w:color="auto"/>
                    <w:bottom w:val="none" w:sz="0" w:space="0" w:color="auto"/>
                    <w:right w:val="none" w:sz="0" w:space="0" w:color="auto"/>
                  </w:divBdr>
                </w:div>
                <w:div w:id="1192887798">
                  <w:marLeft w:val="0"/>
                  <w:marRight w:val="0"/>
                  <w:marTop w:val="0"/>
                  <w:marBottom w:val="0"/>
                  <w:divBdr>
                    <w:top w:val="none" w:sz="0" w:space="0" w:color="auto"/>
                    <w:left w:val="none" w:sz="0" w:space="0" w:color="auto"/>
                    <w:bottom w:val="none" w:sz="0" w:space="0" w:color="auto"/>
                    <w:right w:val="none" w:sz="0" w:space="0" w:color="auto"/>
                  </w:divBdr>
                </w:div>
                <w:div w:id="1279491452">
                  <w:marLeft w:val="0"/>
                  <w:marRight w:val="0"/>
                  <w:marTop w:val="0"/>
                  <w:marBottom w:val="0"/>
                  <w:divBdr>
                    <w:top w:val="none" w:sz="0" w:space="0" w:color="auto"/>
                    <w:left w:val="none" w:sz="0" w:space="0" w:color="auto"/>
                    <w:bottom w:val="none" w:sz="0" w:space="0" w:color="auto"/>
                    <w:right w:val="none" w:sz="0" w:space="0" w:color="auto"/>
                  </w:divBdr>
                </w:div>
                <w:div w:id="1796101950">
                  <w:marLeft w:val="0"/>
                  <w:marRight w:val="0"/>
                  <w:marTop w:val="0"/>
                  <w:marBottom w:val="0"/>
                  <w:divBdr>
                    <w:top w:val="none" w:sz="0" w:space="0" w:color="auto"/>
                    <w:left w:val="none" w:sz="0" w:space="0" w:color="auto"/>
                    <w:bottom w:val="none" w:sz="0" w:space="0" w:color="auto"/>
                    <w:right w:val="none" w:sz="0" w:space="0" w:color="auto"/>
                  </w:divBdr>
                </w:div>
                <w:div w:id="1836259024">
                  <w:marLeft w:val="0"/>
                  <w:marRight w:val="0"/>
                  <w:marTop w:val="0"/>
                  <w:marBottom w:val="0"/>
                  <w:divBdr>
                    <w:top w:val="none" w:sz="0" w:space="0" w:color="auto"/>
                    <w:left w:val="none" w:sz="0" w:space="0" w:color="auto"/>
                    <w:bottom w:val="none" w:sz="0" w:space="0" w:color="auto"/>
                    <w:right w:val="none" w:sz="0" w:space="0" w:color="auto"/>
                  </w:divBdr>
                </w:div>
              </w:divsChild>
            </w:div>
            <w:div w:id="1224294139">
              <w:marLeft w:val="0"/>
              <w:marRight w:val="0"/>
              <w:marTop w:val="0"/>
              <w:marBottom w:val="0"/>
              <w:divBdr>
                <w:top w:val="none" w:sz="0" w:space="0" w:color="auto"/>
                <w:left w:val="none" w:sz="0" w:space="0" w:color="auto"/>
                <w:bottom w:val="none" w:sz="0" w:space="0" w:color="auto"/>
                <w:right w:val="none" w:sz="0" w:space="0" w:color="auto"/>
              </w:divBdr>
            </w:div>
            <w:div w:id="1538003317">
              <w:marLeft w:val="0"/>
              <w:marRight w:val="0"/>
              <w:marTop w:val="0"/>
              <w:marBottom w:val="0"/>
              <w:divBdr>
                <w:top w:val="none" w:sz="0" w:space="0" w:color="auto"/>
                <w:left w:val="none" w:sz="0" w:space="0" w:color="auto"/>
                <w:bottom w:val="none" w:sz="0" w:space="0" w:color="auto"/>
                <w:right w:val="none" w:sz="0" w:space="0" w:color="auto"/>
              </w:divBdr>
            </w:div>
            <w:div w:id="1750930158">
              <w:marLeft w:val="0"/>
              <w:marRight w:val="0"/>
              <w:marTop w:val="0"/>
              <w:marBottom w:val="0"/>
              <w:divBdr>
                <w:top w:val="none" w:sz="0" w:space="0" w:color="auto"/>
                <w:left w:val="none" w:sz="0" w:space="0" w:color="auto"/>
                <w:bottom w:val="none" w:sz="0" w:space="0" w:color="auto"/>
                <w:right w:val="none" w:sz="0" w:space="0" w:color="auto"/>
              </w:divBdr>
            </w:div>
            <w:div w:id="1980302785">
              <w:marLeft w:val="0"/>
              <w:marRight w:val="0"/>
              <w:marTop w:val="0"/>
              <w:marBottom w:val="0"/>
              <w:divBdr>
                <w:top w:val="none" w:sz="0" w:space="0" w:color="auto"/>
                <w:left w:val="none" w:sz="0" w:space="0" w:color="auto"/>
                <w:bottom w:val="none" w:sz="0" w:space="0" w:color="auto"/>
                <w:right w:val="none" w:sz="0" w:space="0" w:color="auto"/>
              </w:divBdr>
            </w:div>
          </w:divsChild>
        </w:div>
        <w:div w:id="2092651390">
          <w:marLeft w:val="0"/>
          <w:marRight w:val="0"/>
          <w:marTop w:val="0"/>
          <w:marBottom w:val="0"/>
          <w:divBdr>
            <w:top w:val="none" w:sz="0" w:space="0" w:color="auto"/>
            <w:left w:val="none" w:sz="0" w:space="0" w:color="auto"/>
            <w:bottom w:val="none" w:sz="0" w:space="0" w:color="auto"/>
            <w:right w:val="none" w:sz="0" w:space="0" w:color="auto"/>
          </w:divBdr>
          <w:divsChild>
            <w:div w:id="237642342">
              <w:marLeft w:val="0"/>
              <w:marRight w:val="0"/>
              <w:marTop w:val="0"/>
              <w:marBottom w:val="0"/>
              <w:divBdr>
                <w:top w:val="none" w:sz="0" w:space="0" w:color="auto"/>
                <w:left w:val="none" w:sz="0" w:space="0" w:color="auto"/>
                <w:bottom w:val="none" w:sz="0" w:space="0" w:color="auto"/>
                <w:right w:val="none" w:sz="0" w:space="0" w:color="auto"/>
              </w:divBdr>
              <w:divsChild>
                <w:div w:id="828012533">
                  <w:marLeft w:val="0"/>
                  <w:marRight w:val="0"/>
                  <w:marTop w:val="0"/>
                  <w:marBottom w:val="0"/>
                  <w:divBdr>
                    <w:top w:val="none" w:sz="0" w:space="0" w:color="auto"/>
                    <w:left w:val="none" w:sz="0" w:space="0" w:color="auto"/>
                    <w:bottom w:val="none" w:sz="0" w:space="0" w:color="auto"/>
                    <w:right w:val="none" w:sz="0" w:space="0" w:color="auto"/>
                  </w:divBdr>
                </w:div>
                <w:div w:id="1164051321">
                  <w:marLeft w:val="0"/>
                  <w:marRight w:val="0"/>
                  <w:marTop w:val="0"/>
                  <w:marBottom w:val="0"/>
                  <w:divBdr>
                    <w:top w:val="none" w:sz="0" w:space="0" w:color="auto"/>
                    <w:left w:val="none" w:sz="0" w:space="0" w:color="auto"/>
                    <w:bottom w:val="none" w:sz="0" w:space="0" w:color="auto"/>
                    <w:right w:val="none" w:sz="0" w:space="0" w:color="auto"/>
                  </w:divBdr>
                </w:div>
                <w:div w:id="2113016588">
                  <w:marLeft w:val="0"/>
                  <w:marRight w:val="0"/>
                  <w:marTop w:val="0"/>
                  <w:marBottom w:val="0"/>
                  <w:divBdr>
                    <w:top w:val="none" w:sz="0" w:space="0" w:color="auto"/>
                    <w:left w:val="none" w:sz="0" w:space="0" w:color="auto"/>
                    <w:bottom w:val="none" w:sz="0" w:space="0" w:color="auto"/>
                    <w:right w:val="none" w:sz="0" w:space="0" w:color="auto"/>
                  </w:divBdr>
                </w:div>
              </w:divsChild>
            </w:div>
            <w:div w:id="1284969168">
              <w:marLeft w:val="0"/>
              <w:marRight w:val="0"/>
              <w:marTop w:val="0"/>
              <w:marBottom w:val="0"/>
              <w:divBdr>
                <w:top w:val="none" w:sz="0" w:space="0" w:color="auto"/>
                <w:left w:val="none" w:sz="0" w:space="0" w:color="auto"/>
                <w:bottom w:val="none" w:sz="0" w:space="0" w:color="auto"/>
                <w:right w:val="none" w:sz="0" w:space="0" w:color="auto"/>
              </w:divBdr>
            </w:div>
            <w:div w:id="1398823135">
              <w:marLeft w:val="0"/>
              <w:marRight w:val="0"/>
              <w:marTop w:val="0"/>
              <w:marBottom w:val="0"/>
              <w:divBdr>
                <w:top w:val="none" w:sz="0" w:space="0" w:color="auto"/>
                <w:left w:val="none" w:sz="0" w:space="0" w:color="auto"/>
                <w:bottom w:val="none" w:sz="0" w:space="0" w:color="auto"/>
                <w:right w:val="none" w:sz="0" w:space="0" w:color="auto"/>
              </w:divBdr>
            </w:div>
            <w:div w:id="1836259038">
              <w:marLeft w:val="0"/>
              <w:marRight w:val="0"/>
              <w:marTop w:val="0"/>
              <w:marBottom w:val="0"/>
              <w:divBdr>
                <w:top w:val="none" w:sz="0" w:space="0" w:color="auto"/>
                <w:left w:val="none" w:sz="0" w:space="0" w:color="auto"/>
                <w:bottom w:val="none" w:sz="0" w:space="0" w:color="auto"/>
                <w:right w:val="none" w:sz="0" w:space="0" w:color="auto"/>
              </w:divBdr>
            </w:div>
          </w:divsChild>
        </w:div>
        <w:div w:id="2094278051">
          <w:marLeft w:val="0"/>
          <w:marRight w:val="0"/>
          <w:marTop w:val="0"/>
          <w:marBottom w:val="0"/>
          <w:divBdr>
            <w:top w:val="none" w:sz="0" w:space="0" w:color="auto"/>
            <w:left w:val="none" w:sz="0" w:space="0" w:color="auto"/>
            <w:bottom w:val="none" w:sz="0" w:space="0" w:color="auto"/>
            <w:right w:val="none" w:sz="0" w:space="0" w:color="auto"/>
          </w:divBdr>
          <w:divsChild>
            <w:div w:id="127548761">
              <w:marLeft w:val="0"/>
              <w:marRight w:val="0"/>
              <w:marTop w:val="0"/>
              <w:marBottom w:val="0"/>
              <w:divBdr>
                <w:top w:val="none" w:sz="0" w:space="0" w:color="auto"/>
                <w:left w:val="none" w:sz="0" w:space="0" w:color="auto"/>
                <w:bottom w:val="none" w:sz="0" w:space="0" w:color="auto"/>
                <w:right w:val="none" w:sz="0" w:space="0" w:color="auto"/>
              </w:divBdr>
            </w:div>
            <w:div w:id="245695907">
              <w:marLeft w:val="0"/>
              <w:marRight w:val="0"/>
              <w:marTop w:val="0"/>
              <w:marBottom w:val="0"/>
              <w:divBdr>
                <w:top w:val="none" w:sz="0" w:space="0" w:color="auto"/>
                <w:left w:val="none" w:sz="0" w:space="0" w:color="auto"/>
                <w:bottom w:val="none" w:sz="0" w:space="0" w:color="auto"/>
                <w:right w:val="none" w:sz="0" w:space="0" w:color="auto"/>
              </w:divBdr>
            </w:div>
            <w:div w:id="408776677">
              <w:marLeft w:val="0"/>
              <w:marRight w:val="0"/>
              <w:marTop w:val="0"/>
              <w:marBottom w:val="0"/>
              <w:divBdr>
                <w:top w:val="none" w:sz="0" w:space="0" w:color="auto"/>
                <w:left w:val="none" w:sz="0" w:space="0" w:color="auto"/>
                <w:bottom w:val="none" w:sz="0" w:space="0" w:color="auto"/>
                <w:right w:val="none" w:sz="0" w:space="0" w:color="auto"/>
              </w:divBdr>
            </w:div>
            <w:div w:id="513033678">
              <w:marLeft w:val="0"/>
              <w:marRight w:val="0"/>
              <w:marTop w:val="0"/>
              <w:marBottom w:val="0"/>
              <w:divBdr>
                <w:top w:val="none" w:sz="0" w:space="0" w:color="auto"/>
                <w:left w:val="none" w:sz="0" w:space="0" w:color="auto"/>
                <w:bottom w:val="none" w:sz="0" w:space="0" w:color="auto"/>
                <w:right w:val="none" w:sz="0" w:space="0" w:color="auto"/>
              </w:divBdr>
              <w:divsChild>
                <w:div w:id="467937188">
                  <w:marLeft w:val="0"/>
                  <w:marRight w:val="0"/>
                  <w:marTop w:val="0"/>
                  <w:marBottom w:val="0"/>
                  <w:divBdr>
                    <w:top w:val="none" w:sz="0" w:space="0" w:color="auto"/>
                    <w:left w:val="none" w:sz="0" w:space="0" w:color="auto"/>
                    <w:bottom w:val="none" w:sz="0" w:space="0" w:color="auto"/>
                    <w:right w:val="none" w:sz="0" w:space="0" w:color="auto"/>
                  </w:divBdr>
                </w:div>
                <w:div w:id="879436747">
                  <w:marLeft w:val="0"/>
                  <w:marRight w:val="0"/>
                  <w:marTop w:val="0"/>
                  <w:marBottom w:val="0"/>
                  <w:divBdr>
                    <w:top w:val="none" w:sz="0" w:space="0" w:color="auto"/>
                    <w:left w:val="none" w:sz="0" w:space="0" w:color="auto"/>
                    <w:bottom w:val="none" w:sz="0" w:space="0" w:color="auto"/>
                    <w:right w:val="none" w:sz="0" w:space="0" w:color="auto"/>
                  </w:divBdr>
                </w:div>
                <w:div w:id="897520770">
                  <w:marLeft w:val="0"/>
                  <w:marRight w:val="0"/>
                  <w:marTop w:val="0"/>
                  <w:marBottom w:val="0"/>
                  <w:divBdr>
                    <w:top w:val="none" w:sz="0" w:space="0" w:color="auto"/>
                    <w:left w:val="none" w:sz="0" w:space="0" w:color="auto"/>
                    <w:bottom w:val="none" w:sz="0" w:space="0" w:color="auto"/>
                    <w:right w:val="none" w:sz="0" w:space="0" w:color="auto"/>
                  </w:divBdr>
                </w:div>
                <w:div w:id="919367049">
                  <w:marLeft w:val="0"/>
                  <w:marRight w:val="0"/>
                  <w:marTop w:val="0"/>
                  <w:marBottom w:val="0"/>
                  <w:divBdr>
                    <w:top w:val="none" w:sz="0" w:space="0" w:color="auto"/>
                    <w:left w:val="none" w:sz="0" w:space="0" w:color="auto"/>
                    <w:bottom w:val="none" w:sz="0" w:space="0" w:color="auto"/>
                    <w:right w:val="none" w:sz="0" w:space="0" w:color="auto"/>
                  </w:divBdr>
                </w:div>
                <w:div w:id="1026834559">
                  <w:marLeft w:val="0"/>
                  <w:marRight w:val="0"/>
                  <w:marTop w:val="0"/>
                  <w:marBottom w:val="0"/>
                  <w:divBdr>
                    <w:top w:val="none" w:sz="0" w:space="0" w:color="auto"/>
                    <w:left w:val="none" w:sz="0" w:space="0" w:color="auto"/>
                    <w:bottom w:val="none" w:sz="0" w:space="0" w:color="auto"/>
                    <w:right w:val="none" w:sz="0" w:space="0" w:color="auto"/>
                  </w:divBdr>
                </w:div>
                <w:div w:id="1056200764">
                  <w:marLeft w:val="0"/>
                  <w:marRight w:val="0"/>
                  <w:marTop w:val="0"/>
                  <w:marBottom w:val="0"/>
                  <w:divBdr>
                    <w:top w:val="none" w:sz="0" w:space="0" w:color="auto"/>
                    <w:left w:val="none" w:sz="0" w:space="0" w:color="auto"/>
                    <w:bottom w:val="none" w:sz="0" w:space="0" w:color="auto"/>
                    <w:right w:val="none" w:sz="0" w:space="0" w:color="auto"/>
                  </w:divBdr>
                </w:div>
                <w:div w:id="1301957729">
                  <w:marLeft w:val="0"/>
                  <w:marRight w:val="0"/>
                  <w:marTop w:val="0"/>
                  <w:marBottom w:val="0"/>
                  <w:divBdr>
                    <w:top w:val="none" w:sz="0" w:space="0" w:color="auto"/>
                    <w:left w:val="none" w:sz="0" w:space="0" w:color="auto"/>
                    <w:bottom w:val="none" w:sz="0" w:space="0" w:color="auto"/>
                    <w:right w:val="none" w:sz="0" w:space="0" w:color="auto"/>
                  </w:divBdr>
                </w:div>
                <w:div w:id="1326011483">
                  <w:marLeft w:val="0"/>
                  <w:marRight w:val="0"/>
                  <w:marTop w:val="0"/>
                  <w:marBottom w:val="0"/>
                  <w:divBdr>
                    <w:top w:val="none" w:sz="0" w:space="0" w:color="auto"/>
                    <w:left w:val="none" w:sz="0" w:space="0" w:color="auto"/>
                    <w:bottom w:val="none" w:sz="0" w:space="0" w:color="auto"/>
                    <w:right w:val="none" w:sz="0" w:space="0" w:color="auto"/>
                  </w:divBdr>
                </w:div>
                <w:div w:id="1346202509">
                  <w:marLeft w:val="0"/>
                  <w:marRight w:val="0"/>
                  <w:marTop w:val="0"/>
                  <w:marBottom w:val="0"/>
                  <w:divBdr>
                    <w:top w:val="none" w:sz="0" w:space="0" w:color="auto"/>
                    <w:left w:val="none" w:sz="0" w:space="0" w:color="auto"/>
                    <w:bottom w:val="none" w:sz="0" w:space="0" w:color="auto"/>
                    <w:right w:val="none" w:sz="0" w:space="0" w:color="auto"/>
                  </w:divBdr>
                </w:div>
                <w:div w:id="1358702200">
                  <w:marLeft w:val="0"/>
                  <w:marRight w:val="0"/>
                  <w:marTop w:val="0"/>
                  <w:marBottom w:val="0"/>
                  <w:divBdr>
                    <w:top w:val="none" w:sz="0" w:space="0" w:color="auto"/>
                    <w:left w:val="none" w:sz="0" w:space="0" w:color="auto"/>
                    <w:bottom w:val="none" w:sz="0" w:space="0" w:color="auto"/>
                    <w:right w:val="none" w:sz="0" w:space="0" w:color="auto"/>
                  </w:divBdr>
                </w:div>
                <w:div w:id="1549294530">
                  <w:marLeft w:val="0"/>
                  <w:marRight w:val="0"/>
                  <w:marTop w:val="0"/>
                  <w:marBottom w:val="0"/>
                  <w:divBdr>
                    <w:top w:val="none" w:sz="0" w:space="0" w:color="auto"/>
                    <w:left w:val="none" w:sz="0" w:space="0" w:color="auto"/>
                    <w:bottom w:val="none" w:sz="0" w:space="0" w:color="auto"/>
                    <w:right w:val="none" w:sz="0" w:space="0" w:color="auto"/>
                  </w:divBdr>
                </w:div>
              </w:divsChild>
            </w:div>
            <w:div w:id="538397608">
              <w:marLeft w:val="0"/>
              <w:marRight w:val="0"/>
              <w:marTop w:val="0"/>
              <w:marBottom w:val="0"/>
              <w:divBdr>
                <w:top w:val="none" w:sz="0" w:space="0" w:color="auto"/>
                <w:left w:val="none" w:sz="0" w:space="0" w:color="auto"/>
                <w:bottom w:val="none" w:sz="0" w:space="0" w:color="auto"/>
                <w:right w:val="none" w:sz="0" w:space="0" w:color="auto"/>
              </w:divBdr>
            </w:div>
            <w:div w:id="815605100">
              <w:marLeft w:val="0"/>
              <w:marRight w:val="0"/>
              <w:marTop w:val="0"/>
              <w:marBottom w:val="0"/>
              <w:divBdr>
                <w:top w:val="none" w:sz="0" w:space="0" w:color="auto"/>
                <w:left w:val="none" w:sz="0" w:space="0" w:color="auto"/>
                <w:bottom w:val="none" w:sz="0" w:space="0" w:color="auto"/>
                <w:right w:val="none" w:sz="0" w:space="0" w:color="auto"/>
              </w:divBdr>
            </w:div>
            <w:div w:id="831992820">
              <w:marLeft w:val="0"/>
              <w:marRight w:val="0"/>
              <w:marTop w:val="0"/>
              <w:marBottom w:val="0"/>
              <w:divBdr>
                <w:top w:val="none" w:sz="0" w:space="0" w:color="auto"/>
                <w:left w:val="none" w:sz="0" w:space="0" w:color="auto"/>
                <w:bottom w:val="none" w:sz="0" w:space="0" w:color="auto"/>
                <w:right w:val="none" w:sz="0" w:space="0" w:color="auto"/>
              </w:divBdr>
            </w:div>
            <w:div w:id="832139325">
              <w:marLeft w:val="0"/>
              <w:marRight w:val="0"/>
              <w:marTop w:val="0"/>
              <w:marBottom w:val="0"/>
              <w:divBdr>
                <w:top w:val="none" w:sz="0" w:space="0" w:color="auto"/>
                <w:left w:val="none" w:sz="0" w:space="0" w:color="auto"/>
                <w:bottom w:val="none" w:sz="0" w:space="0" w:color="auto"/>
                <w:right w:val="none" w:sz="0" w:space="0" w:color="auto"/>
              </w:divBdr>
            </w:div>
            <w:div w:id="985860901">
              <w:marLeft w:val="0"/>
              <w:marRight w:val="0"/>
              <w:marTop w:val="0"/>
              <w:marBottom w:val="0"/>
              <w:divBdr>
                <w:top w:val="none" w:sz="0" w:space="0" w:color="auto"/>
                <w:left w:val="none" w:sz="0" w:space="0" w:color="auto"/>
                <w:bottom w:val="none" w:sz="0" w:space="0" w:color="auto"/>
                <w:right w:val="none" w:sz="0" w:space="0" w:color="auto"/>
              </w:divBdr>
            </w:div>
            <w:div w:id="1334642723">
              <w:marLeft w:val="0"/>
              <w:marRight w:val="0"/>
              <w:marTop w:val="0"/>
              <w:marBottom w:val="0"/>
              <w:divBdr>
                <w:top w:val="none" w:sz="0" w:space="0" w:color="auto"/>
                <w:left w:val="none" w:sz="0" w:space="0" w:color="auto"/>
                <w:bottom w:val="none" w:sz="0" w:space="0" w:color="auto"/>
                <w:right w:val="none" w:sz="0" w:space="0" w:color="auto"/>
              </w:divBdr>
            </w:div>
            <w:div w:id="1716196088">
              <w:marLeft w:val="0"/>
              <w:marRight w:val="0"/>
              <w:marTop w:val="0"/>
              <w:marBottom w:val="0"/>
              <w:divBdr>
                <w:top w:val="none" w:sz="0" w:space="0" w:color="auto"/>
                <w:left w:val="none" w:sz="0" w:space="0" w:color="auto"/>
                <w:bottom w:val="none" w:sz="0" w:space="0" w:color="auto"/>
                <w:right w:val="none" w:sz="0" w:space="0" w:color="auto"/>
              </w:divBdr>
            </w:div>
            <w:div w:id="2059280877">
              <w:marLeft w:val="0"/>
              <w:marRight w:val="0"/>
              <w:marTop w:val="0"/>
              <w:marBottom w:val="0"/>
              <w:divBdr>
                <w:top w:val="none" w:sz="0" w:space="0" w:color="auto"/>
                <w:left w:val="none" w:sz="0" w:space="0" w:color="auto"/>
                <w:bottom w:val="none" w:sz="0" w:space="0" w:color="auto"/>
                <w:right w:val="none" w:sz="0" w:space="0" w:color="auto"/>
              </w:divBdr>
            </w:div>
          </w:divsChild>
        </w:div>
        <w:div w:id="2103187248">
          <w:marLeft w:val="0"/>
          <w:marRight w:val="0"/>
          <w:marTop w:val="0"/>
          <w:marBottom w:val="0"/>
          <w:divBdr>
            <w:top w:val="none" w:sz="0" w:space="0" w:color="auto"/>
            <w:left w:val="none" w:sz="0" w:space="0" w:color="auto"/>
            <w:bottom w:val="none" w:sz="0" w:space="0" w:color="auto"/>
            <w:right w:val="none" w:sz="0" w:space="0" w:color="auto"/>
          </w:divBdr>
          <w:divsChild>
            <w:div w:id="1904659">
              <w:marLeft w:val="0"/>
              <w:marRight w:val="0"/>
              <w:marTop w:val="0"/>
              <w:marBottom w:val="0"/>
              <w:divBdr>
                <w:top w:val="none" w:sz="0" w:space="0" w:color="auto"/>
                <w:left w:val="none" w:sz="0" w:space="0" w:color="auto"/>
                <w:bottom w:val="none" w:sz="0" w:space="0" w:color="auto"/>
                <w:right w:val="none" w:sz="0" w:space="0" w:color="auto"/>
              </w:divBdr>
            </w:div>
            <w:div w:id="443232767">
              <w:marLeft w:val="0"/>
              <w:marRight w:val="0"/>
              <w:marTop w:val="0"/>
              <w:marBottom w:val="0"/>
              <w:divBdr>
                <w:top w:val="none" w:sz="0" w:space="0" w:color="auto"/>
                <w:left w:val="none" w:sz="0" w:space="0" w:color="auto"/>
                <w:bottom w:val="none" w:sz="0" w:space="0" w:color="auto"/>
                <w:right w:val="none" w:sz="0" w:space="0" w:color="auto"/>
              </w:divBdr>
            </w:div>
            <w:div w:id="608976406">
              <w:marLeft w:val="0"/>
              <w:marRight w:val="0"/>
              <w:marTop w:val="0"/>
              <w:marBottom w:val="0"/>
              <w:divBdr>
                <w:top w:val="none" w:sz="0" w:space="0" w:color="auto"/>
                <w:left w:val="none" w:sz="0" w:space="0" w:color="auto"/>
                <w:bottom w:val="none" w:sz="0" w:space="0" w:color="auto"/>
                <w:right w:val="none" w:sz="0" w:space="0" w:color="auto"/>
              </w:divBdr>
            </w:div>
            <w:div w:id="763385470">
              <w:marLeft w:val="0"/>
              <w:marRight w:val="0"/>
              <w:marTop w:val="0"/>
              <w:marBottom w:val="0"/>
              <w:divBdr>
                <w:top w:val="none" w:sz="0" w:space="0" w:color="auto"/>
                <w:left w:val="none" w:sz="0" w:space="0" w:color="auto"/>
                <w:bottom w:val="none" w:sz="0" w:space="0" w:color="auto"/>
                <w:right w:val="none" w:sz="0" w:space="0" w:color="auto"/>
              </w:divBdr>
            </w:div>
            <w:div w:id="816801006">
              <w:marLeft w:val="0"/>
              <w:marRight w:val="0"/>
              <w:marTop w:val="0"/>
              <w:marBottom w:val="0"/>
              <w:divBdr>
                <w:top w:val="none" w:sz="0" w:space="0" w:color="auto"/>
                <w:left w:val="none" w:sz="0" w:space="0" w:color="auto"/>
                <w:bottom w:val="none" w:sz="0" w:space="0" w:color="auto"/>
                <w:right w:val="none" w:sz="0" w:space="0" w:color="auto"/>
              </w:divBdr>
            </w:div>
            <w:div w:id="830948599">
              <w:marLeft w:val="0"/>
              <w:marRight w:val="0"/>
              <w:marTop w:val="0"/>
              <w:marBottom w:val="0"/>
              <w:divBdr>
                <w:top w:val="none" w:sz="0" w:space="0" w:color="auto"/>
                <w:left w:val="none" w:sz="0" w:space="0" w:color="auto"/>
                <w:bottom w:val="none" w:sz="0" w:space="0" w:color="auto"/>
                <w:right w:val="none" w:sz="0" w:space="0" w:color="auto"/>
              </w:divBdr>
            </w:div>
            <w:div w:id="891846463">
              <w:marLeft w:val="0"/>
              <w:marRight w:val="0"/>
              <w:marTop w:val="0"/>
              <w:marBottom w:val="0"/>
              <w:divBdr>
                <w:top w:val="none" w:sz="0" w:space="0" w:color="auto"/>
                <w:left w:val="none" w:sz="0" w:space="0" w:color="auto"/>
                <w:bottom w:val="none" w:sz="0" w:space="0" w:color="auto"/>
                <w:right w:val="none" w:sz="0" w:space="0" w:color="auto"/>
              </w:divBdr>
            </w:div>
            <w:div w:id="920019036">
              <w:marLeft w:val="0"/>
              <w:marRight w:val="0"/>
              <w:marTop w:val="0"/>
              <w:marBottom w:val="0"/>
              <w:divBdr>
                <w:top w:val="none" w:sz="0" w:space="0" w:color="auto"/>
                <w:left w:val="none" w:sz="0" w:space="0" w:color="auto"/>
                <w:bottom w:val="none" w:sz="0" w:space="0" w:color="auto"/>
                <w:right w:val="none" w:sz="0" w:space="0" w:color="auto"/>
              </w:divBdr>
            </w:div>
            <w:div w:id="999621957">
              <w:marLeft w:val="0"/>
              <w:marRight w:val="0"/>
              <w:marTop w:val="0"/>
              <w:marBottom w:val="0"/>
              <w:divBdr>
                <w:top w:val="none" w:sz="0" w:space="0" w:color="auto"/>
                <w:left w:val="none" w:sz="0" w:space="0" w:color="auto"/>
                <w:bottom w:val="none" w:sz="0" w:space="0" w:color="auto"/>
                <w:right w:val="none" w:sz="0" w:space="0" w:color="auto"/>
              </w:divBdr>
            </w:div>
            <w:div w:id="1000431256">
              <w:marLeft w:val="0"/>
              <w:marRight w:val="0"/>
              <w:marTop w:val="0"/>
              <w:marBottom w:val="0"/>
              <w:divBdr>
                <w:top w:val="none" w:sz="0" w:space="0" w:color="auto"/>
                <w:left w:val="none" w:sz="0" w:space="0" w:color="auto"/>
                <w:bottom w:val="none" w:sz="0" w:space="0" w:color="auto"/>
                <w:right w:val="none" w:sz="0" w:space="0" w:color="auto"/>
              </w:divBdr>
              <w:divsChild>
                <w:div w:id="108084273">
                  <w:marLeft w:val="0"/>
                  <w:marRight w:val="0"/>
                  <w:marTop w:val="0"/>
                  <w:marBottom w:val="0"/>
                  <w:divBdr>
                    <w:top w:val="none" w:sz="0" w:space="0" w:color="auto"/>
                    <w:left w:val="none" w:sz="0" w:space="0" w:color="auto"/>
                    <w:bottom w:val="none" w:sz="0" w:space="0" w:color="auto"/>
                    <w:right w:val="none" w:sz="0" w:space="0" w:color="auto"/>
                  </w:divBdr>
                </w:div>
                <w:div w:id="329454856">
                  <w:marLeft w:val="0"/>
                  <w:marRight w:val="0"/>
                  <w:marTop w:val="0"/>
                  <w:marBottom w:val="0"/>
                  <w:divBdr>
                    <w:top w:val="none" w:sz="0" w:space="0" w:color="auto"/>
                    <w:left w:val="none" w:sz="0" w:space="0" w:color="auto"/>
                    <w:bottom w:val="none" w:sz="0" w:space="0" w:color="auto"/>
                    <w:right w:val="none" w:sz="0" w:space="0" w:color="auto"/>
                  </w:divBdr>
                </w:div>
                <w:div w:id="518355902">
                  <w:marLeft w:val="0"/>
                  <w:marRight w:val="0"/>
                  <w:marTop w:val="0"/>
                  <w:marBottom w:val="0"/>
                  <w:divBdr>
                    <w:top w:val="none" w:sz="0" w:space="0" w:color="auto"/>
                    <w:left w:val="none" w:sz="0" w:space="0" w:color="auto"/>
                    <w:bottom w:val="none" w:sz="0" w:space="0" w:color="auto"/>
                    <w:right w:val="none" w:sz="0" w:space="0" w:color="auto"/>
                  </w:divBdr>
                </w:div>
                <w:div w:id="619998144">
                  <w:marLeft w:val="0"/>
                  <w:marRight w:val="0"/>
                  <w:marTop w:val="0"/>
                  <w:marBottom w:val="0"/>
                  <w:divBdr>
                    <w:top w:val="none" w:sz="0" w:space="0" w:color="auto"/>
                    <w:left w:val="none" w:sz="0" w:space="0" w:color="auto"/>
                    <w:bottom w:val="none" w:sz="0" w:space="0" w:color="auto"/>
                    <w:right w:val="none" w:sz="0" w:space="0" w:color="auto"/>
                  </w:divBdr>
                </w:div>
                <w:div w:id="917515190">
                  <w:marLeft w:val="0"/>
                  <w:marRight w:val="0"/>
                  <w:marTop w:val="0"/>
                  <w:marBottom w:val="0"/>
                  <w:divBdr>
                    <w:top w:val="none" w:sz="0" w:space="0" w:color="auto"/>
                    <w:left w:val="none" w:sz="0" w:space="0" w:color="auto"/>
                    <w:bottom w:val="none" w:sz="0" w:space="0" w:color="auto"/>
                    <w:right w:val="none" w:sz="0" w:space="0" w:color="auto"/>
                  </w:divBdr>
                </w:div>
                <w:div w:id="945498904">
                  <w:marLeft w:val="0"/>
                  <w:marRight w:val="0"/>
                  <w:marTop w:val="0"/>
                  <w:marBottom w:val="0"/>
                  <w:divBdr>
                    <w:top w:val="none" w:sz="0" w:space="0" w:color="auto"/>
                    <w:left w:val="none" w:sz="0" w:space="0" w:color="auto"/>
                    <w:bottom w:val="none" w:sz="0" w:space="0" w:color="auto"/>
                    <w:right w:val="none" w:sz="0" w:space="0" w:color="auto"/>
                  </w:divBdr>
                </w:div>
                <w:div w:id="1213270773">
                  <w:marLeft w:val="0"/>
                  <w:marRight w:val="0"/>
                  <w:marTop w:val="0"/>
                  <w:marBottom w:val="0"/>
                  <w:divBdr>
                    <w:top w:val="none" w:sz="0" w:space="0" w:color="auto"/>
                    <w:left w:val="none" w:sz="0" w:space="0" w:color="auto"/>
                    <w:bottom w:val="none" w:sz="0" w:space="0" w:color="auto"/>
                    <w:right w:val="none" w:sz="0" w:space="0" w:color="auto"/>
                  </w:divBdr>
                </w:div>
                <w:div w:id="1436439756">
                  <w:marLeft w:val="0"/>
                  <w:marRight w:val="0"/>
                  <w:marTop w:val="0"/>
                  <w:marBottom w:val="0"/>
                  <w:divBdr>
                    <w:top w:val="none" w:sz="0" w:space="0" w:color="auto"/>
                    <w:left w:val="none" w:sz="0" w:space="0" w:color="auto"/>
                    <w:bottom w:val="none" w:sz="0" w:space="0" w:color="auto"/>
                    <w:right w:val="none" w:sz="0" w:space="0" w:color="auto"/>
                  </w:divBdr>
                </w:div>
                <w:div w:id="1608928734">
                  <w:marLeft w:val="0"/>
                  <w:marRight w:val="0"/>
                  <w:marTop w:val="0"/>
                  <w:marBottom w:val="0"/>
                  <w:divBdr>
                    <w:top w:val="none" w:sz="0" w:space="0" w:color="auto"/>
                    <w:left w:val="none" w:sz="0" w:space="0" w:color="auto"/>
                    <w:bottom w:val="none" w:sz="0" w:space="0" w:color="auto"/>
                    <w:right w:val="none" w:sz="0" w:space="0" w:color="auto"/>
                  </w:divBdr>
                </w:div>
                <w:div w:id="1624773252">
                  <w:marLeft w:val="0"/>
                  <w:marRight w:val="0"/>
                  <w:marTop w:val="0"/>
                  <w:marBottom w:val="0"/>
                  <w:divBdr>
                    <w:top w:val="none" w:sz="0" w:space="0" w:color="auto"/>
                    <w:left w:val="none" w:sz="0" w:space="0" w:color="auto"/>
                    <w:bottom w:val="none" w:sz="0" w:space="0" w:color="auto"/>
                    <w:right w:val="none" w:sz="0" w:space="0" w:color="auto"/>
                  </w:divBdr>
                </w:div>
                <w:div w:id="1650673693">
                  <w:marLeft w:val="0"/>
                  <w:marRight w:val="0"/>
                  <w:marTop w:val="0"/>
                  <w:marBottom w:val="0"/>
                  <w:divBdr>
                    <w:top w:val="none" w:sz="0" w:space="0" w:color="auto"/>
                    <w:left w:val="none" w:sz="0" w:space="0" w:color="auto"/>
                    <w:bottom w:val="none" w:sz="0" w:space="0" w:color="auto"/>
                    <w:right w:val="none" w:sz="0" w:space="0" w:color="auto"/>
                  </w:divBdr>
                </w:div>
                <w:div w:id="1719434626">
                  <w:marLeft w:val="0"/>
                  <w:marRight w:val="0"/>
                  <w:marTop w:val="0"/>
                  <w:marBottom w:val="0"/>
                  <w:divBdr>
                    <w:top w:val="none" w:sz="0" w:space="0" w:color="auto"/>
                    <w:left w:val="none" w:sz="0" w:space="0" w:color="auto"/>
                    <w:bottom w:val="none" w:sz="0" w:space="0" w:color="auto"/>
                    <w:right w:val="none" w:sz="0" w:space="0" w:color="auto"/>
                  </w:divBdr>
                </w:div>
                <w:div w:id="1766070744">
                  <w:marLeft w:val="0"/>
                  <w:marRight w:val="0"/>
                  <w:marTop w:val="0"/>
                  <w:marBottom w:val="0"/>
                  <w:divBdr>
                    <w:top w:val="none" w:sz="0" w:space="0" w:color="auto"/>
                    <w:left w:val="none" w:sz="0" w:space="0" w:color="auto"/>
                    <w:bottom w:val="none" w:sz="0" w:space="0" w:color="auto"/>
                    <w:right w:val="none" w:sz="0" w:space="0" w:color="auto"/>
                  </w:divBdr>
                </w:div>
                <w:div w:id="2054189362">
                  <w:marLeft w:val="0"/>
                  <w:marRight w:val="0"/>
                  <w:marTop w:val="0"/>
                  <w:marBottom w:val="0"/>
                  <w:divBdr>
                    <w:top w:val="none" w:sz="0" w:space="0" w:color="auto"/>
                    <w:left w:val="none" w:sz="0" w:space="0" w:color="auto"/>
                    <w:bottom w:val="none" w:sz="0" w:space="0" w:color="auto"/>
                    <w:right w:val="none" w:sz="0" w:space="0" w:color="auto"/>
                  </w:divBdr>
                </w:div>
                <w:div w:id="2130589216">
                  <w:marLeft w:val="0"/>
                  <w:marRight w:val="0"/>
                  <w:marTop w:val="0"/>
                  <w:marBottom w:val="0"/>
                  <w:divBdr>
                    <w:top w:val="none" w:sz="0" w:space="0" w:color="auto"/>
                    <w:left w:val="none" w:sz="0" w:space="0" w:color="auto"/>
                    <w:bottom w:val="none" w:sz="0" w:space="0" w:color="auto"/>
                    <w:right w:val="none" w:sz="0" w:space="0" w:color="auto"/>
                  </w:divBdr>
                </w:div>
              </w:divsChild>
            </w:div>
            <w:div w:id="1038121013">
              <w:marLeft w:val="0"/>
              <w:marRight w:val="0"/>
              <w:marTop w:val="0"/>
              <w:marBottom w:val="0"/>
              <w:divBdr>
                <w:top w:val="none" w:sz="0" w:space="0" w:color="auto"/>
                <w:left w:val="none" w:sz="0" w:space="0" w:color="auto"/>
                <w:bottom w:val="none" w:sz="0" w:space="0" w:color="auto"/>
                <w:right w:val="none" w:sz="0" w:space="0" w:color="auto"/>
              </w:divBdr>
            </w:div>
            <w:div w:id="1084375447">
              <w:marLeft w:val="0"/>
              <w:marRight w:val="0"/>
              <w:marTop w:val="0"/>
              <w:marBottom w:val="0"/>
              <w:divBdr>
                <w:top w:val="none" w:sz="0" w:space="0" w:color="auto"/>
                <w:left w:val="none" w:sz="0" w:space="0" w:color="auto"/>
                <w:bottom w:val="none" w:sz="0" w:space="0" w:color="auto"/>
                <w:right w:val="none" w:sz="0" w:space="0" w:color="auto"/>
              </w:divBdr>
            </w:div>
            <w:div w:id="1262571366">
              <w:marLeft w:val="0"/>
              <w:marRight w:val="0"/>
              <w:marTop w:val="0"/>
              <w:marBottom w:val="0"/>
              <w:divBdr>
                <w:top w:val="none" w:sz="0" w:space="0" w:color="auto"/>
                <w:left w:val="none" w:sz="0" w:space="0" w:color="auto"/>
                <w:bottom w:val="none" w:sz="0" w:space="0" w:color="auto"/>
                <w:right w:val="none" w:sz="0" w:space="0" w:color="auto"/>
              </w:divBdr>
            </w:div>
            <w:div w:id="1334139765">
              <w:marLeft w:val="0"/>
              <w:marRight w:val="0"/>
              <w:marTop w:val="0"/>
              <w:marBottom w:val="0"/>
              <w:divBdr>
                <w:top w:val="none" w:sz="0" w:space="0" w:color="auto"/>
                <w:left w:val="none" w:sz="0" w:space="0" w:color="auto"/>
                <w:bottom w:val="none" w:sz="0" w:space="0" w:color="auto"/>
                <w:right w:val="none" w:sz="0" w:space="0" w:color="auto"/>
              </w:divBdr>
            </w:div>
            <w:div w:id="1451633244">
              <w:marLeft w:val="0"/>
              <w:marRight w:val="0"/>
              <w:marTop w:val="0"/>
              <w:marBottom w:val="0"/>
              <w:divBdr>
                <w:top w:val="none" w:sz="0" w:space="0" w:color="auto"/>
                <w:left w:val="none" w:sz="0" w:space="0" w:color="auto"/>
                <w:bottom w:val="none" w:sz="0" w:space="0" w:color="auto"/>
                <w:right w:val="none" w:sz="0" w:space="0" w:color="auto"/>
              </w:divBdr>
            </w:div>
            <w:div w:id="1993367406">
              <w:marLeft w:val="0"/>
              <w:marRight w:val="0"/>
              <w:marTop w:val="0"/>
              <w:marBottom w:val="0"/>
              <w:divBdr>
                <w:top w:val="none" w:sz="0" w:space="0" w:color="auto"/>
                <w:left w:val="none" w:sz="0" w:space="0" w:color="auto"/>
                <w:bottom w:val="none" w:sz="0" w:space="0" w:color="auto"/>
                <w:right w:val="none" w:sz="0" w:space="0" w:color="auto"/>
              </w:divBdr>
            </w:div>
          </w:divsChild>
        </w:div>
        <w:div w:id="2117673418">
          <w:marLeft w:val="0"/>
          <w:marRight w:val="0"/>
          <w:marTop w:val="0"/>
          <w:marBottom w:val="0"/>
          <w:divBdr>
            <w:top w:val="none" w:sz="0" w:space="0" w:color="auto"/>
            <w:left w:val="none" w:sz="0" w:space="0" w:color="auto"/>
            <w:bottom w:val="none" w:sz="0" w:space="0" w:color="auto"/>
            <w:right w:val="none" w:sz="0" w:space="0" w:color="auto"/>
          </w:divBdr>
          <w:divsChild>
            <w:div w:id="239683420">
              <w:marLeft w:val="0"/>
              <w:marRight w:val="0"/>
              <w:marTop w:val="0"/>
              <w:marBottom w:val="0"/>
              <w:divBdr>
                <w:top w:val="none" w:sz="0" w:space="0" w:color="auto"/>
                <w:left w:val="none" w:sz="0" w:space="0" w:color="auto"/>
                <w:bottom w:val="none" w:sz="0" w:space="0" w:color="auto"/>
                <w:right w:val="none" w:sz="0" w:space="0" w:color="auto"/>
              </w:divBdr>
            </w:div>
            <w:div w:id="260845548">
              <w:marLeft w:val="0"/>
              <w:marRight w:val="0"/>
              <w:marTop w:val="0"/>
              <w:marBottom w:val="0"/>
              <w:divBdr>
                <w:top w:val="none" w:sz="0" w:space="0" w:color="auto"/>
                <w:left w:val="none" w:sz="0" w:space="0" w:color="auto"/>
                <w:bottom w:val="none" w:sz="0" w:space="0" w:color="auto"/>
                <w:right w:val="none" w:sz="0" w:space="0" w:color="auto"/>
              </w:divBdr>
            </w:div>
            <w:div w:id="277492165">
              <w:marLeft w:val="0"/>
              <w:marRight w:val="0"/>
              <w:marTop w:val="0"/>
              <w:marBottom w:val="0"/>
              <w:divBdr>
                <w:top w:val="none" w:sz="0" w:space="0" w:color="auto"/>
                <w:left w:val="none" w:sz="0" w:space="0" w:color="auto"/>
                <w:bottom w:val="none" w:sz="0" w:space="0" w:color="auto"/>
                <w:right w:val="none" w:sz="0" w:space="0" w:color="auto"/>
              </w:divBdr>
            </w:div>
            <w:div w:id="467669840">
              <w:marLeft w:val="0"/>
              <w:marRight w:val="0"/>
              <w:marTop w:val="0"/>
              <w:marBottom w:val="0"/>
              <w:divBdr>
                <w:top w:val="none" w:sz="0" w:space="0" w:color="auto"/>
                <w:left w:val="none" w:sz="0" w:space="0" w:color="auto"/>
                <w:bottom w:val="none" w:sz="0" w:space="0" w:color="auto"/>
                <w:right w:val="none" w:sz="0" w:space="0" w:color="auto"/>
              </w:divBdr>
            </w:div>
            <w:div w:id="502086977">
              <w:marLeft w:val="0"/>
              <w:marRight w:val="0"/>
              <w:marTop w:val="0"/>
              <w:marBottom w:val="0"/>
              <w:divBdr>
                <w:top w:val="none" w:sz="0" w:space="0" w:color="auto"/>
                <w:left w:val="none" w:sz="0" w:space="0" w:color="auto"/>
                <w:bottom w:val="none" w:sz="0" w:space="0" w:color="auto"/>
                <w:right w:val="none" w:sz="0" w:space="0" w:color="auto"/>
              </w:divBdr>
            </w:div>
            <w:div w:id="639386818">
              <w:marLeft w:val="0"/>
              <w:marRight w:val="0"/>
              <w:marTop w:val="0"/>
              <w:marBottom w:val="0"/>
              <w:divBdr>
                <w:top w:val="none" w:sz="0" w:space="0" w:color="auto"/>
                <w:left w:val="none" w:sz="0" w:space="0" w:color="auto"/>
                <w:bottom w:val="none" w:sz="0" w:space="0" w:color="auto"/>
                <w:right w:val="none" w:sz="0" w:space="0" w:color="auto"/>
              </w:divBdr>
            </w:div>
            <w:div w:id="732511644">
              <w:marLeft w:val="0"/>
              <w:marRight w:val="0"/>
              <w:marTop w:val="0"/>
              <w:marBottom w:val="0"/>
              <w:divBdr>
                <w:top w:val="none" w:sz="0" w:space="0" w:color="auto"/>
                <w:left w:val="none" w:sz="0" w:space="0" w:color="auto"/>
                <w:bottom w:val="none" w:sz="0" w:space="0" w:color="auto"/>
                <w:right w:val="none" w:sz="0" w:space="0" w:color="auto"/>
              </w:divBdr>
            </w:div>
            <w:div w:id="741414600">
              <w:marLeft w:val="0"/>
              <w:marRight w:val="0"/>
              <w:marTop w:val="0"/>
              <w:marBottom w:val="0"/>
              <w:divBdr>
                <w:top w:val="none" w:sz="0" w:space="0" w:color="auto"/>
                <w:left w:val="none" w:sz="0" w:space="0" w:color="auto"/>
                <w:bottom w:val="none" w:sz="0" w:space="0" w:color="auto"/>
                <w:right w:val="none" w:sz="0" w:space="0" w:color="auto"/>
              </w:divBdr>
            </w:div>
            <w:div w:id="868567722">
              <w:marLeft w:val="0"/>
              <w:marRight w:val="0"/>
              <w:marTop w:val="0"/>
              <w:marBottom w:val="0"/>
              <w:divBdr>
                <w:top w:val="none" w:sz="0" w:space="0" w:color="auto"/>
                <w:left w:val="none" w:sz="0" w:space="0" w:color="auto"/>
                <w:bottom w:val="none" w:sz="0" w:space="0" w:color="auto"/>
                <w:right w:val="none" w:sz="0" w:space="0" w:color="auto"/>
              </w:divBdr>
            </w:div>
            <w:div w:id="899947906">
              <w:marLeft w:val="0"/>
              <w:marRight w:val="0"/>
              <w:marTop w:val="0"/>
              <w:marBottom w:val="0"/>
              <w:divBdr>
                <w:top w:val="none" w:sz="0" w:space="0" w:color="auto"/>
                <w:left w:val="none" w:sz="0" w:space="0" w:color="auto"/>
                <w:bottom w:val="none" w:sz="0" w:space="0" w:color="auto"/>
                <w:right w:val="none" w:sz="0" w:space="0" w:color="auto"/>
              </w:divBdr>
              <w:divsChild>
                <w:div w:id="5909747">
                  <w:marLeft w:val="0"/>
                  <w:marRight w:val="0"/>
                  <w:marTop w:val="0"/>
                  <w:marBottom w:val="0"/>
                  <w:divBdr>
                    <w:top w:val="none" w:sz="0" w:space="0" w:color="auto"/>
                    <w:left w:val="none" w:sz="0" w:space="0" w:color="auto"/>
                    <w:bottom w:val="none" w:sz="0" w:space="0" w:color="auto"/>
                    <w:right w:val="none" w:sz="0" w:space="0" w:color="auto"/>
                  </w:divBdr>
                </w:div>
                <w:div w:id="116070275">
                  <w:marLeft w:val="0"/>
                  <w:marRight w:val="0"/>
                  <w:marTop w:val="0"/>
                  <w:marBottom w:val="0"/>
                  <w:divBdr>
                    <w:top w:val="none" w:sz="0" w:space="0" w:color="auto"/>
                    <w:left w:val="none" w:sz="0" w:space="0" w:color="auto"/>
                    <w:bottom w:val="none" w:sz="0" w:space="0" w:color="auto"/>
                    <w:right w:val="none" w:sz="0" w:space="0" w:color="auto"/>
                  </w:divBdr>
                </w:div>
                <w:div w:id="206724877">
                  <w:marLeft w:val="0"/>
                  <w:marRight w:val="0"/>
                  <w:marTop w:val="0"/>
                  <w:marBottom w:val="0"/>
                  <w:divBdr>
                    <w:top w:val="none" w:sz="0" w:space="0" w:color="auto"/>
                    <w:left w:val="none" w:sz="0" w:space="0" w:color="auto"/>
                    <w:bottom w:val="none" w:sz="0" w:space="0" w:color="auto"/>
                    <w:right w:val="none" w:sz="0" w:space="0" w:color="auto"/>
                  </w:divBdr>
                </w:div>
                <w:div w:id="374163219">
                  <w:marLeft w:val="0"/>
                  <w:marRight w:val="0"/>
                  <w:marTop w:val="0"/>
                  <w:marBottom w:val="0"/>
                  <w:divBdr>
                    <w:top w:val="none" w:sz="0" w:space="0" w:color="auto"/>
                    <w:left w:val="none" w:sz="0" w:space="0" w:color="auto"/>
                    <w:bottom w:val="none" w:sz="0" w:space="0" w:color="auto"/>
                    <w:right w:val="none" w:sz="0" w:space="0" w:color="auto"/>
                  </w:divBdr>
                </w:div>
                <w:div w:id="400753152">
                  <w:marLeft w:val="0"/>
                  <w:marRight w:val="0"/>
                  <w:marTop w:val="0"/>
                  <w:marBottom w:val="0"/>
                  <w:divBdr>
                    <w:top w:val="none" w:sz="0" w:space="0" w:color="auto"/>
                    <w:left w:val="none" w:sz="0" w:space="0" w:color="auto"/>
                    <w:bottom w:val="none" w:sz="0" w:space="0" w:color="auto"/>
                    <w:right w:val="none" w:sz="0" w:space="0" w:color="auto"/>
                  </w:divBdr>
                </w:div>
                <w:div w:id="660698613">
                  <w:marLeft w:val="0"/>
                  <w:marRight w:val="0"/>
                  <w:marTop w:val="0"/>
                  <w:marBottom w:val="0"/>
                  <w:divBdr>
                    <w:top w:val="none" w:sz="0" w:space="0" w:color="auto"/>
                    <w:left w:val="none" w:sz="0" w:space="0" w:color="auto"/>
                    <w:bottom w:val="none" w:sz="0" w:space="0" w:color="auto"/>
                    <w:right w:val="none" w:sz="0" w:space="0" w:color="auto"/>
                  </w:divBdr>
                </w:div>
                <w:div w:id="1178304030">
                  <w:marLeft w:val="0"/>
                  <w:marRight w:val="0"/>
                  <w:marTop w:val="0"/>
                  <w:marBottom w:val="0"/>
                  <w:divBdr>
                    <w:top w:val="none" w:sz="0" w:space="0" w:color="auto"/>
                    <w:left w:val="none" w:sz="0" w:space="0" w:color="auto"/>
                    <w:bottom w:val="none" w:sz="0" w:space="0" w:color="auto"/>
                    <w:right w:val="none" w:sz="0" w:space="0" w:color="auto"/>
                  </w:divBdr>
                </w:div>
                <w:div w:id="1372419804">
                  <w:marLeft w:val="0"/>
                  <w:marRight w:val="0"/>
                  <w:marTop w:val="0"/>
                  <w:marBottom w:val="0"/>
                  <w:divBdr>
                    <w:top w:val="none" w:sz="0" w:space="0" w:color="auto"/>
                    <w:left w:val="none" w:sz="0" w:space="0" w:color="auto"/>
                    <w:bottom w:val="none" w:sz="0" w:space="0" w:color="auto"/>
                    <w:right w:val="none" w:sz="0" w:space="0" w:color="auto"/>
                  </w:divBdr>
                </w:div>
                <w:div w:id="1733507052">
                  <w:marLeft w:val="0"/>
                  <w:marRight w:val="0"/>
                  <w:marTop w:val="0"/>
                  <w:marBottom w:val="0"/>
                  <w:divBdr>
                    <w:top w:val="none" w:sz="0" w:space="0" w:color="auto"/>
                    <w:left w:val="none" w:sz="0" w:space="0" w:color="auto"/>
                    <w:bottom w:val="none" w:sz="0" w:space="0" w:color="auto"/>
                    <w:right w:val="none" w:sz="0" w:space="0" w:color="auto"/>
                  </w:divBdr>
                </w:div>
                <w:div w:id="1743019718">
                  <w:marLeft w:val="0"/>
                  <w:marRight w:val="0"/>
                  <w:marTop w:val="0"/>
                  <w:marBottom w:val="0"/>
                  <w:divBdr>
                    <w:top w:val="none" w:sz="0" w:space="0" w:color="auto"/>
                    <w:left w:val="none" w:sz="0" w:space="0" w:color="auto"/>
                    <w:bottom w:val="none" w:sz="0" w:space="0" w:color="auto"/>
                    <w:right w:val="none" w:sz="0" w:space="0" w:color="auto"/>
                  </w:divBdr>
                </w:div>
                <w:div w:id="1814180378">
                  <w:marLeft w:val="0"/>
                  <w:marRight w:val="0"/>
                  <w:marTop w:val="0"/>
                  <w:marBottom w:val="0"/>
                  <w:divBdr>
                    <w:top w:val="none" w:sz="0" w:space="0" w:color="auto"/>
                    <w:left w:val="none" w:sz="0" w:space="0" w:color="auto"/>
                    <w:bottom w:val="none" w:sz="0" w:space="0" w:color="auto"/>
                    <w:right w:val="none" w:sz="0" w:space="0" w:color="auto"/>
                  </w:divBdr>
                </w:div>
                <w:div w:id="1885287904">
                  <w:marLeft w:val="0"/>
                  <w:marRight w:val="0"/>
                  <w:marTop w:val="0"/>
                  <w:marBottom w:val="0"/>
                  <w:divBdr>
                    <w:top w:val="none" w:sz="0" w:space="0" w:color="auto"/>
                    <w:left w:val="none" w:sz="0" w:space="0" w:color="auto"/>
                    <w:bottom w:val="none" w:sz="0" w:space="0" w:color="auto"/>
                    <w:right w:val="none" w:sz="0" w:space="0" w:color="auto"/>
                  </w:divBdr>
                </w:div>
                <w:div w:id="2021153190">
                  <w:marLeft w:val="0"/>
                  <w:marRight w:val="0"/>
                  <w:marTop w:val="0"/>
                  <w:marBottom w:val="0"/>
                  <w:divBdr>
                    <w:top w:val="none" w:sz="0" w:space="0" w:color="auto"/>
                    <w:left w:val="none" w:sz="0" w:space="0" w:color="auto"/>
                    <w:bottom w:val="none" w:sz="0" w:space="0" w:color="auto"/>
                    <w:right w:val="none" w:sz="0" w:space="0" w:color="auto"/>
                  </w:divBdr>
                </w:div>
                <w:div w:id="2044986728">
                  <w:marLeft w:val="0"/>
                  <w:marRight w:val="0"/>
                  <w:marTop w:val="0"/>
                  <w:marBottom w:val="0"/>
                  <w:divBdr>
                    <w:top w:val="none" w:sz="0" w:space="0" w:color="auto"/>
                    <w:left w:val="none" w:sz="0" w:space="0" w:color="auto"/>
                    <w:bottom w:val="none" w:sz="0" w:space="0" w:color="auto"/>
                    <w:right w:val="none" w:sz="0" w:space="0" w:color="auto"/>
                  </w:divBdr>
                </w:div>
                <w:div w:id="2105883095">
                  <w:marLeft w:val="0"/>
                  <w:marRight w:val="0"/>
                  <w:marTop w:val="0"/>
                  <w:marBottom w:val="0"/>
                  <w:divBdr>
                    <w:top w:val="none" w:sz="0" w:space="0" w:color="auto"/>
                    <w:left w:val="none" w:sz="0" w:space="0" w:color="auto"/>
                    <w:bottom w:val="none" w:sz="0" w:space="0" w:color="auto"/>
                    <w:right w:val="none" w:sz="0" w:space="0" w:color="auto"/>
                  </w:divBdr>
                </w:div>
                <w:div w:id="2116509725">
                  <w:marLeft w:val="0"/>
                  <w:marRight w:val="0"/>
                  <w:marTop w:val="0"/>
                  <w:marBottom w:val="0"/>
                  <w:divBdr>
                    <w:top w:val="none" w:sz="0" w:space="0" w:color="auto"/>
                    <w:left w:val="none" w:sz="0" w:space="0" w:color="auto"/>
                    <w:bottom w:val="none" w:sz="0" w:space="0" w:color="auto"/>
                    <w:right w:val="none" w:sz="0" w:space="0" w:color="auto"/>
                  </w:divBdr>
                </w:div>
                <w:div w:id="2144418530">
                  <w:marLeft w:val="0"/>
                  <w:marRight w:val="0"/>
                  <w:marTop w:val="0"/>
                  <w:marBottom w:val="0"/>
                  <w:divBdr>
                    <w:top w:val="none" w:sz="0" w:space="0" w:color="auto"/>
                    <w:left w:val="none" w:sz="0" w:space="0" w:color="auto"/>
                    <w:bottom w:val="none" w:sz="0" w:space="0" w:color="auto"/>
                    <w:right w:val="none" w:sz="0" w:space="0" w:color="auto"/>
                  </w:divBdr>
                </w:div>
              </w:divsChild>
            </w:div>
            <w:div w:id="1318341644">
              <w:marLeft w:val="0"/>
              <w:marRight w:val="0"/>
              <w:marTop w:val="0"/>
              <w:marBottom w:val="0"/>
              <w:divBdr>
                <w:top w:val="none" w:sz="0" w:space="0" w:color="auto"/>
                <w:left w:val="none" w:sz="0" w:space="0" w:color="auto"/>
                <w:bottom w:val="none" w:sz="0" w:space="0" w:color="auto"/>
                <w:right w:val="none" w:sz="0" w:space="0" w:color="auto"/>
              </w:divBdr>
            </w:div>
            <w:div w:id="1329481768">
              <w:marLeft w:val="0"/>
              <w:marRight w:val="0"/>
              <w:marTop w:val="0"/>
              <w:marBottom w:val="0"/>
              <w:divBdr>
                <w:top w:val="none" w:sz="0" w:space="0" w:color="auto"/>
                <w:left w:val="none" w:sz="0" w:space="0" w:color="auto"/>
                <w:bottom w:val="none" w:sz="0" w:space="0" w:color="auto"/>
                <w:right w:val="none" w:sz="0" w:space="0" w:color="auto"/>
              </w:divBdr>
            </w:div>
            <w:div w:id="1528832041">
              <w:marLeft w:val="0"/>
              <w:marRight w:val="0"/>
              <w:marTop w:val="0"/>
              <w:marBottom w:val="0"/>
              <w:divBdr>
                <w:top w:val="none" w:sz="0" w:space="0" w:color="auto"/>
                <w:left w:val="none" w:sz="0" w:space="0" w:color="auto"/>
                <w:bottom w:val="none" w:sz="0" w:space="0" w:color="auto"/>
                <w:right w:val="none" w:sz="0" w:space="0" w:color="auto"/>
              </w:divBdr>
            </w:div>
            <w:div w:id="1598559978">
              <w:marLeft w:val="0"/>
              <w:marRight w:val="0"/>
              <w:marTop w:val="0"/>
              <w:marBottom w:val="0"/>
              <w:divBdr>
                <w:top w:val="none" w:sz="0" w:space="0" w:color="auto"/>
                <w:left w:val="none" w:sz="0" w:space="0" w:color="auto"/>
                <w:bottom w:val="none" w:sz="0" w:space="0" w:color="auto"/>
                <w:right w:val="none" w:sz="0" w:space="0" w:color="auto"/>
              </w:divBdr>
            </w:div>
            <w:div w:id="1704867128">
              <w:marLeft w:val="0"/>
              <w:marRight w:val="0"/>
              <w:marTop w:val="0"/>
              <w:marBottom w:val="0"/>
              <w:divBdr>
                <w:top w:val="none" w:sz="0" w:space="0" w:color="auto"/>
                <w:left w:val="none" w:sz="0" w:space="0" w:color="auto"/>
                <w:bottom w:val="none" w:sz="0" w:space="0" w:color="auto"/>
                <w:right w:val="none" w:sz="0" w:space="0" w:color="auto"/>
              </w:divBdr>
            </w:div>
            <w:div w:id="1753307528">
              <w:marLeft w:val="0"/>
              <w:marRight w:val="0"/>
              <w:marTop w:val="0"/>
              <w:marBottom w:val="0"/>
              <w:divBdr>
                <w:top w:val="none" w:sz="0" w:space="0" w:color="auto"/>
                <w:left w:val="none" w:sz="0" w:space="0" w:color="auto"/>
                <w:bottom w:val="none" w:sz="0" w:space="0" w:color="auto"/>
                <w:right w:val="none" w:sz="0" w:space="0" w:color="auto"/>
              </w:divBdr>
            </w:div>
            <w:div w:id="1992713781">
              <w:marLeft w:val="0"/>
              <w:marRight w:val="0"/>
              <w:marTop w:val="0"/>
              <w:marBottom w:val="0"/>
              <w:divBdr>
                <w:top w:val="none" w:sz="0" w:space="0" w:color="auto"/>
                <w:left w:val="none" w:sz="0" w:space="0" w:color="auto"/>
                <w:bottom w:val="none" w:sz="0" w:space="0" w:color="auto"/>
                <w:right w:val="none" w:sz="0" w:space="0" w:color="auto"/>
              </w:divBdr>
            </w:div>
            <w:div w:id="2092728019">
              <w:marLeft w:val="0"/>
              <w:marRight w:val="0"/>
              <w:marTop w:val="0"/>
              <w:marBottom w:val="0"/>
              <w:divBdr>
                <w:top w:val="none" w:sz="0" w:space="0" w:color="auto"/>
                <w:left w:val="none" w:sz="0" w:space="0" w:color="auto"/>
                <w:bottom w:val="none" w:sz="0" w:space="0" w:color="auto"/>
                <w:right w:val="none" w:sz="0" w:space="0" w:color="auto"/>
              </w:divBdr>
            </w:div>
          </w:divsChild>
        </w:div>
        <w:div w:id="2123843463">
          <w:marLeft w:val="0"/>
          <w:marRight w:val="0"/>
          <w:marTop w:val="0"/>
          <w:marBottom w:val="0"/>
          <w:divBdr>
            <w:top w:val="none" w:sz="0" w:space="0" w:color="auto"/>
            <w:left w:val="none" w:sz="0" w:space="0" w:color="auto"/>
            <w:bottom w:val="none" w:sz="0" w:space="0" w:color="auto"/>
            <w:right w:val="none" w:sz="0" w:space="0" w:color="auto"/>
          </w:divBdr>
          <w:divsChild>
            <w:div w:id="304285449">
              <w:marLeft w:val="0"/>
              <w:marRight w:val="0"/>
              <w:marTop w:val="0"/>
              <w:marBottom w:val="0"/>
              <w:divBdr>
                <w:top w:val="none" w:sz="0" w:space="0" w:color="auto"/>
                <w:left w:val="none" w:sz="0" w:space="0" w:color="auto"/>
                <w:bottom w:val="none" w:sz="0" w:space="0" w:color="auto"/>
                <w:right w:val="none" w:sz="0" w:space="0" w:color="auto"/>
              </w:divBdr>
            </w:div>
            <w:div w:id="334765222">
              <w:marLeft w:val="0"/>
              <w:marRight w:val="0"/>
              <w:marTop w:val="0"/>
              <w:marBottom w:val="0"/>
              <w:divBdr>
                <w:top w:val="none" w:sz="0" w:space="0" w:color="auto"/>
                <w:left w:val="none" w:sz="0" w:space="0" w:color="auto"/>
                <w:bottom w:val="none" w:sz="0" w:space="0" w:color="auto"/>
                <w:right w:val="none" w:sz="0" w:space="0" w:color="auto"/>
              </w:divBdr>
              <w:divsChild>
                <w:div w:id="15473090">
                  <w:marLeft w:val="0"/>
                  <w:marRight w:val="0"/>
                  <w:marTop w:val="0"/>
                  <w:marBottom w:val="0"/>
                  <w:divBdr>
                    <w:top w:val="none" w:sz="0" w:space="0" w:color="auto"/>
                    <w:left w:val="none" w:sz="0" w:space="0" w:color="auto"/>
                    <w:bottom w:val="none" w:sz="0" w:space="0" w:color="auto"/>
                    <w:right w:val="none" w:sz="0" w:space="0" w:color="auto"/>
                  </w:divBdr>
                </w:div>
                <w:div w:id="23558203">
                  <w:marLeft w:val="0"/>
                  <w:marRight w:val="0"/>
                  <w:marTop w:val="0"/>
                  <w:marBottom w:val="0"/>
                  <w:divBdr>
                    <w:top w:val="none" w:sz="0" w:space="0" w:color="auto"/>
                    <w:left w:val="none" w:sz="0" w:space="0" w:color="auto"/>
                    <w:bottom w:val="none" w:sz="0" w:space="0" w:color="auto"/>
                    <w:right w:val="none" w:sz="0" w:space="0" w:color="auto"/>
                  </w:divBdr>
                </w:div>
                <w:div w:id="361981099">
                  <w:marLeft w:val="0"/>
                  <w:marRight w:val="0"/>
                  <w:marTop w:val="0"/>
                  <w:marBottom w:val="0"/>
                  <w:divBdr>
                    <w:top w:val="none" w:sz="0" w:space="0" w:color="auto"/>
                    <w:left w:val="none" w:sz="0" w:space="0" w:color="auto"/>
                    <w:bottom w:val="none" w:sz="0" w:space="0" w:color="auto"/>
                    <w:right w:val="none" w:sz="0" w:space="0" w:color="auto"/>
                  </w:divBdr>
                </w:div>
                <w:div w:id="384110094">
                  <w:marLeft w:val="0"/>
                  <w:marRight w:val="0"/>
                  <w:marTop w:val="0"/>
                  <w:marBottom w:val="0"/>
                  <w:divBdr>
                    <w:top w:val="none" w:sz="0" w:space="0" w:color="auto"/>
                    <w:left w:val="none" w:sz="0" w:space="0" w:color="auto"/>
                    <w:bottom w:val="none" w:sz="0" w:space="0" w:color="auto"/>
                    <w:right w:val="none" w:sz="0" w:space="0" w:color="auto"/>
                  </w:divBdr>
                </w:div>
                <w:div w:id="728264095">
                  <w:marLeft w:val="0"/>
                  <w:marRight w:val="0"/>
                  <w:marTop w:val="0"/>
                  <w:marBottom w:val="0"/>
                  <w:divBdr>
                    <w:top w:val="none" w:sz="0" w:space="0" w:color="auto"/>
                    <w:left w:val="none" w:sz="0" w:space="0" w:color="auto"/>
                    <w:bottom w:val="none" w:sz="0" w:space="0" w:color="auto"/>
                    <w:right w:val="none" w:sz="0" w:space="0" w:color="auto"/>
                  </w:divBdr>
                </w:div>
                <w:div w:id="1121069763">
                  <w:marLeft w:val="0"/>
                  <w:marRight w:val="0"/>
                  <w:marTop w:val="0"/>
                  <w:marBottom w:val="0"/>
                  <w:divBdr>
                    <w:top w:val="none" w:sz="0" w:space="0" w:color="auto"/>
                    <w:left w:val="none" w:sz="0" w:space="0" w:color="auto"/>
                    <w:bottom w:val="none" w:sz="0" w:space="0" w:color="auto"/>
                    <w:right w:val="none" w:sz="0" w:space="0" w:color="auto"/>
                  </w:divBdr>
                </w:div>
              </w:divsChild>
            </w:div>
            <w:div w:id="705762861">
              <w:marLeft w:val="0"/>
              <w:marRight w:val="0"/>
              <w:marTop w:val="0"/>
              <w:marBottom w:val="0"/>
              <w:divBdr>
                <w:top w:val="none" w:sz="0" w:space="0" w:color="auto"/>
                <w:left w:val="none" w:sz="0" w:space="0" w:color="auto"/>
                <w:bottom w:val="none" w:sz="0" w:space="0" w:color="auto"/>
                <w:right w:val="none" w:sz="0" w:space="0" w:color="auto"/>
              </w:divBdr>
            </w:div>
            <w:div w:id="1077357650">
              <w:marLeft w:val="0"/>
              <w:marRight w:val="0"/>
              <w:marTop w:val="0"/>
              <w:marBottom w:val="0"/>
              <w:divBdr>
                <w:top w:val="none" w:sz="0" w:space="0" w:color="auto"/>
                <w:left w:val="none" w:sz="0" w:space="0" w:color="auto"/>
                <w:bottom w:val="none" w:sz="0" w:space="0" w:color="auto"/>
                <w:right w:val="none" w:sz="0" w:space="0" w:color="auto"/>
              </w:divBdr>
            </w:div>
            <w:div w:id="1320424503">
              <w:marLeft w:val="0"/>
              <w:marRight w:val="0"/>
              <w:marTop w:val="0"/>
              <w:marBottom w:val="0"/>
              <w:divBdr>
                <w:top w:val="none" w:sz="0" w:space="0" w:color="auto"/>
                <w:left w:val="none" w:sz="0" w:space="0" w:color="auto"/>
                <w:bottom w:val="none" w:sz="0" w:space="0" w:color="auto"/>
                <w:right w:val="none" w:sz="0" w:space="0" w:color="auto"/>
              </w:divBdr>
            </w:div>
            <w:div w:id="1415204977">
              <w:marLeft w:val="0"/>
              <w:marRight w:val="0"/>
              <w:marTop w:val="0"/>
              <w:marBottom w:val="0"/>
              <w:divBdr>
                <w:top w:val="none" w:sz="0" w:space="0" w:color="auto"/>
                <w:left w:val="none" w:sz="0" w:space="0" w:color="auto"/>
                <w:bottom w:val="none" w:sz="0" w:space="0" w:color="auto"/>
                <w:right w:val="none" w:sz="0" w:space="0" w:color="auto"/>
              </w:divBdr>
            </w:div>
            <w:div w:id="1544294239">
              <w:marLeft w:val="0"/>
              <w:marRight w:val="0"/>
              <w:marTop w:val="0"/>
              <w:marBottom w:val="0"/>
              <w:divBdr>
                <w:top w:val="none" w:sz="0" w:space="0" w:color="auto"/>
                <w:left w:val="none" w:sz="0" w:space="0" w:color="auto"/>
                <w:bottom w:val="none" w:sz="0" w:space="0" w:color="auto"/>
                <w:right w:val="none" w:sz="0" w:space="0" w:color="auto"/>
              </w:divBdr>
            </w:div>
          </w:divsChild>
        </w:div>
        <w:div w:id="2135051400">
          <w:marLeft w:val="0"/>
          <w:marRight w:val="0"/>
          <w:marTop w:val="0"/>
          <w:marBottom w:val="0"/>
          <w:divBdr>
            <w:top w:val="none" w:sz="0" w:space="0" w:color="auto"/>
            <w:left w:val="none" w:sz="0" w:space="0" w:color="auto"/>
            <w:bottom w:val="none" w:sz="0" w:space="0" w:color="auto"/>
            <w:right w:val="none" w:sz="0" w:space="0" w:color="auto"/>
          </w:divBdr>
          <w:divsChild>
            <w:div w:id="145898004">
              <w:marLeft w:val="0"/>
              <w:marRight w:val="0"/>
              <w:marTop w:val="0"/>
              <w:marBottom w:val="0"/>
              <w:divBdr>
                <w:top w:val="none" w:sz="0" w:space="0" w:color="auto"/>
                <w:left w:val="none" w:sz="0" w:space="0" w:color="auto"/>
                <w:bottom w:val="none" w:sz="0" w:space="0" w:color="auto"/>
                <w:right w:val="none" w:sz="0" w:space="0" w:color="auto"/>
              </w:divBdr>
            </w:div>
            <w:div w:id="1186558038">
              <w:marLeft w:val="0"/>
              <w:marRight w:val="0"/>
              <w:marTop w:val="0"/>
              <w:marBottom w:val="0"/>
              <w:divBdr>
                <w:top w:val="none" w:sz="0" w:space="0" w:color="auto"/>
                <w:left w:val="none" w:sz="0" w:space="0" w:color="auto"/>
                <w:bottom w:val="none" w:sz="0" w:space="0" w:color="auto"/>
                <w:right w:val="none" w:sz="0" w:space="0" w:color="auto"/>
              </w:divBdr>
              <w:divsChild>
                <w:div w:id="102938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457864">
      <w:bodyDiv w:val="1"/>
      <w:marLeft w:val="0"/>
      <w:marRight w:val="0"/>
      <w:marTop w:val="0"/>
      <w:marBottom w:val="0"/>
      <w:divBdr>
        <w:top w:val="none" w:sz="0" w:space="0" w:color="auto"/>
        <w:left w:val="none" w:sz="0" w:space="0" w:color="auto"/>
        <w:bottom w:val="none" w:sz="0" w:space="0" w:color="auto"/>
        <w:right w:val="none" w:sz="0" w:space="0" w:color="auto"/>
      </w:divBdr>
      <w:divsChild>
        <w:div w:id="400909073">
          <w:marLeft w:val="0"/>
          <w:marRight w:val="0"/>
          <w:marTop w:val="0"/>
          <w:marBottom w:val="120"/>
          <w:divBdr>
            <w:top w:val="single" w:sz="6" w:space="0" w:color="D5DDC6"/>
            <w:left w:val="single" w:sz="24" w:space="0" w:color="66BB55"/>
            <w:bottom w:val="single" w:sz="6" w:space="0" w:color="D5DDC6"/>
            <w:right w:val="single" w:sz="6" w:space="0" w:color="D5DDC6"/>
          </w:divBdr>
        </w:div>
        <w:div w:id="444084286">
          <w:marLeft w:val="0"/>
          <w:marRight w:val="0"/>
          <w:marTop w:val="0"/>
          <w:marBottom w:val="120"/>
          <w:divBdr>
            <w:top w:val="single" w:sz="6" w:space="0" w:color="D5DDC6"/>
            <w:left w:val="single" w:sz="24" w:space="0" w:color="66BB55"/>
            <w:bottom w:val="single" w:sz="6" w:space="0" w:color="D5DDC6"/>
            <w:right w:val="single" w:sz="6" w:space="0" w:color="D5DDC6"/>
          </w:divBdr>
        </w:div>
        <w:div w:id="685596658">
          <w:marLeft w:val="0"/>
          <w:marRight w:val="0"/>
          <w:marTop w:val="0"/>
          <w:marBottom w:val="120"/>
          <w:divBdr>
            <w:top w:val="single" w:sz="6" w:space="0" w:color="D5DDC6"/>
            <w:left w:val="single" w:sz="24" w:space="0" w:color="66BB55"/>
            <w:bottom w:val="single" w:sz="6" w:space="0" w:color="D5DDC6"/>
            <w:right w:val="single" w:sz="6" w:space="0" w:color="D5DDC6"/>
          </w:divBdr>
        </w:div>
        <w:div w:id="919026596">
          <w:marLeft w:val="0"/>
          <w:marRight w:val="0"/>
          <w:marTop w:val="0"/>
          <w:marBottom w:val="120"/>
          <w:divBdr>
            <w:top w:val="single" w:sz="6" w:space="0" w:color="D5DDC6"/>
            <w:left w:val="single" w:sz="24" w:space="0" w:color="66BB55"/>
            <w:bottom w:val="single" w:sz="6" w:space="0" w:color="D5DDC6"/>
            <w:right w:val="single" w:sz="6" w:space="0" w:color="D5DDC6"/>
          </w:divBdr>
          <w:divsChild>
            <w:div w:id="2081445488">
              <w:marLeft w:val="0"/>
              <w:marRight w:val="0"/>
              <w:marTop w:val="0"/>
              <w:marBottom w:val="0"/>
              <w:divBdr>
                <w:top w:val="none" w:sz="0" w:space="0" w:color="auto"/>
                <w:left w:val="none" w:sz="0" w:space="0" w:color="auto"/>
                <w:bottom w:val="none" w:sz="0" w:space="0" w:color="auto"/>
                <w:right w:val="none" w:sz="0" w:space="0" w:color="auto"/>
              </w:divBdr>
            </w:div>
          </w:divsChild>
        </w:div>
        <w:div w:id="1830906105">
          <w:marLeft w:val="0"/>
          <w:marRight w:val="0"/>
          <w:marTop w:val="0"/>
          <w:marBottom w:val="120"/>
          <w:divBdr>
            <w:top w:val="single" w:sz="6" w:space="0" w:color="D5DDC6"/>
            <w:left w:val="single" w:sz="24" w:space="0" w:color="66BB55"/>
            <w:bottom w:val="single" w:sz="6" w:space="0" w:color="D5DDC6"/>
            <w:right w:val="single" w:sz="6" w:space="0" w:color="D5DDC6"/>
          </w:divBdr>
        </w:div>
        <w:div w:id="1881552764">
          <w:marLeft w:val="0"/>
          <w:marRight w:val="0"/>
          <w:marTop w:val="0"/>
          <w:marBottom w:val="120"/>
          <w:divBdr>
            <w:top w:val="single" w:sz="6" w:space="0" w:color="D5DDC6"/>
            <w:left w:val="single" w:sz="24" w:space="0" w:color="66BB55"/>
            <w:bottom w:val="single" w:sz="6" w:space="0" w:color="D5DDC6"/>
            <w:right w:val="single" w:sz="6" w:space="0" w:color="D5DDC6"/>
          </w:divBdr>
          <w:divsChild>
            <w:div w:id="322784394">
              <w:marLeft w:val="0"/>
              <w:marRight w:val="0"/>
              <w:marTop w:val="0"/>
              <w:marBottom w:val="0"/>
              <w:divBdr>
                <w:top w:val="none" w:sz="0" w:space="0" w:color="auto"/>
                <w:left w:val="none" w:sz="0" w:space="0" w:color="auto"/>
                <w:bottom w:val="none" w:sz="0" w:space="0" w:color="auto"/>
                <w:right w:val="none" w:sz="0" w:space="0" w:color="auto"/>
              </w:divBdr>
            </w:div>
          </w:divsChild>
        </w:div>
        <w:div w:id="193936091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48901303">
      <w:bodyDiv w:val="1"/>
      <w:marLeft w:val="0"/>
      <w:marRight w:val="0"/>
      <w:marTop w:val="0"/>
      <w:marBottom w:val="0"/>
      <w:divBdr>
        <w:top w:val="none" w:sz="0" w:space="0" w:color="auto"/>
        <w:left w:val="none" w:sz="0" w:space="0" w:color="auto"/>
        <w:bottom w:val="none" w:sz="0" w:space="0" w:color="auto"/>
        <w:right w:val="none" w:sz="0" w:space="0" w:color="auto"/>
      </w:divBdr>
    </w:div>
    <w:div w:id="1687516066">
      <w:bodyDiv w:val="1"/>
      <w:marLeft w:val="0"/>
      <w:marRight w:val="0"/>
      <w:marTop w:val="0"/>
      <w:marBottom w:val="0"/>
      <w:divBdr>
        <w:top w:val="none" w:sz="0" w:space="0" w:color="auto"/>
        <w:left w:val="none" w:sz="0" w:space="0" w:color="auto"/>
        <w:bottom w:val="none" w:sz="0" w:space="0" w:color="auto"/>
        <w:right w:val="none" w:sz="0" w:space="0" w:color="auto"/>
      </w:divBdr>
      <w:divsChild>
        <w:div w:id="2634378">
          <w:marLeft w:val="-225"/>
          <w:marRight w:val="-225"/>
          <w:marTop w:val="0"/>
          <w:marBottom w:val="0"/>
          <w:divBdr>
            <w:top w:val="none" w:sz="0" w:space="0" w:color="auto"/>
            <w:left w:val="none" w:sz="0" w:space="0" w:color="auto"/>
            <w:bottom w:val="none" w:sz="0" w:space="0" w:color="auto"/>
            <w:right w:val="none" w:sz="0" w:space="0" w:color="auto"/>
          </w:divBdr>
          <w:divsChild>
            <w:div w:id="1401830854">
              <w:marLeft w:val="0"/>
              <w:marRight w:val="0"/>
              <w:marTop w:val="0"/>
              <w:marBottom w:val="0"/>
              <w:divBdr>
                <w:top w:val="none" w:sz="0" w:space="0" w:color="auto"/>
                <w:left w:val="none" w:sz="0" w:space="0" w:color="auto"/>
                <w:bottom w:val="none" w:sz="0" w:space="0" w:color="auto"/>
                <w:right w:val="none" w:sz="0" w:space="0" w:color="auto"/>
              </w:divBdr>
            </w:div>
          </w:divsChild>
        </w:div>
        <w:div w:id="85538946">
          <w:marLeft w:val="-225"/>
          <w:marRight w:val="-225"/>
          <w:marTop w:val="0"/>
          <w:marBottom w:val="0"/>
          <w:divBdr>
            <w:top w:val="none" w:sz="0" w:space="0" w:color="auto"/>
            <w:left w:val="none" w:sz="0" w:space="0" w:color="auto"/>
            <w:bottom w:val="none" w:sz="0" w:space="0" w:color="auto"/>
            <w:right w:val="none" w:sz="0" w:space="0" w:color="auto"/>
          </w:divBdr>
          <w:divsChild>
            <w:div w:id="1318074369">
              <w:marLeft w:val="0"/>
              <w:marRight w:val="0"/>
              <w:marTop w:val="0"/>
              <w:marBottom w:val="0"/>
              <w:divBdr>
                <w:top w:val="none" w:sz="0" w:space="0" w:color="auto"/>
                <w:left w:val="none" w:sz="0" w:space="0" w:color="auto"/>
                <w:bottom w:val="none" w:sz="0" w:space="0" w:color="auto"/>
                <w:right w:val="none" w:sz="0" w:space="0" w:color="auto"/>
              </w:divBdr>
            </w:div>
          </w:divsChild>
        </w:div>
        <w:div w:id="175848476">
          <w:marLeft w:val="-225"/>
          <w:marRight w:val="-225"/>
          <w:marTop w:val="0"/>
          <w:marBottom w:val="0"/>
          <w:divBdr>
            <w:top w:val="none" w:sz="0" w:space="0" w:color="auto"/>
            <w:left w:val="none" w:sz="0" w:space="0" w:color="auto"/>
            <w:bottom w:val="none" w:sz="0" w:space="0" w:color="auto"/>
            <w:right w:val="none" w:sz="0" w:space="0" w:color="auto"/>
          </w:divBdr>
          <w:divsChild>
            <w:div w:id="898975312">
              <w:marLeft w:val="0"/>
              <w:marRight w:val="0"/>
              <w:marTop w:val="0"/>
              <w:marBottom w:val="0"/>
              <w:divBdr>
                <w:top w:val="none" w:sz="0" w:space="0" w:color="auto"/>
                <w:left w:val="none" w:sz="0" w:space="0" w:color="auto"/>
                <w:bottom w:val="none" w:sz="0" w:space="0" w:color="auto"/>
                <w:right w:val="none" w:sz="0" w:space="0" w:color="auto"/>
              </w:divBdr>
            </w:div>
          </w:divsChild>
        </w:div>
        <w:div w:id="291523660">
          <w:marLeft w:val="-225"/>
          <w:marRight w:val="-225"/>
          <w:marTop w:val="0"/>
          <w:marBottom w:val="0"/>
          <w:divBdr>
            <w:top w:val="none" w:sz="0" w:space="0" w:color="auto"/>
            <w:left w:val="none" w:sz="0" w:space="0" w:color="auto"/>
            <w:bottom w:val="none" w:sz="0" w:space="0" w:color="auto"/>
            <w:right w:val="none" w:sz="0" w:space="0" w:color="auto"/>
          </w:divBdr>
          <w:divsChild>
            <w:div w:id="892547923">
              <w:marLeft w:val="0"/>
              <w:marRight w:val="0"/>
              <w:marTop w:val="0"/>
              <w:marBottom w:val="0"/>
              <w:divBdr>
                <w:top w:val="none" w:sz="0" w:space="0" w:color="auto"/>
                <w:left w:val="none" w:sz="0" w:space="0" w:color="auto"/>
                <w:bottom w:val="none" w:sz="0" w:space="0" w:color="auto"/>
                <w:right w:val="none" w:sz="0" w:space="0" w:color="auto"/>
              </w:divBdr>
            </w:div>
          </w:divsChild>
        </w:div>
        <w:div w:id="302152960">
          <w:marLeft w:val="-225"/>
          <w:marRight w:val="-225"/>
          <w:marTop w:val="0"/>
          <w:marBottom w:val="0"/>
          <w:divBdr>
            <w:top w:val="none" w:sz="0" w:space="0" w:color="auto"/>
            <w:left w:val="none" w:sz="0" w:space="0" w:color="auto"/>
            <w:bottom w:val="none" w:sz="0" w:space="0" w:color="auto"/>
            <w:right w:val="none" w:sz="0" w:space="0" w:color="auto"/>
          </w:divBdr>
          <w:divsChild>
            <w:div w:id="621964893">
              <w:marLeft w:val="0"/>
              <w:marRight w:val="0"/>
              <w:marTop w:val="0"/>
              <w:marBottom w:val="0"/>
              <w:divBdr>
                <w:top w:val="none" w:sz="0" w:space="0" w:color="auto"/>
                <w:left w:val="none" w:sz="0" w:space="0" w:color="auto"/>
                <w:bottom w:val="none" w:sz="0" w:space="0" w:color="auto"/>
                <w:right w:val="none" w:sz="0" w:space="0" w:color="auto"/>
              </w:divBdr>
            </w:div>
          </w:divsChild>
        </w:div>
        <w:div w:id="355234947">
          <w:marLeft w:val="-225"/>
          <w:marRight w:val="-225"/>
          <w:marTop w:val="0"/>
          <w:marBottom w:val="0"/>
          <w:divBdr>
            <w:top w:val="none" w:sz="0" w:space="0" w:color="auto"/>
            <w:left w:val="none" w:sz="0" w:space="0" w:color="auto"/>
            <w:bottom w:val="none" w:sz="0" w:space="0" w:color="auto"/>
            <w:right w:val="none" w:sz="0" w:space="0" w:color="auto"/>
          </w:divBdr>
          <w:divsChild>
            <w:div w:id="101655145">
              <w:marLeft w:val="0"/>
              <w:marRight w:val="0"/>
              <w:marTop w:val="0"/>
              <w:marBottom w:val="0"/>
              <w:divBdr>
                <w:top w:val="none" w:sz="0" w:space="0" w:color="auto"/>
                <w:left w:val="none" w:sz="0" w:space="0" w:color="auto"/>
                <w:bottom w:val="none" w:sz="0" w:space="0" w:color="auto"/>
                <w:right w:val="none" w:sz="0" w:space="0" w:color="auto"/>
              </w:divBdr>
            </w:div>
          </w:divsChild>
        </w:div>
        <w:div w:id="364672028">
          <w:marLeft w:val="-225"/>
          <w:marRight w:val="-225"/>
          <w:marTop w:val="0"/>
          <w:marBottom w:val="0"/>
          <w:divBdr>
            <w:top w:val="none" w:sz="0" w:space="0" w:color="auto"/>
            <w:left w:val="none" w:sz="0" w:space="0" w:color="auto"/>
            <w:bottom w:val="none" w:sz="0" w:space="0" w:color="auto"/>
            <w:right w:val="none" w:sz="0" w:space="0" w:color="auto"/>
          </w:divBdr>
          <w:divsChild>
            <w:div w:id="1795907768">
              <w:marLeft w:val="0"/>
              <w:marRight w:val="0"/>
              <w:marTop w:val="0"/>
              <w:marBottom w:val="0"/>
              <w:divBdr>
                <w:top w:val="none" w:sz="0" w:space="0" w:color="auto"/>
                <w:left w:val="none" w:sz="0" w:space="0" w:color="auto"/>
                <w:bottom w:val="none" w:sz="0" w:space="0" w:color="auto"/>
                <w:right w:val="none" w:sz="0" w:space="0" w:color="auto"/>
              </w:divBdr>
            </w:div>
          </w:divsChild>
        </w:div>
        <w:div w:id="371538472">
          <w:marLeft w:val="-225"/>
          <w:marRight w:val="-225"/>
          <w:marTop w:val="0"/>
          <w:marBottom w:val="0"/>
          <w:divBdr>
            <w:top w:val="none" w:sz="0" w:space="0" w:color="auto"/>
            <w:left w:val="none" w:sz="0" w:space="0" w:color="auto"/>
            <w:bottom w:val="none" w:sz="0" w:space="0" w:color="auto"/>
            <w:right w:val="none" w:sz="0" w:space="0" w:color="auto"/>
          </w:divBdr>
          <w:divsChild>
            <w:div w:id="1863787773">
              <w:marLeft w:val="0"/>
              <w:marRight w:val="0"/>
              <w:marTop w:val="0"/>
              <w:marBottom w:val="0"/>
              <w:divBdr>
                <w:top w:val="none" w:sz="0" w:space="0" w:color="auto"/>
                <w:left w:val="none" w:sz="0" w:space="0" w:color="auto"/>
                <w:bottom w:val="none" w:sz="0" w:space="0" w:color="auto"/>
                <w:right w:val="none" w:sz="0" w:space="0" w:color="auto"/>
              </w:divBdr>
            </w:div>
          </w:divsChild>
        </w:div>
        <w:div w:id="395591973">
          <w:marLeft w:val="-225"/>
          <w:marRight w:val="-225"/>
          <w:marTop w:val="0"/>
          <w:marBottom w:val="0"/>
          <w:divBdr>
            <w:top w:val="none" w:sz="0" w:space="0" w:color="auto"/>
            <w:left w:val="none" w:sz="0" w:space="0" w:color="auto"/>
            <w:bottom w:val="none" w:sz="0" w:space="0" w:color="auto"/>
            <w:right w:val="none" w:sz="0" w:space="0" w:color="auto"/>
          </w:divBdr>
          <w:divsChild>
            <w:div w:id="1492529439">
              <w:marLeft w:val="0"/>
              <w:marRight w:val="0"/>
              <w:marTop w:val="0"/>
              <w:marBottom w:val="0"/>
              <w:divBdr>
                <w:top w:val="none" w:sz="0" w:space="0" w:color="auto"/>
                <w:left w:val="none" w:sz="0" w:space="0" w:color="auto"/>
                <w:bottom w:val="none" w:sz="0" w:space="0" w:color="auto"/>
                <w:right w:val="none" w:sz="0" w:space="0" w:color="auto"/>
              </w:divBdr>
            </w:div>
          </w:divsChild>
        </w:div>
        <w:div w:id="412627398">
          <w:marLeft w:val="-225"/>
          <w:marRight w:val="-225"/>
          <w:marTop w:val="0"/>
          <w:marBottom w:val="0"/>
          <w:divBdr>
            <w:top w:val="none" w:sz="0" w:space="0" w:color="auto"/>
            <w:left w:val="none" w:sz="0" w:space="0" w:color="auto"/>
            <w:bottom w:val="none" w:sz="0" w:space="0" w:color="auto"/>
            <w:right w:val="none" w:sz="0" w:space="0" w:color="auto"/>
          </w:divBdr>
          <w:divsChild>
            <w:div w:id="377978189">
              <w:marLeft w:val="0"/>
              <w:marRight w:val="0"/>
              <w:marTop w:val="0"/>
              <w:marBottom w:val="0"/>
              <w:divBdr>
                <w:top w:val="none" w:sz="0" w:space="0" w:color="auto"/>
                <w:left w:val="none" w:sz="0" w:space="0" w:color="auto"/>
                <w:bottom w:val="none" w:sz="0" w:space="0" w:color="auto"/>
                <w:right w:val="none" w:sz="0" w:space="0" w:color="auto"/>
              </w:divBdr>
            </w:div>
          </w:divsChild>
        </w:div>
        <w:div w:id="478425350">
          <w:marLeft w:val="-225"/>
          <w:marRight w:val="-225"/>
          <w:marTop w:val="0"/>
          <w:marBottom w:val="0"/>
          <w:divBdr>
            <w:top w:val="none" w:sz="0" w:space="0" w:color="auto"/>
            <w:left w:val="none" w:sz="0" w:space="0" w:color="auto"/>
            <w:bottom w:val="none" w:sz="0" w:space="0" w:color="auto"/>
            <w:right w:val="none" w:sz="0" w:space="0" w:color="auto"/>
          </w:divBdr>
          <w:divsChild>
            <w:div w:id="758795864">
              <w:marLeft w:val="0"/>
              <w:marRight w:val="0"/>
              <w:marTop w:val="0"/>
              <w:marBottom w:val="0"/>
              <w:divBdr>
                <w:top w:val="none" w:sz="0" w:space="0" w:color="auto"/>
                <w:left w:val="none" w:sz="0" w:space="0" w:color="auto"/>
                <w:bottom w:val="none" w:sz="0" w:space="0" w:color="auto"/>
                <w:right w:val="none" w:sz="0" w:space="0" w:color="auto"/>
              </w:divBdr>
            </w:div>
          </w:divsChild>
        </w:div>
        <w:div w:id="529880299">
          <w:marLeft w:val="-225"/>
          <w:marRight w:val="-225"/>
          <w:marTop w:val="0"/>
          <w:marBottom w:val="0"/>
          <w:divBdr>
            <w:top w:val="none" w:sz="0" w:space="0" w:color="auto"/>
            <w:left w:val="none" w:sz="0" w:space="0" w:color="auto"/>
            <w:bottom w:val="none" w:sz="0" w:space="0" w:color="auto"/>
            <w:right w:val="none" w:sz="0" w:space="0" w:color="auto"/>
          </w:divBdr>
          <w:divsChild>
            <w:div w:id="682557541">
              <w:marLeft w:val="0"/>
              <w:marRight w:val="0"/>
              <w:marTop w:val="0"/>
              <w:marBottom w:val="0"/>
              <w:divBdr>
                <w:top w:val="none" w:sz="0" w:space="0" w:color="auto"/>
                <w:left w:val="none" w:sz="0" w:space="0" w:color="auto"/>
                <w:bottom w:val="none" w:sz="0" w:space="0" w:color="auto"/>
                <w:right w:val="none" w:sz="0" w:space="0" w:color="auto"/>
              </w:divBdr>
            </w:div>
          </w:divsChild>
        </w:div>
        <w:div w:id="539825321">
          <w:marLeft w:val="-225"/>
          <w:marRight w:val="-225"/>
          <w:marTop w:val="0"/>
          <w:marBottom w:val="0"/>
          <w:divBdr>
            <w:top w:val="none" w:sz="0" w:space="0" w:color="auto"/>
            <w:left w:val="none" w:sz="0" w:space="0" w:color="auto"/>
            <w:bottom w:val="none" w:sz="0" w:space="0" w:color="auto"/>
            <w:right w:val="none" w:sz="0" w:space="0" w:color="auto"/>
          </w:divBdr>
          <w:divsChild>
            <w:div w:id="2065834888">
              <w:marLeft w:val="0"/>
              <w:marRight w:val="0"/>
              <w:marTop w:val="0"/>
              <w:marBottom w:val="0"/>
              <w:divBdr>
                <w:top w:val="none" w:sz="0" w:space="0" w:color="auto"/>
                <w:left w:val="none" w:sz="0" w:space="0" w:color="auto"/>
                <w:bottom w:val="none" w:sz="0" w:space="0" w:color="auto"/>
                <w:right w:val="none" w:sz="0" w:space="0" w:color="auto"/>
              </w:divBdr>
            </w:div>
          </w:divsChild>
        </w:div>
        <w:div w:id="597257264">
          <w:marLeft w:val="-225"/>
          <w:marRight w:val="-225"/>
          <w:marTop w:val="0"/>
          <w:marBottom w:val="0"/>
          <w:divBdr>
            <w:top w:val="none" w:sz="0" w:space="0" w:color="auto"/>
            <w:left w:val="none" w:sz="0" w:space="0" w:color="auto"/>
            <w:bottom w:val="none" w:sz="0" w:space="0" w:color="auto"/>
            <w:right w:val="none" w:sz="0" w:space="0" w:color="auto"/>
          </w:divBdr>
          <w:divsChild>
            <w:div w:id="1745759002">
              <w:marLeft w:val="0"/>
              <w:marRight w:val="0"/>
              <w:marTop w:val="0"/>
              <w:marBottom w:val="0"/>
              <w:divBdr>
                <w:top w:val="none" w:sz="0" w:space="0" w:color="auto"/>
                <w:left w:val="none" w:sz="0" w:space="0" w:color="auto"/>
                <w:bottom w:val="none" w:sz="0" w:space="0" w:color="auto"/>
                <w:right w:val="none" w:sz="0" w:space="0" w:color="auto"/>
              </w:divBdr>
            </w:div>
          </w:divsChild>
        </w:div>
        <w:div w:id="618805057">
          <w:marLeft w:val="-225"/>
          <w:marRight w:val="-225"/>
          <w:marTop w:val="0"/>
          <w:marBottom w:val="0"/>
          <w:divBdr>
            <w:top w:val="none" w:sz="0" w:space="0" w:color="auto"/>
            <w:left w:val="none" w:sz="0" w:space="0" w:color="auto"/>
            <w:bottom w:val="none" w:sz="0" w:space="0" w:color="auto"/>
            <w:right w:val="none" w:sz="0" w:space="0" w:color="auto"/>
          </w:divBdr>
          <w:divsChild>
            <w:div w:id="1818034454">
              <w:marLeft w:val="0"/>
              <w:marRight w:val="0"/>
              <w:marTop w:val="0"/>
              <w:marBottom w:val="0"/>
              <w:divBdr>
                <w:top w:val="none" w:sz="0" w:space="0" w:color="auto"/>
                <w:left w:val="none" w:sz="0" w:space="0" w:color="auto"/>
                <w:bottom w:val="none" w:sz="0" w:space="0" w:color="auto"/>
                <w:right w:val="none" w:sz="0" w:space="0" w:color="auto"/>
              </w:divBdr>
            </w:div>
          </w:divsChild>
        </w:div>
        <w:div w:id="650183021">
          <w:marLeft w:val="-225"/>
          <w:marRight w:val="-225"/>
          <w:marTop w:val="0"/>
          <w:marBottom w:val="0"/>
          <w:divBdr>
            <w:top w:val="none" w:sz="0" w:space="0" w:color="auto"/>
            <w:left w:val="none" w:sz="0" w:space="0" w:color="auto"/>
            <w:bottom w:val="none" w:sz="0" w:space="0" w:color="auto"/>
            <w:right w:val="none" w:sz="0" w:space="0" w:color="auto"/>
          </w:divBdr>
          <w:divsChild>
            <w:div w:id="213009660">
              <w:marLeft w:val="0"/>
              <w:marRight w:val="0"/>
              <w:marTop w:val="0"/>
              <w:marBottom w:val="0"/>
              <w:divBdr>
                <w:top w:val="none" w:sz="0" w:space="0" w:color="auto"/>
                <w:left w:val="none" w:sz="0" w:space="0" w:color="auto"/>
                <w:bottom w:val="none" w:sz="0" w:space="0" w:color="auto"/>
                <w:right w:val="none" w:sz="0" w:space="0" w:color="auto"/>
              </w:divBdr>
            </w:div>
          </w:divsChild>
        </w:div>
        <w:div w:id="660543204">
          <w:marLeft w:val="-225"/>
          <w:marRight w:val="-225"/>
          <w:marTop w:val="0"/>
          <w:marBottom w:val="0"/>
          <w:divBdr>
            <w:top w:val="none" w:sz="0" w:space="0" w:color="auto"/>
            <w:left w:val="none" w:sz="0" w:space="0" w:color="auto"/>
            <w:bottom w:val="none" w:sz="0" w:space="0" w:color="auto"/>
            <w:right w:val="none" w:sz="0" w:space="0" w:color="auto"/>
          </w:divBdr>
          <w:divsChild>
            <w:div w:id="255750670">
              <w:marLeft w:val="0"/>
              <w:marRight w:val="0"/>
              <w:marTop w:val="0"/>
              <w:marBottom w:val="0"/>
              <w:divBdr>
                <w:top w:val="none" w:sz="0" w:space="0" w:color="auto"/>
                <w:left w:val="none" w:sz="0" w:space="0" w:color="auto"/>
                <w:bottom w:val="none" w:sz="0" w:space="0" w:color="auto"/>
                <w:right w:val="none" w:sz="0" w:space="0" w:color="auto"/>
              </w:divBdr>
            </w:div>
          </w:divsChild>
        </w:div>
        <w:div w:id="667250318">
          <w:marLeft w:val="-225"/>
          <w:marRight w:val="-225"/>
          <w:marTop w:val="0"/>
          <w:marBottom w:val="0"/>
          <w:divBdr>
            <w:top w:val="none" w:sz="0" w:space="0" w:color="auto"/>
            <w:left w:val="none" w:sz="0" w:space="0" w:color="auto"/>
            <w:bottom w:val="none" w:sz="0" w:space="0" w:color="auto"/>
            <w:right w:val="none" w:sz="0" w:space="0" w:color="auto"/>
          </w:divBdr>
          <w:divsChild>
            <w:div w:id="1822581067">
              <w:marLeft w:val="0"/>
              <w:marRight w:val="0"/>
              <w:marTop w:val="0"/>
              <w:marBottom w:val="0"/>
              <w:divBdr>
                <w:top w:val="none" w:sz="0" w:space="0" w:color="auto"/>
                <w:left w:val="none" w:sz="0" w:space="0" w:color="auto"/>
                <w:bottom w:val="none" w:sz="0" w:space="0" w:color="auto"/>
                <w:right w:val="none" w:sz="0" w:space="0" w:color="auto"/>
              </w:divBdr>
            </w:div>
          </w:divsChild>
        </w:div>
        <w:div w:id="693383912">
          <w:marLeft w:val="-225"/>
          <w:marRight w:val="-225"/>
          <w:marTop w:val="0"/>
          <w:marBottom w:val="0"/>
          <w:divBdr>
            <w:top w:val="none" w:sz="0" w:space="0" w:color="auto"/>
            <w:left w:val="none" w:sz="0" w:space="0" w:color="auto"/>
            <w:bottom w:val="none" w:sz="0" w:space="0" w:color="auto"/>
            <w:right w:val="none" w:sz="0" w:space="0" w:color="auto"/>
          </w:divBdr>
          <w:divsChild>
            <w:div w:id="775909688">
              <w:marLeft w:val="0"/>
              <w:marRight w:val="0"/>
              <w:marTop w:val="0"/>
              <w:marBottom w:val="0"/>
              <w:divBdr>
                <w:top w:val="none" w:sz="0" w:space="0" w:color="auto"/>
                <w:left w:val="none" w:sz="0" w:space="0" w:color="auto"/>
                <w:bottom w:val="none" w:sz="0" w:space="0" w:color="auto"/>
                <w:right w:val="none" w:sz="0" w:space="0" w:color="auto"/>
              </w:divBdr>
            </w:div>
          </w:divsChild>
        </w:div>
        <w:div w:id="711854502">
          <w:marLeft w:val="-225"/>
          <w:marRight w:val="-225"/>
          <w:marTop w:val="0"/>
          <w:marBottom w:val="0"/>
          <w:divBdr>
            <w:top w:val="none" w:sz="0" w:space="0" w:color="auto"/>
            <w:left w:val="none" w:sz="0" w:space="0" w:color="auto"/>
            <w:bottom w:val="none" w:sz="0" w:space="0" w:color="auto"/>
            <w:right w:val="none" w:sz="0" w:space="0" w:color="auto"/>
          </w:divBdr>
          <w:divsChild>
            <w:div w:id="901674387">
              <w:marLeft w:val="0"/>
              <w:marRight w:val="0"/>
              <w:marTop w:val="0"/>
              <w:marBottom w:val="0"/>
              <w:divBdr>
                <w:top w:val="none" w:sz="0" w:space="0" w:color="auto"/>
                <w:left w:val="none" w:sz="0" w:space="0" w:color="auto"/>
                <w:bottom w:val="none" w:sz="0" w:space="0" w:color="auto"/>
                <w:right w:val="none" w:sz="0" w:space="0" w:color="auto"/>
              </w:divBdr>
            </w:div>
          </w:divsChild>
        </w:div>
        <w:div w:id="738014297">
          <w:marLeft w:val="-225"/>
          <w:marRight w:val="-225"/>
          <w:marTop w:val="0"/>
          <w:marBottom w:val="0"/>
          <w:divBdr>
            <w:top w:val="none" w:sz="0" w:space="0" w:color="auto"/>
            <w:left w:val="none" w:sz="0" w:space="0" w:color="auto"/>
            <w:bottom w:val="none" w:sz="0" w:space="0" w:color="auto"/>
            <w:right w:val="none" w:sz="0" w:space="0" w:color="auto"/>
          </w:divBdr>
          <w:divsChild>
            <w:div w:id="1184054534">
              <w:marLeft w:val="0"/>
              <w:marRight w:val="0"/>
              <w:marTop w:val="0"/>
              <w:marBottom w:val="0"/>
              <w:divBdr>
                <w:top w:val="none" w:sz="0" w:space="0" w:color="auto"/>
                <w:left w:val="none" w:sz="0" w:space="0" w:color="auto"/>
                <w:bottom w:val="none" w:sz="0" w:space="0" w:color="auto"/>
                <w:right w:val="none" w:sz="0" w:space="0" w:color="auto"/>
              </w:divBdr>
            </w:div>
          </w:divsChild>
        </w:div>
        <w:div w:id="751201084">
          <w:marLeft w:val="-225"/>
          <w:marRight w:val="-225"/>
          <w:marTop w:val="0"/>
          <w:marBottom w:val="0"/>
          <w:divBdr>
            <w:top w:val="none" w:sz="0" w:space="0" w:color="auto"/>
            <w:left w:val="none" w:sz="0" w:space="0" w:color="auto"/>
            <w:bottom w:val="none" w:sz="0" w:space="0" w:color="auto"/>
            <w:right w:val="none" w:sz="0" w:space="0" w:color="auto"/>
          </w:divBdr>
          <w:divsChild>
            <w:div w:id="765879978">
              <w:marLeft w:val="0"/>
              <w:marRight w:val="0"/>
              <w:marTop w:val="0"/>
              <w:marBottom w:val="0"/>
              <w:divBdr>
                <w:top w:val="none" w:sz="0" w:space="0" w:color="auto"/>
                <w:left w:val="none" w:sz="0" w:space="0" w:color="auto"/>
                <w:bottom w:val="none" w:sz="0" w:space="0" w:color="auto"/>
                <w:right w:val="none" w:sz="0" w:space="0" w:color="auto"/>
              </w:divBdr>
            </w:div>
          </w:divsChild>
        </w:div>
        <w:div w:id="758257304">
          <w:marLeft w:val="-225"/>
          <w:marRight w:val="-225"/>
          <w:marTop w:val="0"/>
          <w:marBottom w:val="0"/>
          <w:divBdr>
            <w:top w:val="none" w:sz="0" w:space="0" w:color="auto"/>
            <w:left w:val="none" w:sz="0" w:space="0" w:color="auto"/>
            <w:bottom w:val="none" w:sz="0" w:space="0" w:color="auto"/>
            <w:right w:val="none" w:sz="0" w:space="0" w:color="auto"/>
          </w:divBdr>
          <w:divsChild>
            <w:div w:id="239754765">
              <w:marLeft w:val="0"/>
              <w:marRight w:val="0"/>
              <w:marTop w:val="0"/>
              <w:marBottom w:val="0"/>
              <w:divBdr>
                <w:top w:val="none" w:sz="0" w:space="0" w:color="auto"/>
                <w:left w:val="none" w:sz="0" w:space="0" w:color="auto"/>
                <w:bottom w:val="none" w:sz="0" w:space="0" w:color="auto"/>
                <w:right w:val="none" w:sz="0" w:space="0" w:color="auto"/>
              </w:divBdr>
            </w:div>
          </w:divsChild>
        </w:div>
        <w:div w:id="793913104">
          <w:marLeft w:val="-225"/>
          <w:marRight w:val="-225"/>
          <w:marTop w:val="0"/>
          <w:marBottom w:val="0"/>
          <w:divBdr>
            <w:top w:val="none" w:sz="0" w:space="0" w:color="auto"/>
            <w:left w:val="none" w:sz="0" w:space="0" w:color="auto"/>
            <w:bottom w:val="none" w:sz="0" w:space="0" w:color="auto"/>
            <w:right w:val="none" w:sz="0" w:space="0" w:color="auto"/>
          </w:divBdr>
          <w:divsChild>
            <w:div w:id="99187855">
              <w:marLeft w:val="0"/>
              <w:marRight w:val="0"/>
              <w:marTop w:val="0"/>
              <w:marBottom w:val="0"/>
              <w:divBdr>
                <w:top w:val="none" w:sz="0" w:space="0" w:color="auto"/>
                <w:left w:val="none" w:sz="0" w:space="0" w:color="auto"/>
                <w:bottom w:val="none" w:sz="0" w:space="0" w:color="auto"/>
                <w:right w:val="none" w:sz="0" w:space="0" w:color="auto"/>
              </w:divBdr>
            </w:div>
          </w:divsChild>
        </w:div>
        <w:div w:id="796876584">
          <w:marLeft w:val="-225"/>
          <w:marRight w:val="-225"/>
          <w:marTop w:val="0"/>
          <w:marBottom w:val="0"/>
          <w:divBdr>
            <w:top w:val="none" w:sz="0" w:space="0" w:color="auto"/>
            <w:left w:val="none" w:sz="0" w:space="0" w:color="auto"/>
            <w:bottom w:val="none" w:sz="0" w:space="0" w:color="auto"/>
            <w:right w:val="none" w:sz="0" w:space="0" w:color="auto"/>
          </w:divBdr>
          <w:divsChild>
            <w:div w:id="2040814503">
              <w:marLeft w:val="0"/>
              <w:marRight w:val="0"/>
              <w:marTop w:val="0"/>
              <w:marBottom w:val="0"/>
              <w:divBdr>
                <w:top w:val="none" w:sz="0" w:space="0" w:color="auto"/>
                <w:left w:val="none" w:sz="0" w:space="0" w:color="auto"/>
                <w:bottom w:val="none" w:sz="0" w:space="0" w:color="auto"/>
                <w:right w:val="none" w:sz="0" w:space="0" w:color="auto"/>
              </w:divBdr>
            </w:div>
          </w:divsChild>
        </w:div>
        <w:div w:id="836967416">
          <w:marLeft w:val="-225"/>
          <w:marRight w:val="-225"/>
          <w:marTop w:val="0"/>
          <w:marBottom w:val="0"/>
          <w:divBdr>
            <w:top w:val="none" w:sz="0" w:space="0" w:color="auto"/>
            <w:left w:val="none" w:sz="0" w:space="0" w:color="auto"/>
            <w:bottom w:val="none" w:sz="0" w:space="0" w:color="auto"/>
            <w:right w:val="none" w:sz="0" w:space="0" w:color="auto"/>
          </w:divBdr>
          <w:divsChild>
            <w:div w:id="896666122">
              <w:marLeft w:val="0"/>
              <w:marRight w:val="0"/>
              <w:marTop w:val="0"/>
              <w:marBottom w:val="0"/>
              <w:divBdr>
                <w:top w:val="none" w:sz="0" w:space="0" w:color="auto"/>
                <w:left w:val="none" w:sz="0" w:space="0" w:color="auto"/>
                <w:bottom w:val="none" w:sz="0" w:space="0" w:color="auto"/>
                <w:right w:val="none" w:sz="0" w:space="0" w:color="auto"/>
              </w:divBdr>
            </w:div>
          </w:divsChild>
        </w:div>
        <w:div w:id="880898604">
          <w:marLeft w:val="-225"/>
          <w:marRight w:val="-225"/>
          <w:marTop w:val="0"/>
          <w:marBottom w:val="0"/>
          <w:divBdr>
            <w:top w:val="none" w:sz="0" w:space="0" w:color="auto"/>
            <w:left w:val="none" w:sz="0" w:space="0" w:color="auto"/>
            <w:bottom w:val="none" w:sz="0" w:space="0" w:color="auto"/>
            <w:right w:val="none" w:sz="0" w:space="0" w:color="auto"/>
          </w:divBdr>
          <w:divsChild>
            <w:div w:id="640888923">
              <w:marLeft w:val="0"/>
              <w:marRight w:val="0"/>
              <w:marTop w:val="0"/>
              <w:marBottom w:val="0"/>
              <w:divBdr>
                <w:top w:val="none" w:sz="0" w:space="0" w:color="auto"/>
                <w:left w:val="none" w:sz="0" w:space="0" w:color="auto"/>
                <w:bottom w:val="none" w:sz="0" w:space="0" w:color="auto"/>
                <w:right w:val="none" w:sz="0" w:space="0" w:color="auto"/>
              </w:divBdr>
            </w:div>
          </w:divsChild>
        </w:div>
        <w:div w:id="885143093">
          <w:marLeft w:val="-225"/>
          <w:marRight w:val="-225"/>
          <w:marTop w:val="0"/>
          <w:marBottom w:val="0"/>
          <w:divBdr>
            <w:top w:val="none" w:sz="0" w:space="0" w:color="auto"/>
            <w:left w:val="none" w:sz="0" w:space="0" w:color="auto"/>
            <w:bottom w:val="none" w:sz="0" w:space="0" w:color="auto"/>
            <w:right w:val="none" w:sz="0" w:space="0" w:color="auto"/>
          </w:divBdr>
          <w:divsChild>
            <w:div w:id="859976375">
              <w:marLeft w:val="0"/>
              <w:marRight w:val="0"/>
              <w:marTop w:val="0"/>
              <w:marBottom w:val="0"/>
              <w:divBdr>
                <w:top w:val="none" w:sz="0" w:space="0" w:color="auto"/>
                <w:left w:val="none" w:sz="0" w:space="0" w:color="auto"/>
                <w:bottom w:val="none" w:sz="0" w:space="0" w:color="auto"/>
                <w:right w:val="none" w:sz="0" w:space="0" w:color="auto"/>
              </w:divBdr>
            </w:div>
          </w:divsChild>
        </w:div>
        <w:div w:id="895701615">
          <w:marLeft w:val="-225"/>
          <w:marRight w:val="-225"/>
          <w:marTop w:val="0"/>
          <w:marBottom w:val="0"/>
          <w:divBdr>
            <w:top w:val="none" w:sz="0" w:space="0" w:color="auto"/>
            <w:left w:val="none" w:sz="0" w:space="0" w:color="auto"/>
            <w:bottom w:val="none" w:sz="0" w:space="0" w:color="auto"/>
            <w:right w:val="none" w:sz="0" w:space="0" w:color="auto"/>
          </w:divBdr>
          <w:divsChild>
            <w:div w:id="704719046">
              <w:marLeft w:val="0"/>
              <w:marRight w:val="0"/>
              <w:marTop w:val="0"/>
              <w:marBottom w:val="0"/>
              <w:divBdr>
                <w:top w:val="none" w:sz="0" w:space="0" w:color="auto"/>
                <w:left w:val="none" w:sz="0" w:space="0" w:color="auto"/>
                <w:bottom w:val="none" w:sz="0" w:space="0" w:color="auto"/>
                <w:right w:val="none" w:sz="0" w:space="0" w:color="auto"/>
              </w:divBdr>
            </w:div>
          </w:divsChild>
        </w:div>
        <w:div w:id="937056487">
          <w:marLeft w:val="-225"/>
          <w:marRight w:val="-225"/>
          <w:marTop w:val="0"/>
          <w:marBottom w:val="0"/>
          <w:divBdr>
            <w:top w:val="none" w:sz="0" w:space="0" w:color="auto"/>
            <w:left w:val="none" w:sz="0" w:space="0" w:color="auto"/>
            <w:bottom w:val="none" w:sz="0" w:space="0" w:color="auto"/>
            <w:right w:val="none" w:sz="0" w:space="0" w:color="auto"/>
          </w:divBdr>
          <w:divsChild>
            <w:div w:id="1986271789">
              <w:marLeft w:val="0"/>
              <w:marRight w:val="0"/>
              <w:marTop w:val="0"/>
              <w:marBottom w:val="0"/>
              <w:divBdr>
                <w:top w:val="none" w:sz="0" w:space="0" w:color="auto"/>
                <w:left w:val="none" w:sz="0" w:space="0" w:color="auto"/>
                <w:bottom w:val="none" w:sz="0" w:space="0" w:color="auto"/>
                <w:right w:val="none" w:sz="0" w:space="0" w:color="auto"/>
              </w:divBdr>
            </w:div>
          </w:divsChild>
        </w:div>
        <w:div w:id="945043869">
          <w:marLeft w:val="-225"/>
          <w:marRight w:val="-225"/>
          <w:marTop w:val="0"/>
          <w:marBottom w:val="0"/>
          <w:divBdr>
            <w:top w:val="none" w:sz="0" w:space="0" w:color="auto"/>
            <w:left w:val="none" w:sz="0" w:space="0" w:color="auto"/>
            <w:bottom w:val="none" w:sz="0" w:space="0" w:color="auto"/>
            <w:right w:val="none" w:sz="0" w:space="0" w:color="auto"/>
          </w:divBdr>
          <w:divsChild>
            <w:div w:id="642585316">
              <w:marLeft w:val="0"/>
              <w:marRight w:val="0"/>
              <w:marTop w:val="0"/>
              <w:marBottom w:val="0"/>
              <w:divBdr>
                <w:top w:val="none" w:sz="0" w:space="0" w:color="auto"/>
                <w:left w:val="none" w:sz="0" w:space="0" w:color="auto"/>
                <w:bottom w:val="none" w:sz="0" w:space="0" w:color="auto"/>
                <w:right w:val="none" w:sz="0" w:space="0" w:color="auto"/>
              </w:divBdr>
              <w:divsChild>
                <w:div w:id="117808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8020">
          <w:marLeft w:val="-225"/>
          <w:marRight w:val="-225"/>
          <w:marTop w:val="0"/>
          <w:marBottom w:val="0"/>
          <w:divBdr>
            <w:top w:val="none" w:sz="0" w:space="0" w:color="auto"/>
            <w:left w:val="none" w:sz="0" w:space="0" w:color="auto"/>
            <w:bottom w:val="none" w:sz="0" w:space="0" w:color="auto"/>
            <w:right w:val="none" w:sz="0" w:space="0" w:color="auto"/>
          </w:divBdr>
          <w:divsChild>
            <w:div w:id="1346052380">
              <w:marLeft w:val="0"/>
              <w:marRight w:val="0"/>
              <w:marTop w:val="0"/>
              <w:marBottom w:val="0"/>
              <w:divBdr>
                <w:top w:val="none" w:sz="0" w:space="0" w:color="auto"/>
                <w:left w:val="none" w:sz="0" w:space="0" w:color="auto"/>
                <w:bottom w:val="none" w:sz="0" w:space="0" w:color="auto"/>
                <w:right w:val="none" w:sz="0" w:space="0" w:color="auto"/>
              </w:divBdr>
            </w:div>
          </w:divsChild>
        </w:div>
        <w:div w:id="1130630929">
          <w:marLeft w:val="-225"/>
          <w:marRight w:val="-225"/>
          <w:marTop w:val="0"/>
          <w:marBottom w:val="0"/>
          <w:divBdr>
            <w:top w:val="none" w:sz="0" w:space="0" w:color="auto"/>
            <w:left w:val="none" w:sz="0" w:space="0" w:color="auto"/>
            <w:bottom w:val="none" w:sz="0" w:space="0" w:color="auto"/>
            <w:right w:val="none" w:sz="0" w:space="0" w:color="auto"/>
          </w:divBdr>
          <w:divsChild>
            <w:div w:id="869296207">
              <w:marLeft w:val="0"/>
              <w:marRight w:val="0"/>
              <w:marTop w:val="0"/>
              <w:marBottom w:val="0"/>
              <w:divBdr>
                <w:top w:val="none" w:sz="0" w:space="0" w:color="auto"/>
                <w:left w:val="none" w:sz="0" w:space="0" w:color="auto"/>
                <w:bottom w:val="none" w:sz="0" w:space="0" w:color="auto"/>
                <w:right w:val="none" w:sz="0" w:space="0" w:color="auto"/>
              </w:divBdr>
            </w:div>
          </w:divsChild>
        </w:div>
        <w:div w:id="1138575564">
          <w:marLeft w:val="-225"/>
          <w:marRight w:val="-225"/>
          <w:marTop w:val="0"/>
          <w:marBottom w:val="0"/>
          <w:divBdr>
            <w:top w:val="none" w:sz="0" w:space="0" w:color="auto"/>
            <w:left w:val="none" w:sz="0" w:space="0" w:color="auto"/>
            <w:bottom w:val="none" w:sz="0" w:space="0" w:color="auto"/>
            <w:right w:val="none" w:sz="0" w:space="0" w:color="auto"/>
          </w:divBdr>
          <w:divsChild>
            <w:div w:id="112285637">
              <w:marLeft w:val="0"/>
              <w:marRight w:val="0"/>
              <w:marTop w:val="0"/>
              <w:marBottom w:val="0"/>
              <w:divBdr>
                <w:top w:val="none" w:sz="0" w:space="0" w:color="auto"/>
                <w:left w:val="none" w:sz="0" w:space="0" w:color="auto"/>
                <w:bottom w:val="none" w:sz="0" w:space="0" w:color="auto"/>
                <w:right w:val="none" w:sz="0" w:space="0" w:color="auto"/>
              </w:divBdr>
            </w:div>
          </w:divsChild>
        </w:div>
        <w:div w:id="1185898819">
          <w:marLeft w:val="-225"/>
          <w:marRight w:val="-225"/>
          <w:marTop w:val="0"/>
          <w:marBottom w:val="0"/>
          <w:divBdr>
            <w:top w:val="none" w:sz="0" w:space="0" w:color="auto"/>
            <w:left w:val="none" w:sz="0" w:space="0" w:color="auto"/>
            <w:bottom w:val="none" w:sz="0" w:space="0" w:color="auto"/>
            <w:right w:val="none" w:sz="0" w:space="0" w:color="auto"/>
          </w:divBdr>
          <w:divsChild>
            <w:div w:id="811483186">
              <w:marLeft w:val="0"/>
              <w:marRight w:val="0"/>
              <w:marTop w:val="0"/>
              <w:marBottom w:val="0"/>
              <w:divBdr>
                <w:top w:val="none" w:sz="0" w:space="0" w:color="auto"/>
                <w:left w:val="none" w:sz="0" w:space="0" w:color="auto"/>
                <w:bottom w:val="none" w:sz="0" w:space="0" w:color="auto"/>
                <w:right w:val="none" w:sz="0" w:space="0" w:color="auto"/>
              </w:divBdr>
            </w:div>
          </w:divsChild>
        </w:div>
        <w:div w:id="1187714500">
          <w:marLeft w:val="-225"/>
          <w:marRight w:val="-225"/>
          <w:marTop w:val="0"/>
          <w:marBottom w:val="0"/>
          <w:divBdr>
            <w:top w:val="none" w:sz="0" w:space="0" w:color="auto"/>
            <w:left w:val="none" w:sz="0" w:space="0" w:color="auto"/>
            <w:bottom w:val="none" w:sz="0" w:space="0" w:color="auto"/>
            <w:right w:val="none" w:sz="0" w:space="0" w:color="auto"/>
          </w:divBdr>
          <w:divsChild>
            <w:div w:id="86343517">
              <w:marLeft w:val="0"/>
              <w:marRight w:val="0"/>
              <w:marTop w:val="0"/>
              <w:marBottom w:val="0"/>
              <w:divBdr>
                <w:top w:val="none" w:sz="0" w:space="0" w:color="auto"/>
                <w:left w:val="none" w:sz="0" w:space="0" w:color="auto"/>
                <w:bottom w:val="none" w:sz="0" w:space="0" w:color="auto"/>
                <w:right w:val="none" w:sz="0" w:space="0" w:color="auto"/>
              </w:divBdr>
            </w:div>
          </w:divsChild>
        </w:div>
        <w:div w:id="1206408652">
          <w:marLeft w:val="-225"/>
          <w:marRight w:val="-225"/>
          <w:marTop w:val="0"/>
          <w:marBottom w:val="0"/>
          <w:divBdr>
            <w:top w:val="none" w:sz="0" w:space="0" w:color="auto"/>
            <w:left w:val="none" w:sz="0" w:space="0" w:color="auto"/>
            <w:bottom w:val="none" w:sz="0" w:space="0" w:color="auto"/>
            <w:right w:val="none" w:sz="0" w:space="0" w:color="auto"/>
          </w:divBdr>
          <w:divsChild>
            <w:div w:id="1613200851">
              <w:marLeft w:val="0"/>
              <w:marRight w:val="0"/>
              <w:marTop w:val="0"/>
              <w:marBottom w:val="0"/>
              <w:divBdr>
                <w:top w:val="none" w:sz="0" w:space="0" w:color="auto"/>
                <w:left w:val="none" w:sz="0" w:space="0" w:color="auto"/>
                <w:bottom w:val="none" w:sz="0" w:space="0" w:color="auto"/>
                <w:right w:val="none" w:sz="0" w:space="0" w:color="auto"/>
              </w:divBdr>
            </w:div>
          </w:divsChild>
        </w:div>
        <w:div w:id="1248927548">
          <w:marLeft w:val="-225"/>
          <w:marRight w:val="-225"/>
          <w:marTop w:val="0"/>
          <w:marBottom w:val="0"/>
          <w:divBdr>
            <w:top w:val="none" w:sz="0" w:space="0" w:color="auto"/>
            <w:left w:val="none" w:sz="0" w:space="0" w:color="auto"/>
            <w:bottom w:val="none" w:sz="0" w:space="0" w:color="auto"/>
            <w:right w:val="none" w:sz="0" w:space="0" w:color="auto"/>
          </w:divBdr>
          <w:divsChild>
            <w:div w:id="1633124066">
              <w:marLeft w:val="0"/>
              <w:marRight w:val="0"/>
              <w:marTop w:val="0"/>
              <w:marBottom w:val="0"/>
              <w:divBdr>
                <w:top w:val="none" w:sz="0" w:space="0" w:color="auto"/>
                <w:left w:val="none" w:sz="0" w:space="0" w:color="auto"/>
                <w:bottom w:val="none" w:sz="0" w:space="0" w:color="auto"/>
                <w:right w:val="none" w:sz="0" w:space="0" w:color="auto"/>
              </w:divBdr>
            </w:div>
          </w:divsChild>
        </w:div>
        <w:div w:id="1298803882">
          <w:marLeft w:val="-225"/>
          <w:marRight w:val="-225"/>
          <w:marTop w:val="0"/>
          <w:marBottom w:val="0"/>
          <w:divBdr>
            <w:top w:val="none" w:sz="0" w:space="0" w:color="auto"/>
            <w:left w:val="none" w:sz="0" w:space="0" w:color="auto"/>
            <w:bottom w:val="none" w:sz="0" w:space="0" w:color="auto"/>
            <w:right w:val="none" w:sz="0" w:space="0" w:color="auto"/>
          </w:divBdr>
          <w:divsChild>
            <w:div w:id="563493270">
              <w:marLeft w:val="0"/>
              <w:marRight w:val="0"/>
              <w:marTop w:val="0"/>
              <w:marBottom w:val="0"/>
              <w:divBdr>
                <w:top w:val="none" w:sz="0" w:space="0" w:color="auto"/>
                <w:left w:val="none" w:sz="0" w:space="0" w:color="auto"/>
                <w:bottom w:val="none" w:sz="0" w:space="0" w:color="auto"/>
                <w:right w:val="none" w:sz="0" w:space="0" w:color="auto"/>
              </w:divBdr>
            </w:div>
          </w:divsChild>
        </w:div>
        <w:div w:id="1303733828">
          <w:marLeft w:val="-225"/>
          <w:marRight w:val="-225"/>
          <w:marTop w:val="0"/>
          <w:marBottom w:val="0"/>
          <w:divBdr>
            <w:top w:val="none" w:sz="0" w:space="0" w:color="auto"/>
            <w:left w:val="none" w:sz="0" w:space="0" w:color="auto"/>
            <w:bottom w:val="none" w:sz="0" w:space="0" w:color="auto"/>
            <w:right w:val="none" w:sz="0" w:space="0" w:color="auto"/>
          </w:divBdr>
          <w:divsChild>
            <w:div w:id="1166092079">
              <w:marLeft w:val="0"/>
              <w:marRight w:val="0"/>
              <w:marTop w:val="0"/>
              <w:marBottom w:val="0"/>
              <w:divBdr>
                <w:top w:val="none" w:sz="0" w:space="0" w:color="auto"/>
                <w:left w:val="none" w:sz="0" w:space="0" w:color="auto"/>
                <w:bottom w:val="none" w:sz="0" w:space="0" w:color="auto"/>
                <w:right w:val="none" w:sz="0" w:space="0" w:color="auto"/>
              </w:divBdr>
            </w:div>
          </w:divsChild>
        </w:div>
        <w:div w:id="1326007397">
          <w:marLeft w:val="-225"/>
          <w:marRight w:val="-225"/>
          <w:marTop w:val="0"/>
          <w:marBottom w:val="0"/>
          <w:divBdr>
            <w:top w:val="none" w:sz="0" w:space="0" w:color="auto"/>
            <w:left w:val="none" w:sz="0" w:space="0" w:color="auto"/>
            <w:bottom w:val="none" w:sz="0" w:space="0" w:color="auto"/>
            <w:right w:val="none" w:sz="0" w:space="0" w:color="auto"/>
          </w:divBdr>
          <w:divsChild>
            <w:div w:id="322658303">
              <w:marLeft w:val="0"/>
              <w:marRight w:val="0"/>
              <w:marTop w:val="0"/>
              <w:marBottom w:val="0"/>
              <w:divBdr>
                <w:top w:val="none" w:sz="0" w:space="0" w:color="auto"/>
                <w:left w:val="none" w:sz="0" w:space="0" w:color="auto"/>
                <w:bottom w:val="none" w:sz="0" w:space="0" w:color="auto"/>
                <w:right w:val="none" w:sz="0" w:space="0" w:color="auto"/>
              </w:divBdr>
            </w:div>
          </w:divsChild>
        </w:div>
        <w:div w:id="1358046523">
          <w:marLeft w:val="-225"/>
          <w:marRight w:val="-225"/>
          <w:marTop w:val="0"/>
          <w:marBottom w:val="0"/>
          <w:divBdr>
            <w:top w:val="none" w:sz="0" w:space="0" w:color="auto"/>
            <w:left w:val="none" w:sz="0" w:space="0" w:color="auto"/>
            <w:bottom w:val="none" w:sz="0" w:space="0" w:color="auto"/>
            <w:right w:val="none" w:sz="0" w:space="0" w:color="auto"/>
          </w:divBdr>
          <w:divsChild>
            <w:div w:id="977733735">
              <w:marLeft w:val="0"/>
              <w:marRight w:val="0"/>
              <w:marTop w:val="0"/>
              <w:marBottom w:val="0"/>
              <w:divBdr>
                <w:top w:val="none" w:sz="0" w:space="0" w:color="auto"/>
                <w:left w:val="none" w:sz="0" w:space="0" w:color="auto"/>
                <w:bottom w:val="none" w:sz="0" w:space="0" w:color="auto"/>
                <w:right w:val="none" w:sz="0" w:space="0" w:color="auto"/>
              </w:divBdr>
            </w:div>
          </w:divsChild>
        </w:div>
        <w:div w:id="1566532298">
          <w:marLeft w:val="-225"/>
          <w:marRight w:val="-225"/>
          <w:marTop w:val="0"/>
          <w:marBottom w:val="0"/>
          <w:divBdr>
            <w:top w:val="none" w:sz="0" w:space="0" w:color="auto"/>
            <w:left w:val="none" w:sz="0" w:space="0" w:color="auto"/>
            <w:bottom w:val="none" w:sz="0" w:space="0" w:color="auto"/>
            <w:right w:val="none" w:sz="0" w:space="0" w:color="auto"/>
          </w:divBdr>
          <w:divsChild>
            <w:div w:id="942372915">
              <w:marLeft w:val="0"/>
              <w:marRight w:val="0"/>
              <w:marTop w:val="0"/>
              <w:marBottom w:val="0"/>
              <w:divBdr>
                <w:top w:val="none" w:sz="0" w:space="0" w:color="auto"/>
                <w:left w:val="none" w:sz="0" w:space="0" w:color="auto"/>
                <w:bottom w:val="none" w:sz="0" w:space="0" w:color="auto"/>
                <w:right w:val="none" w:sz="0" w:space="0" w:color="auto"/>
              </w:divBdr>
            </w:div>
          </w:divsChild>
        </w:div>
        <w:div w:id="1625692833">
          <w:marLeft w:val="-225"/>
          <w:marRight w:val="-225"/>
          <w:marTop w:val="0"/>
          <w:marBottom w:val="0"/>
          <w:divBdr>
            <w:top w:val="none" w:sz="0" w:space="0" w:color="auto"/>
            <w:left w:val="none" w:sz="0" w:space="0" w:color="auto"/>
            <w:bottom w:val="none" w:sz="0" w:space="0" w:color="auto"/>
            <w:right w:val="none" w:sz="0" w:space="0" w:color="auto"/>
          </w:divBdr>
          <w:divsChild>
            <w:div w:id="241839747">
              <w:marLeft w:val="0"/>
              <w:marRight w:val="0"/>
              <w:marTop w:val="0"/>
              <w:marBottom w:val="0"/>
              <w:divBdr>
                <w:top w:val="none" w:sz="0" w:space="0" w:color="auto"/>
                <w:left w:val="none" w:sz="0" w:space="0" w:color="auto"/>
                <w:bottom w:val="none" w:sz="0" w:space="0" w:color="auto"/>
                <w:right w:val="none" w:sz="0" w:space="0" w:color="auto"/>
              </w:divBdr>
            </w:div>
          </w:divsChild>
        </w:div>
        <w:div w:id="1729067435">
          <w:marLeft w:val="-225"/>
          <w:marRight w:val="-225"/>
          <w:marTop w:val="0"/>
          <w:marBottom w:val="0"/>
          <w:divBdr>
            <w:top w:val="none" w:sz="0" w:space="0" w:color="auto"/>
            <w:left w:val="none" w:sz="0" w:space="0" w:color="auto"/>
            <w:bottom w:val="none" w:sz="0" w:space="0" w:color="auto"/>
            <w:right w:val="none" w:sz="0" w:space="0" w:color="auto"/>
          </w:divBdr>
          <w:divsChild>
            <w:div w:id="300884133">
              <w:marLeft w:val="0"/>
              <w:marRight w:val="0"/>
              <w:marTop w:val="0"/>
              <w:marBottom w:val="0"/>
              <w:divBdr>
                <w:top w:val="none" w:sz="0" w:space="0" w:color="auto"/>
                <w:left w:val="none" w:sz="0" w:space="0" w:color="auto"/>
                <w:bottom w:val="none" w:sz="0" w:space="0" w:color="auto"/>
                <w:right w:val="none" w:sz="0" w:space="0" w:color="auto"/>
              </w:divBdr>
            </w:div>
          </w:divsChild>
        </w:div>
        <w:div w:id="1797067343">
          <w:marLeft w:val="-225"/>
          <w:marRight w:val="-225"/>
          <w:marTop w:val="0"/>
          <w:marBottom w:val="0"/>
          <w:divBdr>
            <w:top w:val="none" w:sz="0" w:space="0" w:color="auto"/>
            <w:left w:val="none" w:sz="0" w:space="0" w:color="auto"/>
            <w:bottom w:val="none" w:sz="0" w:space="0" w:color="auto"/>
            <w:right w:val="none" w:sz="0" w:space="0" w:color="auto"/>
          </w:divBdr>
          <w:divsChild>
            <w:div w:id="1953247929">
              <w:marLeft w:val="0"/>
              <w:marRight w:val="0"/>
              <w:marTop w:val="0"/>
              <w:marBottom w:val="0"/>
              <w:divBdr>
                <w:top w:val="none" w:sz="0" w:space="0" w:color="auto"/>
                <w:left w:val="none" w:sz="0" w:space="0" w:color="auto"/>
                <w:bottom w:val="none" w:sz="0" w:space="0" w:color="auto"/>
                <w:right w:val="none" w:sz="0" w:space="0" w:color="auto"/>
              </w:divBdr>
            </w:div>
          </w:divsChild>
        </w:div>
        <w:div w:id="1872919554">
          <w:marLeft w:val="-225"/>
          <w:marRight w:val="-225"/>
          <w:marTop w:val="0"/>
          <w:marBottom w:val="0"/>
          <w:divBdr>
            <w:top w:val="none" w:sz="0" w:space="0" w:color="auto"/>
            <w:left w:val="none" w:sz="0" w:space="0" w:color="auto"/>
            <w:bottom w:val="none" w:sz="0" w:space="0" w:color="auto"/>
            <w:right w:val="none" w:sz="0" w:space="0" w:color="auto"/>
          </w:divBdr>
          <w:divsChild>
            <w:div w:id="627317481">
              <w:marLeft w:val="0"/>
              <w:marRight w:val="0"/>
              <w:marTop w:val="0"/>
              <w:marBottom w:val="0"/>
              <w:divBdr>
                <w:top w:val="none" w:sz="0" w:space="0" w:color="auto"/>
                <w:left w:val="none" w:sz="0" w:space="0" w:color="auto"/>
                <w:bottom w:val="none" w:sz="0" w:space="0" w:color="auto"/>
                <w:right w:val="none" w:sz="0" w:space="0" w:color="auto"/>
              </w:divBdr>
            </w:div>
          </w:divsChild>
        </w:div>
        <w:div w:id="1874076380">
          <w:marLeft w:val="-225"/>
          <w:marRight w:val="-225"/>
          <w:marTop w:val="0"/>
          <w:marBottom w:val="0"/>
          <w:divBdr>
            <w:top w:val="none" w:sz="0" w:space="0" w:color="auto"/>
            <w:left w:val="none" w:sz="0" w:space="0" w:color="auto"/>
            <w:bottom w:val="none" w:sz="0" w:space="0" w:color="auto"/>
            <w:right w:val="none" w:sz="0" w:space="0" w:color="auto"/>
          </w:divBdr>
          <w:divsChild>
            <w:div w:id="1213036348">
              <w:marLeft w:val="0"/>
              <w:marRight w:val="0"/>
              <w:marTop w:val="0"/>
              <w:marBottom w:val="0"/>
              <w:divBdr>
                <w:top w:val="none" w:sz="0" w:space="0" w:color="auto"/>
                <w:left w:val="none" w:sz="0" w:space="0" w:color="auto"/>
                <w:bottom w:val="none" w:sz="0" w:space="0" w:color="auto"/>
                <w:right w:val="none" w:sz="0" w:space="0" w:color="auto"/>
              </w:divBdr>
            </w:div>
          </w:divsChild>
        </w:div>
        <w:div w:id="1902519563">
          <w:marLeft w:val="-225"/>
          <w:marRight w:val="-225"/>
          <w:marTop w:val="0"/>
          <w:marBottom w:val="0"/>
          <w:divBdr>
            <w:top w:val="none" w:sz="0" w:space="0" w:color="auto"/>
            <w:left w:val="none" w:sz="0" w:space="0" w:color="auto"/>
            <w:bottom w:val="none" w:sz="0" w:space="0" w:color="auto"/>
            <w:right w:val="none" w:sz="0" w:space="0" w:color="auto"/>
          </w:divBdr>
          <w:divsChild>
            <w:div w:id="665743744">
              <w:marLeft w:val="0"/>
              <w:marRight w:val="0"/>
              <w:marTop w:val="0"/>
              <w:marBottom w:val="0"/>
              <w:divBdr>
                <w:top w:val="none" w:sz="0" w:space="0" w:color="auto"/>
                <w:left w:val="none" w:sz="0" w:space="0" w:color="auto"/>
                <w:bottom w:val="none" w:sz="0" w:space="0" w:color="auto"/>
                <w:right w:val="none" w:sz="0" w:space="0" w:color="auto"/>
              </w:divBdr>
            </w:div>
          </w:divsChild>
        </w:div>
        <w:div w:id="1915163715">
          <w:marLeft w:val="-225"/>
          <w:marRight w:val="-225"/>
          <w:marTop w:val="0"/>
          <w:marBottom w:val="0"/>
          <w:divBdr>
            <w:top w:val="none" w:sz="0" w:space="0" w:color="auto"/>
            <w:left w:val="none" w:sz="0" w:space="0" w:color="auto"/>
            <w:bottom w:val="none" w:sz="0" w:space="0" w:color="auto"/>
            <w:right w:val="none" w:sz="0" w:space="0" w:color="auto"/>
          </w:divBdr>
          <w:divsChild>
            <w:div w:id="832721321">
              <w:marLeft w:val="0"/>
              <w:marRight w:val="0"/>
              <w:marTop w:val="0"/>
              <w:marBottom w:val="0"/>
              <w:divBdr>
                <w:top w:val="none" w:sz="0" w:space="0" w:color="auto"/>
                <w:left w:val="none" w:sz="0" w:space="0" w:color="auto"/>
                <w:bottom w:val="none" w:sz="0" w:space="0" w:color="auto"/>
                <w:right w:val="none" w:sz="0" w:space="0" w:color="auto"/>
              </w:divBdr>
            </w:div>
          </w:divsChild>
        </w:div>
        <w:div w:id="1933707187">
          <w:marLeft w:val="-225"/>
          <w:marRight w:val="-225"/>
          <w:marTop w:val="0"/>
          <w:marBottom w:val="0"/>
          <w:divBdr>
            <w:top w:val="none" w:sz="0" w:space="0" w:color="auto"/>
            <w:left w:val="none" w:sz="0" w:space="0" w:color="auto"/>
            <w:bottom w:val="none" w:sz="0" w:space="0" w:color="auto"/>
            <w:right w:val="none" w:sz="0" w:space="0" w:color="auto"/>
          </w:divBdr>
          <w:divsChild>
            <w:div w:id="121576032">
              <w:marLeft w:val="0"/>
              <w:marRight w:val="0"/>
              <w:marTop w:val="0"/>
              <w:marBottom w:val="0"/>
              <w:divBdr>
                <w:top w:val="none" w:sz="0" w:space="0" w:color="auto"/>
                <w:left w:val="none" w:sz="0" w:space="0" w:color="auto"/>
                <w:bottom w:val="none" w:sz="0" w:space="0" w:color="auto"/>
                <w:right w:val="none" w:sz="0" w:space="0" w:color="auto"/>
              </w:divBdr>
            </w:div>
          </w:divsChild>
        </w:div>
        <w:div w:id="1954628349">
          <w:marLeft w:val="-225"/>
          <w:marRight w:val="-225"/>
          <w:marTop w:val="0"/>
          <w:marBottom w:val="0"/>
          <w:divBdr>
            <w:top w:val="none" w:sz="0" w:space="0" w:color="auto"/>
            <w:left w:val="none" w:sz="0" w:space="0" w:color="auto"/>
            <w:bottom w:val="none" w:sz="0" w:space="0" w:color="auto"/>
            <w:right w:val="none" w:sz="0" w:space="0" w:color="auto"/>
          </w:divBdr>
          <w:divsChild>
            <w:div w:id="151525517">
              <w:marLeft w:val="0"/>
              <w:marRight w:val="0"/>
              <w:marTop w:val="0"/>
              <w:marBottom w:val="0"/>
              <w:divBdr>
                <w:top w:val="none" w:sz="0" w:space="0" w:color="auto"/>
                <w:left w:val="none" w:sz="0" w:space="0" w:color="auto"/>
                <w:bottom w:val="none" w:sz="0" w:space="0" w:color="auto"/>
                <w:right w:val="none" w:sz="0" w:space="0" w:color="auto"/>
              </w:divBdr>
            </w:div>
          </w:divsChild>
        </w:div>
        <w:div w:id="2052261812">
          <w:marLeft w:val="-225"/>
          <w:marRight w:val="-225"/>
          <w:marTop w:val="0"/>
          <w:marBottom w:val="0"/>
          <w:divBdr>
            <w:top w:val="none" w:sz="0" w:space="0" w:color="auto"/>
            <w:left w:val="none" w:sz="0" w:space="0" w:color="auto"/>
            <w:bottom w:val="none" w:sz="0" w:space="0" w:color="auto"/>
            <w:right w:val="none" w:sz="0" w:space="0" w:color="auto"/>
          </w:divBdr>
          <w:divsChild>
            <w:div w:id="2073581197">
              <w:marLeft w:val="0"/>
              <w:marRight w:val="0"/>
              <w:marTop w:val="0"/>
              <w:marBottom w:val="0"/>
              <w:divBdr>
                <w:top w:val="none" w:sz="0" w:space="0" w:color="auto"/>
                <w:left w:val="none" w:sz="0" w:space="0" w:color="auto"/>
                <w:bottom w:val="none" w:sz="0" w:space="0" w:color="auto"/>
                <w:right w:val="none" w:sz="0" w:space="0" w:color="auto"/>
              </w:divBdr>
            </w:div>
          </w:divsChild>
        </w:div>
        <w:div w:id="2070878404">
          <w:marLeft w:val="-225"/>
          <w:marRight w:val="-225"/>
          <w:marTop w:val="0"/>
          <w:marBottom w:val="0"/>
          <w:divBdr>
            <w:top w:val="none" w:sz="0" w:space="0" w:color="auto"/>
            <w:left w:val="none" w:sz="0" w:space="0" w:color="auto"/>
            <w:bottom w:val="none" w:sz="0" w:space="0" w:color="auto"/>
            <w:right w:val="none" w:sz="0" w:space="0" w:color="auto"/>
          </w:divBdr>
          <w:divsChild>
            <w:div w:id="1621299444">
              <w:marLeft w:val="0"/>
              <w:marRight w:val="0"/>
              <w:marTop w:val="0"/>
              <w:marBottom w:val="0"/>
              <w:divBdr>
                <w:top w:val="none" w:sz="0" w:space="0" w:color="auto"/>
                <w:left w:val="none" w:sz="0" w:space="0" w:color="auto"/>
                <w:bottom w:val="none" w:sz="0" w:space="0" w:color="auto"/>
                <w:right w:val="none" w:sz="0" w:space="0" w:color="auto"/>
              </w:divBdr>
            </w:div>
          </w:divsChild>
        </w:div>
        <w:div w:id="2084401785">
          <w:marLeft w:val="-225"/>
          <w:marRight w:val="-225"/>
          <w:marTop w:val="0"/>
          <w:marBottom w:val="0"/>
          <w:divBdr>
            <w:top w:val="none" w:sz="0" w:space="0" w:color="auto"/>
            <w:left w:val="none" w:sz="0" w:space="0" w:color="auto"/>
            <w:bottom w:val="none" w:sz="0" w:space="0" w:color="auto"/>
            <w:right w:val="none" w:sz="0" w:space="0" w:color="auto"/>
          </w:divBdr>
          <w:divsChild>
            <w:div w:id="209269510">
              <w:marLeft w:val="0"/>
              <w:marRight w:val="0"/>
              <w:marTop w:val="0"/>
              <w:marBottom w:val="0"/>
              <w:divBdr>
                <w:top w:val="none" w:sz="0" w:space="0" w:color="auto"/>
                <w:left w:val="none" w:sz="0" w:space="0" w:color="auto"/>
                <w:bottom w:val="none" w:sz="0" w:space="0" w:color="auto"/>
                <w:right w:val="none" w:sz="0" w:space="0" w:color="auto"/>
              </w:divBdr>
            </w:div>
          </w:divsChild>
        </w:div>
        <w:div w:id="2099521196">
          <w:marLeft w:val="-225"/>
          <w:marRight w:val="-225"/>
          <w:marTop w:val="0"/>
          <w:marBottom w:val="0"/>
          <w:divBdr>
            <w:top w:val="none" w:sz="0" w:space="0" w:color="auto"/>
            <w:left w:val="none" w:sz="0" w:space="0" w:color="auto"/>
            <w:bottom w:val="none" w:sz="0" w:space="0" w:color="auto"/>
            <w:right w:val="none" w:sz="0" w:space="0" w:color="auto"/>
          </w:divBdr>
          <w:divsChild>
            <w:div w:id="84713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5837">
      <w:bodyDiv w:val="1"/>
      <w:marLeft w:val="0"/>
      <w:marRight w:val="0"/>
      <w:marTop w:val="0"/>
      <w:marBottom w:val="0"/>
      <w:divBdr>
        <w:top w:val="none" w:sz="0" w:space="0" w:color="auto"/>
        <w:left w:val="none" w:sz="0" w:space="0" w:color="auto"/>
        <w:bottom w:val="none" w:sz="0" w:space="0" w:color="auto"/>
        <w:right w:val="none" w:sz="0" w:space="0" w:color="auto"/>
      </w:divBdr>
    </w:div>
    <w:div w:id="1775979015">
      <w:bodyDiv w:val="1"/>
      <w:marLeft w:val="0"/>
      <w:marRight w:val="0"/>
      <w:marTop w:val="0"/>
      <w:marBottom w:val="0"/>
      <w:divBdr>
        <w:top w:val="none" w:sz="0" w:space="0" w:color="auto"/>
        <w:left w:val="none" w:sz="0" w:space="0" w:color="auto"/>
        <w:bottom w:val="none" w:sz="0" w:space="0" w:color="auto"/>
        <w:right w:val="none" w:sz="0" w:space="0" w:color="auto"/>
      </w:divBdr>
    </w:div>
    <w:div w:id="1840581074">
      <w:bodyDiv w:val="1"/>
      <w:marLeft w:val="0"/>
      <w:marRight w:val="0"/>
      <w:marTop w:val="0"/>
      <w:marBottom w:val="0"/>
      <w:divBdr>
        <w:top w:val="none" w:sz="0" w:space="0" w:color="auto"/>
        <w:left w:val="none" w:sz="0" w:space="0" w:color="auto"/>
        <w:bottom w:val="none" w:sz="0" w:space="0" w:color="auto"/>
        <w:right w:val="none" w:sz="0" w:space="0" w:color="auto"/>
      </w:divBdr>
    </w:div>
    <w:div w:id="1907645583">
      <w:bodyDiv w:val="1"/>
      <w:marLeft w:val="0"/>
      <w:marRight w:val="0"/>
      <w:marTop w:val="0"/>
      <w:marBottom w:val="0"/>
      <w:divBdr>
        <w:top w:val="none" w:sz="0" w:space="0" w:color="auto"/>
        <w:left w:val="none" w:sz="0" w:space="0" w:color="auto"/>
        <w:bottom w:val="none" w:sz="0" w:space="0" w:color="auto"/>
        <w:right w:val="none" w:sz="0" w:space="0" w:color="auto"/>
      </w:divBdr>
    </w:div>
    <w:div w:id="1941791033">
      <w:bodyDiv w:val="1"/>
      <w:marLeft w:val="0"/>
      <w:marRight w:val="0"/>
      <w:marTop w:val="0"/>
      <w:marBottom w:val="0"/>
      <w:divBdr>
        <w:top w:val="none" w:sz="0" w:space="0" w:color="auto"/>
        <w:left w:val="none" w:sz="0" w:space="0" w:color="auto"/>
        <w:bottom w:val="none" w:sz="0" w:space="0" w:color="auto"/>
        <w:right w:val="none" w:sz="0" w:space="0" w:color="auto"/>
      </w:divBdr>
      <w:divsChild>
        <w:div w:id="52780107">
          <w:marLeft w:val="0"/>
          <w:marRight w:val="0"/>
          <w:marTop w:val="0"/>
          <w:marBottom w:val="0"/>
          <w:divBdr>
            <w:top w:val="none" w:sz="0" w:space="0" w:color="auto"/>
            <w:left w:val="none" w:sz="0" w:space="0" w:color="auto"/>
            <w:bottom w:val="none" w:sz="0" w:space="0" w:color="auto"/>
            <w:right w:val="none" w:sz="0" w:space="0" w:color="auto"/>
          </w:divBdr>
          <w:divsChild>
            <w:div w:id="1332953336">
              <w:marLeft w:val="0"/>
              <w:marRight w:val="0"/>
              <w:marTop w:val="0"/>
              <w:marBottom w:val="0"/>
              <w:divBdr>
                <w:top w:val="none" w:sz="0" w:space="0" w:color="auto"/>
                <w:left w:val="none" w:sz="0" w:space="0" w:color="auto"/>
                <w:bottom w:val="none" w:sz="0" w:space="0" w:color="auto"/>
                <w:right w:val="none" w:sz="0" w:space="0" w:color="auto"/>
              </w:divBdr>
            </w:div>
            <w:div w:id="1440834208">
              <w:marLeft w:val="0"/>
              <w:marRight w:val="0"/>
              <w:marTop w:val="0"/>
              <w:marBottom w:val="0"/>
              <w:divBdr>
                <w:top w:val="none" w:sz="0" w:space="0" w:color="auto"/>
                <w:left w:val="none" w:sz="0" w:space="0" w:color="auto"/>
                <w:bottom w:val="none" w:sz="0" w:space="0" w:color="auto"/>
                <w:right w:val="none" w:sz="0" w:space="0" w:color="auto"/>
              </w:divBdr>
            </w:div>
          </w:divsChild>
        </w:div>
        <w:div w:id="692456188">
          <w:marLeft w:val="0"/>
          <w:marRight w:val="0"/>
          <w:marTop w:val="0"/>
          <w:marBottom w:val="0"/>
          <w:divBdr>
            <w:top w:val="none" w:sz="0" w:space="0" w:color="auto"/>
            <w:left w:val="none" w:sz="0" w:space="0" w:color="auto"/>
            <w:bottom w:val="none" w:sz="0" w:space="0" w:color="auto"/>
            <w:right w:val="none" w:sz="0" w:space="0" w:color="auto"/>
          </w:divBdr>
          <w:divsChild>
            <w:div w:id="885797302">
              <w:marLeft w:val="0"/>
              <w:marRight w:val="0"/>
              <w:marTop w:val="0"/>
              <w:marBottom w:val="0"/>
              <w:divBdr>
                <w:top w:val="none" w:sz="0" w:space="0" w:color="auto"/>
                <w:left w:val="none" w:sz="0" w:space="0" w:color="auto"/>
                <w:bottom w:val="none" w:sz="0" w:space="0" w:color="auto"/>
                <w:right w:val="none" w:sz="0" w:space="0" w:color="auto"/>
              </w:divBdr>
              <w:divsChild>
                <w:div w:id="799689404">
                  <w:marLeft w:val="0"/>
                  <w:marRight w:val="0"/>
                  <w:marTop w:val="0"/>
                  <w:marBottom w:val="0"/>
                  <w:divBdr>
                    <w:top w:val="none" w:sz="0" w:space="0" w:color="auto"/>
                    <w:left w:val="none" w:sz="0" w:space="0" w:color="auto"/>
                    <w:bottom w:val="none" w:sz="0" w:space="0" w:color="auto"/>
                    <w:right w:val="none" w:sz="0" w:space="0" w:color="auto"/>
                  </w:divBdr>
                </w:div>
              </w:divsChild>
            </w:div>
            <w:div w:id="1997226310">
              <w:marLeft w:val="0"/>
              <w:marRight w:val="0"/>
              <w:marTop w:val="0"/>
              <w:marBottom w:val="0"/>
              <w:divBdr>
                <w:top w:val="none" w:sz="0" w:space="0" w:color="auto"/>
                <w:left w:val="none" w:sz="0" w:space="0" w:color="auto"/>
                <w:bottom w:val="none" w:sz="0" w:space="0" w:color="auto"/>
                <w:right w:val="none" w:sz="0" w:space="0" w:color="auto"/>
              </w:divBdr>
            </w:div>
          </w:divsChild>
        </w:div>
        <w:div w:id="935019089">
          <w:marLeft w:val="0"/>
          <w:marRight w:val="0"/>
          <w:marTop w:val="0"/>
          <w:marBottom w:val="0"/>
          <w:divBdr>
            <w:top w:val="none" w:sz="0" w:space="0" w:color="auto"/>
            <w:left w:val="none" w:sz="0" w:space="0" w:color="auto"/>
            <w:bottom w:val="none" w:sz="0" w:space="0" w:color="auto"/>
            <w:right w:val="none" w:sz="0" w:space="0" w:color="auto"/>
          </w:divBdr>
          <w:divsChild>
            <w:div w:id="56055795">
              <w:marLeft w:val="0"/>
              <w:marRight w:val="0"/>
              <w:marTop w:val="0"/>
              <w:marBottom w:val="0"/>
              <w:divBdr>
                <w:top w:val="none" w:sz="0" w:space="0" w:color="auto"/>
                <w:left w:val="none" w:sz="0" w:space="0" w:color="auto"/>
                <w:bottom w:val="none" w:sz="0" w:space="0" w:color="auto"/>
                <w:right w:val="none" w:sz="0" w:space="0" w:color="auto"/>
              </w:divBdr>
            </w:div>
            <w:div w:id="2088336184">
              <w:marLeft w:val="0"/>
              <w:marRight w:val="0"/>
              <w:marTop w:val="0"/>
              <w:marBottom w:val="0"/>
              <w:divBdr>
                <w:top w:val="none" w:sz="0" w:space="0" w:color="auto"/>
                <w:left w:val="none" w:sz="0" w:space="0" w:color="auto"/>
                <w:bottom w:val="none" w:sz="0" w:space="0" w:color="auto"/>
                <w:right w:val="none" w:sz="0" w:space="0" w:color="auto"/>
              </w:divBdr>
            </w:div>
          </w:divsChild>
        </w:div>
        <w:div w:id="1043408253">
          <w:marLeft w:val="0"/>
          <w:marRight w:val="0"/>
          <w:marTop w:val="0"/>
          <w:marBottom w:val="0"/>
          <w:divBdr>
            <w:top w:val="none" w:sz="0" w:space="0" w:color="auto"/>
            <w:left w:val="none" w:sz="0" w:space="0" w:color="auto"/>
            <w:bottom w:val="none" w:sz="0" w:space="0" w:color="auto"/>
            <w:right w:val="none" w:sz="0" w:space="0" w:color="auto"/>
          </w:divBdr>
          <w:divsChild>
            <w:div w:id="49498186">
              <w:marLeft w:val="0"/>
              <w:marRight w:val="0"/>
              <w:marTop w:val="0"/>
              <w:marBottom w:val="0"/>
              <w:divBdr>
                <w:top w:val="none" w:sz="0" w:space="0" w:color="auto"/>
                <w:left w:val="none" w:sz="0" w:space="0" w:color="auto"/>
                <w:bottom w:val="none" w:sz="0" w:space="0" w:color="auto"/>
                <w:right w:val="none" w:sz="0" w:space="0" w:color="auto"/>
              </w:divBdr>
            </w:div>
            <w:div w:id="572667674">
              <w:marLeft w:val="0"/>
              <w:marRight w:val="0"/>
              <w:marTop w:val="0"/>
              <w:marBottom w:val="0"/>
              <w:divBdr>
                <w:top w:val="none" w:sz="0" w:space="0" w:color="auto"/>
                <w:left w:val="none" w:sz="0" w:space="0" w:color="auto"/>
                <w:bottom w:val="none" w:sz="0" w:space="0" w:color="auto"/>
                <w:right w:val="none" w:sz="0" w:space="0" w:color="auto"/>
              </w:divBdr>
            </w:div>
            <w:div w:id="707141049">
              <w:marLeft w:val="0"/>
              <w:marRight w:val="0"/>
              <w:marTop w:val="0"/>
              <w:marBottom w:val="0"/>
              <w:divBdr>
                <w:top w:val="none" w:sz="0" w:space="0" w:color="auto"/>
                <w:left w:val="none" w:sz="0" w:space="0" w:color="auto"/>
                <w:bottom w:val="none" w:sz="0" w:space="0" w:color="auto"/>
                <w:right w:val="none" w:sz="0" w:space="0" w:color="auto"/>
              </w:divBdr>
            </w:div>
            <w:div w:id="799689636">
              <w:marLeft w:val="0"/>
              <w:marRight w:val="0"/>
              <w:marTop w:val="0"/>
              <w:marBottom w:val="0"/>
              <w:divBdr>
                <w:top w:val="none" w:sz="0" w:space="0" w:color="auto"/>
                <w:left w:val="none" w:sz="0" w:space="0" w:color="auto"/>
                <w:bottom w:val="none" w:sz="0" w:space="0" w:color="auto"/>
                <w:right w:val="none" w:sz="0" w:space="0" w:color="auto"/>
              </w:divBdr>
            </w:div>
            <w:div w:id="885484691">
              <w:marLeft w:val="0"/>
              <w:marRight w:val="0"/>
              <w:marTop w:val="0"/>
              <w:marBottom w:val="0"/>
              <w:divBdr>
                <w:top w:val="none" w:sz="0" w:space="0" w:color="auto"/>
                <w:left w:val="none" w:sz="0" w:space="0" w:color="auto"/>
                <w:bottom w:val="none" w:sz="0" w:space="0" w:color="auto"/>
                <w:right w:val="none" w:sz="0" w:space="0" w:color="auto"/>
              </w:divBdr>
              <w:divsChild>
                <w:div w:id="423454142">
                  <w:marLeft w:val="0"/>
                  <w:marRight w:val="0"/>
                  <w:marTop w:val="0"/>
                  <w:marBottom w:val="0"/>
                  <w:divBdr>
                    <w:top w:val="none" w:sz="0" w:space="0" w:color="auto"/>
                    <w:left w:val="none" w:sz="0" w:space="0" w:color="auto"/>
                    <w:bottom w:val="none" w:sz="0" w:space="0" w:color="auto"/>
                    <w:right w:val="none" w:sz="0" w:space="0" w:color="auto"/>
                  </w:divBdr>
                </w:div>
                <w:div w:id="423918194">
                  <w:marLeft w:val="0"/>
                  <w:marRight w:val="0"/>
                  <w:marTop w:val="0"/>
                  <w:marBottom w:val="0"/>
                  <w:divBdr>
                    <w:top w:val="none" w:sz="0" w:space="0" w:color="auto"/>
                    <w:left w:val="none" w:sz="0" w:space="0" w:color="auto"/>
                    <w:bottom w:val="none" w:sz="0" w:space="0" w:color="auto"/>
                    <w:right w:val="none" w:sz="0" w:space="0" w:color="auto"/>
                  </w:divBdr>
                </w:div>
                <w:div w:id="447507058">
                  <w:marLeft w:val="0"/>
                  <w:marRight w:val="0"/>
                  <w:marTop w:val="0"/>
                  <w:marBottom w:val="0"/>
                  <w:divBdr>
                    <w:top w:val="none" w:sz="0" w:space="0" w:color="auto"/>
                    <w:left w:val="none" w:sz="0" w:space="0" w:color="auto"/>
                    <w:bottom w:val="none" w:sz="0" w:space="0" w:color="auto"/>
                    <w:right w:val="none" w:sz="0" w:space="0" w:color="auto"/>
                  </w:divBdr>
                </w:div>
                <w:div w:id="568808155">
                  <w:marLeft w:val="0"/>
                  <w:marRight w:val="0"/>
                  <w:marTop w:val="0"/>
                  <w:marBottom w:val="0"/>
                  <w:divBdr>
                    <w:top w:val="none" w:sz="0" w:space="0" w:color="auto"/>
                    <w:left w:val="none" w:sz="0" w:space="0" w:color="auto"/>
                    <w:bottom w:val="none" w:sz="0" w:space="0" w:color="auto"/>
                    <w:right w:val="none" w:sz="0" w:space="0" w:color="auto"/>
                  </w:divBdr>
                </w:div>
                <w:div w:id="583338617">
                  <w:marLeft w:val="0"/>
                  <w:marRight w:val="0"/>
                  <w:marTop w:val="0"/>
                  <w:marBottom w:val="0"/>
                  <w:divBdr>
                    <w:top w:val="none" w:sz="0" w:space="0" w:color="auto"/>
                    <w:left w:val="none" w:sz="0" w:space="0" w:color="auto"/>
                    <w:bottom w:val="none" w:sz="0" w:space="0" w:color="auto"/>
                    <w:right w:val="none" w:sz="0" w:space="0" w:color="auto"/>
                  </w:divBdr>
                </w:div>
                <w:div w:id="1058896969">
                  <w:marLeft w:val="0"/>
                  <w:marRight w:val="0"/>
                  <w:marTop w:val="0"/>
                  <w:marBottom w:val="0"/>
                  <w:divBdr>
                    <w:top w:val="none" w:sz="0" w:space="0" w:color="auto"/>
                    <w:left w:val="none" w:sz="0" w:space="0" w:color="auto"/>
                    <w:bottom w:val="none" w:sz="0" w:space="0" w:color="auto"/>
                    <w:right w:val="none" w:sz="0" w:space="0" w:color="auto"/>
                  </w:divBdr>
                </w:div>
                <w:div w:id="1126117770">
                  <w:marLeft w:val="0"/>
                  <w:marRight w:val="0"/>
                  <w:marTop w:val="0"/>
                  <w:marBottom w:val="0"/>
                  <w:divBdr>
                    <w:top w:val="none" w:sz="0" w:space="0" w:color="auto"/>
                    <w:left w:val="none" w:sz="0" w:space="0" w:color="auto"/>
                    <w:bottom w:val="none" w:sz="0" w:space="0" w:color="auto"/>
                    <w:right w:val="none" w:sz="0" w:space="0" w:color="auto"/>
                  </w:divBdr>
                </w:div>
                <w:div w:id="1280793125">
                  <w:marLeft w:val="0"/>
                  <w:marRight w:val="0"/>
                  <w:marTop w:val="0"/>
                  <w:marBottom w:val="0"/>
                  <w:divBdr>
                    <w:top w:val="none" w:sz="0" w:space="0" w:color="auto"/>
                    <w:left w:val="none" w:sz="0" w:space="0" w:color="auto"/>
                    <w:bottom w:val="none" w:sz="0" w:space="0" w:color="auto"/>
                    <w:right w:val="none" w:sz="0" w:space="0" w:color="auto"/>
                  </w:divBdr>
                </w:div>
                <w:div w:id="1929773997">
                  <w:marLeft w:val="0"/>
                  <w:marRight w:val="0"/>
                  <w:marTop w:val="0"/>
                  <w:marBottom w:val="0"/>
                  <w:divBdr>
                    <w:top w:val="none" w:sz="0" w:space="0" w:color="auto"/>
                    <w:left w:val="none" w:sz="0" w:space="0" w:color="auto"/>
                    <w:bottom w:val="none" w:sz="0" w:space="0" w:color="auto"/>
                    <w:right w:val="none" w:sz="0" w:space="0" w:color="auto"/>
                  </w:divBdr>
                </w:div>
              </w:divsChild>
            </w:div>
            <w:div w:id="993918983">
              <w:marLeft w:val="0"/>
              <w:marRight w:val="0"/>
              <w:marTop w:val="0"/>
              <w:marBottom w:val="0"/>
              <w:divBdr>
                <w:top w:val="none" w:sz="0" w:space="0" w:color="auto"/>
                <w:left w:val="none" w:sz="0" w:space="0" w:color="auto"/>
                <w:bottom w:val="none" w:sz="0" w:space="0" w:color="auto"/>
                <w:right w:val="none" w:sz="0" w:space="0" w:color="auto"/>
              </w:divBdr>
            </w:div>
            <w:div w:id="1194342352">
              <w:marLeft w:val="0"/>
              <w:marRight w:val="0"/>
              <w:marTop w:val="0"/>
              <w:marBottom w:val="0"/>
              <w:divBdr>
                <w:top w:val="none" w:sz="0" w:space="0" w:color="auto"/>
                <w:left w:val="none" w:sz="0" w:space="0" w:color="auto"/>
                <w:bottom w:val="none" w:sz="0" w:space="0" w:color="auto"/>
                <w:right w:val="none" w:sz="0" w:space="0" w:color="auto"/>
              </w:divBdr>
            </w:div>
            <w:div w:id="1698576869">
              <w:marLeft w:val="0"/>
              <w:marRight w:val="0"/>
              <w:marTop w:val="0"/>
              <w:marBottom w:val="0"/>
              <w:divBdr>
                <w:top w:val="none" w:sz="0" w:space="0" w:color="auto"/>
                <w:left w:val="none" w:sz="0" w:space="0" w:color="auto"/>
                <w:bottom w:val="none" w:sz="0" w:space="0" w:color="auto"/>
                <w:right w:val="none" w:sz="0" w:space="0" w:color="auto"/>
              </w:divBdr>
            </w:div>
            <w:div w:id="1967393207">
              <w:marLeft w:val="0"/>
              <w:marRight w:val="0"/>
              <w:marTop w:val="0"/>
              <w:marBottom w:val="0"/>
              <w:divBdr>
                <w:top w:val="none" w:sz="0" w:space="0" w:color="auto"/>
                <w:left w:val="none" w:sz="0" w:space="0" w:color="auto"/>
                <w:bottom w:val="none" w:sz="0" w:space="0" w:color="auto"/>
                <w:right w:val="none" w:sz="0" w:space="0" w:color="auto"/>
              </w:divBdr>
            </w:div>
            <w:div w:id="1972010790">
              <w:marLeft w:val="0"/>
              <w:marRight w:val="0"/>
              <w:marTop w:val="0"/>
              <w:marBottom w:val="0"/>
              <w:divBdr>
                <w:top w:val="none" w:sz="0" w:space="0" w:color="auto"/>
                <w:left w:val="none" w:sz="0" w:space="0" w:color="auto"/>
                <w:bottom w:val="none" w:sz="0" w:space="0" w:color="auto"/>
                <w:right w:val="none" w:sz="0" w:space="0" w:color="auto"/>
              </w:divBdr>
            </w:div>
          </w:divsChild>
        </w:div>
        <w:div w:id="1106659319">
          <w:marLeft w:val="0"/>
          <w:marRight w:val="0"/>
          <w:marTop w:val="0"/>
          <w:marBottom w:val="0"/>
          <w:divBdr>
            <w:top w:val="none" w:sz="0" w:space="0" w:color="auto"/>
            <w:left w:val="none" w:sz="0" w:space="0" w:color="auto"/>
            <w:bottom w:val="none" w:sz="0" w:space="0" w:color="auto"/>
            <w:right w:val="none" w:sz="0" w:space="0" w:color="auto"/>
          </w:divBdr>
          <w:divsChild>
            <w:div w:id="1064641982">
              <w:marLeft w:val="0"/>
              <w:marRight w:val="0"/>
              <w:marTop w:val="0"/>
              <w:marBottom w:val="0"/>
              <w:divBdr>
                <w:top w:val="none" w:sz="0" w:space="0" w:color="auto"/>
                <w:left w:val="none" w:sz="0" w:space="0" w:color="auto"/>
                <w:bottom w:val="none" w:sz="0" w:space="0" w:color="auto"/>
                <w:right w:val="none" w:sz="0" w:space="0" w:color="auto"/>
              </w:divBdr>
              <w:divsChild>
                <w:div w:id="77484656">
                  <w:marLeft w:val="0"/>
                  <w:marRight w:val="0"/>
                  <w:marTop w:val="0"/>
                  <w:marBottom w:val="0"/>
                  <w:divBdr>
                    <w:top w:val="none" w:sz="0" w:space="0" w:color="auto"/>
                    <w:left w:val="none" w:sz="0" w:space="0" w:color="auto"/>
                    <w:bottom w:val="none" w:sz="0" w:space="0" w:color="auto"/>
                    <w:right w:val="none" w:sz="0" w:space="0" w:color="auto"/>
                  </w:divBdr>
                  <w:divsChild>
                    <w:div w:id="1154684301">
                      <w:marLeft w:val="0"/>
                      <w:marRight w:val="0"/>
                      <w:marTop w:val="0"/>
                      <w:marBottom w:val="0"/>
                      <w:divBdr>
                        <w:top w:val="none" w:sz="0" w:space="0" w:color="auto"/>
                        <w:left w:val="none" w:sz="0" w:space="0" w:color="auto"/>
                        <w:bottom w:val="none" w:sz="0" w:space="0" w:color="auto"/>
                        <w:right w:val="none" w:sz="0" w:space="0" w:color="auto"/>
                      </w:divBdr>
                      <w:divsChild>
                        <w:div w:id="1049763817">
                          <w:marLeft w:val="0"/>
                          <w:marRight w:val="0"/>
                          <w:marTop w:val="0"/>
                          <w:marBottom w:val="0"/>
                          <w:divBdr>
                            <w:top w:val="none" w:sz="0" w:space="0" w:color="auto"/>
                            <w:left w:val="none" w:sz="0" w:space="0" w:color="auto"/>
                            <w:bottom w:val="none" w:sz="0" w:space="0" w:color="auto"/>
                            <w:right w:val="none" w:sz="0" w:space="0" w:color="auto"/>
                          </w:divBdr>
                        </w:div>
                      </w:divsChild>
                    </w:div>
                    <w:div w:id="117306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0447">
              <w:marLeft w:val="0"/>
              <w:marRight w:val="0"/>
              <w:marTop w:val="0"/>
              <w:marBottom w:val="0"/>
              <w:divBdr>
                <w:top w:val="none" w:sz="0" w:space="0" w:color="auto"/>
                <w:left w:val="none" w:sz="0" w:space="0" w:color="auto"/>
                <w:bottom w:val="none" w:sz="0" w:space="0" w:color="auto"/>
                <w:right w:val="none" w:sz="0" w:space="0" w:color="auto"/>
              </w:divBdr>
              <w:divsChild>
                <w:div w:id="105152120">
                  <w:marLeft w:val="0"/>
                  <w:marRight w:val="0"/>
                  <w:marTop w:val="0"/>
                  <w:marBottom w:val="0"/>
                  <w:divBdr>
                    <w:top w:val="none" w:sz="0" w:space="0" w:color="auto"/>
                    <w:left w:val="none" w:sz="0" w:space="0" w:color="auto"/>
                    <w:bottom w:val="none" w:sz="0" w:space="0" w:color="auto"/>
                    <w:right w:val="none" w:sz="0" w:space="0" w:color="auto"/>
                  </w:divBdr>
                  <w:divsChild>
                    <w:div w:id="824929421">
                      <w:marLeft w:val="0"/>
                      <w:marRight w:val="0"/>
                      <w:marTop w:val="0"/>
                      <w:marBottom w:val="0"/>
                      <w:divBdr>
                        <w:top w:val="none" w:sz="0" w:space="0" w:color="auto"/>
                        <w:left w:val="none" w:sz="0" w:space="0" w:color="auto"/>
                        <w:bottom w:val="none" w:sz="0" w:space="0" w:color="auto"/>
                        <w:right w:val="none" w:sz="0" w:space="0" w:color="auto"/>
                      </w:divBdr>
                      <w:divsChild>
                        <w:div w:id="614025588">
                          <w:marLeft w:val="0"/>
                          <w:marRight w:val="0"/>
                          <w:marTop w:val="0"/>
                          <w:marBottom w:val="0"/>
                          <w:divBdr>
                            <w:top w:val="none" w:sz="0" w:space="0" w:color="auto"/>
                            <w:left w:val="none" w:sz="0" w:space="0" w:color="auto"/>
                            <w:bottom w:val="none" w:sz="0" w:space="0" w:color="auto"/>
                            <w:right w:val="none" w:sz="0" w:space="0" w:color="auto"/>
                          </w:divBdr>
                          <w:divsChild>
                            <w:div w:id="1125805608">
                              <w:marLeft w:val="0"/>
                              <w:marRight w:val="0"/>
                              <w:marTop w:val="0"/>
                              <w:marBottom w:val="0"/>
                              <w:divBdr>
                                <w:top w:val="none" w:sz="0" w:space="0" w:color="auto"/>
                                <w:left w:val="none" w:sz="0" w:space="0" w:color="auto"/>
                                <w:bottom w:val="none" w:sz="0" w:space="0" w:color="auto"/>
                                <w:right w:val="none" w:sz="0" w:space="0" w:color="auto"/>
                              </w:divBdr>
                              <w:divsChild>
                                <w:div w:id="51471337">
                                  <w:marLeft w:val="0"/>
                                  <w:marRight w:val="0"/>
                                  <w:marTop w:val="0"/>
                                  <w:marBottom w:val="0"/>
                                  <w:divBdr>
                                    <w:top w:val="none" w:sz="0" w:space="0" w:color="auto"/>
                                    <w:left w:val="none" w:sz="0" w:space="0" w:color="auto"/>
                                    <w:bottom w:val="none" w:sz="0" w:space="0" w:color="auto"/>
                                    <w:right w:val="none" w:sz="0" w:space="0" w:color="auto"/>
                                  </w:divBdr>
                                </w:div>
                                <w:div w:id="1079016672">
                                  <w:marLeft w:val="0"/>
                                  <w:marRight w:val="0"/>
                                  <w:marTop w:val="0"/>
                                  <w:marBottom w:val="0"/>
                                  <w:divBdr>
                                    <w:top w:val="none" w:sz="0" w:space="0" w:color="auto"/>
                                    <w:left w:val="none" w:sz="0" w:space="0" w:color="auto"/>
                                    <w:bottom w:val="none" w:sz="0" w:space="0" w:color="auto"/>
                                    <w:right w:val="none" w:sz="0" w:space="0" w:color="auto"/>
                                  </w:divBdr>
                                </w:div>
                                <w:div w:id="1160996477">
                                  <w:marLeft w:val="0"/>
                                  <w:marRight w:val="0"/>
                                  <w:marTop w:val="0"/>
                                  <w:marBottom w:val="0"/>
                                  <w:divBdr>
                                    <w:top w:val="none" w:sz="0" w:space="0" w:color="auto"/>
                                    <w:left w:val="none" w:sz="0" w:space="0" w:color="auto"/>
                                    <w:bottom w:val="none" w:sz="0" w:space="0" w:color="auto"/>
                                    <w:right w:val="none" w:sz="0" w:space="0" w:color="auto"/>
                                  </w:divBdr>
                                </w:div>
                                <w:div w:id="1464998962">
                                  <w:marLeft w:val="0"/>
                                  <w:marRight w:val="0"/>
                                  <w:marTop w:val="0"/>
                                  <w:marBottom w:val="0"/>
                                  <w:divBdr>
                                    <w:top w:val="none" w:sz="0" w:space="0" w:color="auto"/>
                                    <w:left w:val="none" w:sz="0" w:space="0" w:color="auto"/>
                                    <w:bottom w:val="none" w:sz="0" w:space="0" w:color="auto"/>
                                    <w:right w:val="none" w:sz="0" w:space="0" w:color="auto"/>
                                  </w:divBdr>
                                </w:div>
                                <w:div w:id="1757240669">
                                  <w:marLeft w:val="0"/>
                                  <w:marRight w:val="0"/>
                                  <w:marTop w:val="0"/>
                                  <w:marBottom w:val="0"/>
                                  <w:divBdr>
                                    <w:top w:val="none" w:sz="0" w:space="0" w:color="auto"/>
                                    <w:left w:val="none" w:sz="0" w:space="0" w:color="auto"/>
                                    <w:bottom w:val="none" w:sz="0" w:space="0" w:color="auto"/>
                                    <w:right w:val="none" w:sz="0" w:space="0" w:color="auto"/>
                                  </w:divBdr>
                                </w:div>
                                <w:div w:id="1808811563">
                                  <w:marLeft w:val="0"/>
                                  <w:marRight w:val="0"/>
                                  <w:marTop w:val="0"/>
                                  <w:marBottom w:val="0"/>
                                  <w:divBdr>
                                    <w:top w:val="none" w:sz="0" w:space="0" w:color="auto"/>
                                    <w:left w:val="none" w:sz="0" w:space="0" w:color="auto"/>
                                    <w:bottom w:val="none" w:sz="0" w:space="0" w:color="auto"/>
                                    <w:right w:val="none" w:sz="0" w:space="0" w:color="auto"/>
                                  </w:divBdr>
                                  <w:divsChild>
                                    <w:div w:id="525093831">
                                      <w:marLeft w:val="0"/>
                                      <w:marRight w:val="0"/>
                                      <w:marTop w:val="0"/>
                                      <w:marBottom w:val="0"/>
                                      <w:divBdr>
                                        <w:top w:val="none" w:sz="0" w:space="0" w:color="auto"/>
                                        <w:left w:val="none" w:sz="0" w:space="0" w:color="auto"/>
                                        <w:bottom w:val="none" w:sz="0" w:space="0" w:color="auto"/>
                                        <w:right w:val="none" w:sz="0" w:space="0" w:color="auto"/>
                                      </w:divBdr>
                                    </w:div>
                                    <w:div w:id="1024524653">
                                      <w:marLeft w:val="0"/>
                                      <w:marRight w:val="0"/>
                                      <w:marTop w:val="0"/>
                                      <w:marBottom w:val="0"/>
                                      <w:divBdr>
                                        <w:top w:val="none" w:sz="0" w:space="0" w:color="auto"/>
                                        <w:left w:val="none" w:sz="0" w:space="0" w:color="auto"/>
                                        <w:bottom w:val="none" w:sz="0" w:space="0" w:color="auto"/>
                                        <w:right w:val="none" w:sz="0" w:space="0" w:color="auto"/>
                                      </w:divBdr>
                                    </w:div>
                                    <w:div w:id="1166549814">
                                      <w:marLeft w:val="0"/>
                                      <w:marRight w:val="0"/>
                                      <w:marTop w:val="0"/>
                                      <w:marBottom w:val="0"/>
                                      <w:divBdr>
                                        <w:top w:val="none" w:sz="0" w:space="0" w:color="auto"/>
                                        <w:left w:val="none" w:sz="0" w:space="0" w:color="auto"/>
                                        <w:bottom w:val="none" w:sz="0" w:space="0" w:color="auto"/>
                                        <w:right w:val="none" w:sz="0" w:space="0" w:color="auto"/>
                                      </w:divBdr>
                                    </w:div>
                                    <w:div w:id="1337684943">
                                      <w:marLeft w:val="0"/>
                                      <w:marRight w:val="0"/>
                                      <w:marTop w:val="0"/>
                                      <w:marBottom w:val="0"/>
                                      <w:divBdr>
                                        <w:top w:val="none" w:sz="0" w:space="0" w:color="auto"/>
                                        <w:left w:val="none" w:sz="0" w:space="0" w:color="auto"/>
                                        <w:bottom w:val="none" w:sz="0" w:space="0" w:color="auto"/>
                                        <w:right w:val="none" w:sz="0" w:space="0" w:color="auto"/>
                                      </w:divBdr>
                                    </w:div>
                                    <w:div w:id="1372146211">
                                      <w:marLeft w:val="0"/>
                                      <w:marRight w:val="0"/>
                                      <w:marTop w:val="0"/>
                                      <w:marBottom w:val="0"/>
                                      <w:divBdr>
                                        <w:top w:val="none" w:sz="0" w:space="0" w:color="auto"/>
                                        <w:left w:val="none" w:sz="0" w:space="0" w:color="auto"/>
                                        <w:bottom w:val="none" w:sz="0" w:space="0" w:color="auto"/>
                                        <w:right w:val="none" w:sz="0" w:space="0" w:color="auto"/>
                                      </w:divBdr>
                                    </w:div>
                                    <w:div w:id="1586299149">
                                      <w:marLeft w:val="0"/>
                                      <w:marRight w:val="0"/>
                                      <w:marTop w:val="0"/>
                                      <w:marBottom w:val="0"/>
                                      <w:divBdr>
                                        <w:top w:val="none" w:sz="0" w:space="0" w:color="auto"/>
                                        <w:left w:val="none" w:sz="0" w:space="0" w:color="auto"/>
                                        <w:bottom w:val="none" w:sz="0" w:space="0" w:color="auto"/>
                                        <w:right w:val="none" w:sz="0" w:space="0" w:color="auto"/>
                                      </w:divBdr>
                                    </w:div>
                                    <w:div w:id="1597011583">
                                      <w:marLeft w:val="0"/>
                                      <w:marRight w:val="0"/>
                                      <w:marTop w:val="0"/>
                                      <w:marBottom w:val="0"/>
                                      <w:divBdr>
                                        <w:top w:val="none" w:sz="0" w:space="0" w:color="auto"/>
                                        <w:left w:val="none" w:sz="0" w:space="0" w:color="auto"/>
                                        <w:bottom w:val="none" w:sz="0" w:space="0" w:color="auto"/>
                                        <w:right w:val="none" w:sz="0" w:space="0" w:color="auto"/>
                                      </w:divBdr>
                                    </w:div>
                                  </w:divsChild>
                                </w:div>
                                <w:div w:id="2053921814">
                                  <w:marLeft w:val="0"/>
                                  <w:marRight w:val="0"/>
                                  <w:marTop w:val="0"/>
                                  <w:marBottom w:val="0"/>
                                  <w:divBdr>
                                    <w:top w:val="none" w:sz="0" w:space="0" w:color="auto"/>
                                    <w:left w:val="none" w:sz="0" w:space="0" w:color="auto"/>
                                    <w:bottom w:val="none" w:sz="0" w:space="0" w:color="auto"/>
                                    <w:right w:val="none" w:sz="0" w:space="0" w:color="auto"/>
                                  </w:divBdr>
                                </w:div>
                                <w:div w:id="208610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213">
                          <w:marLeft w:val="0"/>
                          <w:marRight w:val="0"/>
                          <w:marTop w:val="0"/>
                          <w:marBottom w:val="0"/>
                          <w:divBdr>
                            <w:top w:val="none" w:sz="0" w:space="0" w:color="auto"/>
                            <w:left w:val="none" w:sz="0" w:space="0" w:color="auto"/>
                            <w:bottom w:val="none" w:sz="0" w:space="0" w:color="auto"/>
                            <w:right w:val="none" w:sz="0" w:space="0" w:color="auto"/>
                          </w:divBdr>
                          <w:divsChild>
                            <w:div w:id="564802340">
                              <w:marLeft w:val="0"/>
                              <w:marRight w:val="0"/>
                              <w:marTop w:val="0"/>
                              <w:marBottom w:val="0"/>
                              <w:divBdr>
                                <w:top w:val="none" w:sz="0" w:space="0" w:color="auto"/>
                                <w:left w:val="none" w:sz="0" w:space="0" w:color="auto"/>
                                <w:bottom w:val="none" w:sz="0" w:space="0" w:color="auto"/>
                                <w:right w:val="none" w:sz="0" w:space="0" w:color="auto"/>
                              </w:divBdr>
                              <w:divsChild>
                                <w:div w:id="272636831">
                                  <w:marLeft w:val="0"/>
                                  <w:marRight w:val="0"/>
                                  <w:marTop w:val="0"/>
                                  <w:marBottom w:val="0"/>
                                  <w:divBdr>
                                    <w:top w:val="none" w:sz="0" w:space="0" w:color="auto"/>
                                    <w:left w:val="none" w:sz="0" w:space="0" w:color="auto"/>
                                    <w:bottom w:val="none" w:sz="0" w:space="0" w:color="auto"/>
                                    <w:right w:val="none" w:sz="0" w:space="0" w:color="auto"/>
                                  </w:divBdr>
                                </w:div>
                                <w:div w:id="540166055">
                                  <w:marLeft w:val="0"/>
                                  <w:marRight w:val="0"/>
                                  <w:marTop w:val="0"/>
                                  <w:marBottom w:val="0"/>
                                  <w:divBdr>
                                    <w:top w:val="none" w:sz="0" w:space="0" w:color="auto"/>
                                    <w:left w:val="none" w:sz="0" w:space="0" w:color="auto"/>
                                    <w:bottom w:val="none" w:sz="0" w:space="0" w:color="auto"/>
                                    <w:right w:val="none" w:sz="0" w:space="0" w:color="auto"/>
                                  </w:divBdr>
                                  <w:divsChild>
                                    <w:div w:id="1638339956">
                                      <w:marLeft w:val="0"/>
                                      <w:marRight w:val="0"/>
                                      <w:marTop w:val="0"/>
                                      <w:marBottom w:val="0"/>
                                      <w:divBdr>
                                        <w:top w:val="none" w:sz="0" w:space="0" w:color="auto"/>
                                        <w:left w:val="none" w:sz="0" w:space="0" w:color="auto"/>
                                        <w:bottom w:val="none" w:sz="0" w:space="0" w:color="auto"/>
                                        <w:right w:val="none" w:sz="0" w:space="0" w:color="auto"/>
                                      </w:divBdr>
                                      <w:divsChild>
                                        <w:div w:id="28992740">
                                          <w:marLeft w:val="0"/>
                                          <w:marRight w:val="0"/>
                                          <w:marTop w:val="0"/>
                                          <w:marBottom w:val="0"/>
                                          <w:divBdr>
                                            <w:top w:val="none" w:sz="0" w:space="0" w:color="auto"/>
                                            <w:left w:val="none" w:sz="0" w:space="0" w:color="auto"/>
                                            <w:bottom w:val="none" w:sz="0" w:space="0" w:color="auto"/>
                                            <w:right w:val="none" w:sz="0" w:space="0" w:color="auto"/>
                                          </w:divBdr>
                                        </w:div>
                                        <w:div w:id="441729223">
                                          <w:marLeft w:val="0"/>
                                          <w:marRight w:val="0"/>
                                          <w:marTop w:val="0"/>
                                          <w:marBottom w:val="0"/>
                                          <w:divBdr>
                                            <w:top w:val="none" w:sz="0" w:space="0" w:color="auto"/>
                                            <w:left w:val="none" w:sz="0" w:space="0" w:color="auto"/>
                                            <w:bottom w:val="none" w:sz="0" w:space="0" w:color="auto"/>
                                            <w:right w:val="none" w:sz="0" w:space="0" w:color="auto"/>
                                          </w:divBdr>
                                        </w:div>
                                        <w:div w:id="1017536893">
                                          <w:marLeft w:val="0"/>
                                          <w:marRight w:val="0"/>
                                          <w:marTop w:val="0"/>
                                          <w:marBottom w:val="0"/>
                                          <w:divBdr>
                                            <w:top w:val="none" w:sz="0" w:space="0" w:color="auto"/>
                                            <w:left w:val="none" w:sz="0" w:space="0" w:color="auto"/>
                                            <w:bottom w:val="none" w:sz="0" w:space="0" w:color="auto"/>
                                            <w:right w:val="none" w:sz="0" w:space="0" w:color="auto"/>
                                          </w:divBdr>
                                        </w:div>
                                        <w:div w:id="1359815973">
                                          <w:marLeft w:val="0"/>
                                          <w:marRight w:val="0"/>
                                          <w:marTop w:val="0"/>
                                          <w:marBottom w:val="0"/>
                                          <w:divBdr>
                                            <w:top w:val="none" w:sz="0" w:space="0" w:color="auto"/>
                                            <w:left w:val="none" w:sz="0" w:space="0" w:color="auto"/>
                                            <w:bottom w:val="none" w:sz="0" w:space="0" w:color="auto"/>
                                            <w:right w:val="none" w:sz="0" w:space="0" w:color="auto"/>
                                          </w:divBdr>
                                        </w:div>
                                        <w:div w:id="1721518368">
                                          <w:marLeft w:val="0"/>
                                          <w:marRight w:val="0"/>
                                          <w:marTop w:val="0"/>
                                          <w:marBottom w:val="0"/>
                                          <w:divBdr>
                                            <w:top w:val="none" w:sz="0" w:space="0" w:color="auto"/>
                                            <w:left w:val="none" w:sz="0" w:space="0" w:color="auto"/>
                                            <w:bottom w:val="none" w:sz="0" w:space="0" w:color="auto"/>
                                            <w:right w:val="none" w:sz="0" w:space="0" w:color="auto"/>
                                          </w:divBdr>
                                          <w:divsChild>
                                            <w:div w:id="559750665">
                                              <w:marLeft w:val="0"/>
                                              <w:marRight w:val="0"/>
                                              <w:marTop w:val="0"/>
                                              <w:marBottom w:val="0"/>
                                              <w:divBdr>
                                                <w:top w:val="none" w:sz="0" w:space="0" w:color="auto"/>
                                                <w:left w:val="none" w:sz="0" w:space="0" w:color="auto"/>
                                                <w:bottom w:val="none" w:sz="0" w:space="0" w:color="auto"/>
                                                <w:right w:val="none" w:sz="0" w:space="0" w:color="auto"/>
                                              </w:divBdr>
                                            </w:div>
                                            <w:div w:id="1464927802">
                                              <w:marLeft w:val="0"/>
                                              <w:marRight w:val="0"/>
                                              <w:marTop w:val="0"/>
                                              <w:marBottom w:val="0"/>
                                              <w:divBdr>
                                                <w:top w:val="none" w:sz="0" w:space="0" w:color="auto"/>
                                                <w:left w:val="none" w:sz="0" w:space="0" w:color="auto"/>
                                                <w:bottom w:val="none" w:sz="0" w:space="0" w:color="auto"/>
                                                <w:right w:val="none" w:sz="0" w:space="0" w:color="auto"/>
                                              </w:divBdr>
                                            </w:div>
                                            <w:div w:id="1716852320">
                                              <w:marLeft w:val="0"/>
                                              <w:marRight w:val="0"/>
                                              <w:marTop w:val="0"/>
                                              <w:marBottom w:val="0"/>
                                              <w:divBdr>
                                                <w:top w:val="none" w:sz="0" w:space="0" w:color="auto"/>
                                                <w:left w:val="none" w:sz="0" w:space="0" w:color="auto"/>
                                                <w:bottom w:val="none" w:sz="0" w:space="0" w:color="auto"/>
                                                <w:right w:val="none" w:sz="0" w:space="0" w:color="auto"/>
                                              </w:divBdr>
                                            </w:div>
                                            <w:div w:id="18975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398171">
                                  <w:marLeft w:val="0"/>
                                  <w:marRight w:val="0"/>
                                  <w:marTop w:val="0"/>
                                  <w:marBottom w:val="0"/>
                                  <w:divBdr>
                                    <w:top w:val="none" w:sz="0" w:space="0" w:color="auto"/>
                                    <w:left w:val="none" w:sz="0" w:space="0" w:color="auto"/>
                                    <w:bottom w:val="none" w:sz="0" w:space="0" w:color="auto"/>
                                    <w:right w:val="none" w:sz="0" w:space="0" w:color="auto"/>
                                  </w:divBdr>
                                  <w:divsChild>
                                    <w:div w:id="1797797473">
                                      <w:marLeft w:val="0"/>
                                      <w:marRight w:val="0"/>
                                      <w:marTop w:val="0"/>
                                      <w:marBottom w:val="0"/>
                                      <w:divBdr>
                                        <w:top w:val="none" w:sz="0" w:space="0" w:color="auto"/>
                                        <w:left w:val="none" w:sz="0" w:space="0" w:color="auto"/>
                                        <w:bottom w:val="none" w:sz="0" w:space="0" w:color="auto"/>
                                        <w:right w:val="none" w:sz="0" w:space="0" w:color="auto"/>
                                      </w:divBdr>
                                      <w:divsChild>
                                        <w:div w:id="16396819">
                                          <w:marLeft w:val="0"/>
                                          <w:marRight w:val="0"/>
                                          <w:marTop w:val="0"/>
                                          <w:marBottom w:val="0"/>
                                          <w:divBdr>
                                            <w:top w:val="none" w:sz="0" w:space="0" w:color="auto"/>
                                            <w:left w:val="none" w:sz="0" w:space="0" w:color="auto"/>
                                            <w:bottom w:val="none" w:sz="0" w:space="0" w:color="auto"/>
                                            <w:right w:val="none" w:sz="0" w:space="0" w:color="auto"/>
                                          </w:divBdr>
                                        </w:div>
                                        <w:div w:id="214126463">
                                          <w:marLeft w:val="0"/>
                                          <w:marRight w:val="0"/>
                                          <w:marTop w:val="0"/>
                                          <w:marBottom w:val="0"/>
                                          <w:divBdr>
                                            <w:top w:val="none" w:sz="0" w:space="0" w:color="auto"/>
                                            <w:left w:val="none" w:sz="0" w:space="0" w:color="auto"/>
                                            <w:bottom w:val="none" w:sz="0" w:space="0" w:color="auto"/>
                                            <w:right w:val="none" w:sz="0" w:space="0" w:color="auto"/>
                                          </w:divBdr>
                                        </w:div>
                                        <w:div w:id="359089631">
                                          <w:marLeft w:val="0"/>
                                          <w:marRight w:val="0"/>
                                          <w:marTop w:val="0"/>
                                          <w:marBottom w:val="0"/>
                                          <w:divBdr>
                                            <w:top w:val="none" w:sz="0" w:space="0" w:color="auto"/>
                                            <w:left w:val="none" w:sz="0" w:space="0" w:color="auto"/>
                                            <w:bottom w:val="none" w:sz="0" w:space="0" w:color="auto"/>
                                            <w:right w:val="none" w:sz="0" w:space="0" w:color="auto"/>
                                          </w:divBdr>
                                        </w:div>
                                        <w:div w:id="426849133">
                                          <w:marLeft w:val="0"/>
                                          <w:marRight w:val="0"/>
                                          <w:marTop w:val="0"/>
                                          <w:marBottom w:val="0"/>
                                          <w:divBdr>
                                            <w:top w:val="none" w:sz="0" w:space="0" w:color="auto"/>
                                            <w:left w:val="none" w:sz="0" w:space="0" w:color="auto"/>
                                            <w:bottom w:val="none" w:sz="0" w:space="0" w:color="auto"/>
                                            <w:right w:val="none" w:sz="0" w:space="0" w:color="auto"/>
                                          </w:divBdr>
                                        </w:div>
                                        <w:div w:id="574708602">
                                          <w:marLeft w:val="0"/>
                                          <w:marRight w:val="0"/>
                                          <w:marTop w:val="0"/>
                                          <w:marBottom w:val="0"/>
                                          <w:divBdr>
                                            <w:top w:val="none" w:sz="0" w:space="0" w:color="auto"/>
                                            <w:left w:val="none" w:sz="0" w:space="0" w:color="auto"/>
                                            <w:bottom w:val="none" w:sz="0" w:space="0" w:color="auto"/>
                                            <w:right w:val="none" w:sz="0" w:space="0" w:color="auto"/>
                                          </w:divBdr>
                                        </w:div>
                                        <w:div w:id="1455979082">
                                          <w:marLeft w:val="0"/>
                                          <w:marRight w:val="0"/>
                                          <w:marTop w:val="0"/>
                                          <w:marBottom w:val="0"/>
                                          <w:divBdr>
                                            <w:top w:val="none" w:sz="0" w:space="0" w:color="auto"/>
                                            <w:left w:val="none" w:sz="0" w:space="0" w:color="auto"/>
                                            <w:bottom w:val="none" w:sz="0" w:space="0" w:color="auto"/>
                                            <w:right w:val="none" w:sz="0" w:space="0" w:color="auto"/>
                                          </w:divBdr>
                                        </w:div>
                                        <w:div w:id="1600482852">
                                          <w:marLeft w:val="0"/>
                                          <w:marRight w:val="0"/>
                                          <w:marTop w:val="0"/>
                                          <w:marBottom w:val="0"/>
                                          <w:divBdr>
                                            <w:top w:val="none" w:sz="0" w:space="0" w:color="auto"/>
                                            <w:left w:val="none" w:sz="0" w:space="0" w:color="auto"/>
                                            <w:bottom w:val="none" w:sz="0" w:space="0" w:color="auto"/>
                                            <w:right w:val="none" w:sz="0" w:space="0" w:color="auto"/>
                                          </w:divBdr>
                                        </w:div>
                                        <w:div w:id="1682122314">
                                          <w:marLeft w:val="0"/>
                                          <w:marRight w:val="0"/>
                                          <w:marTop w:val="0"/>
                                          <w:marBottom w:val="0"/>
                                          <w:divBdr>
                                            <w:top w:val="none" w:sz="0" w:space="0" w:color="auto"/>
                                            <w:left w:val="none" w:sz="0" w:space="0" w:color="auto"/>
                                            <w:bottom w:val="none" w:sz="0" w:space="0" w:color="auto"/>
                                            <w:right w:val="none" w:sz="0" w:space="0" w:color="auto"/>
                                          </w:divBdr>
                                          <w:divsChild>
                                            <w:div w:id="15157390">
                                              <w:marLeft w:val="0"/>
                                              <w:marRight w:val="0"/>
                                              <w:marTop w:val="0"/>
                                              <w:marBottom w:val="0"/>
                                              <w:divBdr>
                                                <w:top w:val="none" w:sz="0" w:space="0" w:color="auto"/>
                                                <w:left w:val="none" w:sz="0" w:space="0" w:color="auto"/>
                                                <w:bottom w:val="none" w:sz="0" w:space="0" w:color="auto"/>
                                                <w:right w:val="none" w:sz="0" w:space="0" w:color="auto"/>
                                              </w:divBdr>
                                            </w:div>
                                            <w:div w:id="36904327">
                                              <w:marLeft w:val="0"/>
                                              <w:marRight w:val="0"/>
                                              <w:marTop w:val="0"/>
                                              <w:marBottom w:val="0"/>
                                              <w:divBdr>
                                                <w:top w:val="none" w:sz="0" w:space="0" w:color="auto"/>
                                                <w:left w:val="none" w:sz="0" w:space="0" w:color="auto"/>
                                                <w:bottom w:val="none" w:sz="0" w:space="0" w:color="auto"/>
                                                <w:right w:val="none" w:sz="0" w:space="0" w:color="auto"/>
                                              </w:divBdr>
                                            </w:div>
                                            <w:div w:id="58867459">
                                              <w:marLeft w:val="0"/>
                                              <w:marRight w:val="0"/>
                                              <w:marTop w:val="0"/>
                                              <w:marBottom w:val="0"/>
                                              <w:divBdr>
                                                <w:top w:val="none" w:sz="0" w:space="0" w:color="auto"/>
                                                <w:left w:val="none" w:sz="0" w:space="0" w:color="auto"/>
                                                <w:bottom w:val="none" w:sz="0" w:space="0" w:color="auto"/>
                                                <w:right w:val="none" w:sz="0" w:space="0" w:color="auto"/>
                                              </w:divBdr>
                                            </w:div>
                                            <w:div w:id="59326565">
                                              <w:marLeft w:val="0"/>
                                              <w:marRight w:val="0"/>
                                              <w:marTop w:val="0"/>
                                              <w:marBottom w:val="0"/>
                                              <w:divBdr>
                                                <w:top w:val="none" w:sz="0" w:space="0" w:color="auto"/>
                                                <w:left w:val="none" w:sz="0" w:space="0" w:color="auto"/>
                                                <w:bottom w:val="none" w:sz="0" w:space="0" w:color="auto"/>
                                                <w:right w:val="none" w:sz="0" w:space="0" w:color="auto"/>
                                              </w:divBdr>
                                            </w:div>
                                            <w:div w:id="1689790804">
                                              <w:marLeft w:val="0"/>
                                              <w:marRight w:val="0"/>
                                              <w:marTop w:val="0"/>
                                              <w:marBottom w:val="0"/>
                                              <w:divBdr>
                                                <w:top w:val="none" w:sz="0" w:space="0" w:color="auto"/>
                                                <w:left w:val="none" w:sz="0" w:space="0" w:color="auto"/>
                                                <w:bottom w:val="none" w:sz="0" w:space="0" w:color="auto"/>
                                                <w:right w:val="none" w:sz="0" w:space="0" w:color="auto"/>
                                              </w:divBdr>
                                            </w:div>
                                            <w:div w:id="1699892399">
                                              <w:marLeft w:val="0"/>
                                              <w:marRight w:val="0"/>
                                              <w:marTop w:val="0"/>
                                              <w:marBottom w:val="0"/>
                                              <w:divBdr>
                                                <w:top w:val="none" w:sz="0" w:space="0" w:color="auto"/>
                                                <w:left w:val="none" w:sz="0" w:space="0" w:color="auto"/>
                                                <w:bottom w:val="none" w:sz="0" w:space="0" w:color="auto"/>
                                                <w:right w:val="none" w:sz="0" w:space="0" w:color="auto"/>
                                              </w:divBdr>
                                            </w:div>
                                            <w:div w:id="183884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565741">
                                  <w:marLeft w:val="0"/>
                                  <w:marRight w:val="0"/>
                                  <w:marTop w:val="0"/>
                                  <w:marBottom w:val="0"/>
                                  <w:divBdr>
                                    <w:top w:val="none" w:sz="0" w:space="0" w:color="auto"/>
                                    <w:left w:val="none" w:sz="0" w:space="0" w:color="auto"/>
                                    <w:bottom w:val="none" w:sz="0" w:space="0" w:color="auto"/>
                                    <w:right w:val="none" w:sz="0" w:space="0" w:color="auto"/>
                                  </w:divBdr>
                                  <w:divsChild>
                                    <w:div w:id="718090372">
                                      <w:marLeft w:val="0"/>
                                      <w:marRight w:val="0"/>
                                      <w:marTop w:val="0"/>
                                      <w:marBottom w:val="0"/>
                                      <w:divBdr>
                                        <w:top w:val="none" w:sz="0" w:space="0" w:color="auto"/>
                                        <w:left w:val="none" w:sz="0" w:space="0" w:color="auto"/>
                                        <w:bottom w:val="none" w:sz="0" w:space="0" w:color="auto"/>
                                        <w:right w:val="none" w:sz="0" w:space="0" w:color="auto"/>
                                      </w:divBdr>
                                      <w:divsChild>
                                        <w:div w:id="1031538720">
                                          <w:marLeft w:val="0"/>
                                          <w:marRight w:val="0"/>
                                          <w:marTop w:val="0"/>
                                          <w:marBottom w:val="0"/>
                                          <w:divBdr>
                                            <w:top w:val="none" w:sz="0" w:space="0" w:color="auto"/>
                                            <w:left w:val="none" w:sz="0" w:space="0" w:color="auto"/>
                                            <w:bottom w:val="none" w:sz="0" w:space="0" w:color="auto"/>
                                            <w:right w:val="none" w:sz="0" w:space="0" w:color="auto"/>
                                          </w:divBdr>
                                        </w:div>
                                        <w:div w:id="1066150460">
                                          <w:marLeft w:val="0"/>
                                          <w:marRight w:val="0"/>
                                          <w:marTop w:val="0"/>
                                          <w:marBottom w:val="0"/>
                                          <w:divBdr>
                                            <w:top w:val="none" w:sz="0" w:space="0" w:color="auto"/>
                                            <w:left w:val="none" w:sz="0" w:space="0" w:color="auto"/>
                                            <w:bottom w:val="none" w:sz="0" w:space="0" w:color="auto"/>
                                            <w:right w:val="none" w:sz="0" w:space="0" w:color="auto"/>
                                          </w:divBdr>
                                        </w:div>
                                        <w:div w:id="1369911809">
                                          <w:marLeft w:val="0"/>
                                          <w:marRight w:val="0"/>
                                          <w:marTop w:val="0"/>
                                          <w:marBottom w:val="0"/>
                                          <w:divBdr>
                                            <w:top w:val="none" w:sz="0" w:space="0" w:color="auto"/>
                                            <w:left w:val="none" w:sz="0" w:space="0" w:color="auto"/>
                                            <w:bottom w:val="none" w:sz="0" w:space="0" w:color="auto"/>
                                            <w:right w:val="none" w:sz="0" w:space="0" w:color="auto"/>
                                          </w:divBdr>
                                        </w:div>
                                        <w:div w:id="1448768737">
                                          <w:marLeft w:val="0"/>
                                          <w:marRight w:val="0"/>
                                          <w:marTop w:val="0"/>
                                          <w:marBottom w:val="0"/>
                                          <w:divBdr>
                                            <w:top w:val="none" w:sz="0" w:space="0" w:color="auto"/>
                                            <w:left w:val="none" w:sz="0" w:space="0" w:color="auto"/>
                                            <w:bottom w:val="none" w:sz="0" w:space="0" w:color="auto"/>
                                            <w:right w:val="none" w:sz="0" w:space="0" w:color="auto"/>
                                          </w:divBdr>
                                          <w:divsChild>
                                            <w:div w:id="772938730">
                                              <w:marLeft w:val="0"/>
                                              <w:marRight w:val="0"/>
                                              <w:marTop w:val="0"/>
                                              <w:marBottom w:val="0"/>
                                              <w:divBdr>
                                                <w:top w:val="none" w:sz="0" w:space="0" w:color="auto"/>
                                                <w:left w:val="none" w:sz="0" w:space="0" w:color="auto"/>
                                                <w:bottom w:val="none" w:sz="0" w:space="0" w:color="auto"/>
                                                <w:right w:val="none" w:sz="0" w:space="0" w:color="auto"/>
                                              </w:divBdr>
                                            </w:div>
                                            <w:div w:id="1430081263">
                                              <w:marLeft w:val="0"/>
                                              <w:marRight w:val="0"/>
                                              <w:marTop w:val="0"/>
                                              <w:marBottom w:val="0"/>
                                              <w:divBdr>
                                                <w:top w:val="none" w:sz="0" w:space="0" w:color="auto"/>
                                                <w:left w:val="none" w:sz="0" w:space="0" w:color="auto"/>
                                                <w:bottom w:val="none" w:sz="0" w:space="0" w:color="auto"/>
                                                <w:right w:val="none" w:sz="0" w:space="0" w:color="auto"/>
                                              </w:divBdr>
                                            </w:div>
                                            <w:div w:id="1912032870">
                                              <w:marLeft w:val="0"/>
                                              <w:marRight w:val="0"/>
                                              <w:marTop w:val="0"/>
                                              <w:marBottom w:val="0"/>
                                              <w:divBdr>
                                                <w:top w:val="none" w:sz="0" w:space="0" w:color="auto"/>
                                                <w:left w:val="none" w:sz="0" w:space="0" w:color="auto"/>
                                                <w:bottom w:val="none" w:sz="0" w:space="0" w:color="auto"/>
                                                <w:right w:val="none" w:sz="0" w:space="0" w:color="auto"/>
                                              </w:divBdr>
                                            </w:div>
                                            <w:div w:id="2103212059">
                                              <w:marLeft w:val="0"/>
                                              <w:marRight w:val="0"/>
                                              <w:marTop w:val="0"/>
                                              <w:marBottom w:val="0"/>
                                              <w:divBdr>
                                                <w:top w:val="none" w:sz="0" w:space="0" w:color="auto"/>
                                                <w:left w:val="none" w:sz="0" w:space="0" w:color="auto"/>
                                                <w:bottom w:val="none" w:sz="0" w:space="0" w:color="auto"/>
                                                <w:right w:val="none" w:sz="0" w:space="0" w:color="auto"/>
                                              </w:divBdr>
                                            </w:div>
                                          </w:divsChild>
                                        </w:div>
                                        <w:div w:id="155538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143676">
          <w:marLeft w:val="0"/>
          <w:marRight w:val="0"/>
          <w:marTop w:val="0"/>
          <w:marBottom w:val="0"/>
          <w:divBdr>
            <w:top w:val="none" w:sz="0" w:space="0" w:color="auto"/>
            <w:left w:val="none" w:sz="0" w:space="0" w:color="auto"/>
            <w:bottom w:val="none" w:sz="0" w:space="0" w:color="auto"/>
            <w:right w:val="none" w:sz="0" w:space="0" w:color="auto"/>
          </w:divBdr>
          <w:divsChild>
            <w:div w:id="380793129">
              <w:marLeft w:val="0"/>
              <w:marRight w:val="0"/>
              <w:marTop w:val="0"/>
              <w:marBottom w:val="0"/>
              <w:divBdr>
                <w:top w:val="none" w:sz="0" w:space="0" w:color="auto"/>
                <w:left w:val="none" w:sz="0" w:space="0" w:color="auto"/>
                <w:bottom w:val="none" w:sz="0" w:space="0" w:color="auto"/>
                <w:right w:val="none" w:sz="0" w:space="0" w:color="auto"/>
              </w:divBdr>
            </w:div>
            <w:div w:id="1012336567">
              <w:marLeft w:val="0"/>
              <w:marRight w:val="0"/>
              <w:marTop w:val="0"/>
              <w:marBottom w:val="0"/>
              <w:divBdr>
                <w:top w:val="none" w:sz="0" w:space="0" w:color="auto"/>
                <w:left w:val="none" w:sz="0" w:space="0" w:color="auto"/>
                <w:bottom w:val="none" w:sz="0" w:space="0" w:color="auto"/>
                <w:right w:val="none" w:sz="0" w:space="0" w:color="auto"/>
              </w:divBdr>
              <w:divsChild>
                <w:div w:id="103691820">
                  <w:marLeft w:val="0"/>
                  <w:marRight w:val="0"/>
                  <w:marTop w:val="0"/>
                  <w:marBottom w:val="0"/>
                  <w:divBdr>
                    <w:top w:val="none" w:sz="0" w:space="0" w:color="auto"/>
                    <w:left w:val="none" w:sz="0" w:space="0" w:color="auto"/>
                    <w:bottom w:val="none" w:sz="0" w:space="0" w:color="auto"/>
                    <w:right w:val="none" w:sz="0" w:space="0" w:color="auto"/>
                  </w:divBdr>
                </w:div>
                <w:div w:id="361520121">
                  <w:marLeft w:val="0"/>
                  <w:marRight w:val="0"/>
                  <w:marTop w:val="0"/>
                  <w:marBottom w:val="0"/>
                  <w:divBdr>
                    <w:top w:val="none" w:sz="0" w:space="0" w:color="auto"/>
                    <w:left w:val="none" w:sz="0" w:space="0" w:color="auto"/>
                    <w:bottom w:val="none" w:sz="0" w:space="0" w:color="auto"/>
                    <w:right w:val="none" w:sz="0" w:space="0" w:color="auto"/>
                  </w:divBdr>
                </w:div>
                <w:div w:id="842666505">
                  <w:marLeft w:val="0"/>
                  <w:marRight w:val="0"/>
                  <w:marTop w:val="0"/>
                  <w:marBottom w:val="0"/>
                  <w:divBdr>
                    <w:top w:val="none" w:sz="0" w:space="0" w:color="auto"/>
                    <w:left w:val="none" w:sz="0" w:space="0" w:color="auto"/>
                    <w:bottom w:val="none" w:sz="0" w:space="0" w:color="auto"/>
                    <w:right w:val="none" w:sz="0" w:space="0" w:color="auto"/>
                  </w:divBdr>
                </w:div>
                <w:div w:id="1146900047">
                  <w:marLeft w:val="0"/>
                  <w:marRight w:val="0"/>
                  <w:marTop w:val="0"/>
                  <w:marBottom w:val="0"/>
                  <w:divBdr>
                    <w:top w:val="none" w:sz="0" w:space="0" w:color="auto"/>
                    <w:left w:val="none" w:sz="0" w:space="0" w:color="auto"/>
                    <w:bottom w:val="none" w:sz="0" w:space="0" w:color="auto"/>
                    <w:right w:val="none" w:sz="0" w:space="0" w:color="auto"/>
                  </w:divBdr>
                </w:div>
                <w:div w:id="1268847441">
                  <w:marLeft w:val="0"/>
                  <w:marRight w:val="0"/>
                  <w:marTop w:val="0"/>
                  <w:marBottom w:val="0"/>
                  <w:divBdr>
                    <w:top w:val="none" w:sz="0" w:space="0" w:color="auto"/>
                    <w:left w:val="none" w:sz="0" w:space="0" w:color="auto"/>
                    <w:bottom w:val="none" w:sz="0" w:space="0" w:color="auto"/>
                    <w:right w:val="none" w:sz="0" w:space="0" w:color="auto"/>
                  </w:divBdr>
                </w:div>
                <w:div w:id="1873687417">
                  <w:marLeft w:val="0"/>
                  <w:marRight w:val="0"/>
                  <w:marTop w:val="0"/>
                  <w:marBottom w:val="0"/>
                  <w:divBdr>
                    <w:top w:val="none" w:sz="0" w:space="0" w:color="auto"/>
                    <w:left w:val="none" w:sz="0" w:space="0" w:color="auto"/>
                    <w:bottom w:val="none" w:sz="0" w:space="0" w:color="auto"/>
                    <w:right w:val="none" w:sz="0" w:space="0" w:color="auto"/>
                  </w:divBdr>
                </w:div>
              </w:divsChild>
            </w:div>
            <w:div w:id="1035933222">
              <w:marLeft w:val="0"/>
              <w:marRight w:val="0"/>
              <w:marTop w:val="0"/>
              <w:marBottom w:val="0"/>
              <w:divBdr>
                <w:top w:val="none" w:sz="0" w:space="0" w:color="auto"/>
                <w:left w:val="none" w:sz="0" w:space="0" w:color="auto"/>
                <w:bottom w:val="none" w:sz="0" w:space="0" w:color="auto"/>
                <w:right w:val="none" w:sz="0" w:space="0" w:color="auto"/>
              </w:divBdr>
            </w:div>
            <w:div w:id="1139221821">
              <w:marLeft w:val="0"/>
              <w:marRight w:val="0"/>
              <w:marTop w:val="0"/>
              <w:marBottom w:val="0"/>
              <w:divBdr>
                <w:top w:val="none" w:sz="0" w:space="0" w:color="auto"/>
                <w:left w:val="none" w:sz="0" w:space="0" w:color="auto"/>
                <w:bottom w:val="none" w:sz="0" w:space="0" w:color="auto"/>
                <w:right w:val="none" w:sz="0" w:space="0" w:color="auto"/>
              </w:divBdr>
            </w:div>
            <w:div w:id="1222406333">
              <w:marLeft w:val="0"/>
              <w:marRight w:val="0"/>
              <w:marTop w:val="0"/>
              <w:marBottom w:val="0"/>
              <w:divBdr>
                <w:top w:val="none" w:sz="0" w:space="0" w:color="auto"/>
                <w:left w:val="none" w:sz="0" w:space="0" w:color="auto"/>
                <w:bottom w:val="none" w:sz="0" w:space="0" w:color="auto"/>
                <w:right w:val="none" w:sz="0" w:space="0" w:color="auto"/>
              </w:divBdr>
            </w:div>
            <w:div w:id="1677271352">
              <w:marLeft w:val="0"/>
              <w:marRight w:val="0"/>
              <w:marTop w:val="0"/>
              <w:marBottom w:val="0"/>
              <w:divBdr>
                <w:top w:val="none" w:sz="0" w:space="0" w:color="auto"/>
                <w:left w:val="none" w:sz="0" w:space="0" w:color="auto"/>
                <w:bottom w:val="none" w:sz="0" w:space="0" w:color="auto"/>
                <w:right w:val="none" w:sz="0" w:space="0" w:color="auto"/>
              </w:divBdr>
            </w:div>
            <w:div w:id="2093431602">
              <w:marLeft w:val="0"/>
              <w:marRight w:val="0"/>
              <w:marTop w:val="0"/>
              <w:marBottom w:val="0"/>
              <w:divBdr>
                <w:top w:val="none" w:sz="0" w:space="0" w:color="auto"/>
                <w:left w:val="none" w:sz="0" w:space="0" w:color="auto"/>
                <w:bottom w:val="none" w:sz="0" w:space="0" w:color="auto"/>
                <w:right w:val="none" w:sz="0" w:space="0" w:color="auto"/>
              </w:divBdr>
            </w:div>
          </w:divsChild>
        </w:div>
        <w:div w:id="1322734213">
          <w:marLeft w:val="0"/>
          <w:marRight w:val="0"/>
          <w:marTop w:val="0"/>
          <w:marBottom w:val="0"/>
          <w:divBdr>
            <w:top w:val="none" w:sz="0" w:space="0" w:color="auto"/>
            <w:left w:val="none" w:sz="0" w:space="0" w:color="auto"/>
            <w:bottom w:val="none" w:sz="0" w:space="0" w:color="auto"/>
            <w:right w:val="none" w:sz="0" w:space="0" w:color="auto"/>
          </w:divBdr>
          <w:divsChild>
            <w:div w:id="347413917">
              <w:marLeft w:val="0"/>
              <w:marRight w:val="0"/>
              <w:marTop w:val="0"/>
              <w:marBottom w:val="0"/>
              <w:divBdr>
                <w:top w:val="none" w:sz="0" w:space="0" w:color="auto"/>
                <w:left w:val="none" w:sz="0" w:space="0" w:color="auto"/>
                <w:bottom w:val="none" w:sz="0" w:space="0" w:color="auto"/>
                <w:right w:val="none" w:sz="0" w:space="0" w:color="auto"/>
              </w:divBdr>
            </w:div>
            <w:div w:id="774977813">
              <w:marLeft w:val="0"/>
              <w:marRight w:val="0"/>
              <w:marTop w:val="0"/>
              <w:marBottom w:val="0"/>
              <w:divBdr>
                <w:top w:val="none" w:sz="0" w:space="0" w:color="auto"/>
                <w:left w:val="none" w:sz="0" w:space="0" w:color="auto"/>
                <w:bottom w:val="none" w:sz="0" w:space="0" w:color="auto"/>
                <w:right w:val="none" w:sz="0" w:space="0" w:color="auto"/>
              </w:divBdr>
            </w:div>
            <w:div w:id="1277906048">
              <w:marLeft w:val="0"/>
              <w:marRight w:val="0"/>
              <w:marTop w:val="0"/>
              <w:marBottom w:val="0"/>
              <w:divBdr>
                <w:top w:val="none" w:sz="0" w:space="0" w:color="auto"/>
                <w:left w:val="none" w:sz="0" w:space="0" w:color="auto"/>
                <w:bottom w:val="none" w:sz="0" w:space="0" w:color="auto"/>
                <w:right w:val="none" w:sz="0" w:space="0" w:color="auto"/>
              </w:divBdr>
            </w:div>
            <w:div w:id="1387727479">
              <w:marLeft w:val="0"/>
              <w:marRight w:val="0"/>
              <w:marTop w:val="0"/>
              <w:marBottom w:val="0"/>
              <w:divBdr>
                <w:top w:val="none" w:sz="0" w:space="0" w:color="auto"/>
                <w:left w:val="none" w:sz="0" w:space="0" w:color="auto"/>
                <w:bottom w:val="none" w:sz="0" w:space="0" w:color="auto"/>
                <w:right w:val="none" w:sz="0" w:space="0" w:color="auto"/>
              </w:divBdr>
            </w:div>
            <w:div w:id="1593469805">
              <w:marLeft w:val="0"/>
              <w:marRight w:val="0"/>
              <w:marTop w:val="0"/>
              <w:marBottom w:val="0"/>
              <w:divBdr>
                <w:top w:val="none" w:sz="0" w:space="0" w:color="auto"/>
                <w:left w:val="none" w:sz="0" w:space="0" w:color="auto"/>
                <w:bottom w:val="none" w:sz="0" w:space="0" w:color="auto"/>
                <w:right w:val="none" w:sz="0" w:space="0" w:color="auto"/>
              </w:divBdr>
              <w:divsChild>
                <w:div w:id="398790753">
                  <w:marLeft w:val="0"/>
                  <w:marRight w:val="0"/>
                  <w:marTop w:val="0"/>
                  <w:marBottom w:val="0"/>
                  <w:divBdr>
                    <w:top w:val="none" w:sz="0" w:space="0" w:color="auto"/>
                    <w:left w:val="none" w:sz="0" w:space="0" w:color="auto"/>
                    <w:bottom w:val="none" w:sz="0" w:space="0" w:color="auto"/>
                    <w:right w:val="none" w:sz="0" w:space="0" w:color="auto"/>
                  </w:divBdr>
                </w:div>
                <w:div w:id="908734366">
                  <w:marLeft w:val="0"/>
                  <w:marRight w:val="0"/>
                  <w:marTop w:val="0"/>
                  <w:marBottom w:val="0"/>
                  <w:divBdr>
                    <w:top w:val="none" w:sz="0" w:space="0" w:color="auto"/>
                    <w:left w:val="none" w:sz="0" w:space="0" w:color="auto"/>
                    <w:bottom w:val="none" w:sz="0" w:space="0" w:color="auto"/>
                    <w:right w:val="none" w:sz="0" w:space="0" w:color="auto"/>
                  </w:divBdr>
                </w:div>
                <w:div w:id="1083797680">
                  <w:marLeft w:val="0"/>
                  <w:marRight w:val="0"/>
                  <w:marTop w:val="0"/>
                  <w:marBottom w:val="0"/>
                  <w:divBdr>
                    <w:top w:val="none" w:sz="0" w:space="0" w:color="auto"/>
                    <w:left w:val="none" w:sz="0" w:space="0" w:color="auto"/>
                    <w:bottom w:val="none" w:sz="0" w:space="0" w:color="auto"/>
                    <w:right w:val="none" w:sz="0" w:space="0" w:color="auto"/>
                  </w:divBdr>
                </w:div>
                <w:div w:id="1610889800">
                  <w:marLeft w:val="0"/>
                  <w:marRight w:val="0"/>
                  <w:marTop w:val="0"/>
                  <w:marBottom w:val="0"/>
                  <w:divBdr>
                    <w:top w:val="none" w:sz="0" w:space="0" w:color="auto"/>
                    <w:left w:val="none" w:sz="0" w:space="0" w:color="auto"/>
                    <w:bottom w:val="none" w:sz="0" w:space="0" w:color="auto"/>
                    <w:right w:val="none" w:sz="0" w:space="0" w:color="auto"/>
                  </w:divBdr>
                </w:div>
                <w:div w:id="1791778263">
                  <w:marLeft w:val="0"/>
                  <w:marRight w:val="0"/>
                  <w:marTop w:val="0"/>
                  <w:marBottom w:val="0"/>
                  <w:divBdr>
                    <w:top w:val="none" w:sz="0" w:space="0" w:color="auto"/>
                    <w:left w:val="none" w:sz="0" w:space="0" w:color="auto"/>
                    <w:bottom w:val="none" w:sz="0" w:space="0" w:color="auto"/>
                    <w:right w:val="none" w:sz="0" w:space="0" w:color="auto"/>
                  </w:divBdr>
                </w:div>
                <w:div w:id="1970743674">
                  <w:marLeft w:val="0"/>
                  <w:marRight w:val="0"/>
                  <w:marTop w:val="0"/>
                  <w:marBottom w:val="0"/>
                  <w:divBdr>
                    <w:top w:val="none" w:sz="0" w:space="0" w:color="auto"/>
                    <w:left w:val="none" w:sz="0" w:space="0" w:color="auto"/>
                    <w:bottom w:val="none" w:sz="0" w:space="0" w:color="auto"/>
                    <w:right w:val="none" w:sz="0" w:space="0" w:color="auto"/>
                  </w:divBdr>
                </w:div>
                <w:div w:id="2050716793">
                  <w:marLeft w:val="0"/>
                  <w:marRight w:val="0"/>
                  <w:marTop w:val="0"/>
                  <w:marBottom w:val="0"/>
                  <w:divBdr>
                    <w:top w:val="none" w:sz="0" w:space="0" w:color="auto"/>
                    <w:left w:val="none" w:sz="0" w:space="0" w:color="auto"/>
                    <w:bottom w:val="none" w:sz="0" w:space="0" w:color="auto"/>
                    <w:right w:val="none" w:sz="0" w:space="0" w:color="auto"/>
                  </w:divBdr>
                </w:div>
              </w:divsChild>
            </w:div>
            <w:div w:id="1845586036">
              <w:marLeft w:val="0"/>
              <w:marRight w:val="0"/>
              <w:marTop w:val="0"/>
              <w:marBottom w:val="0"/>
              <w:divBdr>
                <w:top w:val="none" w:sz="0" w:space="0" w:color="auto"/>
                <w:left w:val="none" w:sz="0" w:space="0" w:color="auto"/>
                <w:bottom w:val="none" w:sz="0" w:space="0" w:color="auto"/>
                <w:right w:val="none" w:sz="0" w:space="0" w:color="auto"/>
              </w:divBdr>
            </w:div>
            <w:div w:id="1956055146">
              <w:marLeft w:val="0"/>
              <w:marRight w:val="0"/>
              <w:marTop w:val="0"/>
              <w:marBottom w:val="0"/>
              <w:divBdr>
                <w:top w:val="none" w:sz="0" w:space="0" w:color="auto"/>
                <w:left w:val="none" w:sz="0" w:space="0" w:color="auto"/>
                <w:bottom w:val="none" w:sz="0" w:space="0" w:color="auto"/>
                <w:right w:val="none" w:sz="0" w:space="0" w:color="auto"/>
              </w:divBdr>
            </w:div>
            <w:div w:id="2071613690">
              <w:marLeft w:val="0"/>
              <w:marRight w:val="0"/>
              <w:marTop w:val="0"/>
              <w:marBottom w:val="0"/>
              <w:divBdr>
                <w:top w:val="none" w:sz="0" w:space="0" w:color="auto"/>
                <w:left w:val="none" w:sz="0" w:space="0" w:color="auto"/>
                <w:bottom w:val="none" w:sz="0" w:space="0" w:color="auto"/>
                <w:right w:val="none" w:sz="0" w:space="0" w:color="auto"/>
              </w:divBdr>
            </w:div>
          </w:divsChild>
        </w:div>
        <w:div w:id="1349212803">
          <w:marLeft w:val="0"/>
          <w:marRight w:val="0"/>
          <w:marTop w:val="0"/>
          <w:marBottom w:val="0"/>
          <w:divBdr>
            <w:top w:val="none" w:sz="0" w:space="0" w:color="auto"/>
            <w:left w:val="none" w:sz="0" w:space="0" w:color="auto"/>
            <w:bottom w:val="none" w:sz="0" w:space="0" w:color="auto"/>
            <w:right w:val="none" w:sz="0" w:space="0" w:color="auto"/>
          </w:divBdr>
          <w:divsChild>
            <w:div w:id="667565142">
              <w:marLeft w:val="0"/>
              <w:marRight w:val="0"/>
              <w:marTop w:val="0"/>
              <w:marBottom w:val="0"/>
              <w:divBdr>
                <w:top w:val="none" w:sz="0" w:space="0" w:color="auto"/>
                <w:left w:val="none" w:sz="0" w:space="0" w:color="auto"/>
                <w:bottom w:val="none" w:sz="0" w:space="0" w:color="auto"/>
                <w:right w:val="none" w:sz="0" w:space="0" w:color="auto"/>
              </w:divBdr>
            </w:div>
            <w:div w:id="680352299">
              <w:marLeft w:val="0"/>
              <w:marRight w:val="0"/>
              <w:marTop w:val="0"/>
              <w:marBottom w:val="0"/>
              <w:divBdr>
                <w:top w:val="none" w:sz="0" w:space="0" w:color="auto"/>
                <w:left w:val="none" w:sz="0" w:space="0" w:color="auto"/>
                <w:bottom w:val="none" w:sz="0" w:space="0" w:color="auto"/>
                <w:right w:val="none" w:sz="0" w:space="0" w:color="auto"/>
              </w:divBdr>
            </w:div>
            <w:div w:id="947547578">
              <w:marLeft w:val="0"/>
              <w:marRight w:val="0"/>
              <w:marTop w:val="0"/>
              <w:marBottom w:val="0"/>
              <w:divBdr>
                <w:top w:val="none" w:sz="0" w:space="0" w:color="auto"/>
                <w:left w:val="none" w:sz="0" w:space="0" w:color="auto"/>
                <w:bottom w:val="none" w:sz="0" w:space="0" w:color="auto"/>
                <w:right w:val="none" w:sz="0" w:space="0" w:color="auto"/>
              </w:divBdr>
            </w:div>
            <w:div w:id="1287854194">
              <w:marLeft w:val="0"/>
              <w:marRight w:val="0"/>
              <w:marTop w:val="0"/>
              <w:marBottom w:val="0"/>
              <w:divBdr>
                <w:top w:val="none" w:sz="0" w:space="0" w:color="auto"/>
                <w:left w:val="none" w:sz="0" w:space="0" w:color="auto"/>
                <w:bottom w:val="none" w:sz="0" w:space="0" w:color="auto"/>
                <w:right w:val="none" w:sz="0" w:space="0" w:color="auto"/>
              </w:divBdr>
              <w:divsChild>
                <w:div w:id="988510785">
                  <w:marLeft w:val="0"/>
                  <w:marRight w:val="0"/>
                  <w:marTop w:val="0"/>
                  <w:marBottom w:val="0"/>
                  <w:divBdr>
                    <w:top w:val="none" w:sz="0" w:space="0" w:color="auto"/>
                    <w:left w:val="none" w:sz="0" w:space="0" w:color="auto"/>
                    <w:bottom w:val="none" w:sz="0" w:space="0" w:color="auto"/>
                    <w:right w:val="none" w:sz="0" w:space="0" w:color="auto"/>
                  </w:divBdr>
                </w:div>
                <w:div w:id="1213275584">
                  <w:marLeft w:val="0"/>
                  <w:marRight w:val="0"/>
                  <w:marTop w:val="0"/>
                  <w:marBottom w:val="0"/>
                  <w:divBdr>
                    <w:top w:val="none" w:sz="0" w:space="0" w:color="auto"/>
                    <w:left w:val="none" w:sz="0" w:space="0" w:color="auto"/>
                    <w:bottom w:val="none" w:sz="0" w:space="0" w:color="auto"/>
                    <w:right w:val="none" w:sz="0" w:space="0" w:color="auto"/>
                  </w:divBdr>
                </w:div>
                <w:div w:id="143432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3662">
          <w:marLeft w:val="0"/>
          <w:marRight w:val="0"/>
          <w:marTop w:val="0"/>
          <w:marBottom w:val="0"/>
          <w:divBdr>
            <w:top w:val="none" w:sz="0" w:space="0" w:color="auto"/>
            <w:left w:val="none" w:sz="0" w:space="0" w:color="auto"/>
            <w:bottom w:val="none" w:sz="0" w:space="0" w:color="auto"/>
            <w:right w:val="none" w:sz="0" w:space="0" w:color="auto"/>
          </w:divBdr>
          <w:divsChild>
            <w:div w:id="241566200">
              <w:marLeft w:val="0"/>
              <w:marRight w:val="0"/>
              <w:marTop w:val="0"/>
              <w:marBottom w:val="0"/>
              <w:divBdr>
                <w:top w:val="none" w:sz="0" w:space="0" w:color="auto"/>
                <w:left w:val="none" w:sz="0" w:space="0" w:color="auto"/>
                <w:bottom w:val="none" w:sz="0" w:space="0" w:color="auto"/>
                <w:right w:val="none" w:sz="0" w:space="0" w:color="auto"/>
              </w:divBdr>
            </w:div>
            <w:div w:id="1647273507">
              <w:marLeft w:val="0"/>
              <w:marRight w:val="0"/>
              <w:marTop w:val="0"/>
              <w:marBottom w:val="0"/>
              <w:divBdr>
                <w:top w:val="none" w:sz="0" w:space="0" w:color="auto"/>
                <w:left w:val="none" w:sz="0" w:space="0" w:color="auto"/>
                <w:bottom w:val="none" w:sz="0" w:space="0" w:color="auto"/>
                <w:right w:val="none" w:sz="0" w:space="0" w:color="auto"/>
              </w:divBdr>
              <w:divsChild>
                <w:div w:id="11660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1914">
          <w:marLeft w:val="0"/>
          <w:marRight w:val="0"/>
          <w:marTop w:val="0"/>
          <w:marBottom w:val="0"/>
          <w:divBdr>
            <w:top w:val="none" w:sz="0" w:space="0" w:color="auto"/>
            <w:left w:val="none" w:sz="0" w:space="0" w:color="auto"/>
            <w:bottom w:val="none" w:sz="0" w:space="0" w:color="auto"/>
            <w:right w:val="none" w:sz="0" w:space="0" w:color="auto"/>
          </w:divBdr>
          <w:divsChild>
            <w:div w:id="806360913">
              <w:marLeft w:val="0"/>
              <w:marRight w:val="0"/>
              <w:marTop w:val="0"/>
              <w:marBottom w:val="0"/>
              <w:divBdr>
                <w:top w:val="none" w:sz="0" w:space="0" w:color="auto"/>
                <w:left w:val="none" w:sz="0" w:space="0" w:color="auto"/>
                <w:bottom w:val="none" w:sz="0" w:space="0" w:color="auto"/>
                <w:right w:val="none" w:sz="0" w:space="0" w:color="auto"/>
              </w:divBdr>
              <w:divsChild>
                <w:div w:id="614217069">
                  <w:marLeft w:val="0"/>
                  <w:marRight w:val="0"/>
                  <w:marTop w:val="0"/>
                  <w:marBottom w:val="0"/>
                  <w:divBdr>
                    <w:top w:val="none" w:sz="0" w:space="0" w:color="auto"/>
                    <w:left w:val="none" w:sz="0" w:space="0" w:color="auto"/>
                    <w:bottom w:val="none" w:sz="0" w:space="0" w:color="auto"/>
                    <w:right w:val="none" w:sz="0" w:space="0" w:color="auto"/>
                  </w:divBdr>
                </w:div>
              </w:divsChild>
            </w:div>
            <w:div w:id="1957057873">
              <w:marLeft w:val="0"/>
              <w:marRight w:val="0"/>
              <w:marTop w:val="0"/>
              <w:marBottom w:val="0"/>
              <w:divBdr>
                <w:top w:val="none" w:sz="0" w:space="0" w:color="auto"/>
                <w:left w:val="none" w:sz="0" w:space="0" w:color="auto"/>
                <w:bottom w:val="none" w:sz="0" w:space="0" w:color="auto"/>
                <w:right w:val="none" w:sz="0" w:space="0" w:color="auto"/>
              </w:divBdr>
            </w:div>
          </w:divsChild>
        </w:div>
        <w:div w:id="1699693365">
          <w:marLeft w:val="0"/>
          <w:marRight w:val="0"/>
          <w:marTop w:val="0"/>
          <w:marBottom w:val="0"/>
          <w:divBdr>
            <w:top w:val="none" w:sz="0" w:space="0" w:color="auto"/>
            <w:left w:val="none" w:sz="0" w:space="0" w:color="auto"/>
            <w:bottom w:val="none" w:sz="0" w:space="0" w:color="auto"/>
            <w:right w:val="none" w:sz="0" w:space="0" w:color="auto"/>
          </w:divBdr>
          <w:divsChild>
            <w:div w:id="765688215">
              <w:marLeft w:val="0"/>
              <w:marRight w:val="0"/>
              <w:marTop w:val="0"/>
              <w:marBottom w:val="0"/>
              <w:divBdr>
                <w:top w:val="none" w:sz="0" w:space="0" w:color="auto"/>
                <w:left w:val="none" w:sz="0" w:space="0" w:color="auto"/>
                <w:bottom w:val="none" w:sz="0" w:space="0" w:color="auto"/>
                <w:right w:val="none" w:sz="0" w:space="0" w:color="auto"/>
              </w:divBdr>
            </w:div>
            <w:div w:id="860705095">
              <w:marLeft w:val="0"/>
              <w:marRight w:val="0"/>
              <w:marTop w:val="0"/>
              <w:marBottom w:val="0"/>
              <w:divBdr>
                <w:top w:val="none" w:sz="0" w:space="0" w:color="auto"/>
                <w:left w:val="none" w:sz="0" w:space="0" w:color="auto"/>
                <w:bottom w:val="none" w:sz="0" w:space="0" w:color="auto"/>
                <w:right w:val="none" w:sz="0" w:space="0" w:color="auto"/>
              </w:divBdr>
              <w:divsChild>
                <w:div w:id="439110978">
                  <w:marLeft w:val="0"/>
                  <w:marRight w:val="0"/>
                  <w:marTop w:val="0"/>
                  <w:marBottom w:val="0"/>
                  <w:divBdr>
                    <w:top w:val="none" w:sz="0" w:space="0" w:color="auto"/>
                    <w:left w:val="none" w:sz="0" w:space="0" w:color="auto"/>
                    <w:bottom w:val="none" w:sz="0" w:space="0" w:color="auto"/>
                    <w:right w:val="none" w:sz="0" w:space="0" w:color="auto"/>
                  </w:divBdr>
                </w:div>
                <w:div w:id="450826442">
                  <w:marLeft w:val="0"/>
                  <w:marRight w:val="0"/>
                  <w:marTop w:val="0"/>
                  <w:marBottom w:val="0"/>
                  <w:divBdr>
                    <w:top w:val="none" w:sz="0" w:space="0" w:color="auto"/>
                    <w:left w:val="none" w:sz="0" w:space="0" w:color="auto"/>
                    <w:bottom w:val="none" w:sz="0" w:space="0" w:color="auto"/>
                    <w:right w:val="none" w:sz="0" w:space="0" w:color="auto"/>
                  </w:divBdr>
                </w:div>
                <w:div w:id="641037275">
                  <w:marLeft w:val="0"/>
                  <w:marRight w:val="0"/>
                  <w:marTop w:val="0"/>
                  <w:marBottom w:val="0"/>
                  <w:divBdr>
                    <w:top w:val="none" w:sz="0" w:space="0" w:color="auto"/>
                    <w:left w:val="none" w:sz="0" w:space="0" w:color="auto"/>
                    <w:bottom w:val="none" w:sz="0" w:space="0" w:color="auto"/>
                    <w:right w:val="none" w:sz="0" w:space="0" w:color="auto"/>
                  </w:divBdr>
                </w:div>
                <w:div w:id="856121666">
                  <w:marLeft w:val="0"/>
                  <w:marRight w:val="0"/>
                  <w:marTop w:val="0"/>
                  <w:marBottom w:val="0"/>
                  <w:divBdr>
                    <w:top w:val="none" w:sz="0" w:space="0" w:color="auto"/>
                    <w:left w:val="none" w:sz="0" w:space="0" w:color="auto"/>
                    <w:bottom w:val="none" w:sz="0" w:space="0" w:color="auto"/>
                    <w:right w:val="none" w:sz="0" w:space="0" w:color="auto"/>
                  </w:divBdr>
                </w:div>
                <w:div w:id="971637102">
                  <w:marLeft w:val="0"/>
                  <w:marRight w:val="0"/>
                  <w:marTop w:val="0"/>
                  <w:marBottom w:val="0"/>
                  <w:divBdr>
                    <w:top w:val="none" w:sz="0" w:space="0" w:color="auto"/>
                    <w:left w:val="none" w:sz="0" w:space="0" w:color="auto"/>
                    <w:bottom w:val="none" w:sz="0" w:space="0" w:color="auto"/>
                    <w:right w:val="none" w:sz="0" w:space="0" w:color="auto"/>
                  </w:divBdr>
                </w:div>
                <w:div w:id="1478764314">
                  <w:marLeft w:val="0"/>
                  <w:marRight w:val="0"/>
                  <w:marTop w:val="0"/>
                  <w:marBottom w:val="0"/>
                  <w:divBdr>
                    <w:top w:val="none" w:sz="0" w:space="0" w:color="auto"/>
                    <w:left w:val="none" w:sz="0" w:space="0" w:color="auto"/>
                    <w:bottom w:val="none" w:sz="0" w:space="0" w:color="auto"/>
                    <w:right w:val="none" w:sz="0" w:space="0" w:color="auto"/>
                  </w:divBdr>
                </w:div>
                <w:div w:id="1479766703">
                  <w:marLeft w:val="0"/>
                  <w:marRight w:val="0"/>
                  <w:marTop w:val="0"/>
                  <w:marBottom w:val="0"/>
                  <w:divBdr>
                    <w:top w:val="none" w:sz="0" w:space="0" w:color="auto"/>
                    <w:left w:val="none" w:sz="0" w:space="0" w:color="auto"/>
                    <w:bottom w:val="none" w:sz="0" w:space="0" w:color="auto"/>
                    <w:right w:val="none" w:sz="0" w:space="0" w:color="auto"/>
                  </w:divBdr>
                </w:div>
                <w:div w:id="1992712750">
                  <w:marLeft w:val="0"/>
                  <w:marRight w:val="0"/>
                  <w:marTop w:val="0"/>
                  <w:marBottom w:val="0"/>
                  <w:divBdr>
                    <w:top w:val="none" w:sz="0" w:space="0" w:color="auto"/>
                    <w:left w:val="none" w:sz="0" w:space="0" w:color="auto"/>
                    <w:bottom w:val="none" w:sz="0" w:space="0" w:color="auto"/>
                    <w:right w:val="none" w:sz="0" w:space="0" w:color="auto"/>
                  </w:divBdr>
                </w:div>
              </w:divsChild>
            </w:div>
            <w:div w:id="952175778">
              <w:marLeft w:val="0"/>
              <w:marRight w:val="0"/>
              <w:marTop w:val="0"/>
              <w:marBottom w:val="0"/>
              <w:divBdr>
                <w:top w:val="none" w:sz="0" w:space="0" w:color="auto"/>
                <w:left w:val="none" w:sz="0" w:space="0" w:color="auto"/>
                <w:bottom w:val="none" w:sz="0" w:space="0" w:color="auto"/>
                <w:right w:val="none" w:sz="0" w:space="0" w:color="auto"/>
              </w:divBdr>
            </w:div>
            <w:div w:id="1102844307">
              <w:marLeft w:val="0"/>
              <w:marRight w:val="0"/>
              <w:marTop w:val="0"/>
              <w:marBottom w:val="0"/>
              <w:divBdr>
                <w:top w:val="none" w:sz="0" w:space="0" w:color="auto"/>
                <w:left w:val="none" w:sz="0" w:space="0" w:color="auto"/>
                <w:bottom w:val="none" w:sz="0" w:space="0" w:color="auto"/>
                <w:right w:val="none" w:sz="0" w:space="0" w:color="auto"/>
              </w:divBdr>
            </w:div>
            <w:div w:id="1182747259">
              <w:marLeft w:val="0"/>
              <w:marRight w:val="0"/>
              <w:marTop w:val="0"/>
              <w:marBottom w:val="0"/>
              <w:divBdr>
                <w:top w:val="none" w:sz="0" w:space="0" w:color="auto"/>
                <w:left w:val="none" w:sz="0" w:space="0" w:color="auto"/>
                <w:bottom w:val="none" w:sz="0" w:space="0" w:color="auto"/>
                <w:right w:val="none" w:sz="0" w:space="0" w:color="auto"/>
              </w:divBdr>
            </w:div>
            <w:div w:id="1414888141">
              <w:marLeft w:val="0"/>
              <w:marRight w:val="0"/>
              <w:marTop w:val="0"/>
              <w:marBottom w:val="0"/>
              <w:divBdr>
                <w:top w:val="none" w:sz="0" w:space="0" w:color="auto"/>
                <w:left w:val="none" w:sz="0" w:space="0" w:color="auto"/>
                <w:bottom w:val="none" w:sz="0" w:space="0" w:color="auto"/>
                <w:right w:val="none" w:sz="0" w:space="0" w:color="auto"/>
              </w:divBdr>
            </w:div>
            <w:div w:id="1942179288">
              <w:marLeft w:val="0"/>
              <w:marRight w:val="0"/>
              <w:marTop w:val="0"/>
              <w:marBottom w:val="0"/>
              <w:divBdr>
                <w:top w:val="none" w:sz="0" w:space="0" w:color="auto"/>
                <w:left w:val="none" w:sz="0" w:space="0" w:color="auto"/>
                <w:bottom w:val="none" w:sz="0" w:space="0" w:color="auto"/>
                <w:right w:val="none" w:sz="0" w:space="0" w:color="auto"/>
              </w:divBdr>
            </w:div>
            <w:div w:id="1954022346">
              <w:marLeft w:val="0"/>
              <w:marRight w:val="0"/>
              <w:marTop w:val="0"/>
              <w:marBottom w:val="0"/>
              <w:divBdr>
                <w:top w:val="none" w:sz="0" w:space="0" w:color="auto"/>
                <w:left w:val="none" w:sz="0" w:space="0" w:color="auto"/>
                <w:bottom w:val="none" w:sz="0" w:space="0" w:color="auto"/>
                <w:right w:val="none" w:sz="0" w:space="0" w:color="auto"/>
              </w:divBdr>
            </w:div>
            <w:div w:id="2098282597">
              <w:marLeft w:val="0"/>
              <w:marRight w:val="0"/>
              <w:marTop w:val="0"/>
              <w:marBottom w:val="0"/>
              <w:divBdr>
                <w:top w:val="none" w:sz="0" w:space="0" w:color="auto"/>
                <w:left w:val="none" w:sz="0" w:space="0" w:color="auto"/>
                <w:bottom w:val="none" w:sz="0" w:space="0" w:color="auto"/>
                <w:right w:val="none" w:sz="0" w:space="0" w:color="auto"/>
              </w:divBdr>
            </w:div>
          </w:divsChild>
        </w:div>
        <w:div w:id="1768041072">
          <w:marLeft w:val="0"/>
          <w:marRight w:val="0"/>
          <w:marTop w:val="0"/>
          <w:marBottom w:val="0"/>
          <w:divBdr>
            <w:top w:val="none" w:sz="0" w:space="0" w:color="auto"/>
            <w:left w:val="none" w:sz="0" w:space="0" w:color="auto"/>
            <w:bottom w:val="none" w:sz="0" w:space="0" w:color="auto"/>
            <w:right w:val="none" w:sz="0" w:space="0" w:color="auto"/>
          </w:divBdr>
          <w:divsChild>
            <w:div w:id="1532457968">
              <w:marLeft w:val="0"/>
              <w:marRight w:val="0"/>
              <w:marTop w:val="0"/>
              <w:marBottom w:val="0"/>
              <w:divBdr>
                <w:top w:val="none" w:sz="0" w:space="0" w:color="auto"/>
                <w:left w:val="none" w:sz="0" w:space="0" w:color="auto"/>
                <w:bottom w:val="none" w:sz="0" w:space="0" w:color="auto"/>
                <w:right w:val="none" w:sz="0" w:space="0" w:color="auto"/>
              </w:divBdr>
            </w:div>
            <w:div w:id="1934434076">
              <w:marLeft w:val="0"/>
              <w:marRight w:val="0"/>
              <w:marTop w:val="0"/>
              <w:marBottom w:val="0"/>
              <w:divBdr>
                <w:top w:val="none" w:sz="0" w:space="0" w:color="auto"/>
                <w:left w:val="none" w:sz="0" w:space="0" w:color="auto"/>
                <w:bottom w:val="none" w:sz="0" w:space="0" w:color="auto"/>
                <w:right w:val="none" w:sz="0" w:space="0" w:color="auto"/>
              </w:divBdr>
            </w:div>
          </w:divsChild>
        </w:div>
        <w:div w:id="1855724953">
          <w:marLeft w:val="0"/>
          <w:marRight w:val="0"/>
          <w:marTop w:val="0"/>
          <w:marBottom w:val="0"/>
          <w:divBdr>
            <w:top w:val="none" w:sz="0" w:space="0" w:color="auto"/>
            <w:left w:val="none" w:sz="0" w:space="0" w:color="auto"/>
            <w:bottom w:val="none" w:sz="0" w:space="0" w:color="auto"/>
            <w:right w:val="none" w:sz="0" w:space="0" w:color="auto"/>
          </w:divBdr>
          <w:divsChild>
            <w:div w:id="1530138736">
              <w:marLeft w:val="0"/>
              <w:marRight w:val="0"/>
              <w:marTop w:val="0"/>
              <w:marBottom w:val="0"/>
              <w:divBdr>
                <w:top w:val="none" w:sz="0" w:space="0" w:color="auto"/>
                <w:left w:val="none" w:sz="0" w:space="0" w:color="auto"/>
                <w:bottom w:val="none" w:sz="0" w:space="0" w:color="auto"/>
                <w:right w:val="none" w:sz="0" w:space="0" w:color="auto"/>
              </w:divBdr>
              <w:divsChild>
                <w:div w:id="128477767">
                  <w:marLeft w:val="0"/>
                  <w:marRight w:val="0"/>
                  <w:marTop w:val="0"/>
                  <w:marBottom w:val="0"/>
                  <w:divBdr>
                    <w:top w:val="none" w:sz="0" w:space="0" w:color="auto"/>
                    <w:left w:val="none" w:sz="0" w:space="0" w:color="auto"/>
                    <w:bottom w:val="none" w:sz="0" w:space="0" w:color="auto"/>
                    <w:right w:val="none" w:sz="0" w:space="0" w:color="auto"/>
                  </w:divBdr>
                </w:div>
              </w:divsChild>
            </w:div>
            <w:div w:id="1706830608">
              <w:marLeft w:val="0"/>
              <w:marRight w:val="0"/>
              <w:marTop w:val="0"/>
              <w:marBottom w:val="0"/>
              <w:divBdr>
                <w:top w:val="none" w:sz="0" w:space="0" w:color="auto"/>
                <w:left w:val="none" w:sz="0" w:space="0" w:color="auto"/>
                <w:bottom w:val="none" w:sz="0" w:space="0" w:color="auto"/>
                <w:right w:val="none" w:sz="0" w:space="0" w:color="auto"/>
              </w:divBdr>
            </w:div>
          </w:divsChild>
        </w:div>
        <w:div w:id="1994409556">
          <w:marLeft w:val="0"/>
          <w:marRight w:val="0"/>
          <w:marTop w:val="0"/>
          <w:marBottom w:val="0"/>
          <w:divBdr>
            <w:top w:val="none" w:sz="0" w:space="0" w:color="auto"/>
            <w:left w:val="none" w:sz="0" w:space="0" w:color="auto"/>
            <w:bottom w:val="none" w:sz="0" w:space="0" w:color="auto"/>
            <w:right w:val="none" w:sz="0" w:space="0" w:color="auto"/>
          </w:divBdr>
          <w:divsChild>
            <w:div w:id="14313231">
              <w:marLeft w:val="0"/>
              <w:marRight w:val="0"/>
              <w:marTop w:val="0"/>
              <w:marBottom w:val="0"/>
              <w:divBdr>
                <w:top w:val="none" w:sz="0" w:space="0" w:color="auto"/>
                <w:left w:val="none" w:sz="0" w:space="0" w:color="auto"/>
                <w:bottom w:val="none" w:sz="0" w:space="0" w:color="auto"/>
                <w:right w:val="none" w:sz="0" w:space="0" w:color="auto"/>
              </w:divBdr>
            </w:div>
            <w:div w:id="356321503">
              <w:marLeft w:val="0"/>
              <w:marRight w:val="0"/>
              <w:marTop w:val="0"/>
              <w:marBottom w:val="0"/>
              <w:divBdr>
                <w:top w:val="none" w:sz="0" w:space="0" w:color="auto"/>
                <w:left w:val="none" w:sz="0" w:space="0" w:color="auto"/>
                <w:bottom w:val="none" w:sz="0" w:space="0" w:color="auto"/>
                <w:right w:val="none" w:sz="0" w:space="0" w:color="auto"/>
              </w:divBdr>
            </w:div>
            <w:div w:id="437070665">
              <w:marLeft w:val="0"/>
              <w:marRight w:val="0"/>
              <w:marTop w:val="0"/>
              <w:marBottom w:val="0"/>
              <w:divBdr>
                <w:top w:val="none" w:sz="0" w:space="0" w:color="auto"/>
                <w:left w:val="none" w:sz="0" w:space="0" w:color="auto"/>
                <w:bottom w:val="none" w:sz="0" w:space="0" w:color="auto"/>
                <w:right w:val="none" w:sz="0" w:space="0" w:color="auto"/>
              </w:divBdr>
              <w:divsChild>
                <w:div w:id="301347658">
                  <w:marLeft w:val="0"/>
                  <w:marRight w:val="0"/>
                  <w:marTop w:val="0"/>
                  <w:marBottom w:val="0"/>
                  <w:divBdr>
                    <w:top w:val="none" w:sz="0" w:space="0" w:color="auto"/>
                    <w:left w:val="none" w:sz="0" w:space="0" w:color="auto"/>
                    <w:bottom w:val="none" w:sz="0" w:space="0" w:color="auto"/>
                    <w:right w:val="none" w:sz="0" w:space="0" w:color="auto"/>
                  </w:divBdr>
                </w:div>
                <w:div w:id="431510145">
                  <w:marLeft w:val="0"/>
                  <w:marRight w:val="0"/>
                  <w:marTop w:val="0"/>
                  <w:marBottom w:val="0"/>
                  <w:divBdr>
                    <w:top w:val="none" w:sz="0" w:space="0" w:color="auto"/>
                    <w:left w:val="none" w:sz="0" w:space="0" w:color="auto"/>
                    <w:bottom w:val="none" w:sz="0" w:space="0" w:color="auto"/>
                    <w:right w:val="none" w:sz="0" w:space="0" w:color="auto"/>
                  </w:divBdr>
                </w:div>
                <w:div w:id="703794420">
                  <w:marLeft w:val="0"/>
                  <w:marRight w:val="0"/>
                  <w:marTop w:val="0"/>
                  <w:marBottom w:val="0"/>
                  <w:divBdr>
                    <w:top w:val="none" w:sz="0" w:space="0" w:color="auto"/>
                    <w:left w:val="none" w:sz="0" w:space="0" w:color="auto"/>
                    <w:bottom w:val="none" w:sz="0" w:space="0" w:color="auto"/>
                    <w:right w:val="none" w:sz="0" w:space="0" w:color="auto"/>
                  </w:divBdr>
                </w:div>
                <w:div w:id="1228299511">
                  <w:marLeft w:val="0"/>
                  <w:marRight w:val="0"/>
                  <w:marTop w:val="0"/>
                  <w:marBottom w:val="0"/>
                  <w:divBdr>
                    <w:top w:val="none" w:sz="0" w:space="0" w:color="auto"/>
                    <w:left w:val="none" w:sz="0" w:space="0" w:color="auto"/>
                    <w:bottom w:val="none" w:sz="0" w:space="0" w:color="auto"/>
                    <w:right w:val="none" w:sz="0" w:space="0" w:color="auto"/>
                  </w:divBdr>
                </w:div>
                <w:div w:id="1330251610">
                  <w:marLeft w:val="0"/>
                  <w:marRight w:val="0"/>
                  <w:marTop w:val="0"/>
                  <w:marBottom w:val="0"/>
                  <w:divBdr>
                    <w:top w:val="none" w:sz="0" w:space="0" w:color="auto"/>
                    <w:left w:val="none" w:sz="0" w:space="0" w:color="auto"/>
                    <w:bottom w:val="none" w:sz="0" w:space="0" w:color="auto"/>
                    <w:right w:val="none" w:sz="0" w:space="0" w:color="auto"/>
                  </w:divBdr>
                </w:div>
                <w:div w:id="1837376115">
                  <w:marLeft w:val="0"/>
                  <w:marRight w:val="0"/>
                  <w:marTop w:val="0"/>
                  <w:marBottom w:val="0"/>
                  <w:divBdr>
                    <w:top w:val="none" w:sz="0" w:space="0" w:color="auto"/>
                    <w:left w:val="none" w:sz="0" w:space="0" w:color="auto"/>
                    <w:bottom w:val="none" w:sz="0" w:space="0" w:color="auto"/>
                    <w:right w:val="none" w:sz="0" w:space="0" w:color="auto"/>
                  </w:divBdr>
                </w:div>
                <w:div w:id="2098282476">
                  <w:marLeft w:val="0"/>
                  <w:marRight w:val="0"/>
                  <w:marTop w:val="0"/>
                  <w:marBottom w:val="0"/>
                  <w:divBdr>
                    <w:top w:val="none" w:sz="0" w:space="0" w:color="auto"/>
                    <w:left w:val="none" w:sz="0" w:space="0" w:color="auto"/>
                    <w:bottom w:val="none" w:sz="0" w:space="0" w:color="auto"/>
                    <w:right w:val="none" w:sz="0" w:space="0" w:color="auto"/>
                  </w:divBdr>
                </w:div>
              </w:divsChild>
            </w:div>
            <w:div w:id="840582237">
              <w:marLeft w:val="0"/>
              <w:marRight w:val="0"/>
              <w:marTop w:val="0"/>
              <w:marBottom w:val="0"/>
              <w:divBdr>
                <w:top w:val="none" w:sz="0" w:space="0" w:color="auto"/>
                <w:left w:val="none" w:sz="0" w:space="0" w:color="auto"/>
                <w:bottom w:val="none" w:sz="0" w:space="0" w:color="auto"/>
                <w:right w:val="none" w:sz="0" w:space="0" w:color="auto"/>
              </w:divBdr>
            </w:div>
            <w:div w:id="1058164662">
              <w:marLeft w:val="0"/>
              <w:marRight w:val="0"/>
              <w:marTop w:val="0"/>
              <w:marBottom w:val="0"/>
              <w:divBdr>
                <w:top w:val="none" w:sz="0" w:space="0" w:color="auto"/>
                <w:left w:val="none" w:sz="0" w:space="0" w:color="auto"/>
                <w:bottom w:val="none" w:sz="0" w:space="0" w:color="auto"/>
                <w:right w:val="none" w:sz="0" w:space="0" w:color="auto"/>
              </w:divBdr>
            </w:div>
            <w:div w:id="1161966104">
              <w:marLeft w:val="0"/>
              <w:marRight w:val="0"/>
              <w:marTop w:val="0"/>
              <w:marBottom w:val="0"/>
              <w:divBdr>
                <w:top w:val="none" w:sz="0" w:space="0" w:color="auto"/>
                <w:left w:val="none" w:sz="0" w:space="0" w:color="auto"/>
                <w:bottom w:val="none" w:sz="0" w:space="0" w:color="auto"/>
                <w:right w:val="none" w:sz="0" w:space="0" w:color="auto"/>
              </w:divBdr>
            </w:div>
            <w:div w:id="1500199000">
              <w:marLeft w:val="0"/>
              <w:marRight w:val="0"/>
              <w:marTop w:val="0"/>
              <w:marBottom w:val="0"/>
              <w:divBdr>
                <w:top w:val="none" w:sz="0" w:space="0" w:color="auto"/>
                <w:left w:val="none" w:sz="0" w:space="0" w:color="auto"/>
                <w:bottom w:val="none" w:sz="0" w:space="0" w:color="auto"/>
                <w:right w:val="none" w:sz="0" w:space="0" w:color="auto"/>
              </w:divBdr>
            </w:div>
            <w:div w:id="17536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7186">
      <w:bodyDiv w:val="1"/>
      <w:marLeft w:val="0"/>
      <w:marRight w:val="0"/>
      <w:marTop w:val="0"/>
      <w:marBottom w:val="0"/>
      <w:divBdr>
        <w:top w:val="none" w:sz="0" w:space="0" w:color="auto"/>
        <w:left w:val="none" w:sz="0" w:space="0" w:color="auto"/>
        <w:bottom w:val="none" w:sz="0" w:space="0" w:color="auto"/>
        <w:right w:val="none" w:sz="0" w:space="0" w:color="auto"/>
      </w:divBdr>
      <w:divsChild>
        <w:div w:id="109977077">
          <w:marLeft w:val="0"/>
          <w:marRight w:val="0"/>
          <w:marTop w:val="0"/>
          <w:marBottom w:val="0"/>
          <w:divBdr>
            <w:top w:val="none" w:sz="0" w:space="0" w:color="auto"/>
            <w:left w:val="none" w:sz="0" w:space="0" w:color="auto"/>
            <w:bottom w:val="none" w:sz="0" w:space="0" w:color="auto"/>
            <w:right w:val="none" w:sz="0" w:space="0" w:color="auto"/>
          </w:divBdr>
        </w:div>
        <w:div w:id="156120353">
          <w:marLeft w:val="0"/>
          <w:marRight w:val="0"/>
          <w:marTop w:val="0"/>
          <w:marBottom w:val="0"/>
          <w:divBdr>
            <w:top w:val="none" w:sz="0" w:space="0" w:color="auto"/>
            <w:left w:val="none" w:sz="0" w:space="0" w:color="auto"/>
            <w:bottom w:val="none" w:sz="0" w:space="0" w:color="auto"/>
            <w:right w:val="none" w:sz="0" w:space="0" w:color="auto"/>
          </w:divBdr>
        </w:div>
        <w:div w:id="165631753">
          <w:marLeft w:val="0"/>
          <w:marRight w:val="0"/>
          <w:marTop w:val="0"/>
          <w:marBottom w:val="0"/>
          <w:divBdr>
            <w:top w:val="none" w:sz="0" w:space="0" w:color="auto"/>
            <w:left w:val="none" w:sz="0" w:space="0" w:color="auto"/>
            <w:bottom w:val="none" w:sz="0" w:space="0" w:color="auto"/>
            <w:right w:val="none" w:sz="0" w:space="0" w:color="auto"/>
          </w:divBdr>
        </w:div>
        <w:div w:id="203904695">
          <w:marLeft w:val="0"/>
          <w:marRight w:val="0"/>
          <w:marTop w:val="0"/>
          <w:marBottom w:val="0"/>
          <w:divBdr>
            <w:top w:val="none" w:sz="0" w:space="0" w:color="auto"/>
            <w:left w:val="none" w:sz="0" w:space="0" w:color="auto"/>
            <w:bottom w:val="none" w:sz="0" w:space="0" w:color="auto"/>
            <w:right w:val="none" w:sz="0" w:space="0" w:color="auto"/>
          </w:divBdr>
        </w:div>
        <w:div w:id="205946056">
          <w:marLeft w:val="0"/>
          <w:marRight w:val="0"/>
          <w:marTop w:val="0"/>
          <w:marBottom w:val="0"/>
          <w:divBdr>
            <w:top w:val="none" w:sz="0" w:space="0" w:color="auto"/>
            <w:left w:val="none" w:sz="0" w:space="0" w:color="auto"/>
            <w:bottom w:val="none" w:sz="0" w:space="0" w:color="auto"/>
            <w:right w:val="none" w:sz="0" w:space="0" w:color="auto"/>
          </w:divBdr>
        </w:div>
        <w:div w:id="249507816">
          <w:marLeft w:val="0"/>
          <w:marRight w:val="0"/>
          <w:marTop w:val="0"/>
          <w:marBottom w:val="0"/>
          <w:divBdr>
            <w:top w:val="none" w:sz="0" w:space="0" w:color="auto"/>
            <w:left w:val="none" w:sz="0" w:space="0" w:color="auto"/>
            <w:bottom w:val="none" w:sz="0" w:space="0" w:color="auto"/>
            <w:right w:val="none" w:sz="0" w:space="0" w:color="auto"/>
          </w:divBdr>
        </w:div>
        <w:div w:id="287473233">
          <w:marLeft w:val="0"/>
          <w:marRight w:val="0"/>
          <w:marTop w:val="0"/>
          <w:marBottom w:val="0"/>
          <w:divBdr>
            <w:top w:val="none" w:sz="0" w:space="0" w:color="auto"/>
            <w:left w:val="none" w:sz="0" w:space="0" w:color="auto"/>
            <w:bottom w:val="none" w:sz="0" w:space="0" w:color="auto"/>
            <w:right w:val="none" w:sz="0" w:space="0" w:color="auto"/>
          </w:divBdr>
        </w:div>
        <w:div w:id="337075834">
          <w:marLeft w:val="0"/>
          <w:marRight w:val="0"/>
          <w:marTop w:val="0"/>
          <w:marBottom w:val="0"/>
          <w:divBdr>
            <w:top w:val="none" w:sz="0" w:space="0" w:color="auto"/>
            <w:left w:val="none" w:sz="0" w:space="0" w:color="auto"/>
            <w:bottom w:val="none" w:sz="0" w:space="0" w:color="auto"/>
            <w:right w:val="none" w:sz="0" w:space="0" w:color="auto"/>
          </w:divBdr>
        </w:div>
        <w:div w:id="345600520">
          <w:marLeft w:val="0"/>
          <w:marRight w:val="0"/>
          <w:marTop w:val="0"/>
          <w:marBottom w:val="0"/>
          <w:divBdr>
            <w:top w:val="none" w:sz="0" w:space="0" w:color="auto"/>
            <w:left w:val="none" w:sz="0" w:space="0" w:color="auto"/>
            <w:bottom w:val="none" w:sz="0" w:space="0" w:color="auto"/>
            <w:right w:val="none" w:sz="0" w:space="0" w:color="auto"/>
          </w:divBdr>
        </w:div>
        <w:div w:id="414281783">
          <w:marLeft w:val="0"/>
          <w:marRight w:val="0"/>
          <w:marTop w:val="0"/>
          <w:marBottom w:val="0"/>
          <w:divBdr>
            <w:top w:val="none" w:sz="0" w:space="0" w:color="auto"/>
            <w:left w:val="none" w:sz="0" w:space="0" w:color="auto"/>
            <w:bottom w:val="none" w:sz="0" w:space="0" w:color="auto"/>
            <w:right w:val="none" w:sz="0" w:space="0" w:color="auto"/>
          </w:divBdr>
        </w:div>
        <w:div w:id="490489438">
          <w:marLeft w:val="0"/>
          <w:marRight w:val="0"/>
          <w:marTop w:val="0"/>
          <w:marBottom w:val="0"/>
          <w:divBdr>
            <w:top w:val="none" w:sz="0" w:space="0" w:color="auto"/>
            <w:left w:val="none" w:sz="0" w:space="0" w:color="auto"/>
            <w:bottom w:val="none" w:sz="0" w:space="0" w:color="auto"/>
            <w:right w:val="none" w:sz="0" w:space="0" w:color="auto"/>
          </w:divBdr>
        </w:div>
        <w:div w:id="576867637">
          <w:marLeft w:val="0"/>
          <w:marRight w:val="0"/>
          <w:marTop w:val="0"/>
          <w:marBottom w:val="0"/>
          <w:divBdr>
            <w:top w:val="none" w:sz="0" w:space="0" w:color="auto"/>
            <w:left w:val="none" w:sz="0" w:space="0" w:color="auto"/>
            <w:bottom w:val="none" w:sz="0" w:space="0" w:color="auto"/>
            <w:right w:val="none" w:sz="0" w:space="0" w:color="auto"/>
          </w:divBdr>
        </w:div>
        <w:div w:id="590820925">
          <w:marLeft w:val="0"/>
          <w:marRight w:val="0"/>
          <w:marTop w:val="0"/>
          <w:marBottom w:val="0"/>
          <w:divBdr>
            <w:top w:val="none" w:sz="0" w:space="0" w:color="auto"/>
            <w:left w:val="none" w:sz="0" w:space="0" w:color="auto"/>
            <w:bottom w:val="none" w:sz="0" w:space="0" w:color="auto"/>
            <w:right w:val="none" w:sz="0" w:space="0" w:color="auto"/>
          </w:divBdr>
        </w:div>
        <w:div w:id="594095591">
          <w:marLeft w:val="0"/>
          <w:marRight w:val="0"/>
          <w:marTop w:val="0"/>
          <w:marBottom w:val="0"/>
          <w:divBdr>
            <w:top w:val="none" w:sz="0" w:space="0" w:color="auto"/>
            <w:left w:val="none" w:sz="0" w:space="0" w:color="auto"/>
            <w:bottom w:val="none" w:sz="0" w:space="0" w:color="auto"/>
            <w:right w:val="none" w:sz="0" w:space="0" w:color="auto"/>
          </w:divBdr>
        </w:div>
        <w:div w:id="596713204">
          <w:marLeft w:val="0"/>
          <w:marRight w:val="0"/>
          <w:marTop w:val="0"/>
          <w:marBottom w:val="0"/>
          <w:divBdr>
            <w:top w:val="none" w:sz="0" w:space="0" w:color="auto"/>
            <w:left w:val="none" w:sz="0" w:space="0" w:color="auto"/>
            <w:bottom w:val="none" w:sz="0" w:space="0" w:color="auto"/>
            <w:right w:val="none" w:sz="0" w:space="0" w:color="auto"/>
          </w:divBdr>
        </w:div>
        <w:div w:id="679939667">
          <w:marLeft w:val="0"/>
          <w:marRight w:val="0"/>
          <w:marTop w:val="0"/>
          <w:marBottom w:val="0"/>
          <w:divBdr>
            <w:top w:val="none" w:sz="0" w:space="0" w:color="auto"/>
            <w:left w:val="none" w:sz="0" w:space="0" w:color="auto"/>
            <w:bottom w:val="none" w:sz="0" w:space="0" w:color="auto"/>
            <w:right w:val="none" w:sz="0" w:space="0" w:color="auto"/>
          </w:divBdr>
        </w:div>
        <w:div w:id="687945408">
          <w:marLeft w:val="0"/>
          <w:marRight w:val="0"/>
          <w:marTop w:val="0"/>
          <w:marBottom w:val="0"/>
          <w:divBdr>
            <w:top w:val="none" w:sz="0" w:space="0" w:color="auto"/>
            <w:left w:val="none" w:sz="0" w:space="0" w:color="auto"/>
            <w:bottom w:val="none" w:sz="0" w:space="0" w:color="auto"/>
            <w:right w:val="none" w:sz="0" w:space="0" w:color="auto"/>
          </w:divBdr>
        </w:div>
        <w:div w:id="717439247">
          <w:marLeft w:val="0"/>
          <w:marRight w:val="0"/>
          <w:marTop w:val="0"/>
          <w:marBottom w:val="0"/>
          <w:divBdr>
            <w:top w:val="none" w:sz="0" w:space="0" w:color="auto"/>
            <w:left w:val="none" w:sz="0" w:space="0" w:color="auto"/>
            <w:bottom w:val="none" w:sz="0" w:space="0" w:color="auto"/>
            <w:right w:val="none" w:sz="0" w:space="0" w:color="auto"/>
          </w:divBdr>
        </w:div>
        <w:div w:id="750738280">
          <w:marLeft w:val="0"/>
          <w:marRight w:val="0"/>
          <w:marTop w:val="0"/>
          <w:marBottom w:val="0"/>
          <w:divBdr>
            <w:top w:val="none" w:sz="0" w:space="0" w:color="auto"/>
            <w:left w:val="none" w:sz="0" w:space="0" w:color="auto"/>
            <w:bottom w:val="none" w:sz="0" w:space="0" w:color="auto"/>
            <w:right w:val="none" w:sz="0" w:space="0" w:color="auto"/>
          </w:divBdr>
        </w:div>
        <w:div w:id="877473178">
          <w:marLeft w:val="0"/>
          <w:marRight w:val="0"/>
          <w:marTop w:val="0"/>
          <w:marBottom w:val="0"/>
          <w:divBdr>
            <w:top w:val="none" w:sz="0" w:space="0" w:color="auto"/>
            <w:left w:val="none" w:sz="0" w:space="0" w:color="auto"/>
            <w:bottom w:val="none" w:sz="0" w:space="0" w:color="auto"/>
            <w:right w:val="none" w:sz="0" w:space="0" w:color="auto"/>
          </w:divBdr>
        </w:div>
        <w:div w:id="942422286">
          <w:marLeft w:val="0"/>
          <w:marRight w:val="0"/>
          <w:marTop w:val="0"/>
          <w:marBottom w:val="0"/>
          <w:divBdr>
            <w:top w:val="none" w:sz="0" w:space="0" w:color="auto"/>
            <w:left w:val="none" w:sz="0" w:space="0" w:color="auto"/>
            <w:bottom w:val="none" w:sz="0" w:space="0" w:color="auto"/>
            <w:right w:val="none" w:sz="0" w:space="0" w:color="auto"/>
          </w:divBdr>
        </w:div>
        <w:div w:id="955940577">
          <w:marLeft w:val="0"/>
          <w:marRight w:val="0"/>
          <w:marTop w:val="0"/>
          <w:marBottom w:val="0"/>
          <w:divBdr>
            <w:top w:val="none" w:sz="0" w:space="0" w:color="auto"/>
            <w:left w:val="none" w:sz="0" w:space="0" w:color="auto"/>
            <w:bottom w:val="none" w:sz="0" w:space="0" w:color="auto"/>
            <w:right w:val="none" w:sz="0" w:space="0" w:color="auto"/>
          </w:divBdr>
        </w:div>
        <w:div w:id="971790756">
          <w:marLeft w:val="0"/>
          <w:marRight w:val="0"/>
          <w:marTop w:val="0"/>
          <w:marBottom w:val="0"/>
          <w:divBdr>
            <w:top w:val="none" w:sz="0" w:space="0" w:color="auto"/>
            <w:left w:val="none" w:sz="0" w:space="0" w:color="auto"/>
            <w:bottom w:val="none" w:sz="0" w:space="0" w:color="auto"/>
            <w:right w:val="none" w:sz="0" w:space="0" w:color="auto"/>
          </w:divBdr>
        </w:div>
        <w:div w:id="987855196">
          <w:marLeft w:val="0"/>
          <w:marRight w:val="0"/>
          <w:marTop w:val="0"/>
          <w:marBottom w:val="0"/>
          <w:divBdr>
            <w:top w:val="none" w:sz="0" w:space="0" w:color="auto"/>
            <w:left w:val="none" w:sz="0" w:space="0" w:color="auto"/>
            <w:bottom w:val="none" w:sz="0" w:space="0" w:color="auto"/>
            <w:right w:val="none" w:sz="0" w:space="0" w:color="auto"/>
          </w:divBdr>
        </w:div>
        <w:div w:id="1010257600">
          <w:marLeft w:val="0"/>
          <w:marRight w:val="0"/>
          <w:marTop w:val="0"/>
          <w:marBottom w:val="0"/>
          <w:divBdr>
            <w:top w:val="none" w:sz="0" w:space="0" w:color="auto"/>
            <w:left w:val="none" w:sz="0" w:space="0" w:color="auto"/>
            <w:bottom w:val="none" w:sz="0" w:space="0" w:color="auto"/>
            <w:right w:val="none" w:sz="0" w:space="0" w:color="auto"/>
          </w:divBdr>
        </w:div>
        <w:div w:id="1071735784">
          <w:marLeft w:val="0"/>
          <w:marRight w:val="0"/>
          <w:marTop w:val="0"/>
          <w:marBottom w:val="0"/>
          <w:divBdr>
            <w:top w:val="none" w:sz="0" w:space="0" w:color="auto"/>
            <w:left w:val="none" w:sz="0" w:space="0" w:color="auto"/>
            <w:bottom w:val="none" w:sz="0" w:space="0" w:color="auto"/>
            <w:right w:val="none" w:sz="0" w:space="0" w:color="auto"/>
          </w:divBdr>
        </w:div>
        <w:div w:id="1171482624">
          <w:marLeft w:val="0"/>
          <w:marRight w:val="0"/>
          <w:marTop w:val="0"/>
          <w:marBottom w:val="0"/>
          <w:divBdr>
            <w:top w:val="none" w:sz="0" w:space="0" w:color="auto"/>
            <w:left w:val="none" w:sz="0" w:space="0" w:color="auto"/>
            <w:bottom w:val="none" w:sz="0" w:space="0" w:color="auto"/>
            <w:right w:val="none" w:sz="0" w:space="0" w:color="auto"/>
          </w:divBdr>
        </w:div>
        <w:div w:id="1204365883">
          <w:marLeft w:val="0"/>
          <w:marRight w:val="0"/>
          <w:marTop w:val="0"/>
          <w:marBottom w:val="0"/>
          <w:divBdr>
            <w:top w:val="none" w:sz="0" w:space="0" w:color="auto"/>
            <w:left w:val="none" w:sz="0" w:space="0" w:color="auto"/>
            <w:bottom w:val="none" w:sz="0" w:space="0" w:color="auto"/>
            <w:right w:val="none" w:sz="0" w:space="0" w:color="auto"/>
          </w:divBdr>
        </w:div>
        <w:div w:id="1224025442">
          <w:marLeft w:val="0"/>
          <w:marRight w:val="0"/>
          <w:marTop w:val="0"/>
          <w:marBottom w:val="0"/>
          <w:divBdr>
            <w:top w:val="none" w:sz="0" w:space="0" w:color="auto"/>
            <w:left w:val="none" w:sz="0" w:space="0" w:color="auto"/>
            <w:bottom w:val="none" w:sz="0" w:space="0" w:color="auto"/>
            <w:right w:val="none" w:sz="0" w:space="0" w:color="auto"/>
          </w:divBdr>
        </w:div>
        <w:div w:id="1340812914">
          <w:marLeft w:val="0"/>
          <w:marRight w:val="0"/>
          <w:marTop w:val="0"/>
          <w:marBottom w:val="0"/>
          <w:divBdr>
            <w:top w:val="none" w:sz="0" w:space="0" w:color="auto"/>
            <w:left w:val="none" w:sz="0" w:space="0" w:color="auto"/>
            <w:bottom w:val="none" w:sz="0" w:space="0" w:color="auto"/>
            <w:right w:val="none" w:sz="0" w:space="0" w:color="auto"/>
          </w:divBdr>
        </w:div>
        <w:div w:id="1349987341">
          <w:marLeft w:val="0"/>
          <w:marRight w:val="0"/>
          <w:marTop w:val="0"/>
          <w:marBottom w:val="0"/>
          <w:divBdr>
            <w:top w:val="none" w:sz="0" w:space="0" w:color="auto"/>
            <w:left w:val="none" w:sz="0" w:space="0" w:color="auto"/>
            <w:bottom w:val="none" w:sz="0" w:space="0" w:color="auto"/>
            <w:right w:val="none" w:sz="0" w:space="0" w:color="auto"/>
          </w:divBdr>
        </w:div>
        <w:div w:id="1428960070">
          <w:marLeft w:val="0"/>
          <w:marRight w:val="0"/>
          <w:marTop w:val="0"/>
          <w:marBottom w:val="0"/>
          <w:divBdr>
            <w:top w:val="none" w:sz="0" w:space="0" w:color="auto"/>
            <w:left w:val="none" w:sz="0" w:space="0" w:color="auto"/>
            <w:bottom w:val="none" w:sz="0" w:space="0" w:color="auto"/>
            <w:right w:val="none" w:sz="0" w:space="0" w:color="auto"/>
          </w:divBdr>
        </w:div>
        <w:div w:id="1469087524">
          <w:marLeft w:val="0"/>
          <w:marRight w:val="0"/>
          <w:marTop w:val="0"/>
          <w:marBottom w:val="0"/>
          <w:divBdr>
            <w:top w:val="none" w:sz="0" w:space="0" w:color="auto"/>
            <w:left w:val="none" w:sz="0" w:space="0" w:color="auto"/>
            <w:bottom w:val="none" w:sz="0" w:space="0" w:color="auto"/>
            <w:right w:val="none" w:sz="0" w:space="0" w:color="auto"/>
          </w:divBdr>
        </w:div>
        <w:div w:id="1471557601">
          <w:marLeft w:val="0"/>
          <w:marRight w:val="0"/>
          <w:marTop w:val="0"/>
          <w:marBottom w:val="0"/>
          <w:divBdr>
            <w:top w:val="none" w:sz="0" w:space="0" w:color="auto"/>
            <w:left w:val="none" w:sz="0" w:space="0" w:color="auto"/>
            <w:bottom w:val="none" w:sz="0" w:space="0" w:color="auto"/>
            <w:right w:val="none" w:sz="0" w:space="0" w:color="auto"/>
          </w:divBdr>
        </w:div>
        <w:div w:id="1483154833">
          <w:marLeft w:val="0"/>
          <w:marRight w:val="0"/>
          <w:marTop w:val="0"/>
          <w:marBottom w:val="0"/>
          <w:divBdr>
            <w:top w:val="none" w:sz="0" w:space="0" w:color="auto"/>
            <w:left w:val="none" w:sz="0" w:space="0" w:color="auto"/>
            <w:bottom w:val="none" w:sz="0" w:space="0" w:color="auto"/>
            <w:right w:val="none" w:sz="0" w:space="0" w:color="auto"/>
          </w:divBdr>
        </w:div>
        <w:div w:id="1548032205">
          <w:marLeft w:val="0"/>
          <w:marRight w:val="0"/>
          <w:marTop w:val="0"/>
          <w:marBottom w:val="0"/>
          <w:divBdr>
            <w:top w:val="none" w:sz="0" w:space="0" w:color="auto"/>
            <w:left w:val="none" w:sz="0" w:space="0" w:color="auto"/>
            <w:bottom w:val="none" w:sz="0" w:space="0" w:color="auto"/>
            <w:right w:val="none" w:sz="0" w:space="0" w:color="auto"/>
          </w:divBdr>
        </w:div>
        <w:div w:id="1553928352">
          <w:marLeft w:val="0"/>
          <w:marRight w:val="0"/>
          <w:marTop w:val="0"/>
          <w:marBottom w:val="0"/>
          <w:divBdr>
            <w:top w:val="none" w:sz="0" w:space="0" w:color="auto"/>
            <w:left w:val="none" w:sz="0" w:space="0" w:color="auto"/>
            <w:bottom w:val="none" w:sz="0" w:space="0" w:color="auto"/>
            <w:right w:val="none" w:sz="0" w:space="0" w:color="auto"/>
          </w:divBdr>
        </w:div>
        <w:div w:id="1565793464">
          <w:marLeft w:val="0"/>
          <w:marRight w:val="0"/>
          <w:marTop w:val="0"/>
          <w:marBottom w:val="0"/>
          <w:divBdr>
            <w:top w:val="none" w:sz="0" w:space="0" w:color="auto"/>
            <w:left w:val="none" w:sz="0" w:space="0" w:color="auto"/>
            <w:bottom w:val="none" w:sz="0" w:space="0" w:color="auto"/>
            <w:right w:val="none" w:sz="0" w:space="0" w:color="auto"/>
          </w:divBdr>
        </w:div>
        <w:div w:id="1597979759">
          <w:marLeft w:val="0"/>
          <w:marRight w:val="0"/>
          <w:marTop w:val="0"/>
          <w:marBottom w:val="0"/>
          <w:divBdr>
            <w:top w:val="none" w:sz="0" w:space="0" w:color="auto"/>
            <w:left w:val="none" w:sz="0" w:space="0" w:color="auto"/>
            <w:bottom w:val="none" w:sz="0" w:space="0" w:color="auto"/>
            <w:right w:val="none" w:sz="0" w:space="0" w:color="auto"/>
          </w:divBdr>
        </w:div>
        <w:div w:id="1599874856">
          <w:marLeft w:val="0"/>
          <w:marRight w:val="0"/>
          <w:marTop w:val="0"/>
          <w:marBottom w:val="0"/>
          <w:divBdr>
            <w:top w:val="none" w:sz="0" w:space="0" w:color="auto"/>
            <w:left w:val="none" w:sz="0" w:space="0" w:color="auto"/>
            <w:bottom w:val="none" w:sz="0" w:space="0" w:color="auto"/>
            <w:right w:val="none" w:sz="0" w:space="0" w:color="auto"/>
          </w:divBdr>
        </w:div>
        <w:div w:id="1683816860">
          <w:marLeft w:val="0"/>
          <w:marRight w:val="0"/>
          <w:marTop w:val="0"/>
          <w:marBottom w:val="0"/>
          <w:divBdr>
            <w:top w:val="none" w:sz="0" w:space="0" w:color="auto"/>
            <w:left w:val="none" w:sz="0" w:space="0" w:color="auto"/>
            <w:bottom w:val="none" w:sz="0" w:space="0" w:color="auto"/>
            <w:right w:val="none" w:sz="0" w:space="0" w:color="auto"/>
          </w:divBdr>
        </w:div>
        <w:div w:id="1745645453">
          <w:marLeft w:val="0"/>
          <w:marRight w:val="0"/>
          <w:marTop w:val="0"/>
          <w:marBottom w:val="0"/>
          <w:divBdr>
            <w:top w:val="none" w:sz="0" w:space="0" w:color="auto"/>
            <w:left w:val="none" w:sz="0" w:space="0" w:color="auto"/>
            <w:bottom w:val="none" w:sz="0" w:space="0" w:color="auto"/>
            <w:right w:val="none" w:sz="0" w:space="0" w:color="auto"/>
          </w:divBdr>
        </w:div>
        <w:div w:id="1765687661">
          <w:marLeft w:val="0"/>
          <w:marRight w:val="0"/>
          <w:marTop w:val="0"/>
          <w:marBottom w:val="0"/>
          <w:divBdr>
            <w:top w:val="none" w:sz="0" w:space="0" w:color="auto"/>
            <w:left w:val="none" w:sz="0" w:space="0" w:color="auto"/>
            <w:bottom w:val="none" w:sz="0" w:space="0" w:color="auto"/>
            <w:right w:val="none" w:sz="0" w:space="0" w:color="auto"/>
          </w:divBdr>
        </w:div>
        <w:div w:id="1796025489">
          <w:marLeft w:val="0"/>
          <w:marRight w:val="0"/>
          <w:marTop w:val="0"/>
          <w:marBottom w:val="0"/>
          <w:divBdr>
            <w:top w:val="none" w:sz="0" w:space="0" w:color="auto"/>
            <w:left w:val="none" w:sz="0" w:space="0" w:color="auto"/>
            <w:bottom w:val="none" w:sz="0" w:space="0" w:color="auto"/>
            <w:right w:val="none" w:sz="0" w:space="0" w:color="auto"/>
          </w:divBdr>
        </w:div>
        <w:div w:id="1828473328">
          <w:marLeft w:val="0"/>
          <w:marRight w:val="0"/>
          <w:marTop w:val="0"/>
          <w:marBottom w:val="0"/>
          <w:divBdr>
            <w:top w:val="none" w:sz="0" w:space="0" w:color="auto"/>
            <w:left w:val="none" w:sz="0" w:space="0" w:color="auto"/>
            <w:bottom w:val="none" w:sz="0" w:space="0" w:color="auto"/>
            <w:right w:val="none" w:sz="0" w:space="0" w:color="auto"/>
          </w:divBdr>
        </w:div>
        <w:div w:id="1866089079">
          <w:marLeft w:val="0"/>
          <w:marRight w:val="0"/>
          <w:marTop w:val="0"/>
          <w:marBottom w:val="0"/>
          <w:divBdr>
            <w:top w:val="none" w:sz="0" w:space="0" w:color="auto"/>
            <w:left w:val="none" w:sz="0" w:space="0" w:color="auto"/>
            <w:bottom w:val="none" w:sz="0" w:space="0" w:color="auto"/>
            <w:right w:val="none" w:sz="0" w:space="0" w:color="auto"/>
          </w:divBdr>
        </w:div>
        <w:div w:id="1873759058">
          <w:marLeft w:val="0"/>
          <w:marRight w:val="0"/>
          <w:marTop w:val="0"/>
          <w:marBottom w:val="0"/>
          <w:divBdr>
            <w:top w:val="none" w:sz="0" w:space="0" w:color="auto"/>
            <w:left w:val="none" w:sz="0" w:space="0" w:color="auto"/>
            <w:bottom w:val="none" w:sz="0" w:space="0" w:color="auto"/>
            <w:right w:val="none" w:sz="0" w:space="0" w:color="auto"/>
          </w:divBdr>
        </w:div>
        <w:div w:id="1988822743">
          <w:marLeft w:val="0"/>
          <w:marRight w:val="0"/>
          <w:marTop w:val="0"/>
          <w:marBottom w:val="0"/>
          <w:divBdr>
            <w:top w:val="none" w:sz="0" w:space="0" w:color="auto"/>
            <w:left w:val="none" w:sz="0" w:space="0" w:color="auto"/>
            <w:bottom w:val="none" w:sz="0" w:space="0" w:color="auto"/>
            <w:right w:val="none" w:sz="0" w:space="0" w:color="auto"/>
          </w:divBdr>
        </w:div>
        <w:div w:id="2055277233">
          <w:marLeft w:val="0"/>
          <w:marRight w:val="0"/>
          <w:marTop w:val="0"/>
          <w:marBottom w:val="0"/>
          <w:divBdr>
            <w:top w:val="none" w:sz="0" w:space="0" w:color="auto"/>
            <w:left w:val="none" w:sz="0" w:space="0" w:color="auto"/>
            <w:bottom w:val="none" w:sz="0" w:space="0" w:color="auto"/>
            <w:right w:val="none" w:sz="0" w:space="0" w:color="auto"/>
          </w:divBdr>
        </w:div>
      </w:divsChild>
    </w:div>
    <w:div w:id="1977252306">
      <w:bodyDiv w:val="1"/>
      <w:marLeft w:val="0"/>
      <w:marRight w:val="0"/>
      <w:marTop w:val="0"/>
      <w:marBottom w:val="0"/>
      <w:divBdr>
        <w:top w:val="none" w:sz="0" w:space="0" w:color="auto"/>
        <w:left w:val="none" w:sz="0" w:space="0" w:color="auto"/>
        <w:bottom w:val="none" w:sz="0" w:space="0" w:color="auto"/>
        <w:right w:val="none" w:sz="0" w:space="0" w:color="auto"/>
      </w:divBdr>
      <w:divsChild>
        <w:div w:id="78719714">
          <w:marLeft w:val="0"/>
          <w:marRight w:val="0"/>
          <w:marTop w:val="300"/>
          <w:marBottom w:val="75"/>
          <w:divBdr>
            <w:top w:val="none" w:sz="0" w:space="0" w:color="auto"/>
            <w:left w:val="none" w:sz="0" w:space="0" w:color="auto"/>
            <w:bottom w:val="none" w:sz="0" w:space="0" w:color="auto"/>
            <w:right w:val="none" w:sz="0" w:space="0" w:color="auto"/>
          </w:divBdr>
        </w:div>
        <w:div w:id="109010308">
          <w:marLeft w:val="0"/>
          <w:marRight w:val="0"/>
          <w:marTop w:val="300"/>
          <w:marBottom w:val="75"/>
          <w:divBdr>
            <w:top w:val="none" w:sz="0" w:space="0" w:color="auto"/>
            <w:left w:val="none" w:sz="0" w:space="0" w:color="auto"/>
            <w:bottom w:val="single" w:sz="6" w:space="0" w:color="918F8F"/>
            <w:right w:val="none" w:sz="0" w:space="0" w:color="auto"/>
          </w:divBdr>
        </w:div>
        <w:div w:id="149298932">
          <w:marLeft w:val="0"/>
          <w:marRight w:val="0"/>
          <w:marTop w:val="0"/>
          <w:marBottom w:val="360"/>
          <w:divBdr>
            <w:top w:val="single" w:sz="6" w:space="0" w:color="E0E0E0"/>
            <w:left w:val="single" w:sz="6" w:space="0" w:color="E0E0E0"/>
            <w:bottom w:val="single" w:sz="6" w:space="0" w:color="E0E0E0"/>
            <w:right w:val="single" w:sz="6" w:space="0" w:color="E0E0E0"/>
          </w:divBdr>
        </w:div>
        <w:div w:id="194928551">
          <w:marLeft w:val="0"/>
          <w:marRight w:val="0"/>
          <w:marTop w:val="300"/>
          <w:marBottom w:val="75"/>
          <w:divBdr>
            <w:top w:val="none" w:sz="0" w:space="0" w:color="auto"/>
            <w:left w:val="none" w:sz="0" w:space="0" w:color="auto"/>
            <w:bottom w:val="single" w:sz="6" w:space="0" w:color="918F8F"/>
            <w:right w:val="none" w:sz="0" w:space="0" w:color="auto"/>
          </w:divBdr>
        </w:div>
        <w:div w:id="195780364">
          <w:marLeft w:val="0"/>
          <w:marRight w:val="0"/>
          <w:marTop w:val="0"/>
          <w:marBottom w:val="360"/>
          <w:divBdr>
            <w:top w:val="single" w:sz="6" w:space="0" w:color="E0E0E0"/>
            <w:left w:val="single" w:sz="6" w:space="0" w:color="E0E0E0"/>
            <w:bottom w:val="single" w:sz="6" w:space="0" w:color="E0E0E0"/>
            <w:right w:val="single" w:sz="6" w:space="0" w:color="E0E0E0"/>
          </w:divBdr>
        </w:div>
        <w:div w:id="268439362">
          <w:marLeft w:val="0"/>
          <w:marRight w:val="0"/>
          <w:marTop w:val="300"/>
          <w:marBottom w:val="75"/>
          <w:divBdr>
            <w:top w:val="none" w:sz="0" w:space="0" w:color="auto"/>
            <w:left w:val="none" w:sz="0" w:space="0" w:color="auto"/>
            <w:bottom w:val="none" w:sz="0" w:space="0" w:color="auto"/>
            <w:right w:val="none" w:sz="0" w:space="0" w:color="auto"/>
          </w:divBdr>
        </w:div>
        <w:div w:id="271010856">
          <w:blockQuote w:val="1"/>
          <w:marLeft w:val="1200"/>
          <w:marRight w:val="1200"/>
          <w:marTop w:val="450"/>
          <w:marBottom w:val="450"/>
          <w:divBdr>
            <w:top w:val="none" w:sz="0" w:space="0" w:color="auto"/>
            <w:left w:val="none" w:sz="0" w:space="0" w:color="auto"/>
            <w:bottom w:val="none" w:sz="0" w:space="0" w:color="auto"/>
            <w:right w:val="none" w:sz="0" w:space="0" w:color="auto"/>
          </w:divBdr>
        </w:div>
        <w:div w:id="277025255">
          <w:marLeft w:val="0"/>
          <w:marRight w:val="0"/>
          <w:marTop w:val="300"/>
          <w:marBottom w:val="75"/>
          <w:divBdr>
            <w:top w:val="none" w:sz="0" w:space="0" w:color="auto"/>
            <w:left w:val="none" w:sz="0" w:space="0" w:color="auto"/>
            <w:bottom w:val="none" w:sz="0" w:space="0" w:color="auto"/>
            <w:right w:val="none" w:sz="0" w:space="0" w:color="auto"/>
          </w:divBdr>
        </w:div>
        <w:div w:id="302737804">
          <w:marLeft w:val="0"/>
          <w:marRight w:val="0"/>
          <w:marTop w:val="300"/>
          <w:marBottom w:val="75"/>
          <w:divBdr>
            <w:top w:val="none" w:sz="0" w:space="0" w:color="auto"/>
            <w:left w:val="none" w:sz="0" w:space="0" w:color="auto"/>
            <w:bottom w:val="single" w:sz="6" w:space="0" w:color="918F8F"/>
            <w:right w:val="none" w:sz="0" w:space="0" w:color="auto"/>
          </w:divBdr>
        </w:div>
        <w:div w:id="351763070">
          <w:marLeft w:val="0"/>
          <w:marRight w:val="0"/>
          <w:marTop w:val="300"/>
          <w:marBottom w:val="75"/>
          <w:divBdr>
            <w:top w:val="none" w:sz="0" w:space="0" w:color="auto"/>
            <w:left w:val="none" w:sz="0" w:space="0" w:color="auto"/>
            <w:bottom w:val="single" w:sz="6" w:space="0" w:color="918F8F"/>
            <w:right w:val="none" w:sz="0" w:space="0" w:color="auto"/>
          </w:divBdr>
        </w:div>
        <w:div w:id="354617385">
          <w:marLeft w:val="0"/>
          <w:marRight w:val="0"/>
          <w:marTop w:val="300"/>
          <w:marBottom w:val="75"/>
          <w:divBdr>
            <w:top w:val="none" w:sz="0" w:space="0" w:color="auto"/>
            <w:left w:val="none" w:sz="0" w:space="0" w:color="auto"/>
            <w:bottom w:val="none" w:sz="0" w:space="0" w:color="auto"/>
            <w:right w:val="none" w:sz="0" w:space="0" w:color="auto"/>
          </w:divBdr>
        </w:div>
        <w:div w:id="393816948">
          <w:marLeft w:val="0"/>
          <w:marRight w:val="0"/>
          <w:marTop w:val="300"/>
          <w:marBottom w:val="75"/>
          <w:divBdr>
            <w:top w:val="none" w:sz="0" w:space="0" w:color="auto"/>
            <w:left w:val="none" w:sz="0" w:space="0" w:color="auto"/>
            <w:bottom w:val="single" w:sz="6" w:space="0" w:color="918F8F"/>
            <w:right w:val="none" w:sz="0" w:space="0" w:color="auto"/>
          </w:divBdr>
        </w:div>
        <w:div w:id="440876183">
          <w:marLeft w:val="0"/>
          <w:marRight w:val="0"/>
          <w:marTop w:val="300"/>
          <w:marBottom w:val="75"/>
          <w:divBdr>
            <w:top w:val="none" w:sz="0" w:space="0" w:color="auto"/>
            <w:left w:val="none" w:sz="0" w:space="0" w:color="auto"/>
            <w:bottom w:val="none" w:sz="0" w:space="0" w:color="auto"/>
            <w:right w:val="none" w:sz="0" w:space="0" w:color="auto"/>
          </w:divBdr>
        </w:div>
        <w:div w:id="507449223">
          <w:marLeft w:val="0"/>
          <w:marRight w:val="0"/>
          <w:marTop w:val="300"/>
          <w:marBottom w:val="75"/>
          <w:divBdr>
            <w:top w:val="none" w:sz="0" w:space="0" w:color="auto"/>
            <w:left w:val="none" w:sz="0" w:space="0" w:color="auto"/>
            <w:bottom w:val="single" w:sz="6" w:space="0" w:color="918F8F"/>
            <w:right w:val="none" w:sz="0" w:space="0" w:color="auto"/>
          </w:divBdr>
        </w:div>
        <w:div w:id="519127622">
          <w:marLeft w:val="0"/>
          <w:marRight w:val="0"/>
          <w:marTop w:val="300"/>
          <w:marBottom w:val="75"/>
          <w:divBdr>
            <w:top w:val="none" w:sz="0" w:space="0" w:color="auto"/>
            <w:left w:val="none" w:sz="0" w:space="0" w:color="auto"/>
            <w:bottom w:val="none" w:sz="0" w:space="0" w:color="auto"/>
            <w:right w:val="none" w:sz="0" w:space="0" w:color="auto"/>
          </w:divBdr>
        </w:div>
        <w:div w:id="614098843">
          <w:marLeft w:val="0"/>
          <w:marRight w:val="0"/>
          <w:marTop w:val="0"/>
          <w:marBottom w:val="360"/>
          <w:divBdr>
            <w:top w:val="single" w:sz="6" w:space="0" w:color="E0E0E0"/>
            <w:left w:val="single" w:sz="6" w:space="0" w:color="E0E0E0"/>
            <w:bottom w:val="single" w:sz="6" w:space="0" w:color="E0E0E0"/>
            <w:right w:val="single" w:sz="6" w:space="0" w:color="E0E0E0"/>
          </w:divBdr>
        </w:div>
        <w:div w:id="729227222">
          <w:marLeft w:val="0"/>
          <w:marRight w:val="0"/>
          <w:marTop w:val="300"/>
          <w:marBottom w:val="75"/>
          <w:divBdr>
            <w:top w:val="none" w:sz="0" w:space="0" w:color="auto"/>
            <w:left w:val="none" w:sz="0" w:space="0" w:color="auto"/>
            <w:bottom w:val="none" w:sz="0" w:space="0" w:color="auto"/>
            <w:right w:val="none" w:sz="0" w:space="0" w:color="auto"/>
          </w:divBdr>
        </w:div>
        <w:div w:id="743144153">
          <w:blockQuote w:val="1"/>
          <w:marLeft w:val="1200"/>
          <w:marRight w:val="1200"/>
          <w:marTop w:val="450"/>
          <w:marBottom w:val="450"/>
          <w:divBdr>
            <w:top w:val="none" w:sz="0" w:space="0" w:color="auto"/>
            <w:left w:val="none" w:sz="0" w:space="0" w:color="auto"/>
            <w:bottom w:val="none" w:sz="0" w:space="0" w:color="auto"/>
            <w:right w:val="none" w:sz="0" w:space="0" w:color="auto"/>
          </w:divBdr>
        </w:div>
        <w:div w:id="746270667">
          <w:marLeft w:val="0"/>
          <w:marRight w:val="0"/>
          <w:marTop w:val="0"/>
          <w:marBottom w:val="360"/>
          <w:divBdr>
            <w:top w:val="single" w:sz="6" w:space="0" w:color="E0E0E0"/>
            <w:left w:val="single" w:sz="6" w:space="0" w:color="E0E0E0"/>
            <w:bottom w:val="single" w:sz="6" w:space="0" w:color="E0E0E0"/>
            <w:right w:val="single" w:sz="6" w:space="0" w:color="E0E0E0"/>
          </w:divBdr>
        </w:div>
        <w:div w:id="768432291">
          <w:marLeft w:val="0"/>
          <w:marRight w:val="0"/>
          <w:marTop w:val="0"/>
          <w:marBottom w:val="360"/>
          <w:divBdr>
            <w:top w:val="single" w:sz="6" w:space="0" w:color="E0E0E0"/>
            <w:left w:val="single" w:sz="6" w:space="0" w:color="E0E0E0"/>
            <w:bottom w:val="single" w:sz="6" w:space="0" w:color="E0E0E0"/>
            <w:right w:val="single" w:sz="6" w:space="0" w:color="E0E0E0"/>
          </w:divBdr>
        </w:div>
        <w:div w:id="777219960">
          <w:marLeft w:val="0"/>
          <w:marRight w:val="0"/>
          <w:marTop w:val="300"/>
          <w:marBottom w:val="75"/>
          <w:divBdr>
            <w:top w:val="none" w:sz="0" w:space="0" w:color="auto"/>
            <w:left w:val="none" w:sz="0" w:space="0" w:color="auto"/>
            <w:bottom w:val="single" w:sz="6" w:space="0" w:color="918F8F"/>
            <w:right w:val="none" w:sz="0" w:space="0" w:color="auto"/>
          </w:divBdr>
        </w:div>
        <w:div w:id="823938218">
          <w:marLeft w:val="0"/>
          <w:marRight w:val="0"/>
          <w:marTop w:val="0"/>
          <w:marBottom w:val="360"/>
          <w:divBdr>
            <w:top w:val="single" w:sz="6" w:space="0" w:color="E0E0E0"/>
            <w:left w:val="single" w:sz="6" w:space="0" w:color="E0E0E0"/>
            <w:bottom w:val="single" w:sz="6" w:space="0" w:color="E0E0E0"/>
            <w:right w:val="single" w:sz="6" w:space="0" w:color="E0E0E0"/>
          </w:divBdr>
        </w:div>
        <w:div w:id="827138758">
          <w:blockQuote w:val="1"/>
          <w:marLeft w:val="1200"/>
          <w:marRight w:val="1200"/>
          <w:marTop w:val="450"/>
          <w:marBottom w:val="450"/>
          <w:divBdr>
            <w:top w:val="none" w:sz="0" w:space="0" w:color="auto"/>
            <w:left w:val="none" w:sz="0" w:space="0" w:color="auto"/>
            <w:bottom w:val="none" w:sz="0" w:space="0" w:color="auto"/>
            <w:right w:val="none" w:sz="0" w:space="0" w:color="auto"/>
          </w:divBdr>
        </w:div>
        <w:div w:id="925067021">
          <w:marLeft w:val="0"/>
          <w:marRight w:val="0"/>
          <w:marTop w:val="0"/>
          <w:marBottom w:val="360"/>
          <w:divBdr>
            <w:top w:val="single" w:sz="6" w:space="0" w:color="E0E0E0"/>
            <w:left w:val="single" w:sz="6" w:space="0" w:color="E0E0E0"/>
            <w:bottom w:val="single" w:sz="6" w:space="0" w:color="E0E0E0"/>
            <w:right w:val="single" w:sz="6" w:space="0" w:color="E0E0E0"/>
          </w:divBdr>
        </w:div>
        <w:div w:id="979378765">
          <w:marLeft w:val="0"/>
          <w:marRight w:val="0"/>
          <w:marTop w:val="0"/>
          <w:marBottom w:val="360"/>
          <w:divBdr>
            <w:top w:val="single" w:sz="6" w:space="0" w:color="E0E0E0"/>
            <w:left w:val="single" w:sz="6" w:space="0" w:color="E0E0E0"/>
            <w:bottom w:val="single" w:sz="6" w:space="0" w:color="E0E0E0"/>
            <w:right w:val="single" w:sz="6" w:space="0" w:color="E0E0E0"/>
          </w:divBdr>
        </w:div>
        <w:div w:id="1035886670">
          <w:marLeft w:val="0"/>
          <w:marRight w:val="0"/>
          <w:marTop w:val="300"/>
          <w:marBottom w:val="75"/>
          <w:divBdr>
            <w:top w:val="none" w:sz="0" w:space="0" w:color="auto"/>
            <w:left w:val="none" w:sz="0" w:space="0" w:color="auto"/>
            <w:bottom w:val="single" w:sz="6" w:space="0" w:color="918F8F"/>
            <w:right w:val="none" w:sz="0" w:space="0" w:color="auto"/>
          </w:divBdr>
        </w:div>
        <w:div w:id="1112632772">
          <w:marLeft w:val="0"/>
          <w:marRight w:val="0"/>
          <w:marTop w:val="300"/>
          <w:marBottom w:val="75"/>
          <w:divBdr>
            <w:top w:val="none" w:sz="0" w:space="0" w:color="auto"/>
            <w:left w:val="none" w:sz="0" w:space="0" w:color="auto"/>
            <w:bottom w:val="single" w:sz="6" w:space="0" w:color="918F8F"/>
            <w:right w:val="none" w:sz="0" w:space="0" w:color="auto"/>
          </w:divBdr>
        </w:div>
        <w:div w:id="1163400948">
          <w:marLeft w:val="0"/>
          <w:marRight w:val="0"/>
          <w:marTop w:val="300"/>
          <w:marBottom w:val="75"/>
          <w:divBdr>
            <w:top w:val="none" w:sz="0" w:space="0" w:color="auto"/>
            <w:left w:val="none" w:sz="0" w:space="0" w:color="auto"/>
            <w:bottom w:val="single" w:sz="6" w:space="0" w:color="918F8F"/>
            <w:right w:val="none" w:sz="0" w:space="0" w:color="auto"/>
          </w:divBdr>
        </w:div>
        <w:div w:id="1216549780">
          <w:marLeft w:val="0"/>
          <w:marRight w:val="0"/>
          <w:marTop w:val="300"/>
          <w:marBottom w:val="75"/>
          <w:divBdr>
            <w:top w:val="none" w:sz="0" w:space="0" w:color="auto"/>
            <w:left w:val="none" w:sz="0" w:space="0" w:color="auto"/>
            <w:bottom w:val="single" w:sz="6" w:space="0" w:color="918F8F"/>
            <w:right w:val="none" w:sz="0" w:space="0" w:color="auto"/>
          </w:divBdr>
        </w:div>
        <w:div w:id="1231580553">
          <w:marLeft w:val="0"/>
          <w:marRight w:val="0"/>
          <w:marTop w:val="0"/>
          <w:marBottom w:val="360"/>
          <w:divBdr>
            <w:top w:val="single" w:sz="6" w:space="0" w:color="E0E0E0"/>
            <w:left w:val="single" w:sz="6" w:space="0" w:color="E0E0E0"/>
            <w:bottom w:val="single" w:sz="6" w:space="0" w:color="E0E0E0"/>
            <w:right w:val="single" w:sz="6" w:space="0" w:color="E0E0E0"/>
          </w:divBdr>
        </w:div>
        <w:div w:id="1407726469">
          <w:marLeft w:val="0"/>
          <w:marRight w:val="0"/>
          <w:marTop w:val="300"/>
          <w:marBottom w:val="75"/>
          <w:divBdr>
            <w:top w:val="none" w:sz="0" w:space="0" w:color="auto"/>
            <w:left w:val="none" w:sz="0" w:space="0" w:color="auto"/>
            <w:bottom w:val="none" w:sz="0" w:space="0" w:color="auto"/>
            <w:right w:val="none" w:sz="0" w:space="0" w:color="auto"/>
          </w:divBdr>
        </w:div>
        <w:div w:id="1408959546">
          <w:blockQuote w:val="1"/>
          <w:marLeft w:val="1200"/>
          <w:marRight w:val="1200"/>
          <w:marTop w:val="450"/>
          <w:marBottom w:val="450"/>
          <w:divBdr>
            <w:top w:val="none" w:sz="0" w:space="0" w:color="auto"/>
            <w:left w:val="none" w:sz="0" w:space="0" w:color="auto"/>
            <w:bottom w:val="none" w:sz="0" w:space="0" w:color="auto"/>
            <w:right w:val="none" w:sz="0" w:space="0" w:color="auto"/>
          </w:divBdr>
        </w:div>
        <w:div w:id="1503548246">
          <w:marLeft w:val="0"/>
          <w:marRight w:val="0"/>
          <w:marTop w:val="0"/>
          <w:marBottom w:val="360"/>
          <w:divBdr>
            <w:top w:val="single" w:sz="6" w:space="0" w:color="E0E0E0"/>
            <w:left w:val="single" w:sz="6" w:space="0" w:color="E0E0E0"/>
            <w:bottom w:val="single" w:sz="6" w:space="0" w:color="E0E0E0"/>
            <w:right w:val="single" w:sz="6" w:space="0" w:color="E0E0E0"/>
          </w:divBdr>
        </w:div>
        <w:div w:id="1523468524">
          <w:marLeft w:val="0"/>
          <w:marRight w:val="0"/>
          <w:marTop w:val="0"/>
          <w:marBottom w:val="360"/>
          <w:divBdr>
            <w:top w:val="single" w:sz="6" w:space="0" w:color="E0E0E0"/>
            <w:left w:val="single" w:sz="6" w:space="0" w:color="E0E0E0"/>
            <w:bottom w:val="single" w:sz="6" w:space="0" w:color="E0E0E0"/>
            <w:right w:val="single" w:sz="6" w:space="0" w:color="E0E0E0"/>
          </w:divBdr>
        </w:div>
        <w:div w:id="1631738828">
          <w:marLeft w:val="0"/>
          <w:marRight w:val="0"/>
          <w:marTop w:val="0"/>
          <w:marBottom w:val="360"/>
          <w:divBdr>
            <w:top w:val="single" w:sz="6" w:space="0" w:color="E0E0E0"/>
            <w:left w:val="single" w:sz="6" w:space="0" w:color="E0E0E0"/>
            <w:bottom w:val="single" w:sz="6" w:space="0" w:color="E0E0E0"/>
            <w:right w:val="single" w:sz="6" w:space="0" w:color="E0E0E0"/>
          </w:divBdr>
        </w:div>
        <w:div w:id="1886330759">
          <w:marLeft w:val="0"/>
          <w:marRight w:val="0"/>
          <w:marTop w:val="0"/>
          <w:marBottom w:val="360"/>
          <w:divBdr>
            <w:top w:val="single" w:sz="6" w:space="0" w:color="E0E0E0"/>
            <w:left w:val="single" w:sz="6" w:space="0" w:color="E0E0E0"/>
            <w:bottom w:val="single" w:sz="6" w:space="0" w:color="E0E0E0"/>
            <w:right w:val="single" w:sz="6" w:space="0" w:color="E0E0E0"/>
          </w:divBdr>
        </w:div>
        <w:div w:id="2020764920">
          <w:marLeft w:val="0"/>
          <w:marRight w:val="0"/>
          <w:marTop w:val="0"/>
          <w:marBottom w:val="360"/>
          <w:divBdr>
            <w:top w:val="single" w:sz="6" w:space="0" w:color="E0E0E0"/>
            <w:left w:val="single" w:sz="6" w:space="0" w:color="E0E0E0"/>
            <w:bottom w:val="single" w:sz="6" w:space="0" w:color="E0E0E0"/>
            <w:right w:val="single" w:sz="6" w:space="0" w:color="E0E0E0"/>
          </w:divBdr>
        </w:div>
        <w:div w:id="2059233907">
          <w:marLeft w:val="0"/>
          <w:marRight w:val="0"/>
          <w:marTop w:val="0"/>
          <w:marBottom w:val="360"/>
          <w:divBdr>
            <w:top w:val="single" w:sz="6" w:space="0" w:color="E0E0E0"/>
            <w:left w:val="single" w:sz="6" w:space="0" w:color="E0E0E0"/>
            <w:bottom w:val="single" w:sz="6" w:space="0" w:color="E0E0E0"/>
            <w:right w:val="single" w:sz="6" w:space="0" w:color="E0E0E0"/>
          </w:divBdr>
        </w:div>
        <w:div w:id="2102489009">
          <w:marLeft w:val="0"/>
          <w:marRight w:val="0"/>
          <w:marTop w:val="0"/>
          <w:marBottom w:val="360"/>
          <w:divBdr>
            <w:top w:val="single" w:sz="6" w:space="0" w:color="E0E0E0"/>
            <w:left w:val="single" w:sz="6" w:space="0" w:color="E0E0E0"/>
            <w:bottom w:val="single" w:sz="6" w:space="0" w:color="E0E0E0"/>
            <w:right w:val="single" w:sz="6" w:space="0" w:color="E0E0E0"/>
          </w:divBdr>
        </w:div>
        <w:div w:id="2128499041">
          <w:marLeft w:val="0"/>
          <w:marRight w:val="0"/>
          <w:marTop w:val="0"/>
          <w:marBottom w:val="360"/>
          <w:divBdr>
            <w:top w:val="single" w:sz="6" w:space="0" w:color="E0E0E0"/>
            <w:left w:val="single" w:sz="6" w:space="0" w:color="E0E0E0"/>
            <w:bottom w:val="single" w:sz="6" w:space="0" w:color="E0E0E0"/>
            <w:right w:val="single" w:sz="6" w:space="0" w:color="E0E0E0"/>
          </w:divBdr>
        </w:div>
        <w:div w:id="2139058993">
          <w:marLeft w:val="0"/>
          <w:marRight w:val="0"/>
          <w:marTop w:val="300"/>
          <w:marBottom w:val="75"/>
          <w:divBdr>
            <w:top w:val="none" w:sz="0" w:space="0" w:color="auto"/>
            <w:left w:val="none" w:sz="0" w:space="0" w:color="auto"/>
            <w:bottom w:val="none" w:sz="0" w:space="0" w:color="auto"/>
            <w:right w:val="none" w:sz="0" w:space="0" w:color="auto"/>
          </w:divBdr>
        </w:div>
      </w:divsChild>
    </w:div>
    <w:div w:id="2024672203">
      <w:bodyDiv w:val="1"/>
      <w:marLeft w:val="0"/>
      <w:marRight w:val="0"/>
      <w:marTop w:val="0"/>
      <w:marBottom w:val="0"/>
      <w:divBdr>
        <w:top w:val="none" w:sz="0" w:space="0" w:color="auto"/>
        <w:left w:val="none" w:sz="0" w:space="0" w:color="auto"/>
        <w:bottom w:val="none" w:sz="0" w:space="0" w:color="auto"/>
        <w:right w:val="none" w:sz="0" w:space="0" w:color="auto"/>
      </w:divBdr>
      <w:divsChild>
        <w:div w:id="122701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lick.linksynergy.com/deeplink?id=s8waqo9RNjU&amp;mid=39197&amp;murl=https%3A%2F%2Fwww.udemy.com%2Flearn-to-build-a-shopping-cart-using-nodejs%2F" TargetMode="External"/><Relationship Id="rId21" Type="http://schemas.openxmlformats.org/officeDocument/2006/relationships/hyperlink" Target="https://snyk.io/" TargetMode="External"/><Relationship Id="rId42" Type="http://schemas.openxmlformats.org/officeDocument/2006/relationships/hyperlink" Target="https://www.simplilearn.com/developing-java-and-node-js-application-with-mongodb-tutorial-video" TargetMode="External"/><Relationship Id="rId63" Type="http://schemas.openxmlformats.org/officeDocument/2006/relationships/hyperlink" Target="https://www.edureka.co/blog/what-is-javascript/" TargetMode="External"/><Relationship Id="rId84" Type="http://schemas.openxmlformats.org/officeDocument/2006/relationships/image" Target="media/image29.jpeg"/><Relationship Id="rId138" Type="http://schemas.openxmlformats.org/officeDocument/2006/relationships/control" Target="activeX/activeX39.xml"/><Relationship Id="rId159" Type="http://schemas.openxmlformats.org/officeDocument/2006/relationships/hyperlink" Target="https://www.educba.com/websockets-vs-webrtc/" TargetMode="External"/><Relationship Id="rId170" Type="http://schemas.openxmlformats.org/officeDocument/2006/relationships/hyperlink" Target="https://intellipaat.com/all-courses/big-data/?utm_source=salesforce-tutorial-page&amp;amp;utm_medium=Tutorial-Page&amp;amp;utm_campaign=May-all-courses/big-data/" TargetMode="External"/><Relationship Id="rId191" Type="http://schemas.openxmlformats.org/officeDocument/2006/relationships/hyperlink" Target="https://www.gangboard.com/database-training/mongodb-training?utm_source=GB_blog" TargetMode="External"/><Relationship Id="rId205" Type="http://schemas.openxmlformats.org/officeDocument/2006/relationships/hyperlink" Target="http://www.javatpoint.com/redis-vs-mongodb" TargetMode="External"/><Relationship Id="rId226" Type="http://schemas.openxmlformats.org/officeDocument/2006/relationships/hyperlink" Target="https://www.onlineinterviewquestions.com/nosql-interview-questions-answers/" TargetMode="External"/><Relationship Id="rId107" Type="http://schemas.openxmlformats.org/officeDocument/2006/relationships/hyperlink" Target="http://www.webdevelopmenthelp.net/2017/02/express-js-interview-questions.html" TargetMode="External"/><Relationship Id="rId11" Type="http://schemas.openxmlformats.org/officeDocument/2006/relationships/hyperlink" Target="http://standardjs.com/" TargetMode="External"/><Relationship Id="rId32" Type="http://schemas.openxmlformats.org/officeDocument/2006/relationships/image" Target="media/image10.jpeg"/><Relationship Id="rId53" Type="http://schemas.openxmlformats.org/officeDocument/2006/relationships/hyperlink" Target="http://nodejs.org/download/" TargetMode="External"/><Relationship Id="rId74" Type="http://schemas.openxmlformats.org/officeDocument/2006/relationships/hyperlink" Target="https://www.wisdomjobs.com/e-university/java-script-interview-questions.html" TargetMode="External"/><Relationship Id="rId128" Type="http://schemas.openxmlformats.org/officeDocument/2006/relationships/control" Target="activeX/activeX32.xml"/><Relationship Id="rId149" Type="http://schemas.openxmlformats.org/officeDocument/2006/relationships/control" Target="activeX/activeX47.xml"/><Relationship Id="rId5" Type="http://schemas.openxmlformats.org/officeDocument/2006/relationships/webSettings" Target="webSettings.xml"/><Relationship Id="rId95" Type="http://schemas.openxmlformats.org/officeDocument/2006/relationships/control" Target="activeX/activeX12.xml"/><Relationship Id="rId160" Type="http://schemas.openxmlformats.org/officeDocument/2006/relationships/hyperlink" Target="https://www.tutorialspoint.com/socket.io/" TargetMode="External"/><Relationship Id="rId181" Type="http://schemas.openxmlformats.org/officeDocument/2006/relationships/hyperlink" Target="https://mindmajix.com/mongodb-vs-elasticsearch" TargetMode="External"/><Relationship Id="rId216" Type="http://schemas.openxmlformats.org/officeDocument/2006/relationships/image" Target="media/image49.png"/><Relationship Id="rId22" Type="http://schemas.openxmlformats.org/officeDocument/2006/relationships/hyperlink" Target="https://en.wikipedia.org/wiki/Timing_attack" TargetMode="External"/><Relationship Id="rId27" Type="http://schemas.openxmlformats.org/officeDocument/2006/relationships/image" Target="media/image5.jpeg"/><Relationship Id="rId43" Type="http://schemas.openxmlformats.org/officeDocument/2006/relationships/hyperlink" Target="https://en.wikipedia.org/wiki/Libuv" TargetMode="External"/><Relationship Id="rId48" Type="http://schemas.openxmlformats.org/officeDocument/2006/relationships/hyperlink" Target="https://www.onlineinterviewquestions.com/others/" TargetMode="External"/><Relationship Id="rId64" Type="http://schemas.openxmlformats.org/officeDocument/2006/relationships/hyperlink" Target="https://www.edureka.co/blog/python-tutorial/" TargetMode="External"/><Relationship Id="rId69" Type="http://schemas.openxmlformats.org/officeDocument/2006/relationships/image" Target="media/image27.png"/><Relationship Id="rId113" Type="http://schemas.openxmlformats.org/officeDocument/2006/relationships/control" Target="activeX/activeX27.xml"/><Relationship Id="rId118" Type="http://schemas.openxmlformats.org/officeDocument/2006/relationships/hyperlink" Target="https://click.linksynergy.com/deeplink?id=s8waqo9RNjU&amp;mid=39197&amp;murl=https://www.udemy.com/learn-to-build-a-shopping-cart-using-nodejs/" TargetMode="External"/><Relationship Id="rId134" Type="http://schemas.openxmlformats.org/officeDocument/2006/relationships/control" Target="activeX/activeX36.xml"/><Relationship Id="rId139" Type="http://schemas.openxmlformats.org/officeDocument/2006/relationships/control" Target="activeX/activeX40.xml"/><Relationship Id="rId80" Type="http://schemas.openxmlformats.org/officeDocument/2006/relationships/hyperlink" Target="https://github.com/dahlia05/npm_smart_grocery" TargetMode="External"/><Relationship Id="rId85" Type="http://schemas.openxmlformats.org/officeDocument/2006/relationships/control" Target="activeX/activeX5.xml"/><Relationship Id="rId150" Type="http://schemas.openxmlformats.org/officeDocument/2006/relationships/hyperlink" Target="https://www.fullstacktutorials.com/interviews/node-js-interview-questions-29.html" TargetMode="External"/><Relationship Id="rId155" Type="http://schemas.openxmlformats.org/officeDocument/2006/relationships/hyperlink" Target="https://www.educba.com/how-to-build-web-applications-using-mongodb/" TargetMode="External"/><Relationship Id="rId171" Type="http://schemas.openxmlformats.org/officeDocument/2006/relationships/image" Target="media/image40.jpeg"/><Relationship Id="rId176" Type="http://schemas.openxmlformats.org/officeDocument/2006/relationships/hyperlink" Target="https://mindmajix.com/mongo-db-sample-resumes" TargetMode="External"/><Relationship Id="rId192" Type="http://schemas.openxmlformats.org/officeDocument/2006/relationships/hyperlink" Target="https://www.gangboard.com/database-training/mongodb-training?utm_source=GB_blog" TargetMode="External"/><Relationship Id="rId197" Type="http://schemas.openxmlformats.org/officeDocument/2006/relationships/hyperlink" Target="https://data-flair.training/blogs/mongodb-replication-and-sharding/" TargetMode="External"/><Relationship Id="rId206" Type="http://schemas.openxmlformats.org/officeDocument/2006/relationships/hyperlink" Target="http://www.javatpoint.com/couchdb-vs-mongodb" TargetMode="External"/><Relationship Id="rId227" Type="http://schemas.openxmlformats.org/officeDocument/2006/relationships/hyperlink" Target="https://medium.com/@cosmicconvallis?source=post_page---------------------------" TargetMode="External"/><Relationship Id="rId201" Type="http://schemas.openxmlformats.org/officeDocument/2006/relationships/hyperlink" Target="https://data-flair.training/blogs/mongodb-objectid-and-atomic-operations/" TargetMode="External"/><Relationship Id="rId222" Type="http://schemas.openxmlformats.org/officeDocument/2006/relationships/hyperlink" Target="https://www.wisdomjobs.com/e-university/python-interview-questions.html" TargetMode="External"/><Relationship Id="rId12" Type="http://schemas.openxmlformats.org/officeDocument/2006/relationships/hyperlink" Target="https://blog.risingstack.com/javascript-clean-coding-best-practices-node-js-at-scale/" TargetMode="External"/><Relationship Id="rId17" Type="http://schemas.openxmlformats.org/officeDocument/2006/relationships/hyperlink" Target="https://github.com/expressjs/express/blob/master/package.json" TargetMode="External"/><Relationship Id="rId33" Type="http://schemas.openxmlformats.org/officeDocument/2006/relationships/image" Target="media/image11.jpeg"/><Relationship Id="rId38" Type="http://schemas.openxmlformats.org/officeDocument/2006/relationships/image" Target="media/image16.png"/><Relationship Id="rId59" Type="http://schemas.openxmlformats.org/officeDocument/2006/relationships/image" Target="media/image22.png"/><Relationship Id="rId103" Type="http://schemas.openxmlformats.org/officeDocument/2006/relationships/hyperlink" Target="http://www.webdevelopmenthelp.net/2017/02/express-js-interview-questions.html" TargetMode="External"/><Relationship Id="rId108" Type="http://schemas.openxmlformats.org/officeDocument/2006/relationships/control" Target="activeX/activeX22.xml"/><Relationship Id="rId124" Type="http://schemas.openxmlformats.org/officeDocument/2006/relationships/control" Target="activeX/activeX30.xml"/><Relationship Id="rId129" Type="http://schemas.openxmlformats.org/officeDocument/2006/relationships/hyperlink" Target="http://www.webdevelopmenthelp.net/2017/02/express-js-interview-questions.html" TargetMode="External"/><Relationship Id="rId54" Type="http://schemas.openxmlformats.org/officeDocument/2006/relationships/hyperlink" Target="https://www.edureka.co/blog/nodejs-tutorial/" TargetMode="External"/><Relationship Id="rId70" Type="http://schemas.openxmlformats.org/officeDocument/2006/relationships/hyperlink" Target="https://www.educba.com/software-development/courses/programming-languages-course/?btnz=edu-blg-inline-banner1" TargetMode="External"/><Relationship Id="rId75" Type="http://schemas.openxmlformats.org/officeDocument/2006/relationships/hyperlink" Target="http://www.webdevelopmenthelp.net/2017/02/express-js-interview-questions.html" TargetMode="External"/><Relationship Id="rId91" Type="http://schemas.openxmlformats.org/officeDocument/2006/relationships/control" Target="activeX/activeX8.xml"/><Relationship Id="rId96" Type="http://schemas.openxmlformats.org/officeDocument/2006/relationships/control" Target="activeX/activeX13.xml"/><Relationship Id="rId140" Type="http://schemas.openxmlformats.org/officeDocument/2006/relationships/hyperlink" Target="http://localhost:3000%E2%80%99/" TargetMode="External"/><Relationship Id="rId145" Type="http://schemas.openxmlformats.org/officeDocument/2006/relationships/control" Target="activeX/activeX44.xml"/><Relationship Id="rId161" Type="http://schemas.openxmlformats.org/officeDocument/2006/relationships/hyperlink" Target="https://intellipaat.com/blog/cassandra-vs-mongodb-differences/" TargetMode="External"/><Relationship Id="rId166" Type="http://schemas.openxmlformats.org/officeDocument/2006/relationships/hyperlink" Target="https://intellipaat.com/mongodb-training/" TargetMode="External"/><Relationship Id="rId182" Type="http://schemas.openxmlformats.org/officeDocument/2006/relationships/hyperlink" Target="https://mindmajix.com/mongodb-vs-couchdb" TargetMode="External"/><Relationship Id="rId187" Type="http://schemas.openxmlformats.org/officeDocument/2006/relationships/hyperlink" Target="https://mindmajix.com/mongodb-create-index" TargetMode="External"/><Relationship Id="rId217" Type="http://schemas.openxmlformats.org/officeDocument/2006/relationships/hyperlink" Target="https://www.javatpoint.com/redis-vs-other-key-value-stores" TargetMode="External"/><Relationship Id="rId1" Type="http://schemas.openxmlformats.org/officeDocument/2006/relationships/numbering" Target="numbering.xml"/><Relationship Id="rId6" Type="http://schemas.openxmlformats.org/officeDocument/2006/relationships/hyperlink" Target="https://www.npmjs.com/package/async" TargetMode="External"/><Relationship Id="rId212" Type="http://schemas.openxmlformats.org/officeDocument/2006/relationships/image" Target="media/image46.png"/><Relationship Id="rId233" Type="http://schemas.openxmlformats.org/officeDocument/2006/relationships/theme" Target="theme/theme1.xml"/><Relationship Id="rId23" Type="http://schemas.openxmlformats.org/officeDocument/2006/relationships/hyperlink" Target="https://www.npmjs.com/package/cryptiles" TargetMode="External"/><Relationship Id="rId28" Type="http://schemas.openxmlformats.org/officeDocument/2006/relationships/image" Target="media/image6.jpeg"/><Relationship Id="rId49" Type="http://schemas.openxmlformats.org/officeDocument/2006/relationships/hyperlink" Target="https://www.onlineinterviewquestions.com/mongodb-interview-questions/" TargetMode="External"/><Relationship Id="rId114" Type="http://schemas.openxmlformats.org/officeDocument/2006/relationships/control" Target="activeX/activeX28.xml"/><Relationship Id="rId119" Type="http://schemas.openxmlformats.org/officeDocument/2006/relationships/image" Target="media/image32.png"/><Relationship Id="rId44" Type="http://schemas.openxmlformats.org/officeDocument/2006/relationships/hyperlink" Target="https://nodejs.org/api/zlib.html" TargetMode="External"/><Relationship Id="rId60" Type="http://schemas.openxmlformats.org/officeDocument/2006/relationships/hyperlink" Target="https://www.edureka.co/nodejs-certification-training" TargetMode="External"/><Relationship Id="rId65" Type="http://schemas.openxmlformats.org/officeDocument/2006/relationships/hyperlink" Target="https://www.edureka.co/blog/ruby-on-rails-tutorial/" TargetMode="External"/><Relationship Id="rId81" Type="http://schemas.openxmlformats.org/officeDocument/2006/relationships/control" Target="activeX/activeX2.xml"/><Relationship Id="rId86" Type="http://schemas.openxmlformats.org/officeDocument/2006/relationships/control" Target="activeX/activeX6.xml"/><Relationship Id="rId130" Type="http://schemas.openxmlformats.org/officeDocument/2006/relationships/control" Target="activeX/activeX33.xml"/><Relationship Id="rId135" Type="http://schemas.openxmlformats.org/officeDocument/2006/relationships/control" Target="activeX/activeX37.xml"/><Relationship Id="rId151" Type="http://schemas.openxmlformats.org/officeDocument/2006/relationships/hyperlink" Target="http://localhost:%E2%80%9D/" TargetMode="External"/><Relationship Id="rId156" Type="http://schemas.openxmlformats.org/officeDocument/2006/relationships/image" Target="media/image35.png"/><Relationship Id="rId177" Type="http://schemas.openxmlformats.org/officeDocument/2006/relationships/hyperlink" Target="https://mindmajix.com/mongodb-vs-postgresql" TargetMode="External"/><Relationship Id="rId198" Type="http://schemas.openxmlformats.org/officeDocument/2006/relationships/hyperlink" Target="https://data-flair.training/blogs/sql-rdbms-database/" TargetMode="External"/><Relationship Id="rId172" Type="http://schemas.openxmlformats.org/officeDocument/2006/relationships/hyperlink" Target="https://intellipaat.com/blog/what-is-mongodb/" TargetMode="External"/><Relationship Id="rId193" Type="http://schemas.openxmlformats.org/officeDocument/2006/relationships/hyperlink" Target="https://www.gangboard.com/database-training/mongodb-training?utm_source=GB_blog" TargetMode="External"/><Relationship Id="rId202" Type="http://schemas.openxmlformats.org/officeDocument/2006/relationships/hyperlink" Target="https://data-flair.training/blogs/mongodb-capped-collection/" TargetMode="External"/><Relationship Id="rId207" Type="http://schemas.openxmlformats.org/officeDocument/2006/relationships/image" Target="media/image41.png"/><Relationship Id="rId223" Type="http://schemas.openxmlformats.org/officeDocument/2006/relationships/hyperlink" Target="https://www.onlineinterviewquestions.com/core-php-interview-questions/" TargetMode="External"/><Relationship Id="rId228" Type="http://schemas.openxmlformats.org/officeDocument/2006/relationships/image" Target="media/image50.png"/><Relationship Id="rId13" Type="http://schemas.openxmlformats.org/officeDocument/2006/relationships/image" Target="media/image1.png"/><Relationship Id="rId18" Type="http://schemas.openxmlformats.org/officeDocument/2006/relationships/hyperlink" Target="https://trace.risingstack.com/" TargetMode="External"/><Relationship Id="rId39" Type="http://schemas.openxmlformats.org/officeDocument/2006/relationships/image" Target="media/image17.png"/><Relationship Id="rId109" Type="http://schemas.openxmlformats.org/officeDocument/2006/relationships/control" Target="activeX/activeX23.xml"/><Relationship Id="rId34" Type="http://schemas.openxmlformats.org/officeDocument/2006/relationships/image" Target="media/image12.jpeg"/><Relationship Id="rId50" Type="http://schemas.openxmlformats.org/officeDocument/2006/relationships/hyperlink" Target="https://www.onlineinterviewquestions.com/angularjs/" TargetMode="External"/><Relationship Id="rId55" Type="http://schemas.openxmlformats.org/officeDocument/2006/relationships/hyperlink" Target="https://www.edureka.co/blog/nodejs-tutorial/" TargetMode="External"/><Relationship Id="rId76" Type="http://schemas.openxmlformats.org/officeDocument/2006/relationships/image" Target="media/image28.wmf"/><Relationship Id="rId97" Type="http://schemas.openxmlformats.org/officeDocument/2006/relationships/control" Target="activeX/activeX14.xml"/><Relationship Id="rId104" Type="http://schemas.openxmlformats.org/officeDocument/2006/relationships/control" Target="activeX/activeX19.xml"/><Relationship Id="rId120" Type="http://schemas.openxmlformats.org/officeDocument/2006/relationships/hyperlink" Target="https://click.linksynergy.com/deeplink?id=s8waqo9RNjU&amp;mid=39197&amp;murl=https%3A%2F%2Fwww.udemy.com%2Flearn-to-build-a-shopping-cart-using-nodejs%2F" TargetMode="External"/><Relationship Id="rId125" Type="http://schemas.openxmlformats.org/officeDocument/2006/relationships/hyperlink" Target="http://localhost:9080/api/v1/" TargetMode="External"/><Relationship Id="rId141" Type="http://schemas.openxmlformats.org/officeDocument/2006/relationships/control" Target="activeX/activeX41.xml"/><Relationship Id="rId146" Type="http://schemas.openxmlformats.org/officeDocument/2006/relationships/hyperlink" Target="http://www.webdevelopmenthelp.net/2017/02/express-js-interview-questions.html" TargetMode="External"/><Relationship Id="rId167" Type="http://schemas.openxmlformats.org/officeDocument/2006/relationships/image" Target="media/image39.jpeg"/><Relationship Id="rId188" Type="http://schemas.openxmlformats.org/officeDocument/2006/relationships/hyperlink" Target="https://mindmajix.com/mongodb-vs-mysql" TargetMode="External"/><Relationship Id="rId7" Type="http://schemas.openxmlformats.org/officeDocument/2006/relationships/hyperlink" Target="https://blog.risingstack.com/async-await-node-js-7-nightly/" TargetMode="External"/><Relationship Id="rId71" Type="http://schemas.openxmlformats.org/officeDocument/2006/relationships/hyperlink" Target="https://www.educba.com/software-development/courses/c-programming-course/?btnz=edu-blg-inline-banner1" TargetMode="External"/><Relationship Id="rId92" Type="http://schemas.openxmlformats.org/officeDocument/2006/relationships/control" Target="activeX/activeX9.xml"/><Relationship Id="rId162" Type="http://schemas.openxmlformats.org/officeDocument/2006/relationships/hyperlink" Target="https://intellipaat.com/interview-question/mongodb-interview-questions/#login-form" TargetMode="External"/><Relationship Id="rId183" Type="http://schemas.openxmlformats.org/officeDocument/2006/relationships/hyperlink" Target="https://mindmajix.com/mongodb-show-collections" TargetMode="External"/><Relationship Id="rId213" Type="http://schemas.openxmlformats.org/officeDocument/2006/relationships/image" Target="media/image47.png"/><Relationship Id="rId218" Type="http://schemas.openxmlformats.org/officeDocument/2006/relationships/hyperlink" Target="https://www.javatpoint.com/features-of-redis" TargetMode="External"/><Relationship Id="rId2" Type="http://schemas.openxmlformats.org/officeDocument/2006/relationships/styles" Target="styles.xml"/><Relationship Id="rId29" Type="http://schemas.openxmlformats.org/officeDocument/2006/relationships/image" Target="media/image7.jpeg"/><Relationship Id="rId24" Type="http://schemas.openxmlformats.org/officeDocument/2006/relationships/image" Target="media/image2.jpeg"/><Relationship Id="rId40" Type="http://schemas.openxmlformats.org/officeDocument/2006/relationships/image" Target="media/image18.png"/><Relationship Id="rId45" Type="http://schemas.openxmlformats.org/officeDocument/2006/relationships/hyperlink" Target="https://en.wikipedia.org/wiki/Zlib" TargetMode="External"/><Relationship Id="rId66" Type="http://schemas.openxmlformats.org/officeDocument/2006/relationships/hyperlink" Target="http://localhost:8082/default.htm?year=2019&amp;month=april" TargetMode="External"/><Relationship Id="rId87" Type="http://schemas.openxmlformats.org/officeDocument/2006/relationships/control" Target="activeX/activeX7.xml"/><Relationship Id="rId110" Type="http://schemas.openxmlformats.org/officeDocument/2006/relationships/control" Target="activeX/activeX24.xml"/><Relationship Id="rId115" Type="http://schemas.openxmlformats.org/officeDocument/2006/relationships/hyperlink" Target="http://www.webdevelopmenthelp.net/2017/02/express-js-interview-questions.html" TargetMode="External"/><Relationship Id="rId131" Type="http://schemas.openxmlformats.org/officeDocument/2006/relationships/hyperlink" Target="http://www.webdevelopmenthelp.net/2017/02/express-js-interview-questions.html" TargetMode="External"/><Relationship Id="rId136" Type="http://schemas.openxmlformats.org/officeDocument/2006/relationships/hyperlink" Target="http://www.webdevelopmenthelp.net/2017/02/express-js-interview-questions.html" TargetMode="External"/><Relationship Id="rId157" Type="http://schemas.openxmlformats.org/officeDocument/2006/relationships/hyperlink" Target="https://www.educba.com/websocket-vs-rest/" TargetMode="External"/><Relationship Id="rId178" Type="http://schemas.openxmlformats.org/officeDocument/2006/relationships/hyperlink" Target="https://mindmajix.com/mongodb-gui-tools" TargetMode="External"/><Relationship Id="rId61" Type="http://schemas.openxmlformats.org/officeDocument/2006/relationships/image" Target="media/image23.png"/><Relationship Id="rId82" Type="http://schemas.openxmlformats.org/officeDocument/2006/relationships/control" Target="activeX/activeX3.xml"/><Relationship Id="rId152" Type="http://schemas.openxmlformats.org/officeDocument/2006/relationships/hyperlink" Target="https://domain.com/" TargetMode="External"/><Relationship Id="rId173" Type="http://schemas.openxmlformats.org/officeDocument/2006/relationships/hyperlink" Target="https://intellipaat.com/tutorial/mongodb-tutorial/" TargetMode="External"/><Relationship Id="rId194" Type="http://schemas.openxmlformats.org/officeDocument/2006/relationships/hyperlink" Target="https://data-flair.training/blogs/hadoop-mapreduce-tutorial/" TargetMode="External"/><Relationship Id="rId199" Type="http://schemas.openxmlformats.org/officeDocument/2006/relationships/hyperlink" Target="https://data-flair.training/blogs/mongodb-aggregation-tutorial/" TargetMode="External"/><Relationship Id="rId203" Type="http://schemas.openxmlformats.org/officeDocument/2006/relationships/hyperlink" Target="https://data-flair.training/blogs/mongodb-update-document/" TargetMode="External"/><Relationship Id="rId208" Type="http://schemas.openxmlformats.org/officeDocument/2006/relationships/image" Target="media/image42.png"/><Relationship Id="rId229" Type="http://schemas.openxmlformats.org/officeDocument/2006/relationships/hyperlink" Target="https://medium.com/@cosmicconvallis?source=post_page---------------------------" TargetMode="External"/><Relationship Id="rId19" Type="http://schemas.openxmlformats.org/officeDocument/2006/relationships/hyperlink" Target="https://nodesecurity.io/" TargetMode="External"/><Relationship Id="rId224" Type="http://schemas.openxmlformats.org/officeDocument/2006/relationships/hyperlink" Target="https://www.onlineinterviewquestions.com/others/" TargetMode="External"/><Relationship Id="rId14" Type="http://schemas.openxmlformats.org/officeDocument/2006/relationships/hyperlink" Target="https://www.rabbitmq.com/" TargetMode="External"/><Relationship Id="rId30" Type="http://schemas.openxmlformats.org/officeDocument/2006/relationships/image" Target="media/image8.jpeg"/><Relationship Id="rId35" Type="http://schemas.openxmlformats.org/officeDocument/2006/relationships/image" Target="media/image13.jpeg"/><Relationship Id="rId56" Type="http://schemas.openxmlformats.org/officeDocument/2006/relationships/hyperlink" Target="https://www.edureka.co/blog/nodejs-tutorial/" TargetMode="External"/><Relationship Id="rId77" Type="http://schemas.openxmlformats.org/officeDocument/2006/relationships/control" Target="activeX/activeX1.xml"/><Relationship Id="rId100" Type="http://schemas.openxmlformats.org/officeDocument/2006/relationships/control" Target="activeX/activeX17.xml"/><Relationship Id="rId105" Type="http://schemas.openxmlformats.org/officeDocument/2006/relationships/control" Target="activeX/activeX20.xml"/><Relationship Id="rId126" Type="http://schemas.openxmlformats.org/officeDocument/2006/relationships/control" Target="activeX/activeX31.xml"/><Relationship Id="rId147" Type="http://schemas.openxmlformats.org/officeDocument/2006/relationships/control" Target="activeX/activeX45.xml"/><Relationship Id="rId168" Type="http://schemas.openxmlformats.org/officeDocument/2006/relationships/hyperlink" Target="https://intellipaat.com/mongodb-training/" TargetMode="External"/><Relationship Id="rId8" Type="http://schemas.openxmlformats.org/officeDocument/2006/relationships/hyperlink" Target="https://twitter.com/share?text=Q%3AHow%20to%20avoid%20callback%20hells%3F%20A%3A%20modularization%2C%20control%20flow%20libraries%2C%20generators%20with%20promises%2C%20async%2Fawait;url=https://blog.risingstack.com/node-js-interview-questions-and-answers-2017" TargetMode="External"/><Relationship Id="rId51" Type="http://schemas.openxmlformats.org/officeDocument/2006/relationships/hyperlink" Target="https://career.guru99.com/wp-content/uploads/2014/03/NodeJS.png" TargetMode="External"/><Relationship Id="rId72" Type="http://schemas.openxmlformats.org/officeDocument/2006/relationships/hyperlink" Target="https://www.educba.com/software-development/courses/selenium-training-certification/?btnz=edu-blg-inline-banner1" TargetMode="External"/><Relationship Id="rId93" Type="http://schemas.openxmlformats.org/officeDocument/2006/relationships/control" Target="activeX/activeX10.xml"/><Relationship Id="rId98" Type="http://schemas.openxmlformats.org/officeDocument/2006/relationships/control" Target="activeX/activeX15.xml"/><Relationship Id="rId121" Type="http://schemas.openxmlformats.org/officeDocument/2006/relationships/image" Target="media/image33.jpeg"/><Relationship Id="rId142" Type="http://schemas.openxmlformats.org/officeDocument/2006/relationships/hyperlink" Target="http://www.webdevelopmenthelp.net/2017/02/express-js-interview-questions.html" TargetMode="External"/><Relationship Id="rId163" Type="http://schemas.openxmlformats.org/officeDocument/2006/relationships/image" Target="media/image37.jpeg"/><Relationship Id="rId184" Type="http://schemas.openxmlformats.org/officeDocument/2006/relationships/hyperlink" Target="https://mindmajix.com/mongodb-find-queries" TargetMode="External"/><Relationship Id="rId189" Type="http://schemas.openxmlformats.org/officeDocument/2006/relationships/hyperlink" Target="https://mindmajix.com/mongodb-aggregate" TargetMode="External"/><Relationship Id="rId219" Type="http://schemas.openxmlformats.org/officeDocument/2006/relationships/hyperlink" Target="https://www.javatpoint.com/redis-vs-rdbms" TargetMode="External"/><Relationship Id="rId3" Type="http://schemas.microsoft.com/office/2007/relationships/stylesWithEffects" Target="stylesWithEffects.xml"/><Relationship Id="rId214" Type="http://schemas.openxmlformats.org/officeDocument/2006/relationships/image" Target="media/image48.png"/><Relationship Id="rId230" Type="http://schemas.openxmlformats.org/officeDocument/2006/relationships/hyperlink" Target="https://medium.com/@cosmicconvallis/interview-questions-on-redis-for-developers-c27769b410e9?source=post_page---------------------------" TargetMode="External"/><Relationship Id="rId25" Type="http://schemas.openxmlformats.org/officeDocument/2006/relationships/image" Target="media/image3.jpeg"/><Relationship Id="rId46" Type="http://schemas.openxmlformats.org/officeDocument/2006/relationships/hyperlink" Target="https://www.tutorialspoint.com/nodejs/nodejs_streams.htm" TargetMode="External"/><Relationship Id="rId67" Type="http://schemas.openxmlformats.org/officeDocument/2006/relationships/image" Target="media/image25.png"/><Relationship Id="rId116" Type="http://schemas.openxmlformats.org/officeDocument/2006/relationships/hyperlink" Target="http://www.webdevelopmenthelp.net/2017/02/express-js-interview-questions.html" TargetMode="External"/><Relationship Id="rId137" Type="http://schemas.openxmlformats.org/officeDocument/2006/relationships/control" Target="activeX/activeX38.xml"/><Relationship Id="rId158" Type="http://schemas.openxmlformats.org/officeDocument/2006/relationships/image" Target="media/image36.jpeg"/><Relationship Id="rId20" Type="http://schemas.openxmlformats.org/officeDocument/2006/relationships/hyperlink" Target="https://greenkeeper.io/" TargetMode="External"/><Relationship Id="rId41" Type="http://schemas.openxmlformats.org/officeDocument/2006/relationships/image" Target="media/image19.png"/><Relationship Id="rId62" Type="http://schemas.openxmlformats.org/officeDocument/2006/relationships/image" Target="media/image24.png"/><Relationship Id="rId83" Type="http://schemas.openxmlformats.org/officeDocument/2006/relationships/control" Target="activeX/activeX4.xml"/><Relationship Id="rId88" Type="http://schemas.openxmlformats.org/officeDocument/2006/relationships/hyperlink" Target="http://localhost:3000/" TargetMode="External"/><Relationship Id="rId111" Type="http://schemas.openxmlformats.org/officeDocument/2006/relationships/control" Target="activeX/activeX25.xml"/><Relationship Id="rId132" Type="http://schemas.openxmlformats.org/officeDocument/2006/relationships/control" Target="activeX/activeX34.xml"/><Relationship Id="rId153" Type="http://schemas.openxmlformats.org/officeDocument/2006/relationships/hyperlink" Target="https://domain.com/" TargetMode="External"/><Relationship Id="rId174" Type="http://schemas.openxmlformats.org/officeDocument/2006/relationships/hyperlink" Target="https://www.guru99.com/hbase-tutorials.html" TargetMode="External"/><Relationship Id="rId179" Type="http://schemas.openxmlformats.org/officeDocument/2006/relationships/hyperlink" Target="https://mindmajix.com/mongodb-query-and-examples" TargetMode="External"/><Relationship Id="rId195" Type="http://schemas.openxmlformats.org/officeDocument/2006/relationships/hyperlink" Target="https://data-flair.training/blogs/mongodb-delete-document/" TargetMode="External"/><Relationship Id="rId209" Type="http://schemas.openxmlformats.org/officeDocument/2006/relationships/image" Target="media/image43.png"/><Relationship Id="rId190" Type="http://schemas.openxmlformats.org/officeDocument/2006/relationships/hyperlink" Target="https://mindmajix.com/mongodb-update-document" TargetMode="External"/><Relationship Id="rId204" Type="http://schemas.openxmlformats.org/officeDocument/2006/relationships/hyperlink" Target="https://data-flair.training/blogs/mongodb-create-database/" TargetMode="External"/><Relationship Id="rId220" Type="http://schemas.openxmlformats.org/officeDocument/2006/relationships/hyperlink" Target="https://www.javatpoint.com/redis-data-types" TargetMode="External"/><Relationship Id="rId225" Type="http://schemas.openxmlformats.org/officeDocument/2006/relationships/hyperlink" Target="https://redis.io/commands" TargetMode="External"/><Relationship Id="rId15" Type="http://schemas.openxmlformats.org/officeDocument/2006/relationships/hyperlink" Target="https://kafka.apache.org/" TargetMode="External"/><Relationship Id="rId36" Type="http://schemas.openxmlformats.org/officeDocument/2006/relationships/image" Target="media/image14.jpeg"/><Relationship Id="rId57" Type="http://schemas.openxmlformats.org/officeDocument/2006/relationships/image" Target="media/image21.png"/><Relationship Id="rId106" Type="http://schemas.openxmlformats.org/officeDocument/2006/relationships/control" Target="activeX/activeX21.xml"/><Relationship Id="rId127" Type="http://schemas.openxmlformats.org/officeDocument/2006/relationships/hyperlink" Target="http://www.webdevelopmenthelp.net/2017/02/express-js-interview-questions.html" TargetMode="External"/><Relationship Id="rId10" Type="http://schemas.openxmlformats.org/officeDocument/2006/relationships/hyperlink" Target="http://eslint.org/" TargetMode="External"/><Relationship Id="rId31" Type="http://schemas.openxmlformats.org/officeDocument/2006/relationships/image" Target="media/image9.jpeg"/><Relationship Id="rId52" Type="http://schemas.openxmlformats.org/officeDocument/2006/relationships/image" Target="media/image20.png"/><Relationship Id="rId73" Type="http://schemas.openxmlformats.org/officeDocument/2006/relationships/hyperlink" Target="https://www.educba.com/careers-in-javascript/" TargetMode="External"/><Relationship Id="rId78" Type="http://schemas.openxmlformats.org/officeDocument/2006/relationships/hyperlink" Target="https://github.com/dahlia05/npm_smart_grocery.git" TargetMode="External"/><Relationship Id="rId94" Type="http://schemas.openxmlformats.org/officeDocument/2006/relationships/control" Target="activeX/activeX11.xml"/><Relationship Id="rId99" Type="http://schemas.openxmlformats.org/officeDocument/2006/relationships/control" Target="activeX/activeX16.xml"/><Relationship Id="rId101" Type="http://schemas.openxmlformats.org/officeDocument/2006/relationships/control" Target="activeX/activeX18.xml"/><Relationship Id="rId122" Type="http://schemas.openxmlformats.org/officeDocument/2006/relationships/image" Target="media/image34.jpeg"/><Relationship Id="rId143" Type="http://schemas.openxmlformats.org/officeDocument/2006/relationships/control" Target="activeX/activeX42.xml"/><Relationship Id="rId148" Type="http://schemas.openxmlformats.org/officeDocument/2006/relationships/control" Target="activeX/activeX46.xml"/><Relationship Id="rId164" Type="http://schemas.openxmlformats.org/officeDocument/2006/relationships/hyperlink" Target="https://www.youtube.com/user/intellipaaat?sub_confirmation=1" TargetMode="External"/><Relationship Id="rId169" Type="http://schemas.openxmlformats.org/officeDocument/2006/relationships/hyperlink" Target="https://intellipaat.com/community/search?q=MongoDB" TargetMode="External"/><Relationship Id="rId185" Type="http://schemas.openxmlformats.org/officeDocument/2006/relationships/hyperlink" Target="https://mindmajix.com/mongodb-port" TargetMode="External"/><Relationship Id="rId4" Type="http://schemas.openxmlformats.org/officeDocument/2006/relationships/settings" Target="settings.xml"/><Relationship Id="rId9" Type="http://schemas.openxmlformats.org/officeDocument/2006/relationships/hyperlink" Target="https://twitter.com/share?text=Q%3A%20How%20to%20avoid%20callback%20hells%3F%20A%3A%20modularization%2C%20control%20flow%20libraries%2C%20generators%20with%20promises%2C%20async%2Fawait;url=https://blog.risingstack.com/node-js-interview-questions-and-answers-2017" TargetMode="External"/><Relationship Id="rId180" Type="http://schemas.openxmlformats.org/officeDocument/2006/relationships/hyperlink" Target="https://www.10gen.com/presentations/storage-engine-internals" TargetMode="External"/><Relationship Id="rId210" Type="http://schemas.openxmlformats.org/officeDocument/2006/relationships/image" Target="media/image44.png"/><Relationship Id="rId215" Type="http://schemas.openxmlformats.org/officeDocument/2006/relationships/hyperlink" Target="https://career.guru99.com/wp-content/uploads/2014/10/467px-Redis_Logo.svg_.png" TargetMode="External"/><Relationship Id="rId26" Type="http://schemas.openxmlformats.org/officeDocument/2006/relationships/image" Target="media/image4.jpeg"/><Relationship Id="rId231" Type="http://schemas.openxmlformats.org/officeDocument/2006/relationships/hyperlink" Target="https://www.amazon.in/Redis-Action-Josiah-L-Carlson/dp/1617290858/ref=as_li_ss_tl?ie=UTF8&amp;qid=1526492268&amp;sr=8-2&amp;keywords=redis&amp;linkCode=ll1&amp;tag=nitishprabhu-21&amp;linkId=10ada029ae249728dd58318d873719e7&amp;source=post_page---------------------------" TargetMode="External"/><Relationship Id="rId47" Type="http://schemas.openxmlformats.org/officeDocument/2006/relationships/hyperlink" Target="https://www.onlineinterviewquestions.com/html-interview-questions/" TargetMode="External"/><Relationship Id="rId68" Type="http://schemas.openxmlformats.org/officeDocument/2006/relationships/image" Target="media/image26.png"/><Relationship Id="rId89" Type="http://schemas.openxmlformats.org/officeDocument/2006/relationships/image" Target="media/image30.jpeg"/><Relationship Id="rId112" Type="http://schemas.openxmlformats.org/officeDocument/2006/relationships/control" Target="activeX/activeX26.xml"/><Relationship Id="rId133" Type="http://schemas.openxmlformats.org/officeDocument/2006/relationships/control" Target="activeX/activeX35.xml"/><Relationship Id="rId154" Type="http://schemas.openxmlformats.org/officeDocument/2006/relationships/hyperlink" Target="https://www.educba.com/real-time-analytics/" TargetMode="External"/><Relationship Id="rId175" Type="http://schemas.openxmlformats.org/officeDocument/2006/relationships/hyperlink" Target="https://www.edureka.co/mongodb" TargetMode="External"/><Relationship Id="rId196" Type="http://schemas.openxmlformats.org/officeDocument/2006/relationships/hyperlink" Target="https://data-flair.training/blogs/cassandra-vs-mongodb/" TargetMode="External"/><Relationship Id="rId200" Type="http://schemas.openxmlformats.org/officeDocument/2006/relationships/hyperlink" Target="https://data-flair.training/blogs/mongodb-projection/" TargetMode="External"/><Relationship Id="rId16" Type="http://schemas.openxmlformats.org/officeDocument/2006/relationships/hyperlink" Target="https://github.com/expressjs/cookie-session" TargetMode="External"/><Relationship Id="rId221" Type="http://schemas.openxmlformats.org/officeDocument/2006/relationships/hyperlink" Target="https://www.javatpoint.com/redis-all-commands" TargetMode="External"/><Relationship Id="rId37" Type="http://schemas.openxmlformats.org/officeDocument/2006/relationships/image" Target="media/image15.jpeg"/><Relationship Id="rId58" Type="http://schemas.openxmlformats.org/officeDocument/2006/relationships/hyperlink" Target="https://www.edureka.co/blog/nodejs-tutorial/" TargetMode="External"/><Relationship Id="rId79" Type="http://schemas.openxmlformats.org/officeDocument/2006/relationships/hyperlink" Target="https://github.com/dahlia05/npm_smart_grocery/issues" TargetMode="External"/><Relationship Id="rId102" Type="http://schemas.openxmlformats.org/officeDocument/2006/relationships/image" Target="media/image31.jpeg"/><Relationship Id="rId123" Type="http://schemas.openxmlformats.org/officeDocument/2006/relationships/control" Target="activeX/activeX29.xml"/><Relationship Id="rId144" Type="http://schemas.openxmlformats.org/officeDocument/2006/relationships/control" Target="activeX/activeX43.xml"/><Relationship Id="rId90" Type="http://schemas.openxmlformats.org/officeDocument/2006/relationships/hyperlink" Target="http://www.webdevelopmenthelp.net/2017/02/express-js-interview-questions.html" TargetMode="External"/><Relationship Id="rId165" Type="http://schemas.openxmlformats.org/officeDocument/2006/relationships/image" Target="media/image38.png"/><Relationship Id="rId186" Type="http://schemas.openxmlformats.org/officeDocument/2006/relationships/hyperlink" Target="https://mindmajix.com/mongodb-create-collection" TargetMode="External"/><Relationship Id="rId211" Type="http://schemas.openxmlformats.org/officeDocument/2006/relationships/image" Target="media/image45.png"/><Relationship Id="rId232"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24-5CC6-11CF-8D67-00AA00BDCE1D}" ax:persistence="persistStream" r:id="rId1"/>
</file>

<file path=word/activeX/activeX35.xml><?xml version="1.0" encoding="utf-8"?>
<ax:ocx xmlns:ax="http://schemas.microsoft.com/office/2006/activeX" xmlns:r="http://schemas.openxmlformats.org/officeDocument/2006/relationships" ax:classid="{5512D124-5CC6-11CF-8D67-00AA00BDCE1D}" ax:persistence="persistStream" r:id="rId1"/>
</file>

<file path=word/activeX/activeX36.xml><?xml version="1.0" encoding="utf-8"?>
<ax:ocx xmlns:ax="http://schemas.microsoft.com/office/2006/activeX" xmlns:r="http://schemas.openxmlformats.org/officeDocument/2006/relationships" ax:classid="{5512D124-5CC6-11CF-8D67-00AA00BDCE1D}" ax:persistence="persistStream" r:id="rId1"/>
</file>

<file path=word/activeX/activeX37.xml><?xml version="1.0" encoding="utf-8"?>
<ax:ocx xmlns:ax="http://schemas.microsoft.com/office/2006/activeX" xmlns:r="http://schemas.openxmlformats.org/officeDocument/2006/relationships" ax:classid="{5512D124-5CC6-11CF-8D67-00AA00BDCE1D}" ax:persistence="persistStream" r:id="rId1"/>
</file>

<file path=word/activeX/activeX38.xml><?xml version="1.0" encoding="utf-8"?>
<ax:ocx xmlns:ax="http://schemas.microsoft.com/office/2006/activeX" xmlns:r="http://schemas.openxmlformats.org/officeDocument/2006/relationships" ax:classid="{5512D124-5CC6-11CF-8D67-00AA00BDCE1D}" ax:persistence="persistStream" r:id="rId1"/>
</file>

<file path=word/activeX/activeX39.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24-5CC6-11CF-8D67-00AA00BDCE1D}" ax:persistence="persistStream" r:id="rId1"/>
</file>

<file path=word/activeX/activeX41.xml><?xml version="1.0" encoding="utf-8"?>
<ax:ocx xmlns:ax="http://schemas.microsoft.com/office/2006/activeX" xmlns:r="http://schemas.openxmlformats.org/officeDocument/2006/relationships" ax:classid="{5512D124-5CC6-11CF-8D67-00AA00BDCE1D}" ax:persistence="persistStream" r:id="rId1"/>
</file>

<file path=word/activeX/activeX42.xml><?xml version="1.0" encoding="utf-8"?>
<ax:ocx xmlns:ax="http://schemas.microsoft.com/office/2006/activeX" xmlns:r="http://schemas.openxmlformats.org/officeDocument/2006/relationships" ax:classid="{5512D124-5CC6-11CF-8D67-00AA00BDCE1D}" ax:persistence="persistStream" r:id="rId1"/>
</file>

<file path=word/activeX/activeX43.xml><?xml version="1.0" encoding="utf-8"?>
<ax:ocx xmlns:ax="http://schemas.microsoft.com/office/2006/activeX" xmlns:r="http://schemas.openxmlformats.org/officeDocument/2006/relationships" ax:classid="{5512D124-5CC6-11CF-8D67-00AA00BDCE1D}" ax:persistence="persistStream" r:id="rId1"/>
</file>

<file path=word/activeX/activeX44.xml><?xml version="1.0" encoding="utf-8"?>
<ax:ocx xmlns:ax="http://schemas.microsoft.com/office/2006/activeX" xmlns:r="http://schemas.openxmlformats.org/officeDocument/2006/relationships" ax:classid="{5512D124-5CC6-11CF-8D67-00AA00BDCE1D}" ax:persistence="persistStream" r:id="rId1"/>
</file>

<file path=word/activeX/activeX45.xml><?xml version="1.0" encoding="utf-8"?>
<ax:ocx xmlns:ax="http://schemas.microsoft.com/office/2006/activeX" xmlns:r="http://schemas.openxmlformats.org/officeDocument/2006/relationships" ax:classid="{5512D124-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456</Pages>
  <Words>100184</Words>
  <Characters>571054</Characters>
  <Application>Microsoft Office Word</Application>
  <DocSecurity>0</DocSecurity>
  <Lines>4758</Lines>
  <Paragraphs>1339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2019-07-21T13:10:00Z</dcterms:created>
  <dcterms:modified xsi:type="dcterms:W3CDTF">2019-07-21T18:29:00Z</dcterms:modified>
</cp:coreProperties>
</file>